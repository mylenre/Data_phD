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860" w:rsidRDefault="00220D74" w:rsidP="00D3728C">
      <w:r w:rsidRPr="00220D74"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1504951</wp:posOffset>
            </wp:positionH>
            <wp:positionV relativeFrom="paragraph">
              <wp:posOffset>219076</wp:posOffset>
            </wp:positionV>
            <wp:extent cx="2000250" cy="151160"/>
            <wp:effectExtent l="0" t="0" r="0" b="1270"/>
            <wp:wrapNone/>
            <wp:docPr id="7" name="Picture 7" descr="J:\Communications\00.COMMS - EXTERNAL\Mining reports\chris d\con29-redesign\asse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Communications\00.COMMS - EXTERNAL\Mining reports\chris d\con29-redesign\assets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33"/>
                    <a:stretch/>
                  </pic:blipFill>
                  <pic:spPr bwMode="auto">
                    <a:xfrm>
                      <a:off x="0" y="0"/>
                      <a:ext cx="2209368" cy="16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0D74">
        <w:rPr>
          <w:noProof/>
          <w:lang w:eastAsia="en-GB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-723899</wp:posOffset>
            </wp:positionV>
            <wp:extent cx="942975" cy="829326"/>
            <wp:effectExtent l="0" t="0" r="0" b="8890"/>
            <wp:wrapNone/>
            <wp:docPr id="6" name="Picture 6" descr="J:\Communications\03.MRT\Consultants report\Assets for System\CA_LOGO_B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Communications\03.MRT\Consultants report\Assets for System\CA_LOGO_BL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095" cy="8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F58" w:rsidRPr="00182F58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-38100</wp:posOffset>
            </wp:positionH>
            <wp:positionV relativeFrom="paragraph">
              <wp:posOffset>-1000125</wp:posOffset>
            </wp:positionV>
            <wp:extent cx="2292350" cy="4427799"/>
            <wp:effectExtent l="0" t="0" r="0" b="0"/>
            <wp:wrapNone/>
            <wp:docPr id="5" name="Picture 5" descr="\\CP-FPS-01\RDF$\mcclun\Pictures\Force Crag\imagere4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P-FPS-01\RDF$\mcclun\Pictures\Force Crag\imagere4siz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9" r="29713"/>
                    <a:stretch/>
                  </pic:blipFill>
                  <pic:spPr bwMode="auto">
                    <a:xfrm>
                      <a:off x="0" y="0"/>
                      <a:ext cx="2292350" cy="442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860" w:rsidRDefault="00C712FE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238125</wp:posOffset>
                </wp:positionV>
                <wp:extent cx="4714875" cy="17907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179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527" w:rsidRPr="008F339F" w:rsidRDefault="0002538C" w:rsidP="008F339F">
                            <w:pPr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</w:pPr>
                            <w:r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>Le</w:t>
                            </w:r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 xml:space="preserve"> </w:t>
                            </w:r>
                            <w:proofErr w:type="spellStart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>système</w:t>
                            </w:r>
                            <w:proofErr w:type="spellEnd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 xml:space="preserve"> de </w:t>
                            </w:r>
                            <w:proofErr w:type="spellStart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>traitement</w:t>
                            </w:r>
                            <w:proofErr w:type="spellEnd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 xml:space="preserve"> des </w:t>
                            </w:r>
                            <w:proofErr w:type="spellStart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>eaux</w:t>
                            </w:r>
                            <w:proofErr w:type="spellEnd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 xml:space="preserve"> </w:t>
                            </w:r>
                            <w:proofErr w:type="spellStart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>minière</w:t>
                            </w:r>
                            <w:proofErr w:type="spellEnd"/>
                            <w:r w:rsidR="00845527" w:rsidRPr="008F339F">
                              <w:rPr>
                                <w:rFonts w:ascii="Open Sans" w:hAnsi="Open Sans" w:cs="Open Sans"/>
                                <w:color w:val="005596"/>
                                <w:sz w:val="60"/>
                                <w:szCs w:val="60"/>
                              </w:rPr>
                              <w:t xml:space="preserve"> de Force Crag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14.75pt;margin-top:18.75pt;width:371.25pt;height:14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" filled="f" stroked="f" strokeweight="1pt">
                <v:textbox>
                  <w:txbxContent>
                    <w:p w:rsidR="00845527" w:rsidRPr="008F339F" w:rsidRDefault="0002538C" w:rsidP="008F339F">
                      <w:pPr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</w:pPr>
                      <w:r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>Le</w:t>
                      </w:r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 xml:space="preserve"> </w:t>
                      </w:r>
                      <w:proofErr w:type="spellStart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>système</w:t>
                      </w:r>
                      <w:proofErr w:type="spellEnd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 xml:space="preserve"> de </w:t>
                      </w:r>
                      <w:proofErr w:type="spellStart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>traitement</w:t>
                      </w:r>
                      <w:proofErr w:type="spellEnd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 xml:space="preserve"> des </w:t>
                      </w:r>
                      <w:proofErr w:type="spellStart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>eaux</w:t>
                      </w:r>
                      <w:proofErr w:type="spellEnd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 xml:space="preserve"> </w:t>
                      </w:r>
                      <w:proofErr w:type="spellStart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>minière</w:t>
                      </w:r>
                      <w:proofErr w:type="spellEnd"/>
                      <w:r w:rsidR="00845527" w:rsidRPr="008F339F">
                        <w:rPr>
                          <w:rFonts w:ascii="Open Sans" w:hAnsi="Open Sans" w:cs="Open Sans"/>
                          <w:color w:val="005596"/>
                          <w:sz w:val="60"/>
                          <w:szCs w:val="60"/>
                        </w:rPr>
                        <w:t xml:space="preserve"> de Force Crag </w:t>
                      </w:r>
                    </w:p>
                  </w:txbxContent>
                </v:textbox>
              </v:rect>
            </w:pict>
          </mc:Fallback>
        </mc:AlternateContent>
      </w:r>
    </w:p>
    <w:p w:rsidR="006B3860" w:rsidRDefault="006B3860" w:rsidP="00D3728C"/>
    <w:p w:rsidR="006B3860" w:rsidRDefault="006B3860" w:rsidP="00D3728C"/>
    <w:p w:rsidR="006B3860" w:rsidRDefault="006B3860" w:rsidP="00D3728C"/>
    <w:p w:rsidR="006B3860" w:rsidRDefault="006B3860" w:rsidP="00D3728C"/>
    <w:p w:rsidR="006B3860" w:rsidRDefault="006B3860" w:rsidP="00D3728C"/>
    <w:p w:rsidR="006B3860" w:rsidRDefault="006B3860" w:rsidP="00D3728C"/>
    <w:p w:rsidR="006B3860" w:rsidRDefault="00C712FE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posOffset>1495425</wp:posOffset>
                </wp:positionH>
                <wp:positionV relativeFrom="paragraph">
                  <wp:posOffset>133985</wp:posOffset>
                </wp:positionV>
                <wp:extent cx="4914900" cy="96202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La mine Force Crag,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située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le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parc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national du Lake District, </w:t>
                            </w:r>
                            <w:proofErr w:type="spellStart"/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source majeure de pollution par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métaux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cours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d’eau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locaux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.</w:t>
                            </w:r>
                          </w:p>
                          <w:p w:rsidR="00220D74" w:rsidRPr="00220D74" w:rsidRDefault="00220D74" w:rsidP="00220D74">
                            <w:pPr>
                              <w:jc w:val="center"/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7" style="position:absolute;margin-left:117.75pt;margin-top:10.55pt;width:387pt;height:75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" filled="f" stroked="f" strokeweight="1pt">
                <v:textbox>
                  <w:txbxContent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La mine Force Crag,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située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le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parc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national du Lake District, </w:t>
                      </w:r>
                      <w:proofErr w:type="spellStart"/>
                      <w:proofErr w:type="gram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est</w:t>
                      </w:r>
                      <w:proofErr w:type="spellEnd"/>
                      <w:proofErr w:type="gram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source majeure de pollution par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métaux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cours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d’eau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locaux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.</w:t>
                      </w:r>
                    </w:p>
                    <w:p w:rsidR="00220D74" w:rsidRPr="00220D74" w:rsidRDefault="00220D74" w:rsidP="00220D74">
                      <w:pPr>
                        <w:jc w:val="center"/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AE4FD7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180975</wp:posOffset>
                </wp:positionH>
                <wp:positionV relativeFrom="paragraph">
                  <wp:posOffset>201295</wp:posOffset>
                </wp:positionV>
                <wp:extent cx="1885950" cy="69532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25C3" w:rsidRPr="00AE4FD7" w:rsidRDefault="00A925C3" w:rsidP="00A925C3">
                            <w:pPr>
                              <w:rPr>
                                <w:rFonts w:ascii="Open Sans" w:hAnsi="Open Sans" w:cs="Open Sans"/>
                                <w:b/>
                                <w:sz w:val="32"/>
                              </w:rPr>
                            </w:pP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32"/>
                              </w:rPr>
                              <w:t>Informations</w:t>
                            </w:r>
                            <w:proofErr w:type="spellEnd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32"/>
                              </w:rPr>
                              <w:t xml:space="preserve"> sur le </w:t>
                            </w:r>
                            <w:proofErr w:type="spellStart"/>
                            <w:r w:rsidR="008F339F" w:rsidRPr="008F339F">
                              <w:rPr>
                                <w:rFonts w:ascii="Open Sans" w:hAnsi="Open Sans" w:cs="Open Sans"/>
                                <w:b/>
                                <w:sz w:val="32"/>
                              </w:rPr>
                              <w:t>système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8" style="position:absolute;margin-left:14.25pt;margin-top:15.85pt;width:148.5pt;height:54.7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" filled="f" stroked="f" strokeweight="1pt">
                <v:textbox>
                  <w:txbxContent>
                    <w:p w:rsidR="00A925C3" w:rsidRPr="00AE4FD7" w:rsidRDefault="00A925C3" w:rsidP="00A925C3">
                      <w:pPr>
                        <w:rPr>
                          <w:rFonts w:ascii="Open Sans" w:hAnsi="Open Sans" w:cs="Open Sans"/>
                          <w:b/>
                          <w:sz w:val="32"/>
                        </w:rPr>
                      </w:pPr>
                      <w:proofErr w:type="spellStart"/>
                      <w:r w:rsidRPr="00AE4FD7">
                        <w:rPr>
                          <w:rFonts w:ascii="Open Sans" w:hAnsi="Open Sans" w:cs="Open Sans"/>
                          <w:b/>
                          <w:sz w:val="32"/>
                        </w:rPr>
                        <w:t>Informations</w:t>
                      </w:r>
                      <w:proofErr w:type="spellEnd"/>
                      <w:r w:rsidRPr="00AE4FD7">
                        <w:rPr>
                          <w:rFonts w:ascii="Open Sans" w:hAnsi="Open Sans" w:cs="Open Sans"/>
                          <w:b/>
                          <w:sz w:val="32"/>
                        </w:rPr>
                        <w:t xml:space="preserve"> sur le </w:t>
                      </w:r>
                      <w:proofErr w:type="spellStart"/>
                      <w:r w:rsidR="008F339F" w:rsidRPr="008F339F">
                        <w:rPr>
                          <w:rFonts w:ascii="Open Sans" w:hAnsi="Open Sans" w:cs="Open Sans"/>
                          <w:b/>
                          <w:sz w:val="32"/>
                        </w:rPr>
                        <w:t>système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B3860" w:rsidRDefault="006B3860" w:rsidP="00D3728C"/>
    <w:p w:rsidR="006B3860" w:rsidRDefault="003B5377" w:rsidP="00D3728C">
      <w:r>
        <w:rPr>
          <w:noProof/>
          <w:lang w:eastAsia="en-GB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page">
              <wp:posOffset>5774690</wp:posOffset>
            </wp:positionH>
            <wp:positionV relativeFrom="paragraph">
              <wp:posOffset>258445</wp:posOffset>
            </wp:positionV>
            <wp:extent cx="1702889" cy="23526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28" t="17727" b="11365"/>
                    <a:stretch/>
                  </pic:blipFill>
                  <pic:spPr bwMode="auto">
                    <a:xfrm>
                      <a:off x="0" y="0"/>
                      <a:ext cx="1702889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EE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B31D25" wp14:editId="4D71D21B">
                <wp:simplePos x="0" y="0"/>
                <wp:positionH relativeFrom="page">
                  <wp:align>left</wp:align>
                </wp:positionH>
                <wp:positionV relativeFrom="paragraph">
                  <wp:posOffset>285115</wp:posOffset>
                </wp:positionV>
                <wp:extent cx="2247900" cy="5716270"/>
                <wp:effectExtent l="0" t="0" r="1905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57162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7C7E0" id="Rectangle 2" o:spid="_x0000_s1026" style="position:absolute;margin-left:0;margin-top:22.45pt;width:177pt;height:450.1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" fillcolor="#1f3763 [1608]" strokecolor="#1f3763 [1608]" strokeweight="1pt">
                <w10:wrap anchorx="page"/>
              </v:rect>
            </w:pict>
          </mc:Fallback>
        </mc:AlternateContent>
      </w:r>
      <w:r w:rsidR="00AE4FD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A9F574" wp14:editId="1A3A3E42">
                <wp:simplePos x="0" y="0"/>
                <wp:positionH relativeFrom="page">
                  <wp:posOffset>114300</wp:posOffset>
                </wp:positionH>
                <wp:positionV relativeFrom="paragraph">
                  <wp:posOffset>372745</wp:posOffset>
                </wp:positionV>
                <wp:extent cx="1133475" cy="69532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25C3" w:rsidRPr="00AE4FD7" w:rsidRDefault="00A925C3" w:rsidP="00A925C3">
                            <w:pPr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</w:pP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Mis</w:t>
                            </w:r>
                            <w:proofErr w:type="spellEnd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en</w:t>
                            </w:r>
                            <w:proofErr w:type="spellEnd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 xml:space="preserve"> 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9F574" id="Rectangle 10" o:spid="_x0000_s1029" style="position:absolute;margin-left:9pt;margin-top:29.35pt;width:89.25pt;height:54.7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" filled="f" stroked="f" strokeweight="1pt">
                <v:textbox>
                  <w:txbxContent>
                    <w:p w:rsidR="00A925C3" w:rsidRPr="00AE4FD7" w:rsidRDefault="00A925C3" w:rsidP="00A925C3">
                      <w:pPr>
                        <w:rPr>
                          <w:rFonts w:ascii="Open Sans" w:hAnsi="Open Sans" w:cs="Open Sans"/>
                          <w:b/>
                          <w:sz w:val="26"/>
                        </w:rPr>
                      </w:pPr>
                      <w:proofErr w:type="spellStart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Mis</w:t>
                      </w:r>
                      <w:proofErr w:type="spellEnd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 xml:space="preserve"> </w:t>
                      </w:r>
                      <w:proofErr w:type="spellStart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en</w:t>
                      </w:r>
                      <w:proofErr w:type="spellEnd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 xml:space="preserve"> place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B3860" w:rsidRDefault="00C712FE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34C1E4" wp14:editId="09FF1E99">
                <wp:simplePos x="0" y="0"/>
                <wp:positionH relativeFrom="margin">
                  <wp:posOffset>1504950</wp:posOffset>
                </wp:positionH>
                <wp:positionV relativeFrom="paragraph">
                  <wp:posOffset>10795</wp:posOffset>
                </wp:positionV>
                <wp:extent cx="3619500" cy="250126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2501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La mine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abandonnée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située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sur un terrain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appartenant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au National Trust. De 1835 à 1991, la mine </w:t>
                            </w:r>
                            <w:del w:id="0" w:author="Mylène Receveur" w:date="2020-01-23T15:34:00Z">
                              <w:r w:rsidRPr="00220D74" w:rsidDel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 xml:space="preserve">était </w:delText>
                              </w:r>
                            </w:del>
                            <w:proofErr w:type="spellStart"/>
                            <w:proofErr w:type="gramStart"/>
                            <w:ins w:id="1" w:author="Mylène Receveur" w:date="2020-01-23T15:34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est</w:t>
                              </w:r>
                              <w:proofErr w:type="spellEnd"/>
                              <w:proofErr w:type="gramEnd"/>
                              <w:r w:rsidR="00121776" w:rsidRPr="00220D74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</w:ins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exploitée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pour le zinc, le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plomb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et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barytes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. La pollution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métallique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(zinc, cadmium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et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plomb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ins w:id="2" w:author="Mylène Receveur" w:date="2020-01-23T15:40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provenant</w:t>
                              </w:r>
                              <w:proofErr w:type="spellEnd"/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de la mine </w:t>
                            </w:r>
                            <w:proofErr w:type="spellStart"/>
                            <w:ins w:id="3" w:author="Mylène Receveur" w:date="2020-01-23T15:39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touche</w:t>
                              </w:r>
                            </w:ins>
                            <w:proofErr w:type="spellEnd"/>
                            <w:del w:id="4" w:author="Mylène Receveur" w:date="2020-01-23T15:39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pollue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</w:t>
                            </w:r>
                            <w:del w:id="5" w:author="Mylène Receveur" w:date="2020-01-23T15:39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a</w:delText>
                              </w:r>
                            </w:del>
                            <w:ins w:id="6" w:author="Mylène Receveur" w:date="2020-01-23T15:39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e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Coledale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Beck, un affluent d</w:t>
                            </w:r>
                            <w:ins w:id="7" w:author="Mylène Receveur" w:date="2020-01-23T15:40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u</w:t>
                              </w:r>
                            </w:ins>
                            <w:del w:id="8" w:author="Mylène Receveur" w:date="2020-01-23T15:40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e la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Newlands Beck et de la zone de conservation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spéciale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la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rivière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Derwent et du lac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Bassenthwaite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étude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commandée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par </w:t>
                            </w:r>
                            <w:ins w:id="9" w:author="Mylène Receveur" w:date="2020-01-23T15:34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le 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Department </w:t>
                            </w:r>
                            <w:ins w:id="10" w:author="Mylène Receveur" w:date="2020-01-23T15:34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pour</w:t>
                              </w:r>
                            </w:ins>
                            <w:del w:id="11" w:author="Mylène Receveur" w:date="2020-01-23T15:34:00Z">
                              <w:r w:rsidRPr="00220D74" w:rsidDel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for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ins w:id="12" w:author="Mylène Receveur" w:date="2020-01-23T15:34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l’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Environ</w:t>
                            </w:r>
                            <w:ins w:id="13" w:author="Mylène Receveur" w:date="2020-01-23T15:35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e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del w:id="14" w:author="Mylène Receveur" w:date="2020-01-23T15:35:00Z">
                              <w:r w:rsidRPr="00220D74" w:rsidDel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Food and Rural Affairs</w:delText>
                              </w:r>
                            </w:del>
                            <w:proofErr w:type="spellStart"/>
                            <w:ins w:id="15" w:author="Mylène Receveur" w:date="2020-01-23T15:35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l’</w:t>
                              </w:r>
                            </w:ins>
                            <w:ins w:id="16" w:author="Mylène Receveur" w:date="2020-01-23T15:38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A</w:t>
                              </w:r>
                            </w:ins>
                            <w:ins w:id="17" w:author="Mylène Receveur" w:date="2020-01-23T15:35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limentation</w:t>
                              </w:r>
                              <w:proofErr w:type="spellEnd"/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et l</w:t>
                              </w:r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es Affaires Rurales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(Defra) et </w:t>
                            </w:r>
                            <w:proofErr w:type="spellStart"/>
                            <w:ins w:id="18" w:author="Mylène Receveur" w:date="2020-01-23T15:35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l’Agence</w:t>
                              </w:r>
                              <w:proofErr w:type="spellEnd"/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de </w:t>
                              </w:r>
                              <w:proofErr w:type="spellStart"/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l’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Environ</w:t>
                            </w:r>
                            <w:ins w:id="19" w:author="Mylène Receveur" w:date="2020-01-23T15:35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e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del w:id="20" w:author="Mylène Receveur" w:date="2020-01-23T15:35:00Z">
                              <w:r w:rsidRPr="00220D74" w:rsidDel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 xml:space="preserve">Agency 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(EA) a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identifié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l'impact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environnemental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la mine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Force Crag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comme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l'un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pires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au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Royaume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-Uni.</w:t>
                            </w:r>
                          </w:p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Afin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traiter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l’eau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mine riche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, nous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avons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travaillé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ensemble avec Newcastle University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et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Environment Agency pour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construire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un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système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minière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passif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grande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échelle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. </w:t>
                            </w:r>
                          </w:p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Ce programme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pilote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premier du genre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Angleterre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avec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l’espoir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mieux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comprendre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la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méthode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passive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d'élimination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contaminants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métalliques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Nous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avons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réalisé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projet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visant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dérouter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du Level One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adit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et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acheminer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via un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tuyau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transfert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enterré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vers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deux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bassins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écoulement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vertical (VFP – Vertical Flow Pond) d’être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bassins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sont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recouverts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d'une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géomembrane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et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remplis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d'un mélange de compost et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calcaire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pour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Ils</w:t>
                            </w:r>
                            <w:proofErr w:type="spellEnd"/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ont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été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construits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utilisant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l'empreinte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existante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anciennes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lagunes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résidus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miniers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coule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travers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compost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bassins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et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passe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petite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lagune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roseaux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, avec des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joncs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locaux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220D74" w:rsidRPr="00220D74" w:rsidRDefault="00220D74" w:rsidP="00220D74">
                            <w:pPr>
                              <w:rPr>
                                <w:rFonts w:ascii="Open Sans" w:hAnsi="Open Sans" w:cs="Open Sans"/>
                                <w:color w:val="005596"/>
                                <w:sz w:val="24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La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lagune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roseaux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filtrent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toutes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matières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solides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restantes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et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facilitent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également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l'oxygénation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avant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rejeter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l’eau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Coledale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Beck.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4C1E4" id="Rectangle 18" o:spid="_x0000_s1030" style="position:absolute;margin-left:118.5pt;margin-top:.85pt;width:285pt;height:196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" filled="f" stroked="f" strokeweight="1pt">
                <v:textbox>
                  <w:txbxContent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La mine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abandonnée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est</w:t>
                      </w:r>
                      <w:proofErr w:type="spellEnd"/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située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sur un terrain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appartenant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au National Trust. De 1835 à 1991, la mine </w:t>
                      </w:r>
                      <w:del w:id="21" w:author="Mylène Receveur" w:date="2020-01-23T15:34:00Z">
                        <w:r w:rsidRPr="00220D74" w:rsidDel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 xml:space="preserve">était </w:delText>
                        </w:r>
                      </w:del>
                      <w:proofErr w:type="spellStart"/>
                      <w:proofErr w:type="gramStart"/>
                      <w:ins w:id="22" w:author="Mylène Receveur" w:date="2020-01-23T15:34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est</w:t>
                        </w:r>
                        <w:proofErr w:type="spellEnd"/>
                        <w:proofErr w:type="gramEnd"/>
                        <w:r w:rsidR="00121776" w:rsidRPr="00220D74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</w:ins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exploitée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pour le zinc, le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plomb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et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barytes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. La pollution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métallique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(zinc, cadmium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et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plomb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) </w:t>
                      </w:r>
                      <w:proofErr w:type="spellStart"/>
                      <w:ins w:id="23" w:author="Mylène Receveur" w:date="2020-01-23T15:40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provenant</w:t>
                        </w:r>
                        <w:proofErr w:type="spellEnd"/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de la mine </w:t>
                      </w:r>
                      <w:proofErr w:type="spellStart"/>
                      <w:ins w:id="24" w:author="Mylène Receveur" w:date="2020-01-23T15:39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touche</w:t>
                        </w:r>
                      </w:ins>
                      <w:proofErr w:type="spellEnd"/>
                      <w:del w:id="25" w:author="Mylène Receveur" w:date="2020-01-23T15:39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pollue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</w:t>
                      </w:r>
                      <w:del w:id="26" w:author="Mylène Receveur" w:date="2020-01-23T15:39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a</w:delText>
                        </w:r>
                      </w:del>
                      <w:ins w:id="27" w:author="Mylène Receveur" w:date="2020-01-23T15:39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e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Coledale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Beck, un affluent d</w:t>
                      </w:r>
                      <w:ins w:id="28" w:author="Mylène Receveur" w:date="2020-01-23T15:40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u</w:t>
                        </w:r>
                      </w:ins>
                      <w:del w:id="29" w:author="Mylène Receveur" w:date="2020-01-23T15:40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e la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Newlands Beck et de la zone de conservation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spéciale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la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rivière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Derwent et du lac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Bassenthwaite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étude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commandée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par </w:t>
                      </w:r>
                      <w:ins w:id="30" w:author="Mylène Receveur" w:date="2020-01-23T15:34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le 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Department </w:t>
                      </w:r>
                      <w:ins w:id="31" w:author="Mylène Receveur" w:date="2020-01-23T15:34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pour</w:t>
                        </w:r>
                      </w:ins>
                      <w:del w:id="32" w:author="Mylène Receveur" w:date="2020-01-23T15:34:00Z">
                        <w:r w:rsidRPr="00220D74" w:rsidDel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for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ins w:id="33" w:author="Mylène Receveur" w:date="2020-01-23T15:34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l’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Environ</w:t>
                      </w:r>
                      <w:ins w:id="34" w:author="Mylène Receveur" w:date="2020-01-23T15:35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e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, </w:t>
                      </w:r>
                      <w:del w:id="35" w:author="Mylène Receveur" w:date="2020-01-23T15:35:00Z">
                        <w:r w:rsidRPr="00220D74" w:rsidDel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Food and Rural Affairs</w:delText>
                        </w:r>
                      </w:del>
                      <w:proofErr w:type="spellStart"/>
                      <w:ins w:id="36" w:author="Mylène Receveur" w:date="2020-01-23T15:35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l’</w:t>
                        </w:r>
                      </w:ins>
                      <w:ins w:id="37" w:author="Mylène Receveur" w:date="2020-01-23T15:38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A</w:t>
                        </w:r>
                      </w:ins>
                      <w:ins w:id="38" w:author="Mylène Receveur" w:date="2020-01-23T15:35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limentation</w:t>
                        </w:r>
                        <w:proofErr w:type="spellEnd"/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et l</w:t>
                        </w:r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es Affaires Rurales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(Defra) et </w:t>
                      </w:r>
                      <w:proofErr w:type="spellStart"/>
                      <w:ins w:id="39" w:author="Mylène Receveur" w:date="2020-01-23T15:35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l’Agence</w:t>
                        </w:r>
                        <w:proofErr w:type="spellEnd"/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de </w:t>
                        </w:r>
                        <w:proofErr w:type="spellStart"/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l’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Environ</w:t>
                      </w:r>
                      <w:ins w:id="40" w:author="Mylène Receveur" w:date="2020-01-23T15:35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e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del w:id="41" w:author="Mylène Receveur" w:date="2020-01-23T15:35:00Z">
                        <w:r w:rsidRPr="00220D74" w:rsidDel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 xml:space="preserve">Agency 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(EA) a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identifié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l'impact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environnemental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la mine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Force Crag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comme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l'un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pires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au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Royaume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-Uni.</w:t>
                      </w:r>
                    </w:p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Afin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traiter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l’eau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mine riche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, nous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avons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travaillé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ensemble avec Newcastle University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et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Environment Agency pour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construire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un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système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minière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passif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grande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échelle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. </w:t>
                      </w:r>
                    </w:p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Ce programme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pilote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est</w:t>
                      </w:r>
                      <w:proofErr w:type="spellEnd"/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premier du genre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Angleterre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avec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l’espoir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mieux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comprendre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la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méthode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passive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d'élimination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contaminants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métalliques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Nous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avons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réalisé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projet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visant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dérouter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du Level One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adit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et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acheminer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via un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tuyau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transfert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enterré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vers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deux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bassins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écoulement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vertical (VFP – Vertical Flow Pond) d’être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bassins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sont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recouverts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d'une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géomembrane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et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remplis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d'un mélange de compost et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calcaire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pour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. </w:t>
                      </w:r>
                      <w:proofErr w:type="spellStart"/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Ils</w:t>
                      </w:r>
                      <w:proofErr w:type="spellEnd"/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ont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été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construits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utilisant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l'empreinte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existante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anciennes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lagunes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résidus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miniers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coule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travers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compost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bassins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et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passe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petite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lagune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roseaux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, avec des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joncs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locaux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220D74" w:rsidRPr="00220D74" w:rsidRDefault="00220D74" w:rsidP="00220D74">
                      <w:pPr>
                        <w:rPr>
                          <w:rFonts w:ascii="Open Sans" w:hAnsi="Open Sans" w:cs="Open Sans"/>
                          <w:color w:val="005596"/>
                          <w:sz w:val="24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La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lagune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roseaux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filtrent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toutes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matières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solides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restantes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et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facilitent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également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l'oxygénation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avant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rejeter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l’eau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Coledale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Beck.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25C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825510" wp14:editId="03062AD9">
                <wp:simplePos x="0" y="0"/>
                <wp:positionH relativeFrom="page">
                  <wp:posOffset>1143000</wp:posOffset>
                </wp:positionH>
                <wp:positionV relativeFrom="paragraph">
                  <wp:posOffset>227965</wp:posOffset>
                </wp:positionV>
                <wp:extent cx="1133475" cy="69532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25C3" w:rsidRPr="00AE4FD7" w:rsidRDefault="00A925C3" w:rsidP="00A925C3">
                            <w:pPr>
                              <w:rPr>
                                <w:rFonts w:ascii="Open Sans" w:hAnsi="Open Sans" w:cs="Open Sans"/>
                                <w:sz w:val="26"/>
                              </w:rPr>
                            </w:pPr>
                            <w:r w:rsidRPr="00AE4FD7">
                              <w:rPr>
                                <w:rFonts w:ascii="Open Sans" w:hAnsi="Open Sans" w:cs="Open Sans"/>
                                <w:sz w:val="26"/>
                              </w:rPr>
                              <w:t>Avril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25510" id="Rectangle 11" o:spid="_x0000_s1031" style="position:absolute;margin-left:90pt;margin-top:17.95pt;width:89.25pt;height:54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" filled="f" stroked="f" strokeweight="1pt">
                <v:textbox>
                  <w:txbxContent>
                    <w:p w:rsidR="00A925C3" w:rsidRPr="00AE4FD7" w:rsidRDefault="00A925C3" w:rsidP="00A925C3">
                      <w:pPr>
                        <w:rPr>
                          <w:rFonts w:ascii="Open Sans" w:hAnsi="Open Sans" w:cs="Open Sans"/>
                          <w:sz w:val="26"/>
                        </w:rPr>
                      </w:pPr>
                      <w:r w:rsidRPr="00AE4FD7">
                        <w:rPr>
                          <w:rFonts w:ascii="Open Sans" w:hAnsi="Open Sans" w:cs="Open Sans"/>
                          <w:sz w:val="26"/>
                        </w:rPr>
                        <w:t>Avril 2014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B3860" w:rsidRDefault="006B3860" w:rsidP="00D3728C"/>
    <w:p w:rsidR="006B3860" w:rsidRDefault="00AE4FD7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D978BA" wp14:editId="39F93A55">
                <wp:simplePos x="0" y="0"/>
                <wp:positionH relativeFrom="page">
                  <wp:posOffset>133350</wp:posOffset>
                </wp:positionH>
                <wp:positionV relativeFrom="paragraph">
                  <wp:posOffset>294640</wp:posOffset>
                </wp:positionV>
                <wp:extent cx="1133475" cy="69532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D7" w:rsidRPr="00AE4FD7" w:rsidRDefault="00AE4FD7" w:rsidP="00AE4FD7">
                            <w:pPr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</w:pP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Charbon</w:t>
                            </w:r>
                            <w:proofErr w:type="spellEnd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 xml:space="preserve"> / </w:t>
                            </w: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M</w:t>
                            </w:r>
                            <w:r w:rsidR="007A7157"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é</w:t>
                            </w:r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978BA" id="Rectangle 15" o:spid="_x0000_s1032" style="position:absolute;margin-left:10.5pt;margin-top:23.2pt;width:89.25pt;height:54.7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" filled="f" stroked="f" strokeweight="1pt">
                <v:textbox>
                  <w:txbxContent>
                    <w:p w:rsidR="00AE4FD7" w:rsidRPr="00AE4FD7" w:rsidRDefault="00AE4FD7" w:rsidP="00AE4FD7">
                      <w:pPr>
                        <w:rPr>
                          <w:rFonts w:ascii="Open Sans" w:hAnsi="Open Sans" w:cs="Open Sans"/>
                          <w:b/>
                          <w:sz w:val="26"/>
                        </w:rPr>
                      </w:pPr>
                      <w:proofErr w:type="spellStart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Charbon</w:t>
                      </w:r>
                      <w:proofErr w:type="spellEnd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 xml:space="preserve"> / </w:t>
                      </w:r>
                      <w:proofErr w:type="spellStart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M</w:t>
                      </w:r>
                      <w:r w:rsidR="007A7157"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é</w:t>
                      </w:r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tal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192405</wp:posOffset>
                </wp:positionV>
                <wp:extent cx="1762125" cy="0"/>
                <wp:effectExtent l="0" t="0" r="952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A6212" id="Straight Connector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pt,15.15pt" to="84.7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" strokeweight=".5pt">
                <v:stroke joinstyle="miter"/>
              </v:line>
            </w:pict>
          </mc:Fallback>
        </mc:AlternateContent>
      </w:r>
    </w:p>
    <w:p w:rsidR="006B3860" w:rsidRDefault="00AE4FD7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C8BD0" wp14:editId="684CB63A">
                <wp:simplePos x="0" y="0"/>
                <wp:positionH relativeFrom="page">
                  <wp:posOffset>1162050</wp:posOffset>
                </wp:positionH>
                <wp:positionV relativeFrom="paragraph">
                  <wp:posOffset>151765</wp:posOffset>
                </wp:positionV>
                <wp:extent cx="1133475" cy="69532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D7" w:rsidRPr="00AE4FD7" w:rsidRDefault="00AE4FD7" w:rsidP="00AE4FD7">
                            <w:pPr>
                              <w:rPr>
                                <w:rFonts w:ascii="Open Sans" w:hAnsi="Open Sans" w:cs="Open Sans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sz w:val="26"/>
                              </w:rPr>
                              <w:t>M</w:t>
                            </w:r>
                            <w:r w:rsidR="007A7157" w:rsidRPr="007A7157">
                              <w:rPr>
                                <w:rFonts w:ascii="Open Sans" w:hAnsi="Open Sans" w:cs="Open Sans"/>
                                <w:sz w:val="26"/>
                              </w:rPr>
                              <w:t>é</w:t>
                            </w:r>
                            <w:r>
                              <w:rPr>
                                <w:rFonts w:ascii="Open Sans" w:hAnsi="Open Sans" w:cs="Open Sans"/>
                                <w:sz w:val="26"/>
                              </w:rPr>
                              <w:t>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C8BD0" id="Rectangle 16" o:spid="_x0000_s1033" style="position:absolute;margin-left:91.5pt;margin-top:11.95pt;width:89.25pt;height:54.7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" filled="f" stroked="f" strokeweight="1pt">
                <v:textbox>
                  <w:txbxContent>
                    <w:p w:rsidR="00AE4FD7" w:rsidRPr="00AE4FD7" w:rsidRDefault="00AE4FD7" w:rsidP="00AE4FD7">
                      <w:pPr>
                        <w:rPr>
                          <w:rFonts w:ascii="Open Sans" w:hAnsi="Open Sans" w:cs="Open Sans"/>
                          <w:sz w:val="26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sz w:val="26"/>
                        </w:rPr>
                        <w:t>M</w:t>
                      </w:r>
                      <w:r w:rsidR="007A7157" w:rsidRPr="007A7157">
                        <w:rPr>
                          <w:rFonts w:ascii="Open Sans" w:hAnsi="Open Sans" w:cs="Open Sans"/>
                          <w:sz w:val="26"/>
                        </w:rPr>
                        <w:t>é</w:t>
                      </w:r>
                      <w:r>
                        <w:rPr>
                          <w:rFonts w:ascii="Open Sans" w:hAnsi="Open Sans" w:cs="Open Sans"/>
                          <w:sz w:val="26"/>
                        </w:rPr>
                        <w:t>tal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B3860" w:rsidRDefault="00AE4FD7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4B7C90" wp14:editId="3FF68192">
                <wp:simplePos x="0" y="0"/>
                <wp:positionH relativeFrom="column">
                  <wp:posOffset>-676275</wp:posOffset>
                </wp:positionH>
                <wp:positionV relativeFrom="paragraph">
                  <wp:posOffset>380365</wp:posOffset>
                </wp:positionV>
                <wp:extent cx="1762125" cy="0"/>
                <wp:effectExtent l="0" t="0" r="952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4483C" id="Straight Connector 20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3.25pt,29.95pt" to="85.5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" strokeweight=".5pt">
                <v:stroke joinstyle="miter"/>
              </v:line>
            </w:pict>
          </mc:Fallback>
        </mc:AlternateContent>
      </w:r>
    </w:p>
    <w:p w:rsidR="006B3860" w:rsidRDefault="00AE4FD7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9CC415" wp14:editId="131B3DBC">
                <wp:simplePos x="0" y="0"/>
                <wp:positionH relativeFrom="page">
                  <wp:posOffset>1162050</wp:posOffset>
                </wp:positionH>
                <wp:positionV relativeFrom="paragraph">
                  <wp:posOffset>266065</wp:posOffset>
                </wp:positionV>
                <wp:extent cx="1133475" cy="69532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D7" w:rsidRPr="00AE4FD7" w:rsidRDefault="00AE4FD7" w:rsidP="00AE4FD7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</w:rPr>
                              <w:t>Alimen</w:t>
                            </w:r>
                            <w:r w:rsidR="000B368B">
                              <w:rPr>
                                <w:rFonts w:ascii="Open Sans" w:hAnsi="Open Sans" w:cs="Open Sans"/>
                              </w:rPr>
                              <w:t>t</w:t>
                            </w:r>
                            <w:r w:rsidR="000B368B" w:rsidRPr="007A7157">
                              <w:rPr>
                                <w:rFonts w:ascii="Open Sans" w:hAnsi="Open Sans" w:cs="Open Sans"/>
                              </w:rPr>
                              <w:t>é</w:t>
                            </w:r>
                            <w:proofErr w:type="spellEnd"/>
                            <w:r w:rsidRPr="00AE4FD7">
                              <w:rPr>
                                <w:rFonts w:ascii="Open Sans" w:hAnsi="Open Sans" w:cs="Open Sans"/>
                              </w:rPr>
                              <w:t xml:space="preserve"> par </w:t>
                            </w: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</w:rPr>
                              <w:t>gravit</w:t>
                            </w:r>
                            <w:r w:rsidR="007A7157" w:rsidRPr="007A7157">
                              <w:rPr>
                                <w:rFonts w:ascii="Open Sans" w:hAnsi="Open Sans" w:cs="Open Sans"/>
                              </w:rPr>
                              <w:t>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CC415" id="Rectangle 14" o:spid="_x0000_s1034" style="position:absolute;margin-left:91.5pt;margin-top:20.95pt;width:89.25pt;height:54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" filled="f" stroked="f" strokeweight="1pt">
                <v:textbox>
                  <w:txbxContent>
                    <w:p w:rsidR="00AE4FD7" w:rsidRPr="00AE4FD7" w:rsidRDefault="00AE4FD7" w:rsidP="00AE4FD7">
                      <w:pPr>
                        <w:rPr>
                          <w:rFonts w:ascii="Open Sans" w:hAnsi="Open Sans" w:cs="Open Sans"/>
                        </w:rPr>
                      </w:pPr>
                      <w:proofErr w:type="spellStart"/>
                      <w:r w:rsidRPr="00AE4FD7">
                        <w:rPr>
                          <w:rFonts w:ascii="Open Sans" w:hAnsi="Open Sans" w:cs="Open Sans"/>
                        </w:rPr>
                        <w:t>Alimen</w:t>
                      </w:r>
                      <w:r w:rsidR="000B368B">
                        <w:rPr>
                          <w:rFonts w:ascii="Open Sans" w:hAnsi="Open Sans" w:cs="Open Sans"/>
                        </w:rPr>
                        <w:t>t</w:t>
                      </w:r>
                      <w:r w:rsidR="000B368B" w:rsidRPr="007A7157">
                        <w:rPr>
                          <w:rFonts w:ascii="Open Sans" w:hAnsi="Open Sans" w:cs="Open Sans"/>
                        </w:rPr>
                        <w:t>é</w:t>
                      </w:r>
                      <w:proofErr w:type="spellEnd"/>
                      <w:r w:rsidRPr="00AE4FD7">
                        <w:rPr>
                          <w:rFonts w:ascii="Open Sans" w:hAnsi="Open Sans" w:cs="Open Sans"/>
                        </w:rPr>
                        <w:t xml:space="preserve"> par </w:t>
                      </w:r>
                      <w:proofErr w:type="spellStart"/>
                      <w:r w:rsidRPr="00AE4FD7">
                        <w:rPr>
                          <w:rFonts w:ascii="Open Sans" w:hAnsi="Open Sans" w:cs="Open Sans"/>
                        </w:rPr>
                        <w:t>gravit</w:t>
                      </w:r>
                      <w:r w:rsidR="007A7157" w:rsidRPr="007A7157">
                        <w:rPr>
                          <w:rFonts w:ascii="Open Sans" w:hAnsi="Open Sans" w:cs="Open Sans"/>
                        </w:rPr>
                        <w:t>é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7DDDD2" wp14:editId="15B3906B">
                <wp:simplePos x="0" y="0"/>
                <wp:positionH relativeFrom="page">
                  <wp:posOffset>161925</wp:posOffset>
                </wp:positionH>
                <wp:positionV relativeFrom="paragraph">
                  <wp:posOffset>247650</wp:posOffset>
                </wp:positionV>
                <wp:extent cx="1133475" cy="69532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D7" w:rsidRPr="00AE4FD7" w:rsidRDefault="00AE4FD7" w:rsidP="00AE4FD7">
                            <w:pPr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</w:pPr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 xml:space="preserve">Type de </w:t>
                            </w:r>
                            <w:proofErr w:type="spellStart"/>
                            <w:r w:rsidR="008F339F" w:rsidRPr="008F339F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système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DDDD2" id="Rectangle 13" o:spid="_x0000_s1035" style="position:absolute;margin-left:12.75pt;margin-top:19.5pt;width:89.25pt;height:54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" filled="f" stroked="f" strokeweight="1pt">
                <v:textbox>
                  <w:txbxContent>
                    <w:p w:rsidR="00AE4FD7" w:rsidRPr="00AE4FD7" w:rsidRDefault="00AE4FD7" w:rsidP="00AE4FD7">
                      <w:pPr>
                        <w:rPr>
                          <w:rFonts w:ascii="Open Sans" w:hAnsi="Open Sans" w:cs="Open Sans"/>
                          <w:b/>
                          <w:sz w:val="26"/>
                        </w:rPr>
                      </w:pPr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 xml:space="preserve">Type de </w:t>
                      </w:r>
                      <w:proofErr w:type="spellStart"/>
                      <w:r w:rsidR="008F339F" w:rsidRPr="008F339F">
                        <w:rPr>
                          <w:rFonts w:ascii="Open Sans" w:hAnsi="Open Sans" w:cs="Open Sans"/>
                          <w:b/>
                          <w:sz w:val="26"/>
                        </w:rPr>
                        <w:t>système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B3860" w:rsidRDefault="006B3860" w:rsidP="00D3728C"/>
    <w:p w:rsidR="006B3860" w:rsidRDefault="006B3860" w:rsidP="00D3728C"/>
    <w:p w:rsidR="006B3860" w:rsidRDefault="00C712FE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BC24B" wp14:editId="59F96BB2">
                <wp:simplePos x="0" y="0"/>
                <wp:positionH relativeFrom="margin">
                  <wp:posOffset>1504950</wp:posOffset>
                </wp:positionH>
                <wp:positionV relativeFrom="paragraph">
                  <wp:posOffset>78740</wp:posOffset>
                </wp:positionV>
                <wp:extent cx="5076825" cy="3914775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825" cy="391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2FE" w:rsidRPr="00220D74" w:rsidRDefault="00C712FE" w:rsidP="00C712FE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Afin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traiter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l’eau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mine riche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, nous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avons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travaillé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del w:id="42" w:author="Mylène Receveur" w:date="2020-01-23T15:36:00Z">
                              <w:r w:rsidRPr="00220D74" w:rsidDel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 xml:space="preserve">ensemble 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avec</w:t>
                            </w:r>
                            <w:ins w:id="43" w:author="Mylène Receveur" w:date="2020-01-23T15:36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l’Universite</w:t>
                              </w:r>
                              <w:proofErr w:type="spellEnd"/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de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Newcastle </w:t>
                            </w:r>
                            <w:del w:id="44" w:author="Mylène Receveur" w:date="2020-01-23T15:36:00Z">
                              <w:r w:rsidRPr="00220D74" w:rsidDel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University et Environment Agency</w:delText>
                              </w:r>
                            </w:del>
                            <w:proofErr w:type="gramStart"/>
                            <w:ins w:id="45" w:author="Mylène Receveur" w:date="2020-01-23T15:36:00Z"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et</w:t>
                              </w:r>
                              <w:proofErr w:type="gramEnd"/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="00121776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l’EA</w:t>
                              </w:r>
                            </w:ins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pour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construire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un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système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minière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passif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grande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échelle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. </w:t>
                            </w:r>
                          </w:p>
                          <w:p w:rsidR="00C712FE" w:rsidRPr="00220D74" w:rsidRDefault="00C712FE" w:rsidP="00C712FE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Ce programme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pilote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premier du genre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Angleterre</w:t>
                            </w:r>
                            <w:proofErr w:type="spellEnd"/>
                            <w:ins w:id="46" w:author="Mylène Receveur" w:date="2020-01-23T15:41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visant</w:t>
                              </w:r>
                            </w:ins>
                            <w:proofErr w:type="spellEnd"/>
                            <w:del w:id="47" w:author="Mylène Receveur" w:date="2020-01-23T15:41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 xml:space="preserve"> </w:delText>
                              </w:r>
                            </w:del>
                            <w:ins w:id="48" w:author="Mylène Receveur" w:date="2020-01-23T15:37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  <w:r w:rsidR="000B6E8B" w:rsidRPr="00220D74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à</w:t>
                              </w:r>
                              <w:r w:rsidR="000B6E8B" w:rsidRPr="00220D74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</w:ins>
                            <w:del w:id="49" w:author="Mylène Receveur" w:date="2020-01-23T15:38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 xml:space="preserve">avec l’espoir de </w:delText>
                              </w:r>
                            </w:del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mieux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comprendre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la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méthode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passive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d'élimination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contaminants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métalliques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C712FE" w:rsidRPr="00220D74" w:rsidRDefault="00C712FE" w:rsidP="00C712FE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Nous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avons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réalisé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projet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del w:id="50" w:author="Mylène Receveur" w:date="2020-01-23T15:38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 xml:space="preserve">visant </w:delText>
                              </w:r>
                            </w:del>
                            <w:proofErr w:type="spellStart"/>
                            <w:ins w:id="51" w:author="Mylène Receveur" w:date="2020-01-23T15:38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consist</w:t>
                              </w:r>
                              <w:r w:rsidR="000B6E8B" w:rsidRPr="00220D74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ant</w:t>
                              </w:r>
                              <w:proofErr w:type="spellEnd"/>
                              <w:r w:rsidR="000B6E8B" w:rsidRPr="00220D74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dé</w:t>
                            </w:r>
                            <w:ins w:id="52" w:author="Mylène Receveur" w:date="2020-01-23T15:41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vier</w:t>
                              </w:r>
                            </w:ins>
                            <w:proofErr w:type="spellEnd"/>
                            <w:del w:id="53" w:author="Mylène Receveur" w:date="2020-01-23T15:41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router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du </w:t>
                            </w:r>
                            <w:r w:rsidRPr="000B6E8B">
                              <w:rPr>
                                <w:rFonts w:ascii="Open Sans" w:hAnsi="Open Sans" w:cs="Open Sans"/>
                                <w:i/>
                                <w:color w:val="000000" w:themeColor="text1"/>
                                <w:sz w:val="20"/>
                                <w:rPrChange w:id="54" w:author="Mylène Receveur" w:date="2020-01-23T15:38:00Z">
                                  <w:rPr>
                                    <w:rFonts w:ascii="Open Sans" w:hAnsi="Open Sans" w:cs="Open Sans"/>
                                    <w:color w:val="000000" w:themeColor="text1"/>
                                    <w:sz w:val="20"/>
                                  </w:rPr>
                                </w:rPrChange>
                              </w:rPr>
                              <w:t xml:space="preserve">Level One </w:t>
                            </w:r>
                            <w:proofErr w:type="spellStart"/>
                            <w:r w:rsidRPr="000B6E8B">
                              <w:rPr>
                                <w:rFonts w:ascii="Open Sans" w:hAnsi="Open Sans" w:cs="Open Sans"/>
                                <w:i/>
                                <w:color w:val="000000" w:themeColor="text1"/>
                                <w:sz w:val="20"/>
                                <w:rPrChange w:id="55" w:author="Mylène Receveur" w:date="2020-01-23T15:38:00Z">
                                  <w:rPr>
                                    <w:rFonts w:ascii="Open Sans" w:hAnsi="Open Sans" w:cs="Open Sans"/>
                                    <w:color w:val="000000" w:themeColor="text1"/>
                                    <w:sz w:val="20"/>
                                  </w:rPr>
                                </w:rPrChange>
                              </w:rPr>
                              <w:t>adit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ins w:id="56" w:author="Mylène Receveur" w:date="2020-01-23T15:42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et</w:t>
                              </w:r>
                            </w:ins>
                            <w:proofErr w:type="gramEnd"/>
                            <w:del w:id="57" w:author="Mylène Receveur" w:date="2020-01-23T15:41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et à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acheminer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via un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tuyau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transfert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enterré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vers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deux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bassins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écoulement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vertical (VFP – Vertical Flow Pond)</w:t>
                            </w:r>
                            <w:ins w:id="58" w:author="Mylène Receveur" w:date="2020-01-23T15:42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,</w:t>
                              </w:r>
                            </w:ins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ins w:id="59" w:author="Mylène Receveur" w:date="2020-01-23T15:42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pour y </w:t>
                              </w:r>
                            </w:ins>
                            <w:del w:id="60" w:author="Mylène Receveur" w:date="2020-01-23T15:42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d’</w:delText>
                              </w:r>
                            </w:del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être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C712FE" w:rsidRPr="00220D74" w:rsidRDefault="00C712FE" w:rsidP="00C712FE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bassins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sont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recouverts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d'une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géomembrane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et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remplis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d'un mélange de compost et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calcaire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pour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Ils</w:t>
                            </w:r>
                            <w:proofErr w:type="spellEnd"/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ont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été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construit</w:t>
                            </w:r>
                            <w:proofErr w:type="spellEnd"/>
                            <w:del w:id="61" w:author="Mylène Receveur" w:date="2020-01-23T15:42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s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utilisant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l'empreinte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existante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anciennes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lagunes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résidus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miniers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C712FE" w:rsidRPr="00220D74" w:rsidRDefault="00C712FE" w:rsidP="00C712FE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coule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travers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compost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bassins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et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passe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petite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lagune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roseaux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, avec des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joncs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locaux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C712FE" w:rsidRPr="00220D74" w:rsidRDefault="00C712FE" w:rsidP="00C712FE">
                            <w:pPr>
                              <w:rPr>
                                <w:rFonts w:ascii="Open Sans" w:hAnsi="Open Sans" w:cs="Open Sans"/>
                                <w:color w:val="005596"/>
                                <w:sz w:val="24"/>
                              </w:rPr>
                            </w:pP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La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lagune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roseaux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filtrent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toutes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matières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solides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restantes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et</w:t>
                            </w:r>
                            <w:proofErr w:type="gram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facilite</w:t>
                            </w:r>
                            <w:proofErr w:type="spellEnd"/>
                            <w:del w:id="62" w:author="Mylène Receveur" w:date="2020-01-23T15:43:00Z">
                              <w:r w:rsidRPr="00220D74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nt</w:delText>
                              </w:r>
                            </w:del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également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l'oxygénation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avant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rejeter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l’eau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dans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Coledale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Beck.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BC24B" id="Rectangle 26" o:spid="_x0000_s1036" style="position:absolute;margin-left:118.5pt;margin-top:6.2pt;width:399.75pt;height:308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" filled="f" stroked="f" strokeweight="1pt">
                <v:textbox>
                  <w:txbxContent>
                    <w:p w:rsidR="00C712FE" w:rsidRPr="00220D74" w:rsidRDefault="00C712FE" w:rsidP="00C712FE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Afin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traiter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l’eau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mine riche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, nous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avons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travaillé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del w:id="63" w:author="Mylène Receveur" w:date="2020-01-23T15:36:00Z">
                        <w:r w:rsidRPr="00220D74" w:rsidDel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 xml:space="preserve">ensemble 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avec</w:t>
                      </w:r>
                      <w:ins w:id="64" w:author="Mylène Receveur" w:date="2020-01-23T15:36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  <w:proofErr w:type="spellStart"/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l’Universite</w:t>
                        </w:r>
                        <w:proofErr w:type="spellEnd"/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de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Newcastle </w:t>
                      </w:r>
                      <w:del w:id="65" w:author="Mylène Receveur" w:date="2020-01-23T15:36:00Z">
                        <w:r w:rsidRPr="00220D74" w:rsidDel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University et Environment Agency</w:delText>
                        </w:r>
                      </w:del>
                      <w:proofErr w:type="gramStart"/>
                      <w:ins w:id="66" w:author="Mylène Receveur" w:date="2020-01-23T15:36:00Z"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et</w:t>
                        </w:r>
                        <w:proofErr w:type="gramEnd"/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  <w:proofErr w:type="spellStart"/>
                        <w:r w:rsidR="00121776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l’EA</w:t>
                        </w:r>
                      </w:ins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pour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construire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un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système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minière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passif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grande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échelle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. </w:t>
                      </w:r>
                    </w:p>
                    <w:p w:rsidR="00C712FE" w:rsidRPr="00220D74" w:rsidRDefault="00C712FE" w:rsidP="00C712FE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Ce programme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pilote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est</w:t>
                      </w:r>
                      <w:proofErr w:type="spellEnd"/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premier du genre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Angleterre</w:t>
                      </w:r>
                      <w:proofErr w:type="spellEnd"/>
                      <w:ins w:id="67" w:author="Mylène Receveur" w:date="2020-01-23T15:41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, </w:t>
                        </w:r>
                        <w:proofErr w:type="spellStart"/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visant</w:t>
                        </w:r>
                      </w:ins>
                      <w:proofErr w:type="spellEnd"/>
                      <w:del w:id="68" w:author="Mylène Receveur" w:date="2020-01-23T15:41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 xml:space="preserve"> </w:delText>
                        </w:r>
                      </w:del>
                      <w:ins w:id="69" w:author="Mylène Receveur" w:date="2020-01-23T15:37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  <w:r w:rsidR="000B6E8B" w:rsidRPr="00220D74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à</w:t>
                        </w:r>
                        <w:r w:rsidR="000B6E8B" w:rsidRPr="00220D74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</w:ins>
                      <w:del w:id="70" w:author="Mylène Receveur" w:date="2020-01-23T15:38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 xml:space="preserve">avec l’espoir de </w:delText>
                        </w:r>
                      </w:del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mieux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comprendre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la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méthode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passive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d'élimination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contaminants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métalliques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C712FE" w:rsidRPr="00220D74" w:rsidRDefault="00C712FE" w:rsidP="00C712FE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Nous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avons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réalisé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projet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del w:id="71" w:author="Mylène Receveur" w:date="2020-01-23T15:38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 xml:space="preserve">visant </w:delText>
                        </w:r>
                      </w:del>
                      <w:proofErr w:type="spellStart"/>
                      <w:ins w:id="72" w:author="Mylène Receveur" w:date="2020-01-23T15:38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consist</w:t>
                        </w:r>
                        <w:r w:rsidR="000B6E8B" w:rsidRPr="00220D74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ant</w:t>
                        </w:r>
                        <w:proofErr w:type="spellEnd"/>
                        <w:r w:rsidR="000B6E8B" w:rsidRPr="00220D74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dé</w:t>
                      </w:r>
                      <w:ins w:id="73" w:author="Mylène Receveur" w:date="2020-01-23T15:41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vier</w:t>
                        </w:r>
                      </w:ins>
                      <w:proofErr w:type="spellEnd"/>
                      <w:del w:id="74" w:author="Mylène Receveur" w:date="2020-01-23T15:41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router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du </w:t>
                      </w:r>
                      <w:r w:rsidRPr="000B6E8B">
                        <w:rPr>
                          <w:rFonts w:ascii="Open Sans" w:hAnsi="Open Sans" w:cs="Open Sans"/>
                          <w:i/>
                          <w:color w:val="000000" w:themeColor="text1"/>
                          <w:sz w:val="20"/>
                          <w:rPrChange w:id="75" w:author="Mylène Receveur" w:date="2020-01-23T15:38:00Z">
                            <w:rPr>
                              <w:rFonts w:ascii="Open Sans" w:hAnsi="Open Sans" w:cs="Open Sans"/>
                              <w:color w:val="000000" w:themeColor="text1"/>
                              <w:sz w:val="20"/>
                            </w:rPr>
                          </w:rPrChange>
                        </w:rPr>
                        <w:t xml:space="preserve">Level One </w:t>
                      </w:r>
                      <w:proofErr w:type="spellStart"/>
                      <w:r w:rsidRPr="000B6E8B">
                        <w:rPr>
                          <w:rFonts w:ascii="Open Sans" w:hAnsi="Open Sans" w:cs="Open Sans"/>
                          <w:i/>
                          <w:color w:val="000000" w:themeColor="text1"/>
                          <w:sz w:val="20"/>
                          <w:rPrChange w:id="76" w:author="Mylène Receveur" w:date="2020-01-23T15:38:00Z">
                            <w:rPr>
                              <w:rFonts w:ascii="Open Sans" w:hAnsi="Open Sans" w:cs="Open Sans"/>
                              <w:color w:val="000000" w:themeColor="text1"/>
                              <w:sz w:val="20"/>
                            </w:rPr>
                          </w:rPrChange>
                        </w:rPr>
                        <w:t>adit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Start"/>
                      <w:ins w:id="77" w:author="Mylène Receveur" w:date="2020-01-23T15:42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et</w:t>
                        </w:r>
                      </w:ins>
                      <w:proofErr w:type="gramEnd"/>
                      <w:del w:id="78" w:author="Mylène Receveur" w:date="2020-01-23T15:41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et à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acheminer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via un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tuyau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transfert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enterré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vers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deux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bassins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écoulement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vertical (VFP – Vertical Flow Pond)</w:t>
                      </w:r>
                      <w:ins w:id="79" w:author="Mylène Receveur" w:date="2020-01-23T15:42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,</w:t>
                        </w:r>
                      </w:ins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ins w:id="80" w:author="Mylène Receveur" w:date="2020-01-23T15:42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pour y </w:t>
                        </w:r>
                      </w:ins>
                      <w:del w:id="81" w:author="Mylène Receveur" w:date="2020-01-23T15:42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d’</w:delText>
                        </w:r>
                      </w:del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être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C712FE" w:rsidRPr="00220D74" w:rsidRDefault="00C712FE" w:rsidP="00C712FE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bassins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sont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recouverts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d'une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géomembrane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et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remplis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d'un mélange de compost et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calcaire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pour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. </w:t>
                      </w:r>
                      <w:proofErr w:type="spellStart"/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Ils</w:t>
                      </w:r>
                      <w:proofErr w:type="spellEnd"/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ont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été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construit</w:t>
                      </w:r>
                      <w:proofErr w:type="spellEnd"/>
                      <w:del w:id="82" w:author="Mylène Receveur" w:date="2020-01-23T15:42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s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utilisant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l'empreinte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existante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anciennes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lagunes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résidus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miniers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C712FE" w:rsidRPr="00220D74" w:rsidRDefault="00C712FE" w:rsidP="00C712FE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coule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travers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compost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bassins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et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passe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petite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lagune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roseaux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, avec des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joncs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locaux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C712FE" w:rsidRPr="00220D74" w:rsidRDefault="00C712FE" w:rsidP="00C712FE">
                      <w:pPr>
                        <w:rPr>
                          <w:rFonts w:ascii="Open Sans" w:hAnsi="Open Sans" w:cs="Open Sans"/>
                          <w:color w:val="005596"/>
                          <w:sz w:val="24"/>
                        </w:rPr>
                      </w:pP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La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lagune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roseaux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filtrent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toutes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matières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solides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restantes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et</w:t>
                      </w:r>
                      <w:proofErr w:type="gram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facilite</w:t>
                      </w:r>
                      <w:proofErr w:type="spellEnd"/>
                      <w:del w:id="83" w:author="Mylène Receveur" w:date="2020-01-23T15:43:00Z">
                        <w:r w:rsidRPr="00220D74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nt</w:delText>
                        </w:r>
                      </w:del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également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l'oxygénation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avant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rejeter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l’eau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dans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Coledale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Beck.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2BB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D8DC9D" wp14:editId="059459B1">
                <wp:simplePos x="0" y="0"/>
                <wp:positionH relativeFrom="page">
                  <wp:posOffset>1133475</wp:posOffset>
                </wp:positionH>
                <wp:positionV relativeFrom="paragraph">
                  <wp:posOffset>276225</wp:posOffset>
                </wp:positionV>
                <wp:extent cx="1133475" cy="69532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C69" w:rsidRPr="008F339F" w:rsidRDefault="008F339F" w:rsidP="00B81C69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>22</w:t>
                            </w:r>
                            <w:r w:rsidR="00B81C69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>m</w:t>
                            </w:r>
                            <w:r>
                              <w:rPr>
                                <w:rFonts w:ascii="Open Sans" w:hAnsi="Open Sans" w:cs="Open Sans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>/hr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8DC9D" id="Rectangle 25" o:spid="_x0000_s1037" style="position:absolute;margin-left:89.25pt;margin-top:21.75pt;width:89.25pt;height:54.7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" filled="f" stroked="f" strokeweight="1pt">
                <v:textbox>
                  <w:txbxContent>
                    <w:p w:rsidR="00B81C69" w:rsidRPr="008F339F" w:rsidRDefault="008F339F" w:rsidP="00B81C69">
                      <w:pPr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>22</w:t>
                      </w:r>
                      <w:r w:rsidR="00B81C69">
                        <w:rPr>
                          <w:rFonts w:ascii="Open Sans" w:hAnsi="Open Sans" w:cs="Open Sans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</w:rPr>
                        <w:t>m</w:t>
                      </w:r>
                      <w:r>
                        <w:rPr>
                          <w:rFonts w:ascii="Open Sans" w:hAnsi="Open Sans" w:cs="Open Sans"/>
                          <w:vertAlign w:val="superscript"/>
                        </w:rPr>
                        <w:t>3</w:t>
                      </w:r>
                      <w:r>
                        <w:rPr>
                          <w:rFonts w:ascii="Open Sans" w:hAnsi="Open Sans" w:cs="Open Sans"/>
                        </w:rPr>
                        <w:t>/hr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E4FD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5121C1" wp14:editId="0F88C787">
                <wp:simplePos x="0" y="0"/>
                <wp:positionH relativeFrom="page">
                  <wp:posOffset>171450</wp:posOffset>
                </wp:positionH>
                <wp:positionV relativeFrom="paragraph">
                  <wp:posOffset>267335</wp:posOffset>
                </wp:positionV>
                <wp:extent cx="1133475" cy="69532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D7" w:rsidRPr="00AE4FD7" w:rsidRDefault="00CF5002" w:rsidP="00AE4FD7">
                            <w:pPr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D</w:t>
                            </w:r>
                            <w:r w:rsidRPr="00CF5002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ébit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121C1" id="Rectangle 19" o:spid="_x0000_s1038" style="position:absolute;margin-left:13.5pt;margin-top:21.05pt;width:89.25pt;height:54.7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" filled="f" stroked="f" strokeweight="1pt">
                <v:textbox>
                  <w:txbxContent>
                    <w:p w:rsidR="00AE4FD7" w:rsidRPr="00AE4FD7" w:rsidRDefault="00CF5002" w:rsidP="00AE4FD7">
                      <w:pPr>
                        <w:rPr>
                          <w:rFonts w:ascii="Open Sans" w:hAnsi="Open Sans" w:cs="Open Sans"/>
                          <w:b/>
                          <w:sz w:val="26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b/>
                          <w:sz w:val="26"/>
                        </w:rPr>
                        <w:t>D</w:t>
                      </w:r>
                      <w:r w:rsidRPr="00CF5002">
                        <w:rPr>
                          <w:rFonts w:ascii="Open Sans" w:hAnsi="Open Sans" w:cs="Open Sans"/>
                          <w:b/>
                          <w:sz w:val="26"/>
                        </w:rPr>
                        <w:t>ébit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AE4FD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03D0F4" wp14:editId="00740E91">
                <wp:simplePos x="0" y="0"/>
                <wp:positionH relativeFrom="column">
                  <wp:posOffset>-647700</wp:posOffset>
                </wp:positionH>
                <wp:positionV relativeFrom="paragraph">
                  <wp:posOffset>123190</wp:posOffset>
                </wp:positionV>
                <wp:extent cx="1762125" cy="0"/>
                <wp:effectExtent l="0" t="0" r="952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3199D" id="Straight Connector 21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9.7pt" to="87.7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" strokeweight=".5pt">
                <v:stroke joinstyle="miter"/>
              </v:line>
            </w:pict>
          </mc:Fallback>
        </mc:AlternateContent>
      </w:r>
    </w:p>
    <w:p w:rsidR="006B3860" w:rsidRDefault="006B3860" w:rsidP="00D3728C"/>
    <w:p w:rsidR="006B3860" w:rsidRDefault="00AE4FD7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94640B" wp14:editId="08CEE00D">
                <wp:simplePos x="0" y="0"/>
                <wp:positionH relativeFrom="column">
                  <wp:posOffset>-657225</wp:posOffset>
                </wp:positionH>
                <wp:positionV relativeFrom="paragraph">
                  <wp:posOffset>381000</wp:posOffset>
                </wp:positionV>
                <wp:extent cx="1762125" cy="0"/>
                <wp:effectExtent l="0" t="0" r="952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87CFE" id="Straight Connector 22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75pt,30pt" to="87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" strokeweight=".5pt">
                <v:stroke joinstyle="miter"/>
              </v:line>
            </w:pict>
          </mc:Fallback>
        </mc:AlternateContent>
      </w:r>
    </w:p>
    <w:p w:rsidR="006B3860" w:rsidRDefault="00220D74" w:rsidP="00D3728C">
      <w:r>
        <w:rPr>
          <w:noProof/>
          <w:lang w:eastAsia="en-GB"/>
        </w:rPr>
        <w:t xml:space="preserve"> </w:t>
      </w:r>
      <w:r w:rsidR="00360EE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5D8C24" wp14:editId="51D62F12">
                <wp:simplePos x="0" y="0"/>
                <wp:positionH relativeFrom="page">
                  <wp:posOffset>1143000</wp:posOffset>
                </wp:positionH>
                <wp:positionV relativeFrom="paragraph">
                  <wp:posOffset>266700</wp:posOffset>
                </wp:positionV>
                <wp:extent cx="1133475" cy="69532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F80" w:rsidRPr="00AE4FD7" w:rsidRDefault="00360EEE" w:rsidP="00D21F80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 xml:space="preserve">Zinc, cadmium,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</w:rPr>
                              <w:t>plomb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D8C24" id="Rectangle 4" o:spid="_x0000_s1039" style="position:absolute;margin-left:90pt;margin-top:21pt;width:89.25pt;height:54.7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" filled="f" stroked="f" strokeweight="1pt">
                <v:textbox>
                  <w:txbxContent>
                    <w:p w:rsidR="00D21F80" w:rsidRPr="00AE4FD7" w:rsidRDefault="00360EEE" w:rsidP="00D21F80">
                      <w:pPr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 xml:space="preserve">Zinc, cadmium, </w:t>
                      </w:r>
                      <w:proofErr w:type="spellStart"/>
                      <w:r>
                        <w:rPr>
                          <w:rFonts w:ascii="Open Sans" w:hAnsi="Open Sans" w:cs="Open Sans"/>
                        </w:rPr>
                        <w:t>plomb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AE4FD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464554" wp14:editId="2DDE5A52">
                <wp:simplePos x="0" y="0"/>
                <wp:positionH relativeFrom="page">
                  <wp:posOffset>190500</wp:posOffset>
                </wp:positionH>
                <wp:positionV relativeFrom="paragraph">
                  <wp:posOffset>323215</wp:posOffset>
                </wp:positionV>
                <wp:extent cx="1133475" cy="695325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4FD7" w:rsidRPr="00AE4FD7" w:rsidRDefault="00AE4FD7" w:rsidP="00AE4FD7">
                            <w:pPr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</w:pP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Métaux</w:t>
                            </w:r>
                            <w:proofErr w:type="spellEnd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AE4FD7">
                              <w:rPr>
                                <w:rFonts w:ascii="Open Sans" w:hAnsi="Open Sans" w:cs="Open Sans"/>
                                <w:b/>
                                <w:sz w:val="26"/>
                              </w:rPr>
                              <w:t>enlevés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64554" id="Rectangle 24" o:spid="_x0000_s1040" style="position:absolute;margin-left:15pt;margin-top:25.45pt;width:89.25pt;height:54.7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" filled="f" stroked="f" strokeweight="1pt">
                <v:textbox>
                  <w:txbxContent>
                    <w:p w:rsidR="00AE4FD7" w:rsidRPr="00AE4FD7" w:rsidRDefault="00AE4FD7" w:rsidP="00AE4FD7">
                      <w:pPr>
                        <w:rPr>
                          <w:rFonts w:ascii="Open Sans" w:hAnsi="Open Sans" w:cs="Open Sans"/>
                          <w:b/>
                          <w:sz w:val="26"/>
                        </w:rPr>
                      </w:pPr>
                      <w:proofErr w:type="spellStart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Métaux</w:t>
                      </w:r>
                      <w:proofErr w:type="spellEnd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 xml:space="preserve"> </w:t>
                      </w:r>
                      <w:proofErr w:type="spellStart"/>
                      <w:r w:rsidRPr="00AE4FD7">
                        <w:rPr>
                          <w:rFonts w:ascii="Open Sans" w:hAnsi="Open Sans" w:cs="Open Sans"/>
                          <w:b/>
                          <w:sz w:val="26"/>
                        </w:rPr>
                        <w:t>enlevés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B3860" w:rsidRDefault="006B3860" w:rsidP="00D3728C"/>
    <w:p w:rsidR="006B3860" w:rsidRDefault="006B3860" w:rsidP="00D3728C"/>
    <w:p w:rsidR="006B3860" w:rsidRDefault="00AE4FD7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1CD297" wp14:editId="3BC7A168">
                <wp:simplePos x="0" y="0"/>
                <wp:positionH relativeFrom="column">
                  <wp:posOffset>-666750</wp:posOffset>
                </wp:positionH>
                <wp:positionV relativeFrom="paragraph">
                  <wp:posOffset>219075</wp:posOffset>
                </wp:positionV>
                <wp:extent cx="1762125" cy="0"/>
                <wp:effectExtent l="0" t="0" r="952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CE053" id="Straight Connector 23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5pt,17.25pt" to="86.2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" strokeweight=".5pt">
                <v:stroke joinstyle="miter"/>
              </v:line>
            </w:pict>
          </mc:Fallback>
        </mc:AlternateContent>
      </w:r>
    </w:p>
    <w:p w:rsidR="006B3860" w:rsidRDefault="006B3860" w:rsidP="00D3728C"/>
    <w:p w:rsidR="006B3860" w:rsidRDefault="006B3860" w:rsidP="00D3728C"/>
    <w:p w:rsidR="006B3860" w:rsidRDefault="001E09CB" w:rsidP="00D3728C"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374650</wp:posOffset>
            </wp:positionV>
            <wp:extent cx="2254619" cy="103801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3227" r="66264" b="9297"/>
                    <a:stretch/>
                  </pic:blipFill>
                  <pic:spPr bwMode="auto">
                    <a:xfrm>
                      <a:off x="0" y="0"/>
                      <a:ext cx="2254619" cy="103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860" w:rsidRDefault="006B3860" w:rsidP="00D3728C"/>
    <w:p w:rsidR="006B3860" w:rsidRDefault="000B368B" w:rsidP="00D3728C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41CAAA" wp14:editId="1008BC1E">
                <wp:simplePos x="0" y="0"/>
                <wp:positionH relativeFrom="margin">
                  <wp:posOffset>3810000</wp:posOffset>
                </wp:positionH>
                <wp:positionV relativeFrom="paragraph">
                  <wp:posOffset>-505460</wp:posOffset>
                </wp:positionV>
                <wp:extent cx="1181100" cy="50482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68B" w:rsidRPr="00CF5002" w:rsidRDefault="000B368B" w:rsidP="000B368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</w:t>
                            </w:r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écoulement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“Level Zero”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1CAAA" id="Rectangle 48" o:spid="_x0000_s1041" style="position:absolute;margin-left:300pt;margin-top:-39.8pt;width:93pt;height:39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" filled="f" stroked="f" strokeweight="1pt">
                <v:textbox>
                  <w:txbxContent>
                    <w:p w:rsidR="000B368B" w:rsidRPr="00CF5002" w:rsidRDefault="000B368B" w:rsidP="000B368B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</w:t>
                      </w:r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écoulement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“Level Zero”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175402B" wp14:editId="0A2B756F">
                <wp:simplePos x="0" y="0"/>
                <wp:positionH relativeFrom="rightMargin">
                  <wp:posOffset>-9525</wp:posOffset>
                </wp:positionH>
                <wp:positionV relativeFrom="paragraph">
                  <wp:posOffset>255270</wp:posOffset>
                </wp:positionV>
                <wp:extent cx="910962" cy="442904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962" cy="442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68B" w:rsidRPr="00CF5002" w:rsidRDefault="000B368B" w:rsidP="000B368B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</w:t>
                            </w:r>
                            <w:r w:rsidRPr="000B368B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ejet</w:t>
                            </w:r>
                            <w:proofErr w:type="spellEnd"/>
                            <w:r w:rsidRPr="000B368B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0B368B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5402B" id="Rectangle 47" o:spid="_x0000_s1042" style="position:absolute;margin-left:-.75pt;margin-top:20.1pt;width:71.75pt;height:34.85pt;z-index:2517452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" filled="f" stroked="f" strokeweight="1pt">
                <v:textbox>
                  <w:txbxContent>
                    <w:p w:rsidR="000B368B" w:rsidRPr="00CF5002" w:rsidRDefault="000B368B" w:rsidP="000B368B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</w:t>
                      </w:r>
                      <w:r w:rsidRPr="000B368B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ejet</w:t>
                      </w:r>
                      <w:proofErr w:type="spellEnd"/>
                      <w:r w:rsidRPr="000B368B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0B368B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traité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AB042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FFB3F3" wp14:editId="3EA7706E">
                <wp:simplePos x="0" y="0"/>
                <wp:positionH relativeFrom="margin">
                  <wp:posOffset>-514350</wp:posOffset>
                </wp:positionH>
                <wp:positionV relativeFrom="paragraph">
                  <wp:posOffset>0</wp:posOffset>
                </wp:positionV>
                <wp:extent cx="2590800" cy="390525"/>
                <wp:effectExtent l="0" t="0" r="0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042C" w:rsidRPr="00220D74" w:rsidRDefault="00AB042C" w:rsidP="00AB042C">
                            <w:pPr>
                              <w:jc w:val="center"/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S</w:t>
                            </w:r>
                            <w:r w:rsidRPr="00AB042C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chématique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du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systeme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B3F3" id="Rectangle 32" o:spid="_x0000_s1043" style="position:absolute;margin-left:-40.5pt;margin-top:0;width:204pt;height:30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" fillcolor="white [3212]" stroked="f" strokeweight="1pt">
                <v:textbox>
                  <w:txbxContent>
                    <w:p w:rsidR="00AB042C" w:rsidRPr="00220D74" w:rsidRDefault="00AB042C" w:rsidP="00AB042C">
                      <w:pPr>
                        <w:jc w:val="center"/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S</w:t>
                      </w:r>
                      <w:r w:rsidRPr="00AB042C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chématique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du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systeme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AB042C" w:rsidRPr="00AB042C">
        <w:rPr>
          <w:noProof/>
          <w:lang w:eastAsia="en-GB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-247650</wp:posOffset>
            </wp:positionV>
            <wp:extent cx="6867525" cy="4676916"/>
            <wp:effectExtent l="0" t="0" r="0" b="9525"/>
            <wp:wrapNone/>
            <wp:docPr id="30" name="Picture 30" descr="\\CP-FPS-01\RDF$\mcclun\Pictures\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P-FPS-01\RDF$\mcclun\Pictures\f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r="1772"/>
                    <a:stretch/>
                  </pic:blipFill>
                  <pic:spPr bwMode="auto">
                    <a:xfrm>
                      <a:off x="0" y="0"/>
                      <a:ext cx="6867525" cy="467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860" w:rsidRDefault="006B3860" w:rsidP="00D3728C"/>
    <w:p w:rsidR="006B3860" w:rsidRDefault="00CF5002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DBA896" wp14:editId="2EDF5224">
                <wp:simplePos x="0" y="0"/>
                <wp:positionH relativeFrom="margin">
                  <wp:posOffset>5153025</wp:posOffset>
                </wp:positionH>
                <wp:positionV relativeFrom="paragraph">
                  <wp:posOffset>228600</wp:posOffset>
                </wp:positionV>
                <wp:extent cx="904875" cy="504825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</w:t>
                            </w: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agune</w:t>
                            </w:r>
                            <w:proofErr w:type="spellEnd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à </w:t>
                            </w:r>
                            <w:proofErr w:type="spellStart"/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roseaux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BA896" id="Rectangle 39" o:spid="_x0000_s1044" style="position:absolute;margin-left:405.75pt;margin-top:18pt;width:71.25pt;height:39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</w:t>
                      </w: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agune</w:t>
                      </w:r>
                      <w:proofErr w:type="spellEnd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à </w:t>
                      </w:r>
                      <w:proofErr w:type="spellStart"/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roseaux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0B368B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5AA442" wp14:editId="235C357F">
                <wp:simplePos x="0" y="0"/>
                <wp:positionH relativeFrom="margin">
                  <wp:posOffset>2343786</wp:posOffset>
                </wp:positionH>
                <wp:positionV relativeFrom="paragraph">
                  <wp:posOffset>265287</wp:posOffset>
                </wp:positionV>
                <wp:extent cx="910962" cy="442904"/>
                <wp:effectExtent l="0" t="171450" r="0" b="16700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0197">
                          <a:off x="0" y="0"/>
                          <a:ext cx="910962" cy="442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</w:t>
                            </w:r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épartiteur</w:t>
                            </w:r>
                            <w:proofErr w:type="spellEnd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débit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AA442" id="Rectangle 45" o:spid="_x0000_s1045" style="position:absolute;margin-left:184.55pt;margin-top:20.9pt;width:71.75pt;height:34.85pt;rotation:-2370003fd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</w:t>
                      </w:r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épartiteur</w:t>
                      </w:r>
                      <w:proofErr w:type="spellEnd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débit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CF500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5BEFC0" wp14:editId="5009841F">
                <wp:simplePos x="0" y="0"/>
                <wp:positionH relativeFrom="margin">
                  <wp:posOffset>-781050</wp:posOffset>
                </wp:positionH>
                <wp:positionV relativeFrom="paragraph">
                  <wp:posOffset>210185</wp:posOffset>
                </wp:positionV>
                <wp:extent cx="1181100" cy="504825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</w:t>
                            </w:r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écoulement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“Level One”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BEFC0" id="Rectangle 41" o:spid="_x0000_s1046" style="position:absolute;margin-left:-61.5pt;margin-top:16.55pt;width:93pt;height:39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</w:t>
                      </w:r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écoulement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“Level One”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CF5002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AE77E2" wp14:editId="7A39C874">
                <wp:simplePos x="0" y="0"/>
                <wp:positionH relativeFrom="margin">
                  <wp:posOffset>495300</wp:posOffset>
                </wp:positionH>
                <wp:positionV relativeFrom="paragraph">
                  <wp:posOffset>10160</wp:posOffset>
                </wp:positionV>
                <wp:extent cx="1314450" cy="504825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B</w:t>
                            </w:r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âtiments</w:t>
                            </w:r>
                            <w:proofErr w:type="spellEnd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miniers</w:t>
                            </w:r>
                            <w:proofErr w:type="spellEnd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Force Crag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E77E2" id="Rectangle 40" o:spid="_x0000_s1047" style="position:absolute;margin-left:39pt;margin-top:.8pt;width:103.5pt;height:39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B</w:t>
                      </w:r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âtiments</w:t>
                      </w:r>
                      <w:proofErr w:type="spellEnd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miniers</w:t>
                      </w:r>
                      <w:proofErr w:type="spellEnd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Force Crag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4E458D" wp14:editId="37CF1CD9">
                <wp:simplePos x="0" y="0"/>
                <wp:positionH relativeFrom="margin">
                  <wp:posOffset>3867150</wp:posOffset>
                </wp:positionH>
                <wp:positionV relativeFrom="paragraph">
                  <wp:posOffset>210185</wp:posOffset>
                </wp:positionV>
                <wp:extent cx="714375" cy="28575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CF5002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Bassin</w:t>
                            </w:r>
                            <w:proofErr w:type="spellEnd"/>
                            <w:r w:rsidRPr="00CF5002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E458D" id="Rectangle 37" o:spid="_x0000_s1048" style="position:absolute;margin-left:304.5pt;margin-top:16.55pt;width:56.25pt;height:22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 w:rsidRPr="00CF5002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Bassin</w:t>
                      </w:r>
                      <w:proofErr w:type="spellEnd"/>
                      <w:r w:rsidRPr="00CF5002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6B3860" w:rsidP="00D3728C"/>
    <w:p w:rsidR="006B3860" w:rsidRDefault="00CF5002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8B7040" wp14:editId="005DF69C">
                <wp:simplePos x="0" y="0"/>
                <wp:positionH relativeFrom="margin">
                  <wp:posOffset>3429000</wp:posOffset>
                </wp:positionH>
                <wp:positionV relativeFrom="paragraph">
                  <wp:posOffset>257810</wp:posOffset>
                </wp:positionV>
                <wp:extent cx="714375" cy="28575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CF5002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Bassin</w:t>
                            </w:r>
                            <w:proofErr w:type="spellEnd"/>
                            <w:r w:rsidRPr="00CF5002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B7040" id="Rectangle 38" o:spid="_x0000_s1049" style="position:absolute;margin-left:270pt;margin-top:20.3pt;width:56.25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 w:rsidRPr="00CF5002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Bassin</w:t>
                      </w:r>
                      <w:proofErr w:type="spellEnd"/>
                      <w:r w:rsidRPr="00CF5002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6B3860" w:rsidP="00D3728C"/>
    <w:p w:rsidR="006B3860" w:rsidRDefault="000B368B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4BF7D5" wp14:editId="296F7342">
                <wp:simplePos x="0" y="0"/>
                <wp:positionH relativeFrom="margin">
                  <wp:posOffset>2533015</wp:posOffset>
                </wp:positionH>
                <wp:positionV relativeFrom="paragraph">
                  <wp:posOffset>186690</wp:posOffset>
                </wp:positionV>
                <wp:extent cx="1817104" cy="504825"/>
                <wp:effectExtent l="217805" t="0" r="22987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50895">
                          <a:off x="0" y="0"/>
                          <a:ext cx="1817104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0B368B" w:rsidP="00CF5002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Drainage </w:t>
                            </w:r>
                            <w:r w:rsidRPr="000B368B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de </w:t>
                            </w:r>
                            <w:proofErr w:type="spellStart"/>
                            <w:r w:rsidRPr="000B368B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BF7D5" id="Rectangle 46" o:spid="_x0000_s1050" style="position:absolute;margin-left:199.45pt;margin-top:14.7pt;width:143.1pt;height:39.75pt;rotation:4424658fd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" filled="f" stroked="f" strokeweight="1pt">
                <v:textbox>
                  <w:txbxContent>
                    <w:p w:rsidR="00CF5002" w:rsidRPr="00CF5002" w:rsidRDefault="000B368B" w:rsidP="00CF5002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Drainage </w:t>
                      </w:r>
                      <w:r w:rsidRPr="000B368B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de </w:t>
                      </w:r>
                      <w:proofErr w:type="spellStart"/>
                      <w:r w:rsidRPr="000B368B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CF500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4887D7B" wp14:editId="4342AF80">
                <wp:simplePos x="0" y="0"/>
                <wp:positionH relativeFrom="margin">
                  <wp:posOffset>880111</wp:posOffset>
                </wp:positionH>
                <wp:positionV relativeFrom="paragraph">
                  <wp:posOffset>137794</wp:posOffset>
                </wp:positionV>
                <wp:extent cx="1817104" cy="504825"/>
                <wp:effectExtent l="0" t="438150" r="0" b="4286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0197">
                          <a:off x="0" y="0"/>
                          <a:ext cx="1817104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</w:t>
                            </w:r>
                            <w:r w:rsidRPr="00220D74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érouter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l'écoulement</w:t>
                            </w:r>
                            <w:proofErr w:type="spellEnd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l'eau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87D7B" id="Rectangle 42" o:spid="_x0000_s1051" style="position:absolute;margin-left:69.3pt;margin-top:10.85pt;width:143.1pt;height:39.75pt;rotation:-2370003fd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</w:t>
                      </w:r>
                      <w:r w:rsidRPr="00220D74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érouter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l'écoulement</w:t>
                      </w:r>
                      <w:proofErr w:type="spellEnd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l'eau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6B3860" w:rsidP="00D3728C"/>
    <w:p w:rsidR="006B3860" w:rsidRDefault="006B3860" w:rsidP="00D3728C"/>
    <w:p w:rsidR="006B3860" w:rsidRDefault="006B3860" w:rsidP="00D3728C"/>
    <w:p w:rsidR="006B3860" w:rsidRDefault="00CF5002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A1E3962" wp14:editId="448C2830">
                <wp:simplePos x="0" y="0"/>
                <wp:positionH relativeFrom="margin">
                  <wp:posOffset>1390650</wp:posOffset>
                </wp:positionH>
                <wp:positionV relativeFrom="paragraph">
                  <wp:posOffset>85725</wp:posOffset>
                </wp:positionV>
                <wp:extent cx="1816735" cy="504825"/>
                <wp:effectExtent l="0" t="438150" r="0" b="42862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0197">
                          <a:off x="0" y="0"/>
                          <a:ext cx="181673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Coledale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Beck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E3962" id="Rectangle 43" o:spid="_x0000_s1052" style="position:absolute;margin-left:109.5pt;margin-top:6.75pt;width:143.05pt;height:39.75pt;rotation:-2370003fd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Coledale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Beck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CF5002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D6B847" wp14:editId="6C6875D9">
                <wp:simplePos x="0" y="0"/>
                <wp:positionH relativeFrom="margin">
                  <wp:posOffset>190500</wp:posOffset>
                </wp:positionH>
                <wp:positionV relativeFrom="paragraph">
                  <wp:posOffset>200025</wp:posOffset>
                </wp:positionV>
                <wp:extent cx="1816735" cy="504825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002" w:rsidRPr="00CF5002" w:rsidRDefault="00CF5002" w:rsidP="00CF5002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</w:t>
                            </w:r>
                            <w:r w:rsidRPr="00CF5002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ébordement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6B847" id="Rectangle 44" o:spid="_x0000_s1053" style="position:absolute;margin-left:15pt;margin-top:15.75pt;width:143.05pt;height:39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" filled="f" stroked="f" strokeweight="1pt">
                <v:textbox>
                  <w:txbxContent>
                    <w:p w:rsidR="00CF5002" w:rsidRPr="00CF5002" w:rsidRDefault="00CF5002" w:rsidP="00CF5002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</w:t>
                      </w:r>
                      <w:r w:rsidRPr="00CF5002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ébordement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6B3860" w:rsidP="00D3728C"/>
    <w:p w:rsidR="006B3860" w:rsidRDefault="00AB042C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7CC8AC" wp14:editId="112B2602">
                <wp:simplePos x="0" y="0"/>
                <wp:positionH relativeFrom="margin">
                  <wp:posOffset>-419100</wp:posOffset>
                </wp:positionH>
                <wp:positionV relativeFrom="paragraph">
                  <wp:posOffset>201930</wp:posOffset>
                </wp:positionV>
                <wp:extent cx="1219200" cy="390525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042C" w:rsidRPr="00220D74" w:rsidRDefault="00AB042C" w:rsidP="00AB042C">
                            <w:pP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Trait</w:t>
                            </w:r>
                            <w:r w:rsidR="004C54D0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e</w:t>
                            </w:r>
                            <w: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ment</w:t>
                            </w:r>
                            <w:proofErr w:type="spellEnd"/>
                          </w:p>
                          <w:p w:rsidR="00AB042C" w:rsidRPr="00220D74" w:rsidRDefault="00AB042C" w:rsidP="00AB042C">
                            <w:pPr>
                              <w:jc w:val="center"/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CC8AC" id="Rectangle 31" o:spid="_x0000_s1054" style="position:absolute;margin-left:-33pt;margin-top:15.9pt;width:96pt;height:30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" filled="f" stroked="f" strokeweight="1pt">
                <v:textbox>
                  <w:txbxContent>
                    <w:p w:rsidR="00AB042C" w:rsidRPr="00220D74" w:rsidRDefault="00AB042C" w:rsidP="00AB042C">
                      <w:pP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Trait</w:t>
                      </w:r>
                      <w:r w:rsidR="004C54D0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e</w:t>
                      </w:r>
                      <w: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ment</w:t>
                      </w:r>
                      <w:proofErr w:type="spellEnd"/>
                    </w:p>
                    <w:p w:rsidR="00AB042C" w:rsidRPr="00220D74" w:rsidRDefault="00AB042C" w:rsidP="00AB042C">
                      <w:pPr>
                        <w:jc w:val="center"/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AB042C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206D88" wp14:editId="6C16E301">
                <wp:simplePos x="0" y="0"/>
                <wp:positionH relativeFrom="margin">
                  <wp:posOffset>-409575</wp:posOffset>
                </wp:positionH>
                <wp:positionV relativeFrom="paragraph">
                  <wp:posOffset>211455</wp:posOffset>
                </wp:positionV>
                <wp:extent cx="4200525" cy="120015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042C" w:rsidRPr="007A05C5" w:rsidRDefault="00AB042C" w:rsidP="00AB042C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AB042C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À </w:t>
                            </w:r>
                            <w:proofErr w:type="spellStart"/>
                            <w:proofErr w:type="gramStart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ce</w:t>
                            </w:r>
                            <w:proofErr w:type="spellEnd"/>
                            <w:proofErr w:type="gramEnd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jour, </w:t>
                            </w:r>
                            <w:proofErr w:type="spellStart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l’élimination</w:t>
                            </w:r>
                            <w:proofErr w:type="spellEnd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moyenne</w:t>
                            </w:r>
                            <w:proofErr w:type="spellEnd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du </w:t>
                            </w:r>
                            <w:proofErr w:type="spellStart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métal</w:t>
                            </w:r>
                            <w:proofErr w:type="spellEnd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est</w:t>
                            </w:r>
                            <w:proofErr w:type="spellEnd"/>
                            <w:r w:rsidRPr="007A05C5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:</w:t>
                            </w:r>
                          </w:p>
                          <w:p w:rsidR="00AB042C" w:rsidRPr="007210ED" w:rsidRDefault="00AB042C" w:rsidP="00AB04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98% zinc </w:t>
                            </w:r>
                          </w:p>
                          <w:p w:rsidR="00AB042C" w:rsidRPr="007210ED" w:rsidRDefault="00AB042C" w:rsidP="00AB04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93% cadmium </w:t>
                            </w:r>
                          </w:p>
                          <w:p w:rsidR="00AB042C" w:rsidRPr="007210ED" w:rsidRDefault="00AB042C" w:rsidP="00AB04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94%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plomb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06D88" id="Rectangle 33" o:spid="_x0000_s1055" style="position:absolute;margin-left:-32.25pt;margin-top:16.65pt;width:330.75pt;height:94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" filled="f" stroked="f" strokeweight="1pt">
                <v:textbox>
                  <w:txbxContent>
                    <w:p w:rsidR="00AB042C" w:rsidRPr="007A05C5" w:rsidRDefault="00AB042C" w:rsidP="00AB042C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AB042C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À </w:t>
                      </w:r>
                      <w:proofErr w:type="spellStart"/>
                      <w:proofErr w:type="gramStart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ce</w:t>
                      </w:r>
                      <w:proofErr w:type="spellEnd"/>
                      <w:proofErr w:type="gramEnd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jour, </w:t>
                      </w:r>
                      <w:proofErr w:type="spellStart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l’élimination</w:t>
                      </w:r>
                      <w:proofErr w:type="spellEnd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moyenne</w:t>
                      </w:r>
                      <w:proofErr w:type="spellEnd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du </w:t>
                      </w:r>
                      <w:proofErr w:type="spellStart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métal</w:t>
                      </w:r>
                      <w:proofErr w:type="spellEnd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est</w:t>
                      </w:r>
                      <w:proofErr w:type="spellEnd"/>
                      <w:r w:rsidRPr="007A05C5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:</w:t>
                      </w:r>
                    </w:p>
                    <w:p w:rsidR="00AB042C" w:rsidRPr="007210ED" w:rsidRDefault="00AB042C" w:rsidP="00AB04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98% zinc </w:t>
                      </w:r>
                    </w:p>
                    <w:p w:rsidR="00AB042C" w:rsidRPr="007210ED" w:rsidRDefault="00AB042C" w:rsidP="00AB04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93% cadmium </w:t>
                      </w:r>
                    </w:p>
                    <w:p w:rsidR="00AB042C" w:rsidRPr="007210ED" w:rsidRDefault="00AB042C" w:rsidP="00AB04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94%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plomb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6B3860" w:rsidP="00D3728C"/>
    <w:p w:rsidR="006B3860" w:rsidRDefault="006B3860" w:rsidP="00D3728C">
      <w:bookmarkStart w:id="84" w:name="_GoBack"/>
      <w:bookmarkEnd w:id="84"/>
    </w:p>
    <w:p w:rsidR="006B3860" w:rsidRDefault="006B3860" w:rsidP="00D3728C"/>
    <w:p w:rsidR="006B3860" w:rsidRDefault="00AB042C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C96A14" wp14:editId="4DF75EED">
                <wp:simplePos x="0" y="0"/>
                <wp:positionH relativeFrom="margin">
                  <wp:posOffset>-390525</wp:posOffset>
                </wp:positionH>
                <wp:positionV relativeFrom="paragraph">
                  <wp:posOffset>297815</wp:posOffset>
                </wp:positionV>
                <wp:extent cx="2362200" cy="390525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042C" w:rsidRPr="00220D74" w:rsidRDefault="007A05C5" w:rsidP="007A05C5">
                            <w:pPr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</w:pPr>
                            <w:proofErr w:type="spellStart"/>
                            <w:r w:rsidRPr="007A05C5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Risques</w:t>
                            </w:r>
                            <w:proofErr w:type="spellEnd"/>
                            <w:r w:rsidRPr="007A05C5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</w:t>
                            </w:r>
                            <w:proofErr w:type="gramStart"/>
                            <w:r w:rsidRPr="007A05C5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et</w:t>
                            </w:r>
                            <w:proofErr w:type="gramEnd"/>
                            <w:r w:rsidRPr="007A05C5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Pr="007A05C5">
                              <w:rPr>
                                <w:rFonts w:ascii="Open Sans" w:hAnsi="Open Sans" w:cs="Open Sans"/>
                                <w:color w:val="005596"/>
                                <w:sz w:val="30"/>
                              </w:rPr>
                              <w:t>défis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96A14" id="Rectangle 34" o:spid="_x0000_s1056" style="position:absolute;margin-left:-30.75pt;margin-top:23.45pt;width:186pt;height:30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" filled="f" stroked="f" strokeweight="1pt">
                <v:textbox>
                  <w:txbxContent>
                    <w:p w:rsidR="00AB042C" w:rsidRPr="00220D74" w:rsidRDefault="007A05C5" w:rsidP="007A05C5">
                      <w:pPr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</w:pPr>
                      <w:proofErr w:type="spellStart"/>
                      <w:r w:rsidRPr="007A05C5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Risques</w:t>
                      </w:r>
                      <w:proofErr w:type="spellEnd"/>
                      <w:r w:rsidRPr="007A05C5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</w:t>
                      </w:r>
                      <w:proofErr w:type="gramStart"/>
                      <w:r w:rsidRPr="007A05C5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et</w:t>
                      </w:r>
                      <w:proofErr w:type="gramEnd"/>
                      <w:r w:rsidRPr="007A05C5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 xml:space="preserve"> </w:t>
                      </w:r>
                      <w:proofErr w:type="spellStart"/>
                      <w:r w:rsidRPr="007A05C5">
                        <w:rPr>
                          <w:rFonts w:ascii="Open Sans" w:hAnsi="Open Sans" w:cs="Open Sans"/>
                          <w:color w:val="005596"/>
                          <w:sz w:val="30"/>
                        </w:rPr>
                        <w:t>défis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7210ED" w:rsidP="00D3728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F9076D" wp14:editId="6A9EAEE6">
                <wp:simplePos x="0" y="0"/>
                <wp:positionH relativeFrom="margin">
                  <wp:posOffset>-381000</wp:posOffset>
                </wp:positionH>
                <wp:positionV relativeFrom="paragraph">
                  <wp:posOffset>259715</wp:posOffset>
                </wp:positionV>
                <wp:extent cx="6677025" cy="2314575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231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10ED" w:rsidRPr="007210ED" w:rsidRDefault="007210ED" w:rsidP="007210ED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Force Crag Mine </w:t>
                            </w:r>
                            <w:proofErr w:type="spellStart"/>
                            <w:proofErr w:type="gram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l'un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des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parcs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nationaux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plus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populaires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du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Royaume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-Uni. Monument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</w:t>
                            </w: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lassé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et </w:t>
                            </w:r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</w:t>
                            </w: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ite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</w:t>
                            </w: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résentant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I</w:t>
                            </w: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ntérêt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</w:t>
                            </w: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cientifique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</w:t>
                            </w: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articulier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(SSSI</w:t>
                            </w:r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– Site of Specific Scientific Interest</w:t>
                            </w: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). Nous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avons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travaillé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avec des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partenaires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locaux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pour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accéder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au site, via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une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piste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unique de 4 km. La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piste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est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seul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accès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au site, e</w:t>
                            </w:r>
                            <w:ins w:id="85" w:author="Mylène Receveur" w:date="2020-01-23T15:43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t</w:t>
                              </w:r>
                            </w:ins>
                            <w:del w:id="86" w:author="Mylène Receveur" w:date="2020-01-23T15:43:00Z">
                              <w:r w:rsidRPr="007210ED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>lle</w:delText>
                              </w:r>
                            </w:del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a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donc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été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mise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place pour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permettre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 transport </w:t>
                            </w:r>
                            <w:proofErr w:type="spellStart"/>
                            <w:proofErr w:type="gram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du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End"/>
                            <w:del w:id="87" w:author="Mylène Receveur" w:date="2020-01-23T15:44:00Z">
                              <w:r w:rsidRPr="007210ED" w:rsidDel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delText xml:space="preserve">temps </w:delText>
                              </w:r>
                            </w:del>
                            <w:ins w:id="88" w:author="Mylène Receveur" w:date="2020-01-23T15:44:00Z">
                              <w:r w:rsidR="000B6E8B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>??</w:t>
                              </w:r>
                              <w:r w:rsidR="000B6E8B" w:rsidRPr="007210ED">
                                <w:rPr>
                                  <w:rFonts w:ascii="Open Sans" w:hAnsi="Open Sans" w:cs="Open Sans"/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</w:ins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toute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sécurité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par des conditions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météorologiques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imprévisibles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:rsidR="007210ED" w:rsidRPr="007210ED" w:rsidRDefault="007210ED" w:rsidP="007210ED">
                            <w:pP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</w:pPr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Nous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avons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place </w:t>
                            </w:r>
                            <w:proofErr w:type="gram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un</w:t>
                            </w:r>
                            <w:proofErr w:type="gram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programme de surveillance intensive de 12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mois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sur un site distant pour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mieux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comprendre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les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résultats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projet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pilote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. Le programme </w:t>
                            </w:r>
                            <w:proofErr w:type="gram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</w:t>
                            </w:r>
                            <w:proofErr w:type="gram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été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prolongé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trois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ans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pour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approfondir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la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compréhension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et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l'optimisation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du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traitement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en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collaboration avec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notre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partenaire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recherche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>l'Université</w:t>
                            </w:r>
                            <w:proofErr w:type="spellEnd"/>
                            <w:r w:rsidRPr="007210ED">
                              <w:rPr>
                                <w:rFonts w:ascii="Open Sans" w:hAnsi="Open Sans" w:cs="Open Sans"/>
                                <w:color w:val="000000" w:themeColor="text1"/>
                                <w:sz w:val="20"/>
                              </w:rPr>
                              <w:t xml:space="preserve"> de Newcastle.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9076D" id="Rectangle 35" o:spid="_x0000_s1057" style="position:absolute;margin-left:-30pt;margin-top:20.45pt;width:525.75pt;height:182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" filled="f" stroked="f" strokeweight="1pt">
                <v:textbox>
                  <w:txbxContent>
                    <w:p w:rsidR="007210ED" w:rsidRPr="007210ED" w:rsidRDefault="007210ED" w:rsidP="007210ED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Force Crag Mine </w:t>
                      </w:r>
                      <w:proofErr w:type="spellStart"/>
                      <w:proofErr w:type="gram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est</w:t>
                      </w:r>
                      <w:proofErr w:type="spellEnd"/>
                      <w:proofErr w:type="gram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l'un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des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parcs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nationaux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plus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populaires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du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Royaume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-Uni. Monument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</w:t>
                      </w: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lassé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et </w:t>
                      </w:r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</w:t>
                      </w: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ite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</w:t>
                      </w: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résentant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un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I</w:t>
                      </w: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ntérêt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</w:t>
                      </w: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cientifique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</w:t>
                      </w: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articulier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(SSSI</w:t>
                      </w:r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– Site of Specific Scientific Interest</w:t>
                      </w: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). Nous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avons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travaillé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avec des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partenaires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locaux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pour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accéder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au site, via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une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piste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unique de 4 km. La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piste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est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seul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accès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au site, e</w:t>
                      </w:r>
                      <w:ins w:id="89" w:author="Mylène Receveur" w:date="2020-01-23T15:43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t</w:t>
                        </w:r>
                      </w:ins>
                      <w:del w:id="90" w:author="Mylène Receveur" w:date="2020-01-23T15:43:00Z">
                        <w:r w:rsidRPr="007210ED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>lle</w:delText>
                        </w:r>
                      </w:del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a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donc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été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mise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place pour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permettre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 transport </w:t>
                      </w:r>
                      <w:proofErr w:type="spellStart"/>
                      <w:proofErr w:type="gram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du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End"/>
                      <w:del w:id="91" w:author="Mylène Receveur" w:date="2020-01-23T15:44:00Z">
                        <w:r w:rsidRPr="007210ED" w:rsidDel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delText xml:space="preserve">temps </w:delText>
                        </w:r>
                      </w:del>
                      <w:ins w:id="92" w:author="Mylène Receveur" w:date="2020-01-23T15:44:00Z">
                        <w:r w:rsidR="000B6E8B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>??</w:t>
                        </w:r>
                        <w:r w:rsidR="000B6E8B" w:rsidRPr="007210ED">
                          <w:rPr>
                            <w:rFonts w:ascii="Open Sans" w:hAnsi="Open Sans" w:cs="Open Sans"/>
                            <w:color w:val="000000" w:themeColor="text1"/>
                            <w:sz w:val="20"/>
                          </w:rPr>
                          <w:t xml:space="preserve"> </w:t>
                        </w:r>
                      </w:ins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toute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sécurité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par des conditions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météorologiques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imprévisibles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.</w:t>
                      </w:r>
                    </w:p>
                    <w:p w:rsidR="007210ED" w:rsidRPr="007210ED" w:rsidRDefault="007210ED" w:rsidP="007210ED">
                      <w:pP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</w:pPr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Nous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avons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place </w:t>
                      </w:r>
                      <w:proofErr w:type="gram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un</w:t>
                      </w:r>
                      <w:proofErr w:type="gram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programme de surveillance intensive de 12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mois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sur un site distant pour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mieux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comprendre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les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résultats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projet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pilote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. Le programme </w:t>
                      </w:r>
                      <w:proofErr w:type="gram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</w:t>
                      </w:r>
                      <w:proofErr w:type="gram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été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prolongé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trois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ans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pour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approfondir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la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compréhension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et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l'optimisation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du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traitement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,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en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collaboration avec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notre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partenaire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recherche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, </w:t>
                      </w:r>
                      <w:proofErr w:type="spellStart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>l'Université</w:t>
                      </w:r>
                      <w:proofErr w:type="spellEnd"/>
                      <w:r w:rsidRPr="007210ED">
                        <w:rPr>
                          <w:rFonts w:ascii="Open Sans" w:hAnsi="Open Sans" w:cs="Open Sans"/>
                          <w:color w:val="000000" w:themeColor="text1"/>
                          <w:sz w:val="20"/>
                        </w:rPr>
                        <w:t xml:space="preserve"> de Newcastle.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3860" w:rsidRDefault="006B3860" w:rsidP="00D3728C"/>
    <w:p w:rsidR="006B3860" w:rsidRDefault="006B3860" w:rsidP="00D3728C"/>
    <w:p w:rsidR="006B3860" w:rsidRDefault="006B3860" w:rsidP="00D3728C"/>
    <w:p w:rsidR="006B3860" w:rsidRDefault="006B3860" w:rsidP="00D3728C"/>
    <w:p w:rsidR="006B3860" w:rsidRDefault="006B3860" w:rsidP="00D3728C"/>
    <w:p w:rsidR="006B3860" w:rsidRDefault="006B3860" w:rsidP="00D3728C"/>
    <w:p w:rsidR="006B3860" w:rsidRDefault="006B3860" w:rsidP="00D3728C"/>
    <w:p w:rsidR="006B3860" w:rsidRDefault="00AF3380" w:rsidP="00D3728C">
      <w:r w:rsidRPr="0018487B">
        <w:rPr>
          <w:noProof/>
          <w:lang w:eastAsia="en-GB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5038725</wp:posOffset>
            </wp:positionH>
            <wp:positionV relativeFrom="paragraph">
              <wp:posOffset>241300</wp:posOffset>
            </wp:positionV>
            <wp:extent cx="885825" cy="885825"/>
            <wp:effectExtent l="0" t="0" r="9525" b="9525"/>
            <wp:wrapNone/>
            <wp:docPr id="27" name="Picture 27" descr="J:\Communications\17.COMMS\BRAND AND COMMS TEAM\Luke\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Communications\17.COMMS\BRAND AND COMMS TEAM\Luke\LOGO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380">
        <w:rPr>
          <w:noProof/>
          <w:lang w:eastAsia="en-GB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317500</wp:posOffset>
            </wp:positionV>
            <wp:extent cx="1226104" cy="666750"/>
            <wp:effectExtent l="0" t="0" r="0" b="0"/>
            <wp:wrapNone/>
            <wp:docPr id="36" name="Picture 36" descr="J:\Communications\17.COMMS\BRAND AND COMMS TEAM\Luke\LOG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Communications\17.COMMS\BRAND AND COMMS TEAM\Luke\LOGO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04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538C" w:rsidRDefault="00AF3380" w:rsidP="005337B3">
      <w:r w:rsidRPr="0018487B">
        <w:rPr>
          <w:noProof/>
          <w:lang w:eastAsia="en-GB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3371850</wp:posOffset>
            </wp:positionH>
            <wp:positionV relativeFrom="paragraph">
              <wp:posOffset>280035</wp:posOffset>
            </wp:positionV>
            <wp:extent cx="1063964" cy="348770"/>
            <wp:effectExtent l="0" t="0" r="3175" b="0"/>
            <wp:wrapNone/>
            <wp:docPr id="29" name="Picture 29" descr="J:\Communications\17.COMMS\BRAND AND COMMS TEAM\Luke\LOG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Communications\17.COMMS\BRAND AND COMMS TEAM\Luke\LOGO 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964" cy="3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487B"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156210</wp:posOffset>
            </wp:positionV>
            <wp:extent cx="1226009" cy="581660"/>
            <wp:effectExtent l="0" t="0" r="0" b="8890"/>
            <wp:wrapNone/>
            <wp:docPr id="28" name="Picture 28" descr="J:\Communications\01.ENVIRONMENT\Force Crag - 20 November\EA_logo_black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Communications\01.ENVIRONMENT\Force Crag - 20 November\EA_logo_black-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009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5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006A0F"/>
    <w:multiLevelType w:val="hybridMultilevel"/>
    <w:tmpl w:val="FD9A8E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ylène Receveur">
    <w15:presenceInfo w15:providerId="None" w15:userId="Mylène Receveu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GB" w:vendorID="64" w:dllVersion="131078" w:nlCheck="1" w:checkStyle="1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62C"/>
    <w:rsid w:val="0002538C"/>
    <w:rsid w:val="00031EC4"/>
    <w:rsid w:val="000B368B"/>
    <w:rsid w:val="000B6E8B"/>
    <w:rsid w:val="00120A16"/>
    <w:rsid w:val="00121776"/>
    <w:rsid w:val="0014324F"/>
    <w:rsid w:val="00162BB6"/>
    <w:rsid w:val="00182F58"/>
    <w:rsid w:val="0018487B"/>
    <w:rsid w:val="001924A3"/>
    <w:rsid w:val="001E09CB"/>
    <w:rsid w:val="00207493"/>
    <w:rsid w:val="00220D74"/>
    <w:rsid w:val="002D7ADC"/>
    <w:rsid w:val="00302F66"/>
    <w:rsid w:val="00360EEE"/>
    <w:rsid w:val="003B5377"/>
    <w:rsid w:val="004206A2"/>
    <w:rsid w:val="004C54D0"/>
    <w:rsid w:val="005337B3"/>
    <w:rsid w:val="005E541A"/>
    <w:rsid w:val="00662DD2"/>
    <w:rsid w:val="0067385C"/>
    <w:rsid w:val="006822DA"/>
    <w:rsid w:val="006B3860"/>
    <w:rsid w:val="006B768D"/>
    <w:rsid w:val="007210ED"/>
    <w:rsid w:val="007A05C5"/>
    <w:rsid w:val="007A7157"/>
    <w:rsid w:val="0081374F"/>
    <w:rsid w:val="00835BB7"/>
    <w:rsid w:val="00845527"/>
    <w:rsid w:val="00880EBE"/>
    <w:rsid w:val="008F339F"/>
    <w:rsid w:val="00900B77"/>
    <w:rsid w:val="009E599B"/>
    <w:rsid w:val="00A52DB6"/>
    <w:rsid w:val="00A925C3"/>
    <w:rsid w:val="00AB042C"/>
    <w:rsid w:val="00AE4FD7"/>
    <w:rsid w:val="00AF3380"/>
    <w:rsid w:val="00B218F2"/>
    <w:rsid w:val="00B44E06"/>
    <w:rsid w:val="00B552DC"/>
    <w:rsid w:val="00B81C69"/>
    <w:rsid w:val="00BA662C"/>
    <w:rsid w:val="00C27BC1"/>
    <w:rsid w:val="00C712FE"/>
    <w:rsid w:val="00CF5002"/>
    <w:rsid w:val="00D21F80"/>
    <w:rsid w:val="00D23A2D"/>
    <w:rsid w:val="00D3728C"/>
    <w:rsid w:val="00D61B30"/>
    <w:rsid w:val="00D947C4"/>
    <w:rsid w:val="00E22DEE"/>
    <w:rsid w:val="00E73D11"/>
    <w:rsid w:val="00E740BD"/>
    <w:rsid w:val="00F15CC7"/>
    <w:rsid w:val="00F65A4A"/>
    <w:rsid w:val="00F9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93B3A"/>
  <w15:chartTrackingRefBased/>
  <w15:docId w15:val="{A36F2C3E-7323-40A1-BBDB-4DEDC047E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20A16"/>
    <w:rPr>
      <w:i/>
      <w:iCs/>
    </w:rPr>
  </w:style>
  <w:style w:type="paragraph" w:styleId="ListParagraph">
    <w:name w:val="List Paragraph"/>
    <w:basedOn w:val="Normal"/>
    <w:uiPriority w:val="34"/>
    <w:qFormat/>
    <w:rsid w:val="00AB0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8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461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10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411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Coal Authority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McClure</dc:creator>
  <cp:keywords/>
  <dc:description/>
  <cp:lastModifiedBy>Mylène Receveur</cp:lastModifiedBy>
  <cp:revision>3</cp:revision>
  <dcterms:created xsi:type="dcterms:W3CDTF">2020-01-23T15:33:00Z</dcterms:created>
  <dcterms:modified xsi:type="dcterms:W3CDTF">2020-01-23T15:44:00Z</dcterms:modified>
</cp:coreProperties>
</file>