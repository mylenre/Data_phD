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8B6C7C" w14:textId="694B01BC" w:rsidR="004012CB" w:rsidRDefault="004012CB" w:rsidP="002F57BD">
      <w:pPr>
        <w:pStyle w:val="Titre1"/>
        <w:numPr>
          <w:ilvl w:val="0"/>
          <w:numId w:val="0"/>
        </w:numPr>
        <w:rPr>
          <w:ins w:id="0" w:author="Mylène RECEVEUR" w:date="2021-03-15T10:26:00Z"/>
        </w:rPr>
      </w:pPr>
    </w:p>
    <w:p w14:paraId="64EF84C4" w14:textId="77777777" w:rsidR="004012CB" w:rsidRPr="004012CB" w:rsidRDefault="004012CB" w:rsidP="004012CB">
      <w:pPr>
        <w:rPr>
          <w:ins w:id="1" w:author="Mylène RECEVEUR" w:date="2021-03-15T10:26:00Z"/>
        </w:rPr>
        <w:pPrChange w:id="2" w:author="Mylène RECEVEUR" w:date="2021-03-15T10:26:00Z">
          <w:pPr>
            <w:pStyle w:val="Titre1"/>
            <w:numPr>
              <w:numId w:val="0"/>
            </w:numPr>
          </w:pPr>
        </w:pPrChange>
      </w:pPr>
    </w:p>
    <w:p w14:paraId="3AC439E1" w14:textId="3D13AAC7" w:rsidR="002F57BD" w:rsidRDefault="002F57BD" w:rsidP="002F57BD">
      <w:pPr>
        <w:pStyle w:val="Titre1"/>
        <w:numPr>
          <w:ilvl w:val="0"/>
          <w:numId w:val="0"/>
        </w:numPr>
      </w:pPr>
      <w:commentRangeStart w:id="3"/>
      <w:r>
        <w:t>ABSTRACT</w:t>
      </w:r>
      <w:commentRangeEnd w:id="3"/>
      <w:r w:rsidR="0096432F">
        <w:rPr>
          <w:rStyle w:val="Marquedecommentaire"/>
        </w:rPr>
        <w:commentReference w:id="3"/>
      </w:r>
    </w:p>
    <w:p w14:paraId="273984EC" w14:textId="0ECD4D26" w:rsidR="001A689F" w:rsidRDefault="00C63D2F" w:rsidP="002F57BD">
      <w:pPr>
        <w:spacing w:afterLines="80" w:after="192" w:line="480" w:lineRule="auto"/>
        <w:ind w:left="-4" w:firstLine="339"/>
      </w:pPr>
      <w:bookmarkStart w:id="4" w:name="_Hlk61015582"/>
      <w:r>
        <w:t xml:space="preserve">In the UK, low-temperature geothermal energy is seen as a renewable resource able to contribute to the decarbonization of residential heating. Using vertical borehole heat exchanger (BHE) systems, heat can be extracted from the shallow ground </w:t>
      </w:r>
      <w:r w:rsidR="004A42E4">
        <w:t>sub-</w:t>
      </w:r>
      <w:r>
        <w:t xml:space="preserve">surface and be used for hot water or space heating. Although the potential of vertical BHE has been well studied, we here </w:t>
      </w:r>
      <w:r w:rsidR="002F57BD">
        <w:t xml:space="preserve">investigate the </w:t>
      </w:r>
      <w:r>
        <w:t xml:space="preserve">potential </w:t>
      </w:r>
      <w:r w:rsidR="002F57BD">
        <w:t>of the</w:t>
      </w:r>
      <w:r w:rsidR="00384C16">
        <w:t xml:space="preserve"> ground </w:t>
      </w:r>
      <w:r w:rsidR="002F57BD">
        <w:t xml:space="preserve">to provide </w:t>
      </w:r>
      <w:r w:rsidR="00384C16">
        <w:t>an individual</w:t>
      </w:r>
      <w:r w:rsidR="001A689F">
        <w:t xml:space="preserve"> </w:t>
      </w:r>
      <w:r w:rsidR="00384C16">
        <w:t xml:space="preserve">BHE with </w:t>
      </w:r>
      <w:r w:rsidR="001A689F">
        <w:t xml:space="preserve">the heat load </w:t>
      </w:r>
      <w:r w:rsidR="00384C16">
        <w:t xml:space="preserve">required </w:t>
      </w:r>
      <w:r w:rsidR="001A689F">
        <w:t xml:space="preserve">on a yearly average </w:t>
      </w:r>
      <w:r w:rsidR="00384C16">
        <w:t>by a single house in Scotland.</w:t>
      </w:r>
      <w:r w:rsidR="001A689F">
        <w:t xml:space="preserve"> </w:t>
      </w:r>
      <w:ins w:id="5" w:author="Stuart Gilfillan" w:date="2021-03-08T11:18:00Z">
        <w:r w:rsidR="00C63687">
          <w:t xml:space="preserve">A </w:t>
        </w:r>
      </w:ins>
      <w:r w:rsidR="00DD4041">
        <w:t xml:space="preserve">1D heat balance performed for a </w:t>
      </w:r>
      <w:r w:rsidR="00FE1155">
        <w:t xml:space="preserve">heat </w:t>
      </w:r>
      <w:r w:rsidR="00DD4041">
        <w:t xml:space="preserve">consumption of </w:t>
      </w:r>
      <w:r w:rsidR="00FE1155">
        <w:t>1</w:t>
      </w:r>
      <w:r w:rsidR="007E1E42">
        <w:t>2</w:t>
      </w:r>
      <w:r w:rsidR="00FE1155">
        <w:t xml:space="preserve">00 </w:t>
      </w:r>
      <w:commentRangeStart w:id="6"/>
      <w:r w:rsidR="00FE1155">
        <w:t>W</w:t>
      </w:r>
      <w:commentRangeEnd w:id="6"/>
      <w:r w:rsidR="00A35BB4">
        <w:rPr>
          <w:rStyle w:val="Marquedecommentaire"/>
        </w:rPr>
        <w:commentReference w:id="6"/>
      </w:r>
      <w:r w:rsidR="00DD4041">
        <w:t xml:space="preserve"> suggests that </w:t>
      </w:r>
      <w:r w:rsidR="00FE1155">
        <w:t>a geothermal flux of 0.6</w:t>
      </w:r>
      <w:r w:rsidR="007E1E42">
        <w:t>3</w:t>
      </w:r>
      <w:r w:rsidR="00FE1155">
        <w:t xml:space="preserve"> W/m² alone would require ~</w:t>
      </w:r>
      <w:r w:rsidR="007E1E42">
        <w:t>15 000</w:t>
      </w:r>
      <w:r w:rsidR="00FE1155">
        <w:t xml:space="preserve"> m² to recharge the system, while solar energy </w:t>
      </w:r>
      <w:ins w:id="7" w:author="MCDERMOTT Christopher" w:date="2021-03-15T08:48:00Z">
        <w:r w:rsidR="00A431BA">
          <w:t xml:space="preserve">actual </w:t>
        </w:r>
        <w:commentRangeStart w:id="8"/>
        <w:commentRangeStart w:id="9"/>
        <w:r w:rsidR="00A431BA">
          <w:t>recharge</w:t>
        </w:r>
        <w:commentRangeEnd w:id="8"/>
        <w:r w:rsidR="00A431BA">
          <w:rPr>
            <w:rStyle w:val="Marquedecommentaire"/>
          </w:rPr>
          <w:commentReference w:id="8"/>
        </w:r>
      </w:ins>
      <w:commentRangeEnd w:id="9"/>
      <w:ins w:id="10" w:author="MCDERMOTT Christopher" w:date="2021-03-15T09:55:00Z">
        <w:r w:rsidR="00BF6E0D">
          <w:rPr>
            <w:rStyle w:val="Marquedecommentaire"/>
          </w:rPr>
          <w:commentReference w:id="9"/>
        </w:r>
      </w:ins>
      <w:ins w:id="11" w:author="MCDERMOTT Christopher" w:date="2021-03-15T08:48:00Z">
        <w:r w:rsidR="00A431BA">
          <w:t xml:space="preserve"> </w:t>
        </w:r>
      </w:ins>
      <w:r w:rsidR="00FE1155">
        <w:t xml:space="preserve">(~1.8 W/m²) </w:t>
      </w:r>
      <w:r w:rsidR="004A42E4">
        <w:t>can</w:t>
      </w:r>
      <w:r w:rsidR="00FE1155">
        <w:t xml:space="preserve"> contribute up to 11% of the heat recharge.</w:t>
      </w:r>
      <w:r w:rsidR="00DD4041">
        <w:t xml:space="preserve"> </w:t>
      </w:r>
      <w:r w:rsidR="003B10B7">
        <w:t xml:space="preserve">1D and 3D numerical models are </w:t>
      </w:r>
      <w:r w:rsidR="00DD4041">
        <w:t xml:space="preserve">used to calculate the contribution from axial and radial heat recharge </w:t>
      </w:r>
      <w:r w:rsidR="003B10B7">
        <w:t xml:space="preserve">together with the </w:t>
      </w:r>
      <w:r w:rsidR="00FE1155">
        <w:t xml:space="preserve">footprint area of </w:t>
      </w:r>
      <w:r w:rsidR="003B10B7">
        <w:t>a 30-year long heat extraction period</w:t>
      </w:r>
      <w:r w:rsidR="00FE1155" w:rsidRPr="004D73DF">
        <w:t xml:space="preserve"> from </w:t>
      </w:r>
      <w:r w:rsidR="004A42E4">
        <w:t>a</w:t>
      </w:r>
      <w:r w:rsidR="00FE1155">
        <w:t xml:space="preserve"> BHE</w:t>
      </w:r>
      <w:r w:rsidR="003B10B7" w:rsidRPr="003B10B7">
        <w:t xml:space="preserve"> </w:t>
      </w:r>
      <w:r w:rsidR="003B10B7">
        <w:t>embedded in a</w:t>
      </w:r>
      <w:r w:rsidR="003B10B7" w:rsidRPr="004D73DF">
        <w:t xml:space="preserve"> homogeneous</w:t>
      </w:r>
      <w:r w:rsidR="003B10B7">
        <w:t xml:space="preserve"> purely diffusive medium. Although temperature equilibrium is </w:t>
      </w:r>
      <w:r w:rsidR="003B10B7" w:rsidRPr="004D73DF">
        <w:t xml:space="preserve">reached at the BHE after a few years of heat extraction, the </w:t>
      </w:r>
      <w:r w:rsidR="003B10B7">
        <w:t xml:space="preserve">areal footprint of heat depletion </w:t>
      </w:r>
      <w:r w:rsidR="003B10B7" w:rsidRPr="004D73DF">
        <w:t>increas</w:t>
      </w:r>
      <w:r w:rsidR="003B10B7">
        <w:t>es</w:t>
      </w:r>
      <w:r w:rsidR="003B10B7" w:rsidRPr="004D73DF">
        <w:t xml:space="preserve"> </w:t>
      </w:r>
      <w:r w:rsidR="003B10B7">
        <w:t>b</w:t>
      </w:r>
      <w:r w:rsidR="003B10B7" w:rsidRPr="004D73DF">
        <w:t xml:space="preserve">eyond the average area of a </w:t>
      </w:r>
      <w:r w:rsidR="003B10B7">
        <w:t>UK property (70 m²).</w:t>
      </w:r>
      <w:r w:rsidR="004A42E4">
        <w:t xml:space="preserve"> </w:t>
      </w:r>
      <w:r w:rsidR="003B10B7">
        <w:t>The ground conductivity fixes the amplitude of the lateral heat fluxes that reach a constant rate after one year of heat extraction</w:t>
      </w:r>
      <w:r w:rsidR="004A42E4">
        <w:t>. As the areal footprint expands, axial fluxes are induced further away from the borehole to an extent that depends on the BHE depth.</w:t>
      </w:r>
      <w:r w:rsidR="00560ABA">
        <w:t xml:space="preserve"> The footprint area increases as the BHE length decreases and is </w:t>
      </w:r>
      <w:r w:rsidR="00560ABA" w:rsidRPr="004D73DF">
        <w:t>inversely proportional to the temperature decline at the borehole</w:t>
      </w:r>
      <w:r w:rsidR="00560ABA">
        <w:t xml:space="preserve">. This study shows that although sustainability of BHE exists from an engineering point of view, </w:t>
      </w:r>
      <w:del w:id="12" w:author="Stuart Gilfillan" w:date="2021-03-08T11:20:00Z">
        <w:r w:rsidR="00560ABA" w:rsidDel="00C63687">
          <w:delText>i</w:delText>
        </w:r>
      </w:del>
      <w:ins w:id="13" w:author="Stuart Gilfillan" w:date="2021-03-08T11:20:00Z">
        <w:r w:rsidR="00C63687" w:rsidRPr="00C63687">
          <w:t xml:space="preserve">the extension of the </w:t>
        </w:r>
        <w:r w:rsidR="00C63687">
          <w:t xml:space="preserve">BHE </w:t>
        </w:r>
        <w:r w:rsidR="00C63687" w:rsidRPr="00C63687">
          <w:t xml:space="preserve">footprint area over time </w:t>
        </w:r>
        <w:r w:rsidR="00C63687">
          <w:t xml:space="preserve">means that </w:t>
        </w:r>
      </w:ins>
      <w:del w:id="14" w:author="Stuart Gilfillan" w:date="2021-03-08T11:20:00Z">
        <w:r w:rsidR="00560ABA" w:rsidDel="00C63687">
          <w:delText>t</w:delText>
        </w:r>
      </w:del>
      <w:r w:rsidR="00560ABA">
        <w:t xml:space="preserve"> </w:t>
      </w:r>
      <w:ins w:id="15" w:author="Stuart Gilfillan" w:date="2021-03-08T11:20:00Z">
        <w:r w:rsidR="00C63687">
          <w:t xml:space="preserve">sustainability </w:t>
        </w:r>
      </w:ins>
      <w:r w:rsidR="00560ABA">
        <w:t>cannot be reach</w:t>
      </w:r>
      <w:ins w:id="16" w:author="Stuart Gilfillan" w:date="2021-03-08T11:19:00Z">
        <w:r w:rsidR="00C63687">
          <w:t>ed</w:t>
        </w:r>
      </w:ins>
      <w:r w:rsidR="00560ABA">
        <w:t xml:space="preserve"> from </w:t>
      </w:r>
      <w:del w:id="17" w:author="Stuart Gilfillan" w:date="2021-03-08T11:20:00Z">
        <w:r w:rsidR="00560ABA" w:rsidDel="00C63687">
          <w:delText xml:space="preserve">the </w:delText>
        </w:r>
      </w:del>
      <w:ins w:id="18" w:author="Stuart Gilfillan" w:date="2021-03-08T11:20:00Z">
        <w:r w:rsidR="00C63687">
          <w:t xml:space="preserve">a </w:t>
        </w:r>
      </w:ins>
      <w:r w:rsidR="00560ABA">
        <w:t>UK resource perspective</w:t>
      </w:r>
      <w:del w:id="19" w:author="Stuart Gilfillan" w:date="2021-03-08T11:20:00Z">
        <w:r w:rsidR="0045602F" w:rsidDel="00C63687">
          <w:delText>, leading to the extension of the footprint area over time</w:delText>
        </w:r>
      </w:del>
      <w:r w:rsidR="00560ABA">
        <w:t xml:space="preserve">. </w:t>
      </w:r>
      <w:del w:id="20" w:author="Stuart Gilfillan" w:date="2021-03-08T11:21:00Z">
        <w:r w:rsidR="00560ABA" w:rsidDel="00C63687">
          <w:delText>In a</w:delText>
        </w:r>
        <w:r w:rsidR="004A42E4" w:rsidDel="00C63687">
          <w:delText xml:space="preserve"> </w:delText>
        </w:r>
        <w:r w:rsidR="00560ABA" w:rsidDel="00C63687">
          <w:delText>context where</w:delText>
        </w:r>
      </w:del>
      <w:ins w:id="21" w:author="Stuart Gilfillan" w:date="2021-03-08T11:21:00Z">
        <w:r w:rsidR="00C63687">
          <w:t>As</w:t>
        </w:r>
      </w:ins>
      <w:r w:rsidR="00560ABA">
        <w:t xml:space="preserve"> an increase in</w:t>
      </w:r>
      <w:r w:rsidR="00560ABA" w:rsidRPr="00127582">
        <w:t xml:space="preserve"> </w:t>
      </w:r>
      <w:r w:rsidR="00560ABA">
        <w:t xml:space="preserve">the number of geothermal heat schemes is expected </w:t>
      </w:r>
      <w:ins w:id="22" w:author="Stuart Gilfillan" w:date="2021-03-08T11:21:00Z">
        <w:r w:rsidR="00C63687">
          <w:t xml:space="preserve">in the UK, </w:t>
        </w:r>
      </w:ins>
      <w:ins w:id="23" w:author="Stuart Gilfillan" w:date="2021-03-08T11:22:00Z">
        <w:r w:rsidR="00C63687">
          <w:t xml:space="preserve">increasing the necessity for </w:t>
        </w:r>
      </w:ins>
      <w:del w:id="24" w:author="Stuart Gilfillan" w:date="2021-03-08T11:22:00Z">
        <w:r w:rsidR="00560ABA" w:rsidDel="00C63687">
          <w:delText>and</w:delText>
        </w:r>
      </w:del>
      <w:r w:rsidR="00560ABA">
        <w:t xml:space="preserve"> delineating/licensing heat resource</w:t>
      </w:r>
      <w:ins w:id="25" w:author="Stuart Gilfillan" w:date="2021-03-08T11:22:00Z">
        <w:r w:rsidR="00C63687">
          <w:t>s</w:t>
        </w:r>
      </w:ins>
      <w:del w:id="26" w:author="Stuart Gilfillan" w:date="2021-03-08T11:22:00Z">
        <w:r w:rsidR="00560ABA" w:rsidDel="00C63687">
          <w:delText xml:space="preserve"> becomes necessary</w:delText>
        </w:r>
      </w:del>
      <w:r w:rsidR="00560ABA">
        <w:t xml:space="preserve">, </w:t>
      </w:r>
      <w:r w:rsidR="00BB3165">
        <w:t xml:space="preserve">cyclical heat production and/or </w:t>
      </w:r>
      <w:r w:rsidR="00560ABA">
        <w:t xml:space="preserve">artificial heat recharge </w:t>
      </w:r>
      <w:r w:rsidR="00BB3165">
        <w:t xml:space="preserve">must be considered </w:t>
      </w:r>
      <w:r w:rsidR="00560ABA">
        <w:t>to constrain</w:t>
      </w:r>
      <w:ins w:id="27" w:author="FRASER HARRIS Andrew" w:date="2021-03-11T13:32:00Z">
        <w:r w:rsidR="006B7BFA">
          <w:t xml:space="preserve"> </w:t>
        </w:r>
      </w:ins>
      <w:del w:id="28" w:author="Stuart Gilfillan" w:date="2021-03-08T11:23:00Z">
        <w:r w:rsidR="00560ABA" w:rsidDel="00C63687">
          <w:delText xml:space="preserve">ed </w:delText>
        </w:r>
      </w:del>
      <w:r w:rsidR="00560ABA">
        <w:t xml:space="preserve">the area of heat depletion around </w:t>
      </w:r>
      <w:ins w:id="29" w:author="Stuart Gilfillan" w:date="2021-03-08T11:23:00Z">
        <w:r w:rsidR="00C63687">
          <w:t xml:space="preserve">the </w:t>
        </w:r>
      </w:ins>
      <w:r w:rsidR="00560ABA">
        <w:t>BHE.</w:t>
      </w:r>
    </w:p>
    <w:bookmarkEnd w:id="4"/>
    <w:p w14:paraId="65E71F06" w14:textId="77777777" w:rsidR="007564A6" w:rsidRDefault="00747343" w:rsidP="00EF2480">
      <w:pPr>
        <w:pStyle w:val="Titre1"/>
        <w:spacing w:afterLines="80" w:after="192" w:line="480" w:lineRule="auto"/>
        <w:ind w:left="590" w:hanging="605"/>
      </w:pPr>
      <w:r>
        <w:lastRenderedPageBreak/>
        <w:t>Introduction</w:t>
      </w:r>
    </w:p>
    <w:p w14:paraId="6E9E1F6A" w14:textId="07C1C087" w:rsidR="007564A6" w:rsidRDefault="00747343" w:rsidP="00EF2480">
      <w:pPr>
        <w:spacing w:afterLines="80" w:after="192" w:line="480" w:lineRule="auto"/>
        <w:ind w:left="-4" w:firstLine="339"/>
      </w:pPr>
      <w:r>
        <w:t xml:space="preserve">Heat demand for domestic and industrial space heating account for about 50% of the energy consumption in the UK. Currently, around </w:t>
      </w:r>
      <w:r w:rsidR="00B21AB7">
        <w:t>85</w:t>
      </w:r>
      <w:r>
        <w:t>% of this energy is supplied by natural gas, contributing to about 34% of the Gre</w:t>
      </w:r>
      <w:r w:rsidR="0088368A">
        <w:t>e</w:t>
      </w:r>
      <w:r>
        <w:t xml:space="preserve">nhouses Gas Emissions </w:t>
      </w:r>
      <w:r w:rsidRPr="009646E1">
        <w:t>of the country</w:t>
      </w:r>
      <w:r w:rsidR="005D5C67" w:rsidRPr="009646E1">
        <w:t xml:space="preserve"> (</w:t>
      </w:r>
      <w:r w:rsidR="00C92061" w:rsidRPr="009646E1">
        <w:t>BEIS 2019 ECUK – end uses database</w:t>
      </w:r>
      <w:r w:rsidR="005D5C67" w:rsidRPr="009646E1">
        <w:t>)</w:t>
      </w:r>
      <w:r w:rsidRPr="009646E1">
        <w:t xml:space="preserve">. </w:t>
      </w:r>
      <w:r w:rsidR="006163F4" w:rsidRPr="009646E1">
        <w:t xml:space="preserve">Following the Paris Agreement, the UK targeted </w:t>
      </w:r>
      <w:r w:rsidR="005D5C67" w:rsidRPr="009646E1">
        <w:t>through the 2019 Climate Change Act</w:t>
      </w:r>
      <w:r w:rsidR="00137BA9" w:rsidRPr="009646E1">
        <w:t xml:space="preserve"> to reach net zero carbon emission by 2050</w:t>
      </w:r>
      <w:r w:rsidR="006163F4" w:rsidRPr="009646E1">
        <w:t>. To achieve this goal, attention</w:t>
      </w:r>
      <w:del w:id="30" w:author="Stuart Gilfillan" w:date="2021-03-08T11:23:00Z">
        <w:r w:rsidR="006163F4" w:rsidRPr="009646E1" w:rsidDel="00C63687">
          <w:delText>s</w:delText>
        </w:r>
      </w:del>
      <w:r w:rsidR="006163F4" w:rsidRPr="009646E1">
        <w:t xml:space="preserve"> </w:t>
      </w:r>
      <w:del w:id="31" w:author="Stuart Gilfillan" w:date="2021-03-08T11:23:00Z">
        <w:r w:rsidR="006163F4" w:rsidRPr="009646E1" w:rsidDel="00C63687">
          <w:delText xml:space="preserve">have </w:delText>
        </w:r>
      </w:del>
      <w:ins w:id="32" w:author="Stuart Gilfillan" w:date="2021-03-08T11:23:00Z">
        <w:r w:rsidR="00C63687" w:rsidRPr="009646E1">
          <w:t>ha</w:t>
        </w:r>
        <w:r w:rsidR="00C63687">
          <w:t>s</w:t>
        </w:r>
        <w:r w:rsidR="00C63687" w:rsidRPr="009646E1">
          <w:t xml:space="preserve"> </w:t>
        </w:r>
      </w:ins>
      <w:r w:rsidR="006163F4" w:rsidRPr="009646E1">
        <w:t>been focused on th</w:t>
      </w:r>
      <w:r w:rsidR="0088368A" w:rsidRPr="009646E1">
        <w:t xml:space="preserve">e </w:t>
      </w:r>
      <w:r w:rsidR="006163F4" w:rsidRPr="009646E1">
        <w:t>need to decarbonize residential</w:t>
      </w:r>
      <w:r w:rsidR="006163F4">
        <w:t xml:space="preserve"> </w:t>
      </w:r>
      <w:r w:rsidR="0088368A">
        <w:t xml:space="preserve">heat and </w:t>
      </w:r>
      <w:r w:rsidR="00137BA9">
        <w:t xml:space="preserve">on </w:t>
      </w:r>
      <w:r w:rsidR="0088368A">
        <w:t xml:space="preserve">the development of new </w:t>
      </w:r>
      <w:ins w:id="33" w:author="FRASER HARRIS Andrew" w:date="2021-03-11T13:33:00Z">
        <w:r w:rsidR="006B7BFA">
          <w:t xml:space="preserve">domestic </w:t>
        </w:r>
      </w:ins>
      <w:r w:rsidR="0088368A">
        <w:t>low-carbon energy sources such as geothermal energy</w:t>
      </w:r>
      <w:r w:rsidR="006163F4">
        <w:t>.</w:t>
      </w:r>
    </w:p>
    <w:p w14:paraId="460B1423" w14:textId="09DE6BB8" w:rsidR="005B4B50" w:rsidRDefault="000A573D" w:rsidP="00D748F4">
      <w:pPr>
        <w:spacing w:afterLines="80" w:after="192" w:line="480" w:lineRule="auto"/>
        <w:ind w:left="-4" w:firstLine="339"/>
        <w:rPr>
          <w:rFonts w:cstheme="minorHAnsi"/>
          <w:shd w:val="clear" w:color="auto" w:fill="FFFFFF"/>
        </w:rPr>
      </w:pPr>
      <w:r>
        <w:t xml:space="preserve">Geothermal energy characterizes the heat </w:t>
      </w:r>
      <w:r w:rsidR="00DB499E">
        <w:t xml:space="preserve">energy </w:t>
      </w:r>
      <w:r>
        <w:t>contained in rocks of the Earth’s crust</w:t>
      </w:r>
      <w:r w:rsidR="00DB499E">
        <w:t xml:space="preserve">, </w:t>
      </w:r>
      <w:r>
        <w:t xml:space="preserve">that can be used </w:t>
      </w:r>
      <w:r w:rsidR="00DB499E">
        <w:t>for heating/cooling applications or electricity generation, depending on the resource temperature</w:t>
      </w:r>
      <w:r w:rsidR="005B4B50">
        <w:t>.</w:t>
      </w:r>
      <w:r>
        <w:t xml:space="preserve"> Rocks generally get hotter with depth following the geothermal gradient, and although accessible high-temperature geothermal resources used to generate electricity</w:t>
      </w:r>
      <w:r w:rsidRPr="00FD6B99">
        <w:t xml:space="preserve"> </w:t>
      </w:r>
      <w:r>
        <w:t xml:space="preserve">and/or heat are limited to only a few geographical </w:t>
      </w:r>
      <w:commentRangeStart w:id="34"/>
      <w:r>
        <w:t>areas</w:t>
      </w:r>
      <w:commentRangeEnd w:id="34"/>
      <w:r w:rsidR="006B7BFA">
        <w:rPr>
          <w:rStyle w:val="Marquedecommentaire"/>
        </w:rPr>
        <w:commentReference w:id="34"/>
      </w:r>
      <w:r>
        <w:t xml:space="preserve">, shallow low temperature geothermal resources have been harnessed increasingly since the 1980’s </w:t>
      </w:r>
      <w:r w:rsidR="0026141A" w:rsidRPr="00013156">
        <w:t xml:space="preserve">to provide </w:t>
      </w:r>
      <w:r w:rsidR="00232105" w:rsidRPr="00013156">
        <w:t xml:space="preserve">domestic space </w:t>
      </w:r>
      <w:r w:rsidR="0026141A" w:rsidRPr="00013156">
        <w:t>heating and cooling services</w:t>
      </w:r>
      <w:r w:rsidR="000D5C52" w:rsidRPr="00840AD6">
        <w:t>.</w:t>
      </w:r>
      <w:r w:rsidR="000D5C52">
        <w:t xml:space="preserve"> Using </w:t>
      </w:r>
      <w:r>
        <w:t xml:space="preserve">ground-source </w:t>
      </w:r>
      <w:r w:rsidR="000D5C52">
        <w:t xml:space="preserve">heat pump systems, </w:t>
      </w:r>
      <w:r>
        <w:t xml:space="preserve">low-grade </w:t>
      </w:r>
      <w:r w:rsidR="00CD1FE2" w:rsidRPr="00013156">
        <w:t xml:space="preserve">heat </w:t>
      </w:r>
      <w:r w:rsidR="0070614A" w:rsidRPr="00013156">
        <w:t xml:space="preserve">can be extracted </w:t>
      </w:r>
      <w:r w:rsidR="00CD1FE2" w:rsidRPr="00013156">
        <w:t xml:space="preserve">from the ground either via a </w:t>
      </w:r>
      <w:r w:rsidR="00EC0004">
        <w:t xml:space="preserve">working fluid circulating in a </w:t>
      </w:r>
      <w:r w:rsidR="00CD1FE2" w:rsidRPr="00013156">
        <w:t>ground heat exchanger (</w:t>
      </w:r>
      <w:r w:rsidR="000D5C52">
        <w:t>GHE, in ‘</w:t>
      </w:r>
      <w:r w:rsidR="00CD1FE2" w:rsidRPr="00013156">
        <w:t>closed-loop</w:t>
      </w:r>
      <w:r w:rsidR="000D5C52">
        <w:t>’</w:t>
      </w:r>
      <w:r w:rsidR="00CD1FE2" w:rsidRPr="00013156">
        <w:t xml:space="preserve"> systems) or via pumping surface water and groundwater stored in aquifers </w:t>
      </w:r>
      <w:r w:rsidR="00CD1FE2" w:rsidRPr="00013156">
        <w:rPr>
          <w:rFonts w:cstheme="minorHAnsi"/>
          <w:shd w:val="clear" w:color="auto" w:fill="FFFFFF"/>
        </w:rPr>
        <w:t>(</w:t>
      </w:r>
      <w:r w:rsidR="000D5C52">
        <w:rPr>
          <w:rFonts w:cstheme="minorHAnsi"/>
          <w:shd w:val="clear" w:color="auto" w:fill="FFFFFF"/>
        </w:rPr>
        <w:t>‘</w:t>
      </w:r>
      <w:r w:rsidR="00CD1FE2" w:rsidRPr="00013156">
        <w:rPr>
          <w:rFonts w:cstheme="minorHAnsi"/>
          <w:shd w:val="clear" w:color="auto" w:fill="FFFFFF"/>
        </w:rPr>
        <w:t>open-loop</w:t>
      </w:r>
      <w:r w:rsidR="000D5C52">
        <w:rPr>
          <w:rFonts w:cstheme="minorHAnsi"/>
          <w:shd w:val="clear" w:color="auto" w:fill="FFFFFF"/>
        </w:rPr>
        <w:t>’</w:t>
      </w:r>
      <w:r w:rsidR="00CD1FE2" w:rsidRPr="00013156">
        <w:rPr>
          <w:rFonts w:cstheme="minorHAnsi"/>
          <w:shd w:val="clear" w:color="auto" w:fill="FFFFFF"/>
        </w:rPr>
        <w:t xml:space="preserve"> systems)</w:t>
      </w:r>
      <w:r w:rsidR="000D5C52">
        <w:rPr>
          <w:rFonts w:cstheme="minorHAnsi"/>
          <w:shd w:val="clear" w:color="auto" w:fill="FFFFFF"/>
        </w:rPr>
        <w:t>.</w:t>
      </w:r>
      <w:r w:rsidR="000D5C52" w:rsidRPr="000D5C52">
        <w:rPr>
          <w:rFonts w:cstheme="minorHAnsi"/>
          <w:shd w:val="clear" w:color="auto" w:fill="FFFFFF"/>
        </w:rPr>
        <w:t xml:space="preserve"> </w:t>
      </w:r>
      <w:r w:rsidR="000D5C52" w:rsidRPr="00013156">
        <w:rPr>
          <w:rFonts w:cstheme="minorHAnsi"/>
          <w:shd w:val="clear" w:color="auto" w:fill="FFFFFF"/>
        </w:rPr>
        <w:t>After going through the heat exchanger,</w:t>
      </w:r>
      <w:r w:rsidR="000D5C52" w:rsidRPr="000D5C52">
        <w:rPr>
          <w:rFonts w:cstheme="minorHAnsi"/>
          <w:shd w:val="clear" w:color="auto" w:fill="FFFFFF"/>
        </w:rPr>
        <w:t xml:space="preserve"> </w:t>
      </w:r>
      <w:r w:rsidR="00EC0004">
        <w:rPr>
          <w:rFonts w:cstheme="minorHAnsi"/>
          <w:shd w:val="clear" w:color="auto" w:fill="FFFFFF"/>
        </w:rPr>
        <w:t xml:space="preserve">the </w:t>
      </w:r>
      <w:r w:rsidR="000D5C52" w:rsidRPr="00013156">
        <w:rPr>
          <w:rFonts w:cstheme="minorHAnsi"/>
          <w:shd w:val="clear" w:color="auto" w:fill="FFFFFF"/>
        </w:rPr>
        <w:t>water produced in open-loop systems can either be discharged at the surface o</w:t>
      </w:r>
      <w:del w:id="35" w:author="Stuart Gilfillan" w:date="2021-03-08T11:24:00Z">
        <w:r w:rsidR="000D5C52" w:rsidRPr="00013156" w:rsidDel="00C63687">
          <w:rPr>
            <w:rFonts w:cstheme="minorHAnsi"/>
            <w:shd w:val="clear" w:color="auto" w:fill="FFFFFF"/>
          </w:rPr>
          <w:delText>f</w:delText>
        </w:r>
      </w:del>
      <w:ins w:id="36" w:author="Stuart Gilfillan" w:date="2021-03-08T11:24:00Z">
        <w:r w:rsidR="00C63687">
          <w:rPr>
            <w:rFonts w:cstheme="minorHAnsi"/>
            <w:shd w:val="clear" w:color="auto" w:fill="FFFFFF"/>
          </w:rPr>
          <w:t>r</w:t>
        </w:r>
      </w:ins>
      <w:r w:rsidR="000D5C52" w:rsidRPr="00013156">
        <w:rPr>
          <w:rFonts w:cstheme="minorHAnsi"/>
          <w:shd w:val="clear" w:color="auto" w:fill="FFFFFF"/>
        </w:rPr>
        <w:t xml:space="preserve"> reinjected in the aquifer</w:t>
      </w:r>
      <w:r w:rsidR="000D5C52">
        <w:rPr>
          <w:rFonts w:cstheme="minorHAnsi"/>
          <w:shd w:val="clear" w:color="auto" w:fill="FFFFFF"/>
        </w:rPr>
        <w:t xml:space="preserve"> whereas the </w:t>
      </w:r>
      <w:r w:rsidR="000D5C52" w:rsidRPr="00013156">
        <w:rPr>
          <w:rFonts w:cstheme="minorHAnsi"/>
          <w:shd w:val="clear" w:color="auto" w:fill="FFFFFF"/>
        </w:rPr>
        <w:t xml:space="preserve">cold working fluid </w:t>
      </w:r>
      <w:r w:rsidR="000D5C52">
        <w:rPr>
          <w:rFonts w:cstheme="minorHAnsi"/>
          <w:shd w:val="clear" w:color="auto" w:fill="FFFFFF"/>
        </w:rPr>
        <w:t xml:space="preserve">in GHE </w:t>
      </w:r>
      <w:r w:rsidR="000D5C52" w:rsidRPr="00013156">
        <w:rPr>
          <w:rFonts w:cstheme="minorHAnsi"/>
          <w:shd w:val="clear" w:color="auto" w:fill="FFFFFF"/>
        </w:rPr>
        <w:t xml:space="preserve">returns to the subsurface to </w:t>
      </w:r>
      <w:r w:rsidR="000D5C52">
        <w:rPr>
          <w:rFonts w:cstheme="minorHAnsi"/>
          <w:shd w:val="clear" w:color="auto" w:fill="FFFFFF"/>
        </w:rPr>
        <w:t xml:space="preserve">be heated up again </w:t>
      </w:r>
      <w:r w:rsidR="000D5C52" w:rsidRPr="00013156">
        <w:rPr>
          <w:rFonts w:cstheme="minorHAnsi"/>
          <w:shd w:val="clear" w:color="auto" w:fill="FFFFFF"/>
        </w:rPr>
        <w:t xml:space="preserve">(Curtis </w:t>
      </w:r>
      <w:r w:rsidR="005639F0" w:rsidRPr="005639F0">
        <w:rPr>
          <w:i/>
          <w:iCs/>
        </w:rPr>
        <w:t>et al.,</w:t>
      </w:r>
      <w:r w:rsidR="005639F0">
        <w:t xml:space="preserve"> </w:t>
      </w:r>
      <w:r w:rsidR="000D5C52" w:rsidRPr="00013156">
        <w:rPr>
          <w:rFonts w:cstheme="minorHAnsi"/>
          <w:shd w:val="clear" w:color="auto" w:fill="FFFFFF"/>
        </w:rPr>
        <w:t>2005).</w:t>
      </w:r>
    </w:p>
    <w:p w14:paraId="6F9F3526" w14:textId="2DA238B3" w:rsidR="000D5C52" w:rsidRPr="00D748F4" w:rsidRDefault="00A9313F" w:rsidP="00A35BB4">
      <w:pPr>
        <w:spacing w:afterLines="80" w:after="192" w:line="480" w:lineRule="auto"/>
        <w:ind w:firstLine="335"/>
      </w:pPr>
      <w:r>
        <w:rPr>
          <w:rFonts w:cstheme="minorHAnsi"/>
          <w:shd w:val="clear" w:color="auto" w:fill="FFFFFF"/>
        </w:rPr>
        <w:t xml:space="preserve">Different closed-loop system </w:t>
      </w:r>
      <w:r w:rsidR="005B4B50">
        <w:rPr>
          <w:rFonts w:cstheme="minorHAnsi"/>
          <w:shd w:val="clear" w:color="auto" w:fill="FFFFFF"/>
        </w:rPr>
        <w:t xml:space="preserve">configurations </w:t>
      </w:r>
      <w:r>
        <w:rPr>
          <w:rFonts w:cstheme="minorHAnsi"/>
          <w:shd w:val="clear" w:color="auto" w:fill="FFFFFF"/>
        </w:rPr>
        <w:t xml:space="preserve">permit </w:t>
      </w:r>
      <w:del w:id="37" w:author="FRASER HARRIS Andrew" w:date="2021-03-11T13:39:00Z">
        <w:r w:rsidDel="00B86F89">
          <w:rPr>
            <w:rFonts w:cstheme="minorHAnsi"/>
            <w:shd w:val="clear" w:color="auto" w:fill="FFFFFF"/>
          </w:rPr>
          <w:delText xml:space="preserve">to </w:delText>
        </w:r>
      </w:del>
      <w:r>
        <w:rPr>
          <w:rFonts w:cstheme="minorHAnsi"/>
          <w:shd w:val="clear" w:color="auto" w:fill="FFFFFF"/>
        </w:rPr>
        <w:t xml:space="preserve">access </w:t>
      </w:r>
      <w:ins w:id="38" w:author="FRASER HARRIS Andrew" w:date="2021-03-11T13:39:00Z">
        <w:r w:rsidR="00B86F89">
          <w:rPr>
            <w:rFonts w:cstheme="minorHAnsi"/>
            <w:shd w:val="clear" w:color="auto" w:fill="FFFFFF"/>
          </w:rPr>
          <w:t xml:space="preserve">to </w:t>
        </w:r>
      </w:ins>
      <w:r>
        <w:rPr>
          <w:rFonts w:cstheme="minorHAnsi"/>
          <w:shd w:val="clear" w:color="auto" w:fill="FFFFFF"/>
        </w:rPr>
        <w:t>resources s</w:t>
      </w:r>
      <w:r w:rsidR="000D5C52">
        <w:t>ituated at different depth range</w:t>
      </w:r>
      <w:ins w:id="39" w:author="FRASER HARRIS Andrew" w:date="2021-03-11T13:39:00Z">
        <w:r w:rsidR="00B86F89">
          <w:t>s</w:t>
        </w:r>
      </w:ins>
      <w:r w:rsidR="000D5C52">
        <w:t xml:space="preserve"> in environments where no groundwater is available. Horizontal </w:t>
      </w:r>
      <w:r>
        <w:t xml:space="preserve">GHE </w:t>
      </w:r>
      <w:r w:rsidR="000D5C52">
        <w:t xml:space="preserve">are essentially </w:t>
      </w:r>
      <w:del w:id="40" w:author="Stuart Gilfillan" w:date="2021-03-08T11:25:00Z">
        <w:r w:rsidR="000D5C52" w:rsidDel="00C63687">
          <w:delText xml:space="preserve">known as </w:delText>
        </w:r>
      </w:del>
      <w:r w:rsidR="000D5C52">
        <w:t>solar thermal energy collector</w:t>
      </w:r>
      <w:ins w:id="41" w:author="Stuart Gilfillan" w:date="2021-03-08T11:25:00Z">
        <w:r w:rsidR="00C63687">
          <w:t>s</w:t>
        </w:r>
      </w:ins>
      <w:r w:rsidR="000D5C52">
        <w:t xml:space="preserve"> (Banks, 2008). </w:t>
      </w:r>
      <w:r w:rsidR="00D748F4">
        <w:t>They are commonly installed at &lt; 6 m depth, where the ground temperature varies accordingly to yearly changes in surface temperature (Banks, 2008)</w:t>
      </w:r>
      <w:r w:rsidR="00DB499E">
        <w:t>.</w:t>
      </w:r>
      <w:r w:rsidR="005B4B50">
        <w:t xml:space="preserve"> </w:t>
      </w:r>
      <w:del w:id="42" w:author="Stuart Gilfillan" w:date="2021-03-08T11:25:00Z">
        <w:r w:rsidR="000D5C52" w:rsidDel="00C63687">
          <w:delText>On the other hands</w:delText>
        </w:r>
      </w:del>
      <w:ins w:id="43" w:author="Stuart Gilfillan" w:date="2021-03-08T11:25:00Z">
        <w:r w:rsidR="00C63687">
          <w:t>Alternatively</w:t>
        </w:r>
      </w:ins>
      <w:r w:rsidR="000D5C52">
        <w:t>, vertical borehole heat exchangers (BHE) can access resources situated down to 200 m depth, where the</w:t>
      </w:r>
      <w:r>
        <w:t xml:space="preserve"> local geothermal gradient controls the ground temperature that </w:t>
      </w:r>
      <w:r w:rsidR="000D5C52">
        <w:t>remains stable though the year</w:t>
      </w:r>
      <w:r w:rsidR="005B4B50">
        <w:t xml:space="preserve">. </w:t>
      </w:r>
      <w:r w:rsidR="000D5C52">
        <w:t xml:space="preserve">Despite </w:t>
      </w:r>
      <w:del w:id="44" w:author="FRASER HARRIS Andrew" w:date="2021-03-11T13:40:00Z">
        <w:r w:rsidR="000D5C52" w:rsidDel="00B86F89">
          <w:delText xml:space="preserve">of </w:delText>
        </w:r>
      </w:del>
      <w:r w:rsidR="000D5C52">
        <w:t>the</w:t>
      </w:r>
      <w:r w:rsidR="005B4B50">
        <w:t>ir</w:t>
      </w:r>
      <w:r w:rsidR="000D5C52">
        <w:t xml:space="preserve"> higher costs of installations </w:t>
      </w:r>
      <w:r w:rsidR="005B4B50">
        <w:t>(</w:t>
      </w:r>
      <w:proofErr w:type="gramStart"/>
      <w:r w:rsidR="005B4B50">
        <w:t>i.e.</w:t>
      </w:r>
      <w:proofErr w:type="gramEnd"/>
      <w:r w:rsidR="005B4B50">
        <w:t xml:space="preserve"> </w:t>
      </w:r>
      <w:r w:rsidR="000D5C52">
        <w:t xml:space="preserve">drilling </w:t>
      </w:r>
      <w:r w:rsidR="005B4B50">
        <w:t xml:space="preserve">requirements), the higher temperatures accessed by </w:t>
      </w:r>
      <w:r w:rsidR="00EB0BE5">
        <w:t xml:space="preserve">vertical </w:t>
      </w:r>
      <w:r w:rsidR="005B4B50">
        <w:t>BHE allow a greater ΔT at the heat pump</w:t>
      </w:r>
      <w:ins w:id="45" w:author="Stuart Gilfillan" w:date="2021-03-08T11:25:00Z">
        <w:r w:rsidR="00C63687">
          <w:t>,</w:t>
        </w:r>
      </w:ins>
      <w:r w:rsidR="005B4B50">
        <w:t xml:space="preserve"> </w:t>
      </w:r>
      <w:del w:id="46" w:author="Stuart Gilfillan" w:date="2021-03-08T11:25:00Z">
        <w:r w:rsidR="00EB0BE5" w:rsidDel="00C63687">
          <w:delText xml:space="preserve">that </w:delText>
        </w:r>
      </w:del>
      <w:ins w:id="47" w:author="Stuart Gilfillan" w:date="2021-03-08T11:25:00Z">
        <w:r w:rsidR="00C63687">
          <w:t xml:space="preserve">which </w:t>
        </w:r>
      </w:ins>
      <w:r w:rsidR="00EB0BE5">
        <w:t xml:space="preserve">ensures higher performances relative to </w:t>
      </w:r>
      <w:r w:rsidR="005B4B50">
        <w:t>horizontal</w:t>
      </w:r>
      <w:del w:id="48" w:author="MCDERMOTT Christopher" w:date="2021-03-15T08:54:00Z">
        <w:r w:rsidR="005B4B50" w:rsidDel="00A35BB4">
          <w:delText>s</w:delText>
        </w:r>
      </w:del>
      <w:r w:rsidR="005B4B50">
        <w:t xml:space="preserve"> GHE (Chen </w:t>
      </w:r>
      <w:r w:rsidR="005639F0" w:rsidRPr="005639F0">
        <w:rPr>
          <w:i/>
          <w:iCs/>
        </w:rPr>
        <w:t>et al.,</w:t>
      </w:r>
      <w:r w:rsidR="005639F0">
        <w:t xml:space="preserve"> </w:t>
      </w:r>
      <w:r w:rsidR="005B4B50">
        <w:t>2019).</w:t>
      </w:r>
      <w:r w:rsidR="00EB0BE5">
        <w:t xml:space="preserve"> </w:t>
      </w:r>
      <w:del w:id="49" w:author="Stuart Gilfillan" w:date="2021-03-08T11:25:00Z">
        <w:r w:rsidR="00EB0BE5" w:rsidDel="00C63687">
          <w:delText>S</w:delText>
        </w:r>
        <w:r w:rsidR="000D5C52" w:rsidDel="00C63687">
          <w:delText xml:space="preserve">uch system is </w:delText>
        </w:r>
      </w:del>
      <w:del w:id="50" w:author="MCDERMOTT Christopher" w:date="2021-03-15T08:54:00Z">
        <w:r w:rsidDel="00A35BB4">
          <w:delText>moreover</w:delText>
        </w:r>
      </w:del>
      <w:ins w:id="51" w:author="Stuart Gilfillan" w:date="2021-03-08T11:25:00Z">
        <w:del w:id="52" w:author="MCDERMOTT Christopher" w:date="2021-03-15T08:54:00Z">
          <w:r w:rsidR="00C63687" w:rsidDel="00A35BB4">
            <w:delText>This is</w:delText>
          </w:r>
        </w:del>
      </w:ins>
      <w:del w:id="53" w:author="MCDERMOTT Christopher" w:date="2021-03-15T08:54:00Z">
        <w:r w:rsidDel="00A35BB4">
          <w:delText xml:space="preserve"> </w:delText>
        </w:r>
      </w:del>
      <w:ins w:id="54" w:author="MCDERMOTT Christopher" w:date="2021-03-15T08:54:00Z">
        <w:r w:rsidR="00A35BB4">
          <w:t xml:space="preserve">Vertical </w:t>
        </w:r>
      </w:ins>
      <w:ins w:id="55" w:author="MCDERMOTT Christopher" w:date="2021-03-15T08:55:00Z">
        <w:r w:rsidR="00A35BB4">
          <w:t xml:space="preserve">BHE are also </w:t>
        </w:r>
      </w:ins>
      <w:r w:rsidR="000D5C52">
        <w:t>advantageous in areas of high land price due to the lower land surface requirements (</w:t>
      </w:r>
      <w:proofErr w:type="spellStart"/>
      <w:r w:rsidR="000D5C52">
        <w:t>Trillat-Berdal</w:t>
      </w:r>
      <w:proofErr w:type="spellEnd"/>
      <w:r w:rsidR="000D5C52">
        <w:t xml:space="preserve"> </w:t>
      </w:r>
      <w:r w:rsidR="000D5C52" w:rsidRPr="005639F0">
        <w:rPr>
          <w:i/>
          <w:iCs/>
        </w:rPr>
        <w:t>et al.,</w:t>
      </w:r>
      <w:r w:rsidR="000D5C52">
        <w:t xml:space="preserve"> 2006). Deep Borehole Heat Exchangers (BHE) can also be drilled down to ~2 kilometres depth, where the</w:t>
      </w:r>
      <w:r w:rsidR="00EB0BE5">
        <w:t xml:space="preserve"> heat collected offe</w:t>
      </w:r>
      <w:r w:rsidR="000D5C52">
        <w:t>rs good opportunities for district heating applications and</w:t>
      </w:r>
      <w:r w:rsidR="00EB0BE5">
        <w:t>/or</w:t>
      </w:r>
      <w:r w:rsidR="000D5C52">
        <w:t xml:space="preserve"> power production (</w:t>
      </w:r>
      <w:proofErr w:type="spellStart"/>
      <w:r w:rsidR="000D5C52">
        <w:t>Alimonti</w:t>
      </w:r>
      <w:proofErr w:type="spellEnd"/>
      <w:r w:rsidR="000D5C52">
        <w:t xml:space="preserve"> </w:t>
      </w:r>
      <w:r w:rsidR="005639F0" w:rsidRPr="005639F0">
        <w:rPr>
          <w:i/>
          <w:iCs/>
        </w:rPr>
        <w:t>et al.,</w:t>
      </w:r>
      <w:r w:rsidR="005639F0">
        <w:t xml:space="preserve"> </w:t>
      </w:r>
      <w:r w:rsidR="000D5C52">
        <w:t xml:space="preserve">2021). </w:t>
      </w:r>
    </w:p>
    <w:p w14:paraId="71374727" w14:textId="3DD35118" w:rsidR="00516EC6" w:rsidRDefault="00E63FC1" w:rsidP="00516EC6">
      <w:pPr>
        <w:spacing w:afterLines="80" w:after="192" w:line="480" w:lineRule="auto"/>
        <w:ind w:firstLine="335"/>
      </w:pPr>
      <w:r>
        <w:t xml:space="preserve">In this study, we focus on </w:t>
      </w:r>
      <w:r w:rsidR="00CD1FE2">
        <w:t xml:space="preserve">the impact on the ground temperature of </w:t>
      </w:r>
      <w:r>
        <w:t>shallow vertical BHE, a technology that can be used for hot water and space heating of individual houses (Fig. 1)</w:t>
      </w:r>
      <w:r w:rsidR="008D7496">
        <w:t>.</w:t>
      </w:r>
      <w:r w:rsidR="008B257E">
        <w:t xml:space="preserve"> </w:t>
      </w:r>
      <w:commentRangeStart w:id="56"/>
      <w:r w:rsidR="00DB499E">
        <w:t>We base o</w:t>
      </w:r>
      <w:r w:rsidR="00516EC6">
        <w:t xml:space="preserve">ur study on the Midland Valley of Scotland in the UK, where a large proportion of the population lives </w:t>
      </w:r>
      <w:r w:rsidR="00DB499E">
        <w:t xml:space="preserve">above </w:t>
      </w:r>
      <w:ins w:id="57" w:author="MCDERMOTT Christopher" w:date="2021-03-15T08:55:00Z">
        <w:r w:rsidR="00A35BB4">
          <w:t xml:space="preserve">legacy </w:t>
        </w:r>
      </w:ins>
      <w:r w:rsidR="00DB499E">
        <w:t>coal mines</w:t>
      </w:r>
      <w:ins w:id="58" w:author="MCDERMOTT Christopher" w:date="2021-03-15T08:55:00Z">
        <w:r w:rsidR="00A35BB4">
          <w:t xml:space="preserve"> and shale mines</w:t>
        </w:r>
      </w:ins>
      <w:r w:rsidR="00516EC6">
        <w:t xml:space="preserve">. </w:t>
      </w:r>
      <w:commentRangeEnd w:id="56"/>
      <w:r w:rsidR="00FC5CCE">
        <w:rPr>
          <w:rStyle w:val="Marquedecommentaire"/>
        </w:rPr>
        <w:commentReference w:id="56"/>
      </w:r>
      <w:r w:rsidR="00516EC6">
        <w:t>Today, all the underground mines are closed,</w:t>
      </w:r>
      <w:ins w:id="59" w:author="Stuart Gilfillan" w:date="2021-03-08T11:26:00Z">
        <w:r w:rsidR="00C63687">
          <w:t xml:space="preserve"> with many located</w:t>
        </w:r>
      </w:ins>
      <w:r w:rsidR="00516EC6">
        <w:t xml:space="preserve"> in rural areas that are likely to suffer from energy poverty. In addition to the need to decarbonize heat sources, the interest in using small-scale ground-source heat pump</w:t>
      </w:r>
      <w:r w:rsidR="00DB499E">
        <w:t xml:space="preserve"> (GSHP)</w:t>
      </w:r>
      <w:r w:rsidR="00516EC6">
        <w:t xml:space="preserve"> has been growing in </w:t>
      </w:r>
      <w:del w:id="60" w:author="Stuart Gilfillan" w:date="2021-03-08T11:26:00Z">
        <w:r w:rsidR="00516EC6" w:rsidDel="00C63687">
          <w:delText>the past</w:delText>
        </w:r>
      </w:del>
      <w:ins w:id="61" w:author="Stuart Gilfillan" w:date="2021-03-08T11:26:00Z">
        <w:r w:rsidR="00C63687">
          <w:t>recent</w:t>
        </w:r>
      </w:ins>
      <w:r w:rsidR="00516EC6">
        <w:t xml:space="preserve"> years</w:t>
      </w:r>
      <w:r w:rsidR="00DB499E">
        <w:t xml:space="preserve"> as they </w:t>
      </w:r>
      <w:r w:rsidR="00516EC6">
        <w:t>avoid a number of disadvantages</w:t>
      </w:r>
      <w:r w:rsidR="00DB499E">
        <w:t xml:space="preserve"> relative to large-scale system</w:t>
      </w:r>
      <w:ins w:id="62" w:author="Stuart Gilfillan" w:date="2021-03-08T11:26:00Z">
        <w:r w:rsidR="00C63687">
          <w:t>s</w:t>
        </w:r>
      </w:ins>
      <w:r w:rsidR="00DB499E">
        <w:t>. Th</w:t>
      </w:r>
      <w:ins w:id="63" w:author="Stuart Gilfillan" w:date="2021-03-08T11:26:00Z">
        <w:r w:rsidR="00C63687">
          <w:t>e</w:t>
        </w:r>
      </w:ins>
      <w:del w:id="64" w:author="Stuart Gilfillan" w:date="2021-03-08T11:26:00Z">
        <w:r w:rsidR="00DB499E" w:rsidDel="00C63687">
          <w:delText>i</w:delText>
        </w:r>
      </w:del>
      <w:r w:rsidR="00DB499E">
        <w:t>s</w:t>
      </w:r>
      <w:ins w:id="65" w:author="Stuart Gilfillan" w:date="2021-03-08T11:26:00Z">
        <w:r w:rsidR="00C63687">
          <w:t>e</w:t>
        </w:r>
      </w:ins>
      <w:r w:rsidR="00DB499E">
        <w:t xml:space="preserve"> include</w:t>
      </w:r>
      <w:del w:id="66" w:author="Stuart Gilfillan" w:date="2021-03-08T11:26:00Z">
        <w:r w:rsidR="00DB499E" w:rsidDel="00C63687">
          <w:delText>s</w:delText>
        </w:r>
      </w:del>
      <w:r w:rsidR="00516EC6">
        <w:t xml:space="preserve"> the need for central heat pump system, heat losses in community distribution pipe networks, maintenance of heat interface units and high operating costs (</w:t>
      </w:r>
      <w:del w:id="67" w:author="FRASER HARRIS Andrew" w:date="2021-03-11T13:42:00Z">
        <w:r w:rsidR="009646E1" w:rsidDel="00B86F89">
          <w:delText xml:space="preserve">i.e. </w:delText>
        </w:r>
      </w:del>
      <w:r w:rsidR="009646E1">
        <w:t xml:space="preserve">Sayegh </w:t>
      </w:r>
      <w:r w:rsidR="005639F0" w:rsidRPr="005639F0">
        <w:rPr>
          <w:i/>
          <w:iCs/>
        </w:rPr>
        <w:t>et al.,</w:t>
      </w:r>
      <w:r w:rsidR="005639F0">
        <w:t xml:space="preserve"> </w:t>
      </w:r>
      <w:r w:rsidR="009646E1">
        <w:t>2018</w:t>
      </w:r>
      <w:r w:rsidR="00516EC6">
        <w:t>).</w:t>
      </w:r>
      <w:r w:rsidR="00DB499E">
        <w:t xml:space="preserve"> </w:t>
      </w:r>
    </w:p>
    <w:p w14:paraId="1754A6F4" w14:textId="55B39503" w:rsidR="00516EC6" w:rsidRDefault="00516EC6" w:rsidP="00516EC6">
      <w:pPr>
        <w:spacing w:afterLines="80" w:after="192" w:line="480" w:lineRule="auto"/>
        <w:ind w:firstLine="335"/>
      </w:pPr>
      <w:del w:id="68" w:author="Stuart Gilfillan" w:date="2021-03-08T12:44:00Z">
        <w:r w:rsidDel="0096432F">
          <w:delText>To date, t</w:delText>
        </w:r>
      </w:del>
      <w:ins w:id="69" w:author="Stuart Gilfillan" w:date="2021-03-08T12:44:00Z">
        <w:r w:rsidR="0096432F">
          <w:t>T</w:t>
        </w:r>
      </w:ins>
      <w:r>
        <w:t>he performance</w:t>
      </w:r>
      <w:del w:id="70" w:author="Stuart Gilfillan" w:date="2021-03-08T12:43:00Z">
        <w:r w:rsidDel="0096432F">
          <w:delText>s</w:delText>
        </w:r>
      </w:del>
      <w:r>
        <w:t xml:space="preserve"> and the sustainability aspects of BHE</w:t>
      </w:r>
      <w:ins w:id="71" w:author="Stuart Gilfillan" w:date="2021-03-08T12:46:00Z">
        <w:r w:rsidR="0096432F">
          <w:t xml:space="preserve"> from an engineering perspective</w:t>
        </w:r>
      </w:ins>
      <w:r>
        <w:t xml:space="preserve"> have been </w:t>
      </w:r>
      <w:del w:id="72" w:author="Stuart Gilfillan" w:date="2021-03-08T12:43:00Z">
        <w:r w:rsidDel="0096432F">
          <w:delText xml:space="preserve">well </w:delText>
        </w:r>
      </w:del>
      <w:ins w:id="73" w:author="Stuart Gilfillan" w:date="2021-03-08T12:43:00Z">
        <w:r w:rsidR="0096432F">
          <w:t xml:space="preserve"> </w:t>
        </w:r>
      </w:ins>
      <w:del w:id="74" w:author="Stuart Gilfillan" w:date="2021-03-08T12:44:00Z">
        <w:r w:rsidDel="0096432F">
          <w:delText>studied</w:delText>
        </w:r>
      </w:del>
      <w:ins w:id="75" w:author="Stuart Gilfillan" w:date="2021-03-08T12:47:00Z">
        <w:r w:rsidR="0096432F">
          <w:t>covered extensively</w:t>
        </w:r>
      </w:ins>
      <w:ins w:id="76" w:author="Stuart Gilfillan" w:date="2021-03-08T12:44:00Z">
        <w:r w:rsidR="0096432F">
          <w:t xml:space="preserve"> in </w:t>
        </w:r>
      </w:ins>
      <w:ins w:id="77" w:author="Stuart Gilfillan" w:date="2021-03-08T12:45:00Z">
        <w:r w:rsidR="0096432F">
          <w:t>the literature</w:t>
        </w:r>
      </w:ins>
      <w:r>
        <w:t xml:space="preserve">. </w:t>
      </w:r>
      <w:del w:id="78" w:author="Stuart Gilfillan" w:date="2021-03-08T12:44:00Z">
        <w:r w:rsidDel="0096432F">
          <w:delText xml:space="preserve">Many </w:delText>
        </w:r>
      </w:del>
      <w:ins w:id="79" w:author="Stuart Gilfillan" w:date="2021-03-08T12:44:00Z">
        <w:r w:rsidR="0096432F">
          <w:t xml:space="preserve">Previous </w:t>
        </w:r>
      </w:ins>
      <w:del w:id="80" w:author="Stuart Gilfillan" w:date="2021-03-08T12:45:00Z">
        <w:r w:rsidDel="0096432F">
          <w:delText xml:space="preserve">authors </w:delText>
        </w:r>
      </w:del>
      <w:ins w:id="81" w:author="Stuart Gilfillan" w:date="2021-03-08T12:45:00Z">
        <w:r w:rsidR="0096432F">
          <w:t xml:space="preserve">works have </w:t>
        </w:r>
      </w:ins>
      <w:r>
        <w:t>used both analytical and numerical models, ranging from one-dimensional BHE model to full 3D subsurface numerical models to assess the long-term performances of those systems (</w:t>
      </w:r>
      <w:proofErr w:type="gramStart"/>
      <w:r>
        <w:t>i.e.</w:t>
      </w:r>
      <w:proofErr w:type="gramEnd"/>
      <w:r>
        <w:t xml:space="preserve"> </w:t>
      </w:r>
      <w:proofErr w:type="spellStart"/>
      <w:r>
        <w:t>Rybach</w:t>
      </w:r>
      <w:proofErr w:type="spellEnd"/>
      <w:r>
        <w:t xml:space="preserve"> and </w:t>
      </w:r>
      <w:proofErr w:type="spellStart"/>
      <w:r>
        <w:t>Eugster</w:t>
      </w:r>
      <w:proofErr w:type="spellEnd"/>
      <w:r>
        <w:t xml:space="preserve">, 2010; Signorelli </w:t>
      </w:r>
      <w:r w:rsidR="005639F0" w:rsidRPr="005639F0">
        <w:rPr>
          <w:i/>
          <w:iCs/>
        </w:rPr>
        <w:t>et al.,</w:t>
      </w:r>
      <w:r w:rsidR="005639F0">
        <w:t xml:space="preserve"> </w:t>
      </w:r>
      <w:r>
        <w:t xml:space="preserve">2005; </w:t>
      </w:r>
      <w:proofErr w:type="spellStart"/>
      <w:r>
        <w:t>Lyu</w:t>
      </w:r>
      <w:proofErr w:type="spellEnd"/>
      <w:r>
        <w:t xml:space="preserve"> </w:t>
      </w:r>
      <w:r w:rsidR="005639F0" w:rsidRPr="005639F0">
        <w:rPr>
          <w:i/>
          <w:iCs/>
        </w:rPr>
        <w:t>et al.,</w:t>
      </w:r>
      <w:r w:rsidR="005639F0">
        <w:t xml:space="preserve"> </w:t>
      </w:r>
      <w:r>
        <w:t xml:space="preserve">2017; Zhang </w:t>
      </w:r>
      <w:r w:rsidR="005639F0" w:rsidRPr="005639F0">
        <w:rPr>
          <w:i/>
          <w:iCs/>
        </w:rPr>
        <w:t>et al.,</w:t>
      </w:r>
      <w:r w:rsidR="005639F0">
        <w:t xml:space="preserve"> </w:t>
      </w:r>
      <w:r>
        <w:t xml:space="preserve">2016; </w:t>
      </w:r>
      <w:proofErr w:type="spellStart"/>
      <w:r>
        <w:t>Stylianou</w:t>
      </w:r>
      <w:proofErr w:type="spellEnd"/>
      <w:r>
        <w:t xml:space="preserve"> </w:t>
      </w:r>
      <w:r w:rsidR="005639F0" w:rsidRPr="005639F0">
        <w:rPr>
          <w:i/>
          <w:iCs/>
        </w:rPr>
        <w:t>et al.,</w:t>
      </w:r>
      <w:r w:rsidR="005639F0">
        <w:t xml:space="preserve"> </w:t>
      </w:r>
      <w:r>
        <w:t xml:space="preserve">2017; </w:t>
      </w:r>
      <w:proofErr w:type="spellStart"/>
      <w:r>
        <w:t>Zanchini</w:t>
      </w:r>
      <w:proofErr w:type="spellEnd"/>
      <w:r>
        <w:t xml:space="preserve"> </w:t>
      </w:r>
      <w:r w:rsidR="005639F0" w:rsidRPr="005639F0">
        <w:rPr>
          <w:i/>
          <w:iCs/>
        </w:rPr>
        <w:t>et al.,</w:t>
      </w:r>
      <w:r w:rsidR="005639F0">
        <w:t xml:space="preserve"> </w:t>
      </w:r>
      <w:r>
        <w:t xml:space="preserve">2010; </w:t>
      </w:r>
      <w:proofErr w:type="spellStart"/>
      <w:r>
        <w:t>Lazzari</w:t>
      </w:r>
      <w:proofErr w:type="spellEnd"/>
      <w:r>
        <w:t xml:space="preserve"> </w:t>
      </w:r>
      <w:r w:rsidR="005639F0" w:rsidRPr="005639F0">
        <w:rPr>
          <w:i/>
          <w:iCs/>
        </w:rPr>
        <w:t>et al.,</w:t>
      </w:r>
      <w:r w:rsidR="005639F0">
        <w:t xml:space="preserve"> </w:t>
      </w:r>
      <w:r>
        <w:t xml:space="preserve">2010). </w:t>
      </w:r>
      <w:del w:id="82" w:author="Stuart Gilfillan" w:date="2021-03-08T12:45:00Z">
        <w:r w:rsidDel="0096432F">
          <w:delText xml:space="preserve">Those </w:delText>
        </w:r>
      </w:del>
      <w:ins w:id="83" w:author="Stuart Gilfillan" w:date="2021-03-08T12:45:00Z">
        <w:r w:rsidR="0096432F">
          <w:t xml:space="preserve">These </w:t>
        </w:r>
      </w:ins>
      <w:r>
        <w:t xml:space="preserve">are generally expressed in terms of the system coefficient of performance (COP), the ratio between the electrical energy provided to the heat pump and the energy delivered, which is a function of the temperature contrast between the ground and the circulating fluid in the BHE. While </w:t>
      </w:r>
      <w:r w:rsidRPr="00E2463F">
        <w:t>Chen et al.</w:t>
      </w:r>
      <w:r>
        <w:t xml:space="preserve"> (</w:t>
      </w:r>
      <w:r w:rsidRPr="00E2463F">
        <w:t>2019</w:t>
      </w:r>
      <w:r>
        <w:t>)</w:t>
      </w:r>
      <w:r w:rsidRPr="00E2463F">
        <w:t xml:space="preserve"> showed that quasi steady-state outflow temperature could be reached after 20 years of production from a BHE in China</w:t>
      </w:r>
      <w:r>
        <w:t xml:space="preserve"> using a</w:t>
      </w:r>
      <w:r w:rsidRPr="00E2463F">
        <w:t xml:space="preserve"> specific heat extraction rate of 100 W/m,</w:t>
      </w:r>
      <w:r>
        <w:t xml:space="preserve"> </w:t>
      </w:r>
      <w:r w:rsidR="0017744A">
        <w:t>Chen et al. (2020)</w:t>
      </w:r>
      <w:r>
        <w:t xml:space="preserve"> warned that unbalanced heat extraction and injection from BHE in cold regions (</w:t>
      </w:r>
      <w:proofErr w:type="gramStart"/>
      <w:r>
        <w:t>i.e.</w:t>
      </w:r>
      <w:proofErr w:type="gramEnd"/>
      <w:r>
        <w:t xml:space="preserve"> due to greater needs in heating relative to cooling) could lead to an extensive cooling of the ground. The efficiency of heat extraction mostly depends on the heat transfer process between the BHEs and the ground. In a purely diffusive medium, this is mainly control</w:t>
      </w:r>
      <w:ins w:id="84" w:author="FRASER HARRIS Andrew" w:date="2021-03-11T13:43:00Z">
        <w:r w:rsidR="00B86F89">
          <w:t>led</w:t>
        </w:r>
      </w:ins>
      <w:r>
        <w:t xml:space="preserve"> by the thermal conductivity and diffusivity of the ground (</w:t>
      </w:r>
      <w:proofErr w:type="gramStart"/>
      <w:r>
        <w:t>i.e.</w:t>
      </w:r>
      <w:proofErr w:type="gramEnd"/>
      <w:r>
        <w:t xml:space="preserve"> </w:t>
      </w:r>
      <w:proofErr w:type="spellStart"/>
      <w:r>
        <w:t>Stylianou</w:t>
      </w:r>
      <w:proofErr w:type="spellEnd"/>
      <w:r>
        <w:t xml:space="preserve"> </w:t>
      </w:r>
      <w:r w:rsidR="005639F0" w:rsidRPr="005639F0">
        <w:rPr>
          <w:i/>
          <w:iCs/>
        </w:rPr>
        <w:t>et al.,</w:t>
      </w:r>
      <w:r w:rsidR="005639F0">
        <w:t xml:space="preserve"> </w:t>
      </w:r>
      <w:r>
        <w:t xml:space="preserve">2017; Chen </w:t>
      </w:r>
      <w:r w:rsidR="005639F0" w:rsidRPr="005639F0">
        <w:rPr>
          <w:i/>
          <w:iCs/>
        </w:rPr>
        <w:t>et al.,</w:t>
      </w:r>
      <w:r w:rsidR="005639F0">
        <w:t xml:space="preserve"> </w:t>
      </w:r>
      <w:r>
        <w:t xml:space="preserve">2019; Choi and </w:t>
      </w:r>
      <w:proofErr w:type="spellStart"/>
      <w:r>
        <w:t>Ooka</w:t>
      </w:r>
      <w:proofErr w:type="spellEnd"/>
      <w:r>
        <w:t>, 2015). The presence of groundwater is suggested to improve the long-term performance of BHE both by increasing the heat exchange rate during production (</w:t>
      </w:r>
      <w:proofErr w:type="spellStart"/>
      <w:r>
        <w:t>Zanchini</w:t>
      </w:r>
      <w:proofErr w:type="spellEnd"/>
      <w:r>
        <w:t xml:space="preserve"> </w:t>
      </w:r>
      <w:r w:rsidR="005639F0" w:rsidRPr="005639F0">
        <w:rPr>
          <w:i/>
          <w:iCs/>
        </w:rPr>
        <w:t>et al.,</w:t>
      </w:r>
      <w:r w:rsidR="005639F0">
        <w:t xml:space="preserve"> </w:t>
      </w:r>
      <w:r>
        <w:t xml:space="preserve">2010; </w:t>
      </w:r>
      <w:proofErr w:type="spellStart"/>
      <w:r>
        <w:t>Stylianou</w:t>
      </w:r>
      <w:proofErr w:type="spellEnd"/>
      <w:r>
        <w:t xml:space="preserve"> </w:t>
      </w:r>
      <w:r w:rsidR="005639F0" w:rsidRPr="005639F0">
        <w:rPr>
          <w:i/>
          <w:iCs/>
        </w:rPr>
        <w:t>et al.,</w:t>
      </w:r>
      <w:r w:rsidR="005639F0">
        <w:t xml:space="preserve"> </w:t>
      </w:r>
      <w:r>
        <w:t>2017; Wang</w:t>
      </w:r>
      <w:r w:rsidR="005639F0" w:rsidRPr="005639F0">
        <w:rPr>
          <w:i/>
          <w:iCs/>
        </w:rPr>
        <w:t xml:space="preserve"> et al.,</w:t>
      </w:r>
      <w:r w:rsidR="005639F0">
        <w:t xml:space="preserve"> </w:t>
      </w:r>
      <w:r>
        <w:t xml:space="preserve">2013) and by favouring heat recovery during periods of no production (Hein </w:t>
      </w:r>
      <w:r w:rsidR="005639F0" w:rsidRPr="005639F0">
        <w:rPr>
          <w:i/>
          <w:iCs/>
        </w:rPr>
        <w:t>et al.,</w:t>
      </w:r>
      <w:r w:rsidR="005639F0">
        <w:t xml:space="preserve"> </w:t>
      </w:r>
      <w:r>
        <w:t xml:space="preserve">2016; Erol </w:t>
      </w:r>
      <w:r w:rsidR="005639F0" w:rsidRPr="005639F0">
        <w:rPr>
          <w:i/>
          <w:iCs/>
        </w:rPr>
        <w:t>et al.,</w:t>
      </w:r>
      <w:r w:rsidR="005639F0">
        <w:t xml:space="preserve"> </w:t>
      </w:r>
      <w:r>
        <w:t xml:space="preserve">2015). In such </w:t>
      </w:r>
      <w:ins w:id="85" w:author="Stuart Gilfillan" w:date="2021-03-08T12:46:00Z">
        <w:r w:rsidR="0096432F">
          <w:t xml:space="preserve">a </w:t>
        </w:r>
      </w:ins>
      <w:r>
        <w:t xml:space="preserve">scenario, </w:t>
      </w:r>
      <w:commentRangeStart w:id="86"/>
      <w:r>
        <w:t>analysis</w:t>
      </w:r>
      <w:commentRangeEnd w:id="86"/>
      <w:r w:rsidR="00B86F89">
        <w:rPr>
          <w:rStyle w:val="Marquedecommentaire"/>
        </w:rPr>
        <w:commentReference w:id="86"/>
      </w:r>
      <w:r>
        <w:t xml:space="preserve"> showed that the soil heat capacity and thermal conductivity only have minor impact on the sustainability of a GSHP systems and that dispersion tends to increase the area of impact of heat extraction. However, by regarding the sustainability issues of BHE from an engineering perspective (</w:t>
      </w:r>
      <w:proofErr w:type="gramStart"/>
      <w:r>
        <w:t>i.e.</w:t>
      </w:r>
      <w:proofErr w:type="gramEnd"/>
      <w:r>
        <w:t xml:space="preserve"> production temperature), only a few studies treated the ground as a finite heat resource.</w:t>
      </w:r>
      <w:r w:rsidRPr="00AB5297">
        <w:t xml:space="preserve"> </w:t>
      </w:r>
      <w:r w:rsidR="00EE4DF0">
        <w:t xml:space="preserve">More recently, </w:t>
      </w:r>
      <w:proofErr w:type="spellStart"/>
      <w:r w:rsidR="00EE4DF0">
        <w:t>Walsch</w:t>
      </w:r>
      <w:proofErr w:type="spellEnd"/>
      <w:r w:rsidR="00EE4DF0">
        <w:t xml:space="preserve"> </w:t>
      </w:r>
      <w:r w:rsidR="005639F0" w:rsidRPr="005639F0">
        <w:rPr>
          <w:i/>
          <w:iCs/>
        </w:rPr>
        <w:t>et al.,</w:t>
      </w:r>
      <w:r w:rsidR="005639F0">
        <w:t xml:space="preserve"> </w:t>
      </w:r>
      <w:r w:rsidR="00EE4DF0">
        <w:t xml:space="preserve">(2021) quantified the </w:t>
      </w:r>
      <w:r w:rsidR="00CC4A29">
        <w:t xml:space="preserve">regional scale </w:t>
      </w:r>
      <w:r w:rsidR="00EE4DF0">
        <w:t xml:space="preserve">thermal interferences caused by </w:t>
      </w:r>
      <w:r w:rsidR="00987829">
        <w:t xml:space="preserve">a dense deployment of individual shallow </w:t>
      </w:r>
      <w:r w:rsidR="00EE4DF0">
        <w:t xml:space="preserve">BHE for district heating </w:t>
      </w:r>
      <w:r w:rsidR="00987829">
        <w:t>in Switzerland</w:t>
      </w:r>
      <w:r w:rsidR="00CC4A29">
        <w:t>, suggesting the importance of considering the areal impact of heat extraction for future applications of BHE-GSHP systems</w:t>
      </w:r>
      <w:r w:rsidR="00987829">
        <w:t>.</w:t>
      </w:r>
      <w:r w:rsidR="00EE4DF0">
        <w:t xml:space="preserve"> </w:t>
      </w:r>
      <w:r>
        <w:t xml:space="preserve">Here, we investigate the capacity of the ground to provide the required heat load to an individual vertical BHE </w:t>
      </w:r>
      <w:r w:rsidR="00987829">
        <w:t xml:space="preserve">in the UK </w:t>
      </w:r>
      <w:r>
        <w:t>and simulate the extent of the heat depletion (</w:t>
      </w:r>
      <w:proofErr w:type="gramStart"/>
      <w:r>
        <w:t>i.e.</w:t>
      </w:r>
      <w:proofErr w:type="gramEnd"/>
      <w:r>
        <w:t xml:space="preserve"> thermal footprint) induced by long-term heat extraction considering a purely diffusive medium. By looking at the impact of heat extraction from a geological resource perspective rather than a BHE performance perspective, we clarify the concept of “steady state” production temperature and show that geological conditions in the UK cannot sustainably provide heat to </w:t>
      </w:r>
      <w:ins w:id="87" w:author="Stuart Gilfillan" w:date="2021-03-08T12:48:00Z">
        <w:r w:rsidR="0096432F">
          <w:t xml:space="preserve">a </w:t>
        </w:r>
      </w:ins>
      <w:r>
        <w:t xml:space="preserve">shallow stand-alone vertical </w:t>
      </w:r>
      <w:commentRangeStart w:id="88"/>
      <w:r>
        <w:t>BHE</w:t>
      </w:r>
      <w:commentRangeEnd w:id="88"/>
      <w:r w:rsidR="005A33D4">
        <w:rPr>
          <w:rStyle w:val="Marquedecommentaire"/>
        </w:rPr>
        <w:commentReference w:id="88"/>
      </w:r>
      <w:r>
        <w:t xml:space="preserve">.  </w:t>
      </w:r>
    </w:p>
    <w:p w14:paraId="1EBEFB3E" w14:textId="77777777" w:rsidR="008B257E" w:rsidRDefault="008B257E" w:rsidP="008B257E">
      <w:pPr>
        <w:spacing w:afterLines="80" w:after="192" w:line="480" w:lineRule="auto"/>
        <w:jc w:val="center"/>
      </w:pPr>
      <w:commentRangeStart w:id="89"/>
      <w:r>
        <w:rPr>
          <w:noProof/>
          <w:lang w:eastAsia="zh-CN"/>
        </w:rPr>
        <w:drawing>
          <wp:inline distT="0" distB="0" distL="0" distR="0" wp14:anchorId="218F61AD" wp14:editId="7F109D70">
            <wp:extent cx="6182761" cy="2930236"/>
            <wp:effectExtent l="0" t="0" r="889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9126" cy="2937992"/>
                    </a:xfrm>
                    <a:prstGeom prst="rect">
                      <a:avLst/>
                    </a:prstGeom>
                    <a:noFill/>
                    <a:ln>
                      <a:noFill/>
                    </a:ln>
                  </pic:spPr>
                </pic:pic>
              </a:graphicData>
            </a:graphic>
          </wp:inline>
        </w:drawing>
      </w:r>
      <w:commentRangeEnd w:id="89"/>
      <w:r w:rsidR="00EE3CA0">
        <w:rPr>
          <w:rStyle w:val="Marquedecommentaire"/>
        </w:rPr>
        <w:commentReference w:id="89"/>
      </w:r>
    </w:p>
    <w:p w14:paraId="1FB944C1" w14:textId="3EC67D80" w:rsidR="008B257E" w:rsidRPr="005A33D4" w:rsidRDefault="008B257E" w:rsidP="004D61E8">
      <w:pPr>
        <w:spacing w:afterLines="80" w:after="192" w:line="480" w:lineRule="auto"/>
        <w:ind w:left="-4" w:firstLine="339"/>
        <w:rPr>
          <w:sz w:val="18"/>
          <w:szCs w:val="18"/>
          <w:rPrChange w:id="90" w:author="FRASER HARRIS Andrew" w:date="2021-03-11T13:49:00Z">
            <w:rPr/>
          </w:rPrChange>
        </w:rPr>
      </w:pPr>
      <w:commentRangeStart w:id="91"/>
      <w:r w:rsidRPr="005A33D4">
        <w:rPr>
          <w:sz w:val="18"/>
          <w:szCs w:val="18"/>
          <w:rPrChange w:id="92" w:author="FRASER HARRIS Andrew" w:date="2021-03-11T13:49:00Z">
            <w:rPr/>
          </w:rPrChange>
        </w:rPr>
        <w:t>Figure 1: Type of geothermal energy available in the UK, including low-temperature resources (</w:t>
      </w:r>
      <w:proofErr w:type="gramStart"/>
      <w:r w:rsidRPr="005A33D4">
        <w:rPr>
          <w:sz w:val="18"/>
          <w:szCs w:val="18"/>
          <w:rPrChange w:id="93" w:author="FRASER HARRIS Andrew" w:date="2021-03-11T13:49:00Z">
            <w:rPr/>
          </w:rPrChange>
        </w:rPr>
        <w:t>i.e.</w:t>
      </w:r>
      <w:proofErr w:type="gramEnd"/>
      <w:r w:rsidRPr="005A33D4">
        <w:rPr>
          <w:sz w:val="18"/>
          <w:szCs w:val="18"/>
          <w:rPrChange w:id="94" w:author="FRASER HARRIS Andrew" w:date="2021-03-11T13:49:00Z">
            <w:rPr/>
          </w:rPrChange>
        </w:rPr>
        <w:t xml:space="preserve"> open-loop and closed-loop GSHP systems that comprise horizontal ground heat exchangers (GHE) and vertical borehole heat exchangers BHE), low-medium temperature resources (i.e. doublet systems, flooded mines) and high-temperature systems (i.e. Hot dry rock, Hot sedimentary aquifers). Open-loop systems are used to harness geothermal heat from in-situ water, by pumping/reinjecting groundwater from/to </w:t>
      </w:r>
      <w:proofErr w:type="gramStart"/>
      <w:r w:rsidRPr="005A33D4">
        <w:rPr>
          <w:sz w:val="18"/>
          <w:szCs w:val="18"/>
          <w:rPrChange w:id="95" w:author="FRASER HARRIS Andrew" w:date="2021-03-11T13:49:00Z">
            <w:rPr/>
          </w:rPrChange>
        </w:rPr>
        <w:t>i.e.</w:t>
      </w:r>
      <w:proofErr w:type="gramEnd"/>
      <w:r w:rsidRPr="005A33D4">
        <w:rPr>
          <w:sz w:val="18"/>
          <w:szCs w:val="18"/>
          <w:rPrChange w:id="96" w:author="FRASER HARRIS Andrew" w:date="2021-03-11T13:49:00Z">
            <w:rPr/>
          </w:rPrChange>
        </w:rPr>
        <w:t xml:space="preserve"> aquifers or legacy mine workings. Closed-loop systems use a working fluid to extract heat from the ground. </w:t>
      </w:r>
      <w:del w:id="97" w:author="MCDERMOTT Christopher" w:date="2021-03-15T08:59:00Z">
        <w:r w:rsidRPr="005A33D4" w:rsidDel="004D61E8">
          <w:rPr>
            <w:sz w:val="18"/>
            <w:szCs w:val="18"/>
            <w:rPrChange w:id="98" w:author="FRASER HARRIS Andrew" w:date="2021-03-11T13:49:00Z">
              <w:rPr/>
            </w:rPrChange>
          </w:rPr>
          <w:delText>The aim of this paper is to assess the long-term effects of heat extraction from vertical BHE on the subsurface.</w:delText>
        </w:r>
        <w:commentRangeEnd w:id="91"/>
        <w:r w:rsidR="005A33D4" w:rsidRPr="005A33D4" w:rsidDel="004D61E8">
          <w:rPr>
            <w:rStyle w:val="Marquedecommentaire"/>
            <w:sz w:val="18"/>
            <w:szCs w:val="18"/>
            <w:rPrChange w:id="99" w:author="FRASER HARRIS Andrew" w:date="2021-03-11T13:49:00Z">
              <w:rPr>
                <w:rStyle w:val="Marquedecommentaire"/>
              </w:rPr>
            </w:rPrChange>
          </w:rPr>
          <w:commentReference w:id="91"/>
        </w:r>
      </w:del>
    </w:p>
    <w:p w14:paraId="072F91C7" w14:textId="3537001E" w:rsidR="0045602F" w:rsidRDefault="00EC0004" w:rsidP="00EC0004">
      <w:pPr>
        <w:spacing w:afterLines="80" w:after="192" w:line="480" w:lineRule="auto"/>
        <w:ind w:firstLine="335"/>
      </w:pPr>
      <w:del w:id="100" w:author="Stuart Gilfillan" w:date="2021-03-08T12:49:00Z">
        <w:r w:rsidDel="000503CB">
          <w:delText>Being</w:delText>
        </w:r>
        <w:r w:rsidR="00BA382D" w:rsidRPr="004D73DF" w:rsidDel="000503CB">
          <w:delText xml:space="preserve"> able</w:delText>
        </w:r>
      </w:del>
      <w:ins w:id="101" w:author="Stuart Gilfillan" w:date="2021-03-08T12:49:00Z">
        <w:r w:rsidR="000503CB">
          <w:t>The ability</w:t>
        </w:r>
      </w:ins>
      <w:r w:rsidR="00BA382D" w:rsidRPr="004D73DF">
        <w:t xml:space="preserve"> to discriminate between the energy sources through a detailed understanding of the heat fluxes induced during heat extraction (both axial and radial) is essential to </w:t>
      </w:r>
      <w:del w:id="102" w:author="Stuart Gilfillan" w:date="2021-03-08T12:49:00Z">
        <w:r w:rsidR="00BA382D" w:rsidRPr="004D73DF" w:rsidDel="000503CB">
          <w:delText>get a better insight</w:delText>
        </w:r>
      </w:del>
      <w:ins w:id="103" w:author="Stuart Gilfillan" w:date="2021-03-08T12:49:00Z">
        <w:r w:rsidR="000503CB">
          <w:t>fully understand</w:t>
        </w:r>
      </w:ins>
      <w:r w:rsidR="00BA382D" w:rsidRPr="004D73DF">
        <w:t xml:space="preserve"> </w:t>
      </w:r>
      <w:del w:id="104" w:author="Stuart Gilfillan" w:date="2021-03-08T12:49:00Z">
        <w:r w:rsidR="0061400D" w:rsidDel="000503CB">
          <w:delText>into</w:delText>
        </w:r>
      </w:del>
      <w:r w:rsidR="00BA382D" w:rsidRPr="004D73DF">
        <w:t xml:space="preserve"> the </w:t>
      </w:r>
      <w:ins w:id="105" w:author="Stuart Gilfillan" w:date="2021-03-08T12:49:00Z">
        <w:r w:rsidR="000503CB">
          <w:t xml:space="preserve">true </w:t>
        </w:r>
      </w:ins>
      <w:r w:rsidR="00BA382D" w:rsidRPr="004D73DF">
        <w:t>sustainability of heat extraction (</w:t>
      </w:r>
      <w:proofErr w:type="gramStart"/>
      <w:r w:rsidR="00BA382D" w:rsidRPr="004D73DF">
        <w:t>i.e.</w:t>
      </w:r>
      <w:proofErr w:type="gramEnd"/>
      <w:r w:rsidR="00BA382D" w:rsidRPr="004D73DF">
        <w:t xml:space="preserve"> Rivera </w:t>
      </w:r>
      <w:r w:rsidR="005639F0" w:rsidRPr="005639F0">
        <w:rPr>
          <w:i/>
          <w:iCs/>
        </w:rPr>
        <w:t>et al.,</w:t>
      </w:r>
      <w:r w:rsidR="005639F0">
        <w:t xml:space="preserve"> </w:t>
      </w:r>
      <w:r w:rsidR="00BA382D" w:rsidRPr="004D73DF">
        <w:t>2015).</w:t>
      </w:r>
      <w:r w:rsidR="00BA382D">
        <w:t xml:space="preserve">  </w:t>
      </w:r>
      <w:ins w:id="106" w:author="Stuart Gilfillan" w:date="2021-03-08T12:49:00Z">
        <w:r w:rsidR="000503CB">
          <w:t xml:space="preserve">Here, </w:t>
        </w:r>
      </w:ins>
      <w:del w:id="107" w:author="Stuart Gilfillan" w:date="2021-03-08T12:49:00Z">
        <w:r w:rsidR="0061400D" w:rsidDel="000503CB">
          <w:delText>W</w:delText>
        </w:r>
      </w:del>
      <w:ins w:id="108" w:author="Stuart Gilfillan" w:date="2021-03-08T12:49:00Z">
        <w:r w:rsidR="000503CB">
          <w:t>w</w:t>
        </w:r>
      </w:ins>
      <w:r w:rsidR="0061400D">
        <w:t>e first use ma</w:t>
      </w:r>
      <w:r>
        <w:t xml:space="preserve">thematical solutions </w:t>
      </w:r>
      <w:ins w:id="109" w:author="FRASER HARRIS Andrew" w:date="2021-03-11T13:50:00Z">
        <w:r w:rsidR="005A33D4">
          <w:t xml:space="preserve">to </w:t>
        </w:r>
      </w:ins>
      <w:r>
        <w:t xml:space="preserve">calculate the volume of rock required to provide the equivalent of a yearly average heat consumption to a single house in the UK, and quantify the amount of heat recharge available in the ground. </w:t>
      </w:r>
      <w:r w:rsidR="001101B3">
        <w:t>We then verify the heat ba</w:t>
      </w:r>
      <w:r>
        <w:t>lance numerically by performing a series of 1D and 3D heat extraction simulations in a homogeneous porous medium</w:t>
      </w:r>
      <w:r w:rsidR="001101B3">
        <w:t>.</w:t>
      </w:r>
      <w:r w:rsidR="00687643">
        <w:t xml:space="preserve"> In order to </w:t>
      </w:r>
      <w:del w:id="110" w:author="Stuart Gilfillan" w:date="2021-03-08T14:02:00Z">
        <w:r w:rsidR="00687643" w:rsidDel="00576F23">
          <w:delText>neglect the engineering</w:delText>
        </w:r>
      </w:del>
      <w:ins w:id="111" w:author="Stuart Gilfillan" w:date="2021-03-08T14:02:00Z">
        <w:r w:rsidR="00576F23">
          <w:t xml:space="preserve">focus on the </w:t>
        </w:r>
      </w:ins>
      <w:ins w:id="112" w:author="Stuart Gilfillan" w:date="2021-03-08T14:03:00Z">
        <w:r w:rsidR="00576F23">
          <w:t xml:space="preserve">evolution </w:t>
        </w:r>
      </w:ins>
      <w:ins w:id="113" w:author="Stuart Gilfillan" w:date="2021-03-08T14:02:00Z">
        <w:r w:rsidR="00576F23">
          <w:t>of the heat extraction footprint</w:t>
        </w:r>
      </w:ins>
      <w:del w:id="114" w:author="Stuart Gilfillan" w:date="2021-03-08T14:02:00Z">
        <w:r w:rsidR="00687643" w:rsidDel="00576F23">
          <w:delText xml:space="preserve"> </w:delText>
        </w:r>
      </w:del>
      <w:del w:id="115" w:author="Stuart Gilfillan" w:date="2021-03-08T14:03:00Z">
        <w:r w:rsidR="00687643" w:rsidDel="00576F23">
          <w:delText>aspects</w:delText>
        </w:r>
      </w:del>
      <w:r w:rsidR="00687643">
        <w:t>, t</w:t>
      </w:r>
      <w:r w:rsidR="001101B3">
        <w:t>he BHE is simplified to</w:t>
      </w:r>
      <w:r>
        <w:t xml:space="preserve"> a vertical line source </w:t>
      </w:r>
      <w:r w:rsidR="001101B3">
        <w:t xml:space="preserve">extracting a constant </w:t>
      </w:r>
      <w:r w:rsidR="00687643">
        <w:t>heat load</w:t>
      </w:r>
      <w:r>
        <w:t xml:space="preserve">. </w:t>
      </w:r>
      <w:r w:rsidR="0061400D">
        <w:t xml:space="preserve">Although the models presented use heat flux boundary conditions, </w:t>
      </w:r>
      <w:del w:id="116" w:author="Stuart Gilfillan" w:date="2021-03-08T14:03:00Z">
        <w:r w:rsidR="0061400D" w:rsidDel="00576F23">
          <w:delText xml:space="preserve">we </w:delText>
        </w:r>
      </w:del>
      <w:r w:rsidR="0061400D">
        <w:t xml:space="preserve">here </w:t>
      </w:r>
      <w:ins w:id="117" w:author="Stuart Gilfillan" w:date="2021-03-08T14:03:00Z">
        <w:r w:rsidR="00576F23">
          <w:t xml:space="preserve">we </w:t>
        </w:r>
      </w:ins>
      <w:r w:rsidR="00D06A46">
        <w:t>neglect</w:t>
      </w:r>
      <w:r w:rsidR="0061400D">
        <w:t xml:space="preserve"> the increase in surface heat flux from the atmosphere to the ground induced by cooling at the ground </w:t>
      </w:r>
      <w:commentRangeStart w:id="118"/>
      <w:r w:rsidR="0061400D">
        <w:t>surface</w:t>
      </w:r>
      <w:commentRangeEnd w:id="118"/>
      <w:r w:rsidR="005A33D4">
        <w:rPr>
          <w:rStyle w:val="Marquedecommentaire"/>
        </w:rPr>
        <w:commentReference w:id="118"/>
      </w:r>
      <w:r w:rsidR="0061400D">
        <w:t xml:space="preserve">. </w:t>
      </w:r>
      <w:ins w:id="119" w:author="Stuart Gilfillan" w:date="2021-03-08T14:03:00Z">
        <w:r w:rsidR="00576F23">
          <w:t xml:space="preserve">We use these </w:t>
        </w:r>
      </w:ins>
      <w:del w:id="120" w:author="Stuart Gilfillan" w:date="2021-03-08T14:03:00Z">
        <w:r w:rsidDel="00576F23">
          <w:delText>R</w:delText>
        </w:r>
      </w:del>
      <w:ins w:id="121" w:author="Stuart Gilfillan" w:date="2021-03-08T14:03:00Z">
        <w:r w:rsidR="00576F23">
          <w:t>r</w:t>
        </w:r>
      </w:ins>
      <w:r>
        <w:t xml:space="preserve">esults </w:t>
      </w:r>
      <w:del w:id="122" w:author="Stuart Gilfillan" w:date="2021-03-08T14:03:00Z">
        <w:r w:rsidDel="00576F23">
          <w:delText xml:space="preserve">are used </w:delText>
        </w:r>
      </w:del>
      <w:r>
        <w:t xml:space="preserve">to quantify the relative contributions from vertical and lateral conductive heat fluxes providing heat to the borehole over a 30-year extraction period, through heat mining of </w:t>
      </w:r>
      <w:ins w:id="123" w:author="FRASER HARRIS Andrew" w:date="2021-03-11T13:53:00Z">
        <w:r w:rsidR="005A33D4">
          <w:t xml:space="preserve">the </w:t>
        </w:r>
      </w:ins>
      <w:r>
        <w:t xml:space="preserve">surrounding rock. A sensitivity analysis </w:t>
      </w:r>
      <w:ins w:id="124" w:author="Stuart Gilfillan" w:date="2021-03-08T14:04:00Z">
        <w:r w:rsidR="00576F23">
          <w:t xml:space="preserve">was </w:t>
        </w:r>
      </w:ins>
      <w:r>
        <w:t>performed to assess the key parameters controlling the extent of the</w:t>
      </w:r>
      <w:r w:rsidR="00687643">
        <w:t xml:space="preserve"> drawdown </w:t>
      </w:r>
      <w:r>
        <w:t>caused b</w:t>
      </w:r>
      <w:r w:rsidR="00687643">
        <w:t xml:space="preserve">y heat extraction </w:t>
      </w:r>
      <w:r>
        <w:t xml:space="preserve">as well as the maximal temperature drop at the borehole. </w:t>
      </w:r>
      <w:ins w:id="125" w:author="Stuart Gilfillan" w:date="2021-03-08T14:04:00Z">
        <w:r w:rsidR="00576F23">
          <w:t xml:space="preserve">Our </w:t>
        </w:r>
      </w:ins>
      <w:del w:id="126" w:author="Stuart Gilfillan" w:date="2021-03-08T14:04:00Z">
        <w:r w:rsidRPr="003F2EC7" w:rsidDel="00576F23">
          <w:delText>R</w:delText>
        </w:r>
      </w:del>
      <w:ins w:id="127" w:author="Stuart Gilfillan" w:date="2021-03-08T14:04:00Z">
        <w:r w:rsidR="00576F23">
          <w:t>r</w:t>
        </w:r>
      </w:ins>
      <w:r w:rsidRPr="003F2EC7">
        <w:t xml:space="preserve">esults </w:t>
      </w:r>
      <w:r w:rsidR="0061400D">
        <w:t>confirm</w:t>
      </w:r>
      <w:del w:id="128" w:author="Stuart Gilfillan" w:date="2021-03-08T14:04:00Z">
        <w:r w:rsidR="0061400D" w:rsidDel="00576F23">
          <w:delText>s</w:delText>
        </w:r>
      </w:del>
      <w:r w:rsidR="0061400D">
        <w:t xml:space="preserve"> that the </w:t>
      </w:r>
      <w:r w:rsidRPr="003F2EC7">
        <w:t xml:space="preserve">areal impact of heat extraction on the ground </w:t>
      </w:r>
      <w:r w:rsidR="0061400D">
        <w:t>depends on the ground thermal conductivity and is inversely correlated to t</w:t>
      </w:r>
      <w:r w:rsidRPr="003F2EC7">
        <w:t xml:space="preserve">he temperature </w:t>
      </w:r>
      <w:commentRangeStart w:id="129"/>
      <w:r w:rsidRPr="003F2EC7">
        <w:t>decline</w:t>
      </w:r>
      <w:commentRangeEnd w:id="129"/>
      <w:r w:rsidR="004D61E8">
        <w:rPr>
          <w:rStyle w:val="Marquedecommentaire"/>
        </w:rPr>
        <w:commentReference w:id="129"/>
      </w:r>
      <w:r w:rsidRPr="003F2EC7">
        <w:t xml:space="preserve"> at the borehole</w:t>
      </w:r>
      <w:r w:rsidR="0061400D">
        <w:t xml:space="preserve">. </w:t>
      </w:r>
    </w:p>
    <w:p w14:paraId="20BBC1D2" w14:textId="77777777" w:rsidR="0045602F" w:rsidRDefault="0045602F">
      <w:pPr>
        <w:spacing w:after="160" w:line="259" w:lineRule="auto"/>
        <w:ind w:firstLine="0"/>
        <w:jc w:val="left"/>
      </w:pPr>
      <w:r>
        <w:br w:type="page"/>
      </w:r>
    </w:p>
    <w:p w14:paraId="0CBBCF6C" w14:textId="61C11B81" w:rsidR="007564A6" w:rsidRDefault="00376858" w:rsidP="0045602F">
      <w:pPr>
        <w:pStyle w:val="Titre1"/>
      </w:pPr>
      <w:r>
        <w:t>Conceptual model of heat extraction from vertical BHE</w:t>
      </w:r>
    </w:p>
    <w:p w14:paraId="1C110B86" w14:textId="77777777" w:rsidR="007564A6" w:rsidRDefault="00747343" w:rsidP="00EF2480">
      <w:pPr>
        <w:pStyle w:val="Titre2"/>
        <w:spacing w:afterLines="80" w:after="192" w:line="480" w:lineRule="auto"/>
        <w:ind w:left="642" w:hanging="646"/>
      </w:pPr>
      <w:r>
        <w:t>Borehole Heat Exchanger</w:t>
      </w:r>
    </w:p>
    <w:p w14:paraId="2F904EB7" w14:textId="62BD0016" w:rsidR="00DB0B10" w:rsidRDefault="000A573D" w:rsidP="00DB0B10">
      <w:pPr>
        <w:spacing w:afterLines="80" w:after="192" w:line="480" w:lineRule="auto"/>
        <w:ind w:left="-4"/>
      </w:pPr>
      <w:r>
        <w:t>Vertical BHE are generally 40 to 200</w:t>
      </w:r>
      <w:del w:id="130" w:author="Stuart Gilfillan" w:date="2021-03-08T14:04:00Z">
        <w:r w:rsidDel="00576F23">
          <w:delText>-</w:delText>
        </w:r>
      </w:del>
      <w:r>
        <w:t xml:space="preserve">m in length, drilled below the depth of influence of surface temperature variations to access deeper geothermal energy. </w:t>
      </w:r>
      <w:r w:rsidR="00445421">
        <w:t>A</w:t>
      </w:r>
      <w:r w:rsidR="00ED28EC">
        <w:t xml:space="preserve">lthough </w:t>
      </w:r>
      <w:r w:rsidR="00747343">
        <w:t xml:space="preserve">the total heat content of a rock is intrinsically linked to its temperature, the amount of energy </w:t>
      </w:r>
      <w:r w:rsidR="00DB0B10">
        <w:t xml:space="preserve">that can be </w:t>
      </w:r>
      <w:r w:rsidR="00E74A20">
        <w:t xml:space="preserve">extracted </w:t>
      </w:r>
      <w:r w:rsidR="00DB0B10">
        <w:t xml:space="preserve">from cooling the rock </w:t>
      </w:r>
      <w:r w:rsidR="00ED28EC">
        <w:t>depends on the temperature contrasts ∆</w:t>
      </w:r>
      <w:r w:rsidR="00ED28EC">
        <w:rPr>
          <w:i/>
        </w:rPr>
        <w:t>T</w:t>
      </w:r>
      <w:r w:rsidR="00ED28EC">
        <w:t xml:space="preserve"> between the working fluid and the surrounding rocks. It i</w:t>
      </w:r>
      <w:r w:rsidR="00DB0B10">
        <w:t>s expressed as:</w:t>
      </w:r>
    </w:p>
    <w:p w14:paraId="667F2B38" w14:textId="4BD44034" w:rsidR="007564A6" w:rsidRPr="00F414C3" w:rsidRDefault="00F414C3" w:rsidP="00457B3E">
      <w:pPr>
        <w:spacing w:afterLines="80" w:after="192" w:line="480" w:lineRule="auto"/>
        <w:ind w:left="-4"/>
        <w:jc w:val="right"/>
      </w:pPr>
      <w:r w:rsidRPr="00F414C3">
        <w:rPr>
          <w:i/>
        </w:rPr>
        <w:t xml:space="preserve"> </w:t>
      </w:r>
      <m:oMath>
        <m:r>
          <w:rPr>
            <w:rFonts w:ascii="Cambria Math" w:hAnsi="Cambria Math"/>
            <w:lang w:val="fr-FR"/>
          </w:rPr>
          <m:t>Q</m:t>
        </m:r>
        <m:r>
          <w:rPr>
            <w:rFonts w:ascii="Cambria Math" w:hAnsi="Cambria Math"/>
          </w:rPr>
          <m:t xml:space="preserve"> </m:t>
        </m:r>
        <m:r>
          <m:rPr>
            <m:sty m:val="p"/>
          </m:rPr>
          <w:rPr>
            <w:rFonts w:ascii="Cambria Math" w:eastAsia="Cambria" w:hAnsi="Cambria Math" w:cs="Cambria"/>
          </w:rPr>
          <m:t xml:space="preserve">= </m:t>
        </m:r>
        <m:r>
          <m:rPr>
            <m:sty m:val="p"/>
          </m:rPr>
          <w:rPr>
            <w:rFonts w:ascii="Cambria Math" w:hAnsi="Cambria Math"/>
          </w:rPr>
          <m:t>∆</m:t>
        </m:r>
        <m:r>
          <w:rPr>
            <w:rFonts w:ascii="Cambria Math" w:hAnsi="Cambria Math"/>
            <w:lang w:val="fr-FR"/>
          </w:rPr>
          <m:t>T</m:t>
        </m:r>
        <m:d>
          <m:dPr>
            <m:begChr m:val="["/>
            <m:endChr m:val="]"/>
            <m:ctrlPr>
              <w:rPr>
                <w:rFonts w:ascii="Cambria Math" w:hAnsi="Cambria Math"/>
                <w:i/>
              </w:rPr>
            </m:ctrlPr>
          </m:dPr>
          <m:e>
            <m:r>
              <w:rPr>
                <w:rFonts w:ascii="Cambria Math" w:hAnsi="Cambria Math"/>
              </w:rPr>
              <m:t xml:space="preserve"> </m:t>
            </m:r>
            <m:r>
              <w:rPr>
                <w:rFonts w:ascii="Cambria Math" w:hAnsi="Cambria Math"/>
                <w:lang w:val="fr-FR"/>
              </w:rPr>
              <m:t>V</m:t>
            </m:r>
            <m:d>
              <m:dPr>
                <m:ctrlPr>
                  <w:rPr>
                    <w:rFonts w:ascii="Cambria Math" w:eastAsia="Cambria" w:hAnsi="Cambria Math" w:cs="Cambria"/>
                  </w:rPr>
                </m:ctrlPr>
              </m:dPr>
              <m:e>
                <m:r>
                  <m:rPr>
                    <m:sty m:val="p"/>
                  </m:rPr>
                  <w:rPr>
                    <w:rFonts w:ascii="Cambria Math" w:hAnsi="Cambria Math"/>
                  </w:rPr>
                  <m:t>1</m:t>
                </m:r>
                <m:r>
                  <m:rPr>
                    <m:sty m:val="p"/>
                  </m:rPr>
                  <w:rPr>
                    <w:rFonts w:ascii="Cambria Math" w:eastAsia="Cambria" w:hAnsi="Cambria Math" w:cs="Cambria"/>
                  </w:rPr>
                  <m:t>-</m:t>
                </m:r>
                <m:r>
                  <w:rPr>
                    <w:rFonts w:ascii="Cambria Math" w:hAnsi="Cambria Math"/>
                  </w:rPr>
                  <m:t>φ</m:t>
                </m:r>
              </m:e>
            </m:d>
            <m:sSub>
              <m:sSubPr>
                <m:ctrlPr>
                  <w:rPr>
                    <w:rFonts w:ascii="Cambria Math" w:hAnsi="Cambria Math"/>
                    <w:i/>
                  </w:rPr>
                </m:ctrlPr>
              </m:sSubPr>
              <m:e>
                <m:r>
                  <w:rPr>
                    <w:rFonts w:ascii="Cambria Math" w:hAnsi="Cambria Math"/>
                  </w:rPr>
                  <m:t>ρ</m:t>
                </m:r>
              </m:e>
              <m:sub>
                <m:r>
                  <w:rPr>
                    <w:rFonts w:ascii="Cambria Math" w:hAnsi="Cambria Math"/>
                  </w:rPr>
                  <m:t>r</m:t>
                </m:r>
              </m:sub>
            </m:sSub>
            <m:sSub>
              <m:sSubPr>
                <m:ctrlPr>
                  <w:rPr>
                    <w:rFonts w:ascii="Cambria Math" w:eastAsia="Cambria" w:hAnsi="Cambria Math" w:cs="Cambria"/>
                    <w:i/>
                  </w:rPr>
                </m:ctrlPr>
              </m:sSubPr>
              <m:e>
                <m:r>
                  <w:rPr>
                    <w:rFonts w:ascii="Cambria Math" w:eastAsia="Cambria" w:hAnsi="Cambria Math" w:cs="Cambria"/>
                  </w:rPr>
                  <m:t>c</m:t>
                </m:r>
              </m:e>
              <m:sub>
                <m:r>
                  <w:rPr>
                    <w:rFonts w:ascii="Cambria Math" w:eastAsia="Cambria" w:hAnsi="Cambria Math" w:cs="Cambria"/>
                  </w:rPr>
                  <m:t>r</m:t>
                </m:r>
              </m:sub>
            </m:sSub>
            <m:r>
              <w:rPr>
                <w:rFonts w:ascii="Cambria Math" w:hAnsi="Cambria Math"/>
              </w:rPr>
              <m:t>+V φ</m:t>
            </m:r>
            <m:sSub>
              <m:sSubPr>
                <m:ctrlPr>
                  <w:rPr>
                    <w:rFonts w:ascii="Cambria Math" w:hAnsi="Cambria Math"/>
                    <w:i/>
                  </w:rPr>
                </m:ctrlPr>
              </m:sSubPr>
              <m:e>
                <m:r>
                  <w:rPr>
                    <w:rFonts w:ascii="Cambria Math" w:hAnsi="Cambria Math"/>
                  </w:rPr>
                  <m:t>ρ</m:t>
                </m:r>
              </m:e>
              <m:sub>
                <m:r>
                  <w:rPr>
                    <w:rFonts w:ascii="Cambria Math" w:hAnsi="Cambria Math"/>
                  </w:rPr>
                  <m:t>w</m:t>
                </m:r>
              </m:sub>
            </m:sSub>
            <m:sSub>
              <m:sSubPr>
                <m:ctrlPr>
                  <w:rPr>
                    <w:rFonts w:ascii="Cambria Math" w:eastAsia="Cambria" w:hAnsi="Cambria Math" w:cs="Cambria"/>
                    <w:i/>
                  </w:rPr>
                </m:ctrlPr>
              </m:sSubPr>
              <m:e>
                <m:r>
                  <w:rPr>
                    <w:rFonts w:ascii="Cambria Math" w:eastAsia="Cambria" w:hAnsi="Cambria Math" w:cs="Cambria"/>
                  </w:rPr>
                  <m:t>c</m:t>
                </m:r>
              </m:e>
              <m:sub>
                <m:r>
                  <w:rPr>
                    <w:rFonts w:ascii="Cambria Math" w:eastAsia="Cambria" w:hAnsi="Cambria Math" w:cs="Cambria"/>
                  </w:rPr>
                  <m:t>w</m:t>
                </m:r>
              </m:sub>
            </m:sSub>
            <m:ctrlPr>
              <w:rPr>
                <w:rFonts w:ascii="Cambria Math" w:eastAsia="Cambria" w:hAnsi="Cambria Math" w:cs="Cambria"/>
                <w:i/>
              </w:rPr>
            </m:ctrlPr>
          </m:e>
        </m:d>
        <m:r>
          <w:rPr>
            <w:rFonts w:ascii="Cambria Math" w:hAnsi="Cambria Math"/>
          </w:rPr>
          <m:t xml:space="preserve"> </m:t>
        </m:r>
      </m:oMath>
      <w:r w:rsidR="00747343" w:rsidRPr="00F414C3">
        <w:rPr>
          <w:i/>
        </w:rPr>
        <w:tab/>
      </w:r>
      <w:r w:rsidR="00457B3E">
        <w:tab/>
      </w:r>
      <w:r w:rsidR="00457B3E">
        <w:tab/>
      </w:r>
      <w:r w:rsidR="00457B3E">
        <w:tab/>
      </w:r>
      <w:r w:rsidR="00457B3E">
        <w:tab/>
      </w:r>
      <w:r w:rsidR="009646E1">
        <w:t>(1)</w:t>
      </w:r>
    </w:p>
    <w:p w14:paraId="1E892B42" w14:textId="31843AB4" w:rsidR="0096200A" w:rsidRPr="001930A5" w:rsidRDefault="00747343" w:rsidP="00ED28EC">
      <w:pPr>
        <w:spacing w:afterLines="80" w:after="192" w:line="480" w:lineRule="auto"/>
        <w:ind w:left="-4"/>
      </w:pPr>
      <w:r w:rsidRPr="001930A5">
        <w:t>where</w:t>
      </w:r>
      <w:r w:rsidR="00DB0B10" w:rsidRPr="001930A5">
        <w:t xml:space="preserve"> </w:t>
      </w:r>
      <w:r w:rsidR="007E4F82" w:rsidRPr="001930A5">
        <w:t xml:space="preserve">φ is the porosity of the rock </w:t>
      </w:r>
      <w:r w:rsidRPr="001930A5">
        <w:t xml:space="preserve">of volume </w:t>
      </w:r>
      <w:r w:rsidRPr="00987829">
        <w:t>V</w:t>
      </w:r>
      <w:r w:rsidR="00A23349" w:rsidRPr="00987829">
        <w:t>,</w:t>
      </w:r>
      <w:r w:rsidR="007E4F82" w:rsidRPr="001930A5">
        <w:t xml:space="preserve"> </w:t>
      </w:r>
      <w:proofErr w:type="spellStart"/>
      <w:r w:rsidR="007E4F82" w:rsidRPr="00987829">
        <w:rPr>
          <w:i/>
          <w:iCs/>
        </w:rPr>
        <w:t>ρc</w:t>
      </w:r>
      <w:proofErr w:type="spellEnd"/>
      <w:r w:rsidR="007E4F82" w:rsidRPr="001930A5">
        <w:t xml:space="preserve"> refers to the volumetric heat capacity of the rock and of the water (subscript </w:t>
      </w:r>
      <w:r w:rsidR="007E4F82" w:rsidRPr="00987829">
        <w:rPr>
          <w:i/>
          <w:iCs/>
        </w:rPr>
        <w:t xml:space="preserve">r </w:t>
      </w:r>
      <w:r w:rsidR="007E4F82" w:rsidRPr="001930A5">
        <w:t xml:space="preserve">and </w:t>
      </w:r>
      <w:r w:rsidR="007E4F82" w:rsidRPr="00987829">
        <w:rPr>
          <w:i/>
          <w:iCs/>
        </w:rPr>
        <w:t>w</w:t>
      </w:r>
      <w:r w:rsidR="007E4F82" w:rsidRPr="001930A5">
        <w:t>, respectively),</w:t>
      </w:r>
      <w:r w:rsidRPr="001930A5">
        <w:t xml:space="preserve"> </w:t>
      </w:r>
      <w:r w:rsidR="007E4F82" w:rsidRPr="001930A5">
        <w:t xml:space="preserve">with </w:t>
      </w:r>
      <m:oMath>
        <m:r>
          <m:rPr>
            <m:sty m:val="p"/>
          </m:rPr>
          <w:rPr>
            <w:rFonts w:ascii="Cambria Math" w:hAnsi="Cambria Math"/>
          </w:rPr>
          <m:t xml:space="preserve">ρ </m:t>
        </m:r>
      </m:oMath>
      <w:r w:rsidR="007E4F82" w:rsidRPr="001930A5">
        <w:t xml:space="preserve">the density and </w:t>
      </w:r>
      <w:r w:rsidR="00E623EC" w:rsidRPr="001930A5">
        <w:t xml:space="preserve">c the heat </w:t>
      </w:r>
      <w:commentRangeStart w:id="131"/>
      <w:r w:rsidR="00E623EC" w:rsidRPr="001930A5">
        <w:t>capacity</w:t>
      </w:r>
      <w:commentRangeEnd w:id="131"/>
      <w:r w:rsidR="004D61E8">
        <w:rPr>
          <w:rStyle w:val="Marquedecommentaire"/>
        </w:rPr>
        <w:commentReference w:id="131"/>
      </w:r>
      <w:r w:rsidR="00E623EC" w:rsidRPr="001930A5">
        <w:t xml:space="preserve">. </w:t>
      </w:r>
      <w:r w:rsidR="00A23349" w:rsidRPr="001930A5">
        <w:t xml:space="preserve">In GSHP systems, </w:t>
      </w:r>
      <w:r w:rsidR="00B4586C" w:rsidRPr="001930A5">
        <w:t xml:space="preserve">∆T </w:t>
      </w:r>
      <w:r w:rsidR="00ED28EC" w:rsidRPr="001930A5">
        <w:t xml:space="preserve">often represents the </w:t>
      </w:r>
      <w:r w:rsidR="00DB0B10" w:rsidRPr="001930A5">
        <w:t xml:space="preserve">difference between the inflow and outflow temperature through </w:t>
      </w:r>
      <w:r w:rsidR="00A23349" w:rsidRPr="001930A5">
        <w:t>the heat pump (~ 5°C)</w:t>
      </w:r>
      <w:r w:rsidR="00B4586C" w:rsidRPr="001930A5">
        <w:t xml:space="preserve">. </w:t>
      </w:r>
    </w:p>
    <w:p w14:paraId="2FDF2241" w14:textId="046056EB" w:rsidR="00687643" w:rsidRDefault="009409BC" w:rsidP="00A37A12">
      <w:pPr>
        <w:spacing w:afterLines="80" w:after="192" w:line="480" w:lineRule="auto"/>
        <w:ind w:left="-4"/>
      </w:pPr>
      <w:r>
        <w:t>In this study, we assume that heat is extracted from a purely diffusive homogeneous porous medium without groundwater flow (</w:t>
      </w:r>
      <w:proofErr w:type="gramStart"/>
      <w:r>
        <w:t>i.e.</w:t>
      </w:r>
      <w:proofErr w:type="gramEnd"/>
      <w:r>
        <w:t xml:space="preserve"> static water only). Hydraulic and thermal properties </w:t>
      </w:r>
      <w:r w:rsidR="007B23C9">
        <w:t xml:space="preserve">for the medium </w:t>
      </w:r>
      <w:r>
        <w:t xml:space="preserve">are attributed accordingly to the </w:t>
      </w:r>
      <w:r w:rsidR="007B23C9">
        <w:t xml:space="preserve">average values of </w:t>
      </w:r>
      <w:r>
        <w:t>rock</w:t>
      </w:r>
      <w:r w:rsidR="007B23C9">
        <w:t>s</w:t>
      </w:r>
      <w:r>
        <w:t xml:space="preserve"> in the</w:t>
      </w:r>
      <w:r w:rsidR="007B23C9">
        <w:t xml:space="preserve"> MVS</w:t>
      </w:r>
      <w:r>
        <w:t>. The effect</w:t>
      </w:r>
      <w:ins w:id="132" w:author="FRASER HARRIS Andrew" w:date="2021-03-11T14:08:00Z">
        <w:r w:rsidR="00B72C23">
          <w:t>s</w:t>
        </w:r>
      </w:ins>
      <w:r>
        <w:t xml:space="preserve"> of heat recharge due to advective groundwater flow are here ignored to </w:t>
      </w:r>
      <w:r w:rsidR="00687643">
        <w:t xml:space="preserve">concentrate on </w:t>
      </w:r>
      <w:r>
        <w:t>the</w:t>
      </w:r>
      <w:r w:rsidR="00ED28EC">
        <w:t xml:space="preserve"> </w:t>
      </w:r>
      <w:r>
        <w:t>thermal footprint caused by conductive heat fl</w:t>
      </w:r>
      <w:r w:rsidR="00687643">
        <w:t xml:space="preserve">ow to the borehole </w:t>
      </w:r>
      <w:commentRangeStart w:id="133"/>
      <w:r w:rsidR="00687643">
        <w:t>onl</w:t>
      </w:r>
      <w:r w:rsidR="00ED28EC">
        <w:t>y</w:t>
      </w:r>
      <w:commentRangeEnd w:id="133"/>
      <w:r w:rsidR="00A37A12">
        <w:rPr>
          <w:rStyle w:val="Marquedecommentaire"/>
        </w:rPr>
        <w:commentReference w:id="133"/>
      </w:r>
      <w:r w:rsidR="00ED28EC">
        <w:t xml:space="preserve">. </w:t>
      </w:r>
      <w:del w:id="134" w:author="Stuart Gilfillan" w:date="2021-03-08T14:05:00Z">
        <w:r w:rsidR="00687643" w:rsidDel="00576F23">
          <w:delText>Although ignoring</w:delText>
        </w:r>
      </w:del>
      <w:ins w:id="135" w:author="Stuart Gilfillan" w:date="2021-03-08T14:05:00Z">
        <w:r w:rsidR="00576F23">
          <w:t>Whilst neg</w:t>
        </w:r>
      </w:ins>
      <w:ins w:id="136" w:author="FRASER HARRIS Andrew" w:date="2021-03-11T14:09:00Z">
        <w:r w:rsidR="00B72C23">
          <w:t>lecting</w:t>
        </w:r>
      </w:ins>
      <w:ins w:id="137" w:author="Stuart Gilfillan" w:date="2021-03-08T14:05:00Z">
        <w:del w:id="138" w:author="FRASER HARRIS Andrew" w:date="2021-03-11T14:09:00Z">
          <w:r w:rsidR="00576F23" w:rsidDel="00B72C23">
            <w:delText>ating</w:delText>
          </w:r>
        </w:del>
        <w:r w:rsidR="00576F23">
          <w:t xml:space="preserve"> the</w:t>
        </w:r>
      </w:ins>
      <w:r w:rsidR="00687643">
        <w:t xml:space="preserve"> </w:t>
      </w:r>
      <w:del w:id="139" w:author="Stuart Gilfillan" w:date="2021-03-08T14:05:00Z">
        <w:r w:rsidR="00687643" w:rsidDel="00576F23">
          <w:delText>disturbances</w:delText>
        </w:r>
      </w:del>
      <w:ins w:id="140" w:author="Stuart Gilfillan" w:date="2021-03-08T14:05:00Z">
        <w:r w:rsidR="00576F23">
          <w:t>influence</w:t>
        </w:r>
      </w:ins>
      <w:r w:rsidR="00687643">
        <w:t xml:space="preserve"> of the thermal plume by groundwater flow </w:t>
      </w:r>
      <w:del w:id="141" w:author="Stuart Gilfillan" w:date="2021-03-08T14:12:00Z">
        <w:r w:rsidR="00687643" w:rsidDel="00576F23">
          <w:delText>might be not be</w:delText>
        </w:r>
      </w:del>
      <w:ins w:id="142" w:author="Stuart Gilfillan" w:date="2021-03-08T14:12:00Z">
        <w:r w:rsidR="00576F23">
          <w:t xml:space="preserve">is </w:t>
        </w:r>
        <w:del w:id="143" w:author="MCDERMOTT Christopher" w:date="2021-03-15T09:13:00Z">
          <w:r w:rsidR="00576F23" w:rsidDel="00A37A12">
            <w:delText>un</w:delText>
          </w:r>
        </w:del>
      </w:ins>
      <w:del w:id="144" w:author="MCDERMOTT Christopher" w:date="2021-03-15T09:13:00Z">
        <w:r w:rsidR="00687643" w:rsidDel="00A37A12">
          <w:delText xml:space="preserve"> realistic in most cases</w:delText>
        </w:r>
      </w:del>
      <w:ins w:id="145" w:author="MCDERMOTT Christopher" w:date="2021-03-15T09:13:00Z">
        <w:r w:rsidR="00A37A12">
          <w:t>a conservative approach</w:t>
        </w:r>
      </w:ins>
      <w:r w:rsidR="00687643">
        <w:t>,</w:t>
      </w:r>
      <w:ins w:id="146" w:author="MCDERMOTT Christopher" w:date="2021-03-15T09:13:00Z">
        <w:r w:rsidR="00A37A12">
          <w:t xml:space="preserve"> it </w:t>
        </w:r>
      </w:ins>
      <w:ins w:id="147" w:author="Stuart Gilfillan" w:date="2021-03-08T14:12:00Z">
        <w:del w:id="148" w:author="MCDERMOTT Christopher" w:date="2021-03-15T09:13:00Z">
          <w:r w:rsidR="00DE3D09" w:rsidDel="00A37A12">
            <w:delText xml:space="preserve"> we take this approach to </w:delText>
          </w:r>
        </w:del>
      </w:ins>
      <w:del w:id="149" w:author="MCDERMOTT Christopher" w:date="2021-03-15T09:13:00Z">
        <w:r w:rsidR="00687643" w:rsidDel="00A37A12">
          <w:delText xml:space="preserve"> this is done to get firsts insights</w:delText>
        </w:r>
      </w:del>
      <w:ins w:id="150" w:author="Stuart Gilfillan" w:date="2021-03-08T14:13:00Z">
        <w:del w:id="151" w:author="MCDERMOTT Christopher" w:date="2021-03-15T09:13:00Z">
          <w:r w:rsidR="00DE3D09" w:rsidDel="00A37A12">
            <w:delText xml:space="preserve">undertake a </w:delText>
          </w:r>
        </w:del>
      </w:ins>
      <w:ins w:id="152" w:author="MCDERMOTT Christopher" w:date="2021-03-15T09:13:00Z">
        <w:r w:rsidR="00A37A12">
          <w:t xml:space="preserve">provides a </w:t>
        </w:r>
      </w:ins>
      <w:ins w:id="153" w:author="Stuart Gilfillan" w:date="2021-03-08T14:13:00Z">
        <w:r w:rsidR="00DE3D09">
          <w:t>first pass assessment of</w:t>
        </w:r>
      </w:ins>
      <w:del w:id="154" w:author="Stuart Gilfillan" w:date="2021-03-08T14:13:00Z">
        <w:r w:rsidR="00687643" w:rsidDel="00DE3D09">
          <w:delText xml:space="preserve"> into </w:delText>
        </w:r>
      </w:del>
      <w:ins w:id="155" w:author="Stuart Gilfillan" w:date="2021-03-08T14:14:00Z">
        <w:r w:rsidR="00DE3D09">
          <w:t xml:space="preserve"> </w:t>
        </w:r>
      </w:ins>
      <w:r w:rsidR="00687643">
        <w:t xml:space="preserve">the spatial effect of imbalances </w:t>
      </w:r>
      <w:r w:rsidR="001101B3">
        <w:t>between the heat load extracted and the heat capacity of the ground</w:t>
      </w:r>
      <w:r w:rsidR="00687643">
        <w:t xml:space="preserve">. </w:t>
      </w:r>
      <w:commentRangeStart w:id="156"/>
      <w:r w:rsidR="00687643">
        <w:t>Assessing</w:t>
      </w:r>
      <w:commentRangeEnd w:id="156"/>
      <w:r w:rsidR="004D61E8">
        <w:rPr>
          <w:rStyle w:val="Marquedecommentaire"/>
        </w:rPr>
        <w:commentReference w:id="156"/>
      </w:r>
      <w:r w:rsidR="00687643">
        <w:t xml:space="preserve"> the footprint area is an important issue </w:t>
      </w:r>
      <w:del w:id="157" w:author="Stuart Gilfillan" w:date="2021-03-08T14:13:00Z">
        <w:r w:rsidR="00687643" w:rsidDel="00DE3D09">
          <w:delText>in a context where</w:delText>
        </w:r>
        <w:r w:rsidR="00687643" w:rsidRPr="00127582" w:rsidDel="00DE3D09">
          <w:delText xml:space="preserve"> </w:delText>
        </w:r>
        <w:r w:rsidR="00687643" w:rsidDel="00DE3D09">
          <w:delText>the</w:delText>
        </w:r>
      </w:del>
      <w:ins w:id="158" w:author="Stuart Gilfillan" w:date="2021-03-08T14:13:00Z">
        <w:r w:rsidR="00DE3D09">
          <w:t>given that the</w:t>
        </w:r>
      </w:ins>
      <w:r w:rsidR="00687643">
        <w:t xml:space="preserve"> number of geothermal heat schemes is expected to increase dra</w:t>
      </w:r>
      <w:ins w:id="159" w:author="Stuart Gilfillan" w:date="2021-03-08T14:13:00Z">
        <w:r w:rsidR="00DE3D09">
          <w:t>mat</w:t>
        </w:r>
      </w:ins>
      <w:del w:id="160" w:author="Stuart Gilfillan" w:date="2021-03-08T14:13:00Z">
        <w:r w:rsidR="00687643" w:rsidDel="00DE3D09">
          <w:delText>st</w:delText>
        </w:r>
      </w:del>
      <w:r w:rsidR="00687643">
        <w:t xml:space="preserve">ically </w:t>
      </w:r>
      <w:del w:id="161" w:author="Stuart Gilfillan" w:date="2021-03-08T14:14:00Z">
        <w:r w:rsidR="00687643" w:rsidDel="00DE3D09">
          <w:delText xml:space="preserve">in </w:delText>
        </w:r>
      </w:del>
      <w:ins w:id="162" w:author="Stuart Gilfillan" w:date="2021-03-08T14:14:00Z">
        <w:r w:rsidR="00DE3D09">
          <w:t xml:space="preserve">over </w:t>
        </w:r>
      </w:ins>
      <w:r w:rsidR="00687643">
        <w:t>the next decades</w:t>
      </w:r>
      <w:ins w:id="163" w:author="Stuart Gilfillan" w:date="2021-03-08T14:14:00Z">
        <w:r w:rsidR="00097005">
          <w:t xml:space="preserve">, </w:t>
        </w:r>
      </w:ins>
      <w:ins w:id="164" w:author="Stuart Gilfillan" w:date="2021-03-08T14:24:00Z">
        <w:r w:rsidR="00097005">
          <w:t>which</w:t>
        </w:r>
      </w:ins>
      <w:ins w:id="165" w:author="Stuart Gilfillan" w:date="2021-03-08T14:14:00Z">
        <w:r w:rsidR="00097005">
          <w:t xml:space="preserve"> </w:t>
        </w:r>
      </w:ins>
      <w:ins w:id="166" w:author="Stuart Gilfillan" w:date="2021-03-08T14:24:00Z">
        <w:r w:rsidR="00097005">
          <w:t>is likely to pose</w:t>
        </w:r>
      </w:ins>
      <w:del w:id="167" w:author="Stuart Gilfillan" w:date="2021-03-08T14:14:00Z">
        <w:r w:rsidR="00987829" w:rsidDel="00DE3D09">
          <w:delText xml:space="preserve"> (i.e.</w:delText>
        </w:r>
      </w:del>
      <w:ins w:id="168" w:author="Stuart Gilfillan" w:date="2021-03-08T14:24:00Z">
        <w:r w:rsidR="00097005">
          <w:t xml:space="preserve"> heat </w:t>
        </w:r>
      </w:ins>
      <w:del w:id="169" w:author="Stuart Gilfillan" w:date="2021-03-08T14:24:00Z">
        <w:r w:rsidR="00987829" w:rsidDel="00097005">
          <w:delText xml:space="preserve"> </w:delText>
        </w:r>
      </w:del>
      <w:del w:id="170" w:author="Stuart Gilfillan" w:date="2021-03-08T14:25:00Z">
        <w:r w:rsidR="00987829" w:rsidDel="00097005">
          <w:delText>interference</w:delText>
        </w:r>
      </w:del>
      <w:ins w:id="171" w:author="Stuart Gilfillan" w:date="2021-03-08T14:25:00Z">
        <w:r w:rsidR="00097005">
          <w:t>extraction interference</w:t>
        </w:r>
      </w:ins>
      <w:r w:rsidR="00987829">
        <w:t xml:space="preserve"> issues)</w:t>
      </w:r>
      <w:r w:rsidR="00687643">
        <w:t xml:space="preserve">, </w:t>
      </w:r>
      <w:del w:id="172" w:author="Stuart Gilfillan" w:date="2021-03-08T14:24:00Z">
        <w:r w:rsidR="00687643" w:rsidDel="00097005">
          <w:delText xml:space="preserve">coming </w:delText>
        </w:r>
      </w:del>
      <w:r w:rsidR="00687643">
        <w:t xml:space="preserve">along with a </w:t>
      </w:r>
      <w:ins w:id="173" w:author="Stuart Gilfillan" w:date="2021-03-08T14:24:00Z">
        <w:r w:rsidR="00097005">
          <w:t xml:space="preserve">corresponding </w:t>
        </w:r>
      </w:ins>
      <w:r w:rsidR="00687643">
        <w:t xml:space="preserve">need to </w:t>
      </w:r>
      <w:ins w:id="174" w:author="Stuart Gilfillan" w:date="2021-03-08T14:24:00Z">
        <w:r w:rsidR="00097005">
          <w:t xml:space="preserve">roll-out </w:t>
        </w:r>
      </w:ins>
      <w:ins w:id="175" w:author="Stuart Gilfillan" w:date="2021-03-08T14:25:00Z">
        <w:r w:rsidR="00097005">
          <w:t>a practicable</w:t>
        </w:r>
      </w:ins>
      <w:ins w:id="176" w:author="Stuart Gilfillan" w:date="2021-03-08T14:24:00Z">
        <w:r w:rsidR="00097005">
          <w:t xml:space="preserve"> means to </w:t>
        </w:r>
      </w:ins>
      <w:del w:id="177" w:author="Stuart Gilfillan" w:date="2021-03-08T14:24:00Z">
        <w:r w:rsidR="00687643" w:rsidDel="00097005">
          <w:delText>delineate/</w:delText>
        </w:r>
      </w:del>
      <w:r w:rsidR="00687643">
        <w:t>license heat resources.</w:t>
      </w:r>
    </w:p>
    <w:p w14:paraId="0E92C89A" w14:textId="77777777" w:rsidR="00687643" w:rsidRDefault="00687643" w:rsidP="00B4586C">
      <w:pPr>
        <w:spacing w:afterLines="80" w:after="192" w:line="480" w:lineRule="auto"/>
        <w:ind w:left="-4"/>
      </w:pPr>
    </w:p>
    <w:p w14:paraId="37E75DE3" w14:textId="71C06F1A" w:rsidR="007564A6" w:rsidRDefault="00747343" w:rsidP="00EF2480">
      <w:pPr>
        <w:pStyle w:val="Titre2"/>
        <w:spacing w:afterLines="80" w:after="192" w:line="480" w:lineRule="auto"/>
        <w:ind w:left="642" w:hanging="646"/>
      </w:pPr>
      <w:r>
        <w:t>Heat load</w:t>
      </w:r>
    </w:p>
    <w:p w14:paraId="080AE583" w14:textId="56E60848" w:rsidR="007564A6" w:rsidRDefault="00747343" w:rsidP="00920969">
      <w:pPr>
        <w:spacing w:afterLines="80" w:after="192" w:line="480" w:lineRule="auto"/>
        <w:ind w:firstLine="0"/>
      </w:pPr>
      <w:r>
        <w:t xml:space="preserve">We </w:t>
      </w:r>
      <w:r w:rsidR="003C1F40">
        <w:t xml:space="preserve">first </w:t>
      </w:r>
      <w:r>
        <w:t xml:space="preserve">calculate the volume of rock that would be required to provide the </w:t>
      </w:r>
      <w:r w:rsidR="009D638A">
        <w:t>space and water</w:t>
      </w:r>
      <w:r w:rsidR="00457B3E">
        <w:t xml:space="preserve"> </w:t>
      </w:r>
      <w:r w:rsidR="009D638A">
        <w:t xml:space="preserve">heating </w:t>
      </w:r>
      <w:r>
        <w:t>requirements for a single house in the UK</w:t>
      </w:r>
      <w:r w:rsidR="00297528">
        <w:t>,</w:t>
      </w:r>
      <w:r w:rsidR="00457B3E">
        <w:t xml:space="preserve"> in accordance with Eq. 1. The average heat consumption for a single household is in </w:t>
      </w:r>
      <w:r>
        <w:t xml:space="preserve">the order of </w:t>
      </w:r>
      <w:commentRangeStart w:id="178"/>
      <w:r w:rsidR="009D638A">
        <w:t>1</w:t>
      </w:r>
      <w:r w:rsidR="00E345C6">
        <w:t>5</w:t>
      </w:r>
      <w:r w:rsidR="009D638A">
        <w:t xml:space="preserve"> 000</w:t>
      </w:r>
      <w:r>
        <w:t xml:space="preserve"> kWh per year</w:t>
      </w:r>
      <w:r w:rsidR="00253C4E">
        <w:t xml:space="preserve"> (</w:t>
      </w:r>
      <w:r w:rsidR="009D638A">
        <w:t>ECUK, 2019</w:t>
      </w:r>
      <w:r w:rsidR="00253C4E">
        <w:t>)</w:t>
      </w:r>
      <w:r>
        <w:t xml:space="preserve">. To satisfy this yearly demand, a heat pump would need to deliver an average heat load </w:t>
      </w:r>
      <w:r>
        <w:rPr>
          <w:i/>
        </w:rPr>
        <w:t xml:space="preserve">H </w:t>
      </w:r>
      <w:r>
        <w:t xml:space="preserve">= </w:t>
      </w:r>
      <w:r w:rsidR="00E345C6">
        <w:t xml:space="preserve">1700 </w:t>
      </w:r>
      <w:r>
        <w:t xml:space="preserve">W </w:t>
      </w:r>
      <w:commentRangeEnd w:id="178"/>
      <w:r w:rsidR="00A37A12">
        <w:rPr>
          <w:rStyle w:val="Marquedecommentaire"/>
        </w:rPr>
        <w:commentReference w:id="178"/>
      </w:r>
      <w:r>
        <w:t xml:space="preserve">by extracting heat from the subsurface. In reality, part of the heat load is supplied by the heat pump in the form of electrical heat </w:t>
      </w:r>
      <w:r>
        <w:rPr>
          <w:i/>
        </w:rPr>
        <w:t>E</w:t>
      </w:r>
      <w:r w:rsidR="00F80DB6">
        <w:rPr>
          <w:i/>
        </w:rPr>
        <w:t xml:space="preserve"> </w:t>
      </w:r>
      <w:r w:rsidR="00253C4E" w:rsidRPr="00253C4E">
        <w:rPr>
          <w:iCs/>
        </w:rPr>
        <w:t xml:space="preserve">that is </w:t>
      </w:r>
      <w:r w:rsidR="00F80DB6" w:rsidRPr="00F80DB6">
        <w:rPr>
          <w:iCs/>
        </w:rPr>
        <w:t>required for air compression</w:t>
      </w:r>
      <w:r>
        <w:t xml:space="preserve">, reducing the energy that needs to be extracted from the ground </w:t>
      </w:r>
      <w:r>
        <w:rPr>
          <w:i/>
        </w:rPr>
        <w:t xml:space="preserve">G </w:t>
      </w:r>
      <w:r>
        <w:t xml:space="preserve">by an amount that depends on the </w:t>
      </w:r>
      <w:r w:rsidR="00F80DB6">
        <w:t>c</w:t>
      </w:r>
      <w:r>
        <w:t xml:space="preserve">oefficient of </w:t>
      </w:r>
      <w:r w:rsidR="00F80DB6">
        <w:t>p</w:t>
      </w:r>
      <w:r>
        <w:t>erformances (COP) of the heat pump</w:t>
      </w:r>
      <w:r w:rsidR="00F80DB6">
        <w:t xml:space="preserve"> (Banks, 2008)</w:t>
      </w:r>
      <w:r>
        <w:t xml:space="preserve">. </w:t>
      </w:r>
    </w:p>
    <w:p w14:paraId="5310782F" w14:textId="1140B316" w:rsidR="00F80DB6" w:rsidRDefault="00747343" w:rsidP="00EF2480">
      <w:pPr>
        <w:tabs>
          <w:tab w:val="center" w:pos="4600"/>
          <w:tab w:val="center" w:pos="5418"/>
          <w:tab w:val="right" w:pos="9792"/>
        </w:tabs>
        <w:spacing w:afterLines="80" w:after="192" w:line="480" w:lineRule="auto"/>
        <w:ind w:firstLine="0"/>
        <w:jc w:val="left"/>
        <w:rPr>
          <w:rFonts w:ascii="Cambria" w:eastAsia="Cambria" w:hAnsi="Cambria" w:cs="Cambria"/>
        </w:rPr>
      </w:pPr>
      <w:r>
        <w:tab/>
      </w:r>
      <w:r>
        <w:rPr>
          <w:i/>
        </w:rPr>
        <w:t xml:space="preserve">G </w:t>
      </w:r>
      <w:r>
        <w:rPr>
          <w:rFonts w:ascii="Cambria" w:eastAsia="Cambria" w:hAnsi="Cambria" w:cs="Cambria"/>
        </w:rPr>
        <w:t xml:space="preserve">= </w:t>
      </w:r>
      <w:r>
        <w:rPr>
          <w:i/>
        </w:rPr>
        <w:t>H</w:t>
      </w:r>
      <w:r w:rsidR="00297528">
        <w:rPr>
          <w:i/>
        </w:rPr>
        <w:t xml:space="preserve"> </w:t>
      </w:r>
      <w:r>
        <w:rPr>
          <w:rFonts w:ascii="Cambria" w:eastAsia="Cambria" w:hAnsi="Cambria" w:cs="Cambria"/>
        </w:rPr>
        <w:t>(</w:t>
      </w:r>
      <w:r>
        <w:t>1</w:t>
      </w:r>
      <w:r>
        <w:rPr>
          <w:rFonts w:ascii="Cambria" w:eastAsia="Cambria" w:hAnsi="Cambria" w:cs="Cambria"/>
        </w:rPr>
        <w:t>−</w:t>
      </w:r>
      <w:r>
        <w:rPr>
          <w:rFonts w:ascii="Cambria" w:eastAsia="Cambria" w:hAnsi="Cambria" w:cs="Cambria"/>
        </w:rPr>
        <w:tab/>
      </w:r>
      <w:r w:rsidR="00F80DB6">
        <w:rPr>
          <w:rFonts w:ascii="Cambria" w:eastAsia="Cambria" w:hAnsi="Cambria" w:cs="Cambria"/>
        </w:rPr>
        <w:t>1/COP)</w:t>
      </w:r>
      <w:r w:rsidR="00457B3E">
        <w:rPr>
          <w:rFonts w:ascii="Cambria" w:eastAsia="Cambria" w:hAnsi="Cambria" w:cs="Cambria"/>
        </w:rPr>
        <w:t xml:space="preserve"> </w:t>
      </w:r>
      <w:r w:rsidR="00457B3E">
        <w:rPr>
          <w:rFonts w:ascii="Cambria" w:eastAsia="Cambria" w:hAnsi="Cambria" w:cs="Cambria"/>
        </w:rPr>
        <w:tab/>
      </w:r>
      <w:r w:rsidR="009646E1">
        <w:rPr>
          <w:rFonts w:ascii="Cambria" w:eastAsia="Cambria" w:hAnsi="Cambria" w:cs="Cambria"/>
        </w:rPr>
        <w:t>(2)</w:t>
      </w:r>
    </w:p>
    <w:p w14:paraId="57756093" w14:textId="1D077E63" w:rsidR="007564A6" w:rsidRDefault="00747343" w:rsidP="00A37A12">
      <w:pPr>
        <w:spacing w:afterLines="80" w:after="192" w:line="480" w:lineRule="auto"/>
        <w:ind w:left="-4" w:firstLine="339"/>
      </w:pPr>
      <w:r>
        <w:t>Using a</w:t>
      </w:r>
      <w:r w:rsidR="001E5C12">
        <w:t xml:space="preserve"> </w:t>
      </w:r>
      <w:r>
        <w:t xml:space="preserve">COP of 3.4, the average heat that would need to be extracted from the </w:t>
      </w:r>
      <w:r w:rsidRPr="009646E1">
        <w:t xml:space="preserve">ground to satisfy a </w:t>
      </w:r>
      <w:r w:rsidR="00F80DB6" w:rsidRPr="009646E1">
        <w:t xml:space="preserve">total </w:t>
      </w:r>
      <w:r w:rsidRPr="009646E1">
        <w:t xml:space="preserve">heat demand H = </w:t>
      </w:r>
      <w:r w:rsidR="00E345C6" w:rsidRPr="009646E1">
        <w:t xml:space="preserve">1700 </w:t>
      </w:r>
      <w:r w:rsidRPr="009646E1">
        <w:t xml:space="preserve">W is therefore reduced to G = </w:t>
      </w:r>
      <w:r w:rsidR="00E345C6" w:rsidRPr="009646E1">
        <w:t xml:space="preserve">1200 </w:t>
      </w:r>
      <w:r w:rsidR="001E5C12" w:rsidRPr="009646E1">
        <w:t>W</w:t>
      </w:r>
      <w:r w:rsidRPr="009646E1">
        <w:t xml:space="preserve">. This corresponds to a total energy </w:t>
      </w:r>
      <w:r w:rsidR="00F80DB6" w:rsidRPr="009646E1">
        <w:t>Q</w:t>
      </w:r>
      <w:r w:rsidR="00253C4E" w:rsidRPr="009646E1">
        <w:t xml:space="preserve"> </w:t>
      </w:r>
      <w:r w:rsidR="00F80DB6" w:rsidRPr="009646E1">
        <w:t>=</w:t>
      </w:r>
      <w:r w:rsidR="00253C4E" w:rsidRPr="009646E1">
        <w:t xml:space="preserve"> </w:t>
      </w:r>
      <w:r w:rsidRPr="009646E1">
        <w:t>3</w:t>
      </w:r>
      <w:r w:rsidR="0003296E" w:rsidRPr="009646E1">
        <w:rPr>
          <w:rFonts w:ascii="Cambria" w:eastAsia="Cambria" w:hAnsi="Cambria" w:cs="Cambria"/>
        </w:rPr>
        <w:t>.81</w:t>
      </w:r>
      <w:r w:rsidR="00987829" w:rsidRPr="009646E1">
        <w:rPr>
          <w:rFonts w:ascii="Cambria" w:eastAsia="Cambria" w:hAnsi="Cambria" w:cs="Cambria"/>
        </w:rPr>
        <w:t xml:space="preserve"> </w:t>
      </w:r>
      <w:r w:rsidRPr="009646E1">
        <w:rPr>
          <w:rFonts w:ascii="Cambria" w:eastAsia="Cambria" w:hAnsi="Cambria" w:cs="Cambria"/>
        </w:rPr>
        <w:t>×</w:t>
      </w:r>
      <w:r w:rsidR="00987829" w:rsidRPr="009646E1">
        <w:rPr>
          <w:rFonts w:ascii="Cambria" w:eastAsia="Cambria" w:hAnsi="Cambria" w:cs="Cambria"/>
        </w:rPr>
        <w:t xml:space="preserve"> </w:t>
      </w:r>
      <w:r w:rsidRPr="009646E1">
        <w:t>10</w:t>
      </w:r>
      <w:r w:rsidRPr="009646E1">
        <w:rPr>
          <w:vertAlign w:val="superscript"/>
        </w:rPr>
        <w:t>10</w:t>
      </w:r>
      <w:r w:rsidRPr="009646E1">
        <w:t xml:space="preserve">J over a year. </w:t>
      </w:r>
      <w:r w:rsidR="0056146E" w:rsidRPr="009646E1">
        <w:t xml:space="preserve">Considering a rock with a porosity </w:t>
      </w:r>
      <w:r w:rsidR="0056146E" w:rsidRPr="009646E1">
        <w:rPr>
          <w:i/>
        </w:rPr>
        <w:t xml:space="preserve">φ </w:t>
      </w:r>
      <w:r w:rsidR="0056146E" w:rsidRPr="009646E1">
        <w:rPr>
          <w:rFonts w:ascii="Cambria" w:eastAsia="Cambria" w:hAnsi="Cambria" w:cs="Cambria"/>
        </w:rPr>
        <w:t xml:space="preserve">= </w:t>
      </w:r>
      <w:r w:rsidR="0056146E" w:rsidRPr="009646E1">
        <w:t>0</w:t>
      </w:r>
      <w:r w:rsidR="0056146E" w:rsidRPr="009646E1">
        <w:rPr>
          <w:rFonts w:ascii="Cambria" w:eastAsia="Cambria" w:hAnsi="Cambria" w:cs="Cambria"/>
          <w:i/>
        </w:rPr>
        <w:t>.</w:t>
      </w:r>
      <w:r w:rsidR="0056146E" w:rsidRPr="009646E1">
        <w:t xml:space="preserve">1, density </w:t>
      </w:r>
      <m:oMath>
        <m:sSub>
          <m:sSubPr>
            <m:ctrlPr>
              <w:rPr>
                <w:rFonts w:ascii="Cambria Math" w:hAnsi="Cambria Math"/>
                <w:i/>
              </w:rPr>
            </m:ctrlPr>
          </m:sSubPr>
          <m:e>
            <m:r>
              <w:rPr>
                <w:rFonts w:ascii="Cambria Math" w:hAnsi="Cambria Math"/>
              </w:rPr>
              <m:t>ρ</m:t>
            </m:r>
          </m:e>
          <m:sub>
            <m:r>
              <w:rPr>
                <w:rFonts w:ascii="Cambria Math" w:hAnsi="Cambria Math"/>
              </w:rPr>
              <m:t>r</m:t>
            </m:r>
          </m:sub>
        </m:sSub>
      </m:oMath>
      <w:r w:rsidR="0056146E" w:rsidRPr="009646E1">
        <w:rPr>
          <w:i/>
        </w:rPr>
        <w:t xml:space="preserve"> </w:t>
      </w:r>
      <w:r w:rsidR="0056146E" w:rsidRPr="009646E1">
        <w:t xml:space="preserve">= 2500 </w:t>
      </w:r>
      <w:r w:rsidR="0056146E" w:rsidRPr="009646E1">
        <w:rPr>
          <w:i/>
        </w:rPr>
        <w:t>kg</w:t>
      </w:r>
      <w:r w:rsidR="0056146E" w:rsidRPr="009646E1">
        <w:rPr>
          <w:rFonts w:ascii="Cambria" w:eastAsia="Cambria" w:hAnsi="Cambria" w:cs="Cambria"/>
          <w:i/>
        </w:rPr>
        <w:t>/</w:t>
      </w:r>
      <w:r w:rsidR="0056146E" w:rsidRPr="009646E1">
        <w:rPr>
          <w:i/>
        </w:rPr>
        <w:t>m</w:t>
      </w:r>
      <w:r w:rsidR="0056146E" w:rsidRPr="009646E1">
        <w:rPr>
          <w:vertAlign w:val="superscript"/>
        </w:rPr>
        <w:t xml:space="preserve">3 </w:t>
      </w:r>
      <w:r w:rsidR="0056146E" w:rsidRPr="009646E1">
        <w:t xml:space="preserve">and specific heat capacity </w:t>
      </w:r>
      <m:oMath>
        <m:sSub>
          <m:sSubPr>
            <m:ctrlPr>
              <w:rPr>
                <w:rFonts w:ascii="Cambria Math" w:hAnsi="Cambria Math"/>
                <w:i/>
              </w:rPr>
            </m:ctrlPr>
          </m:sSubPr>
          <m:e>
            <m:r>
              <w:rPr>
                <w:rFonts w:ascii="Cambria Math" w:hAnsi="Cambria Math"/>
              </w:rPr>
              <m:t>c</m:t>
            </m:r>
          </m:e>
          <m:sub>
            <m:r>
              <w:rPr>
                <w:rFonts w:ascii="Cambria Math" w:hAnsi="Cambria Math"/>
              </w:rPr>
              <m:t>r</m:t>
            </m:r>
          </m:sub>
        </m:sSub>
      </m:oMath>
      <w:r w:rsidR="0056146E" w:rsidRPr="009646E1">
        <w:t xml:space="preserve"> = 950 </w:t>
      </w:r>
      <w:r w:rsidR="0056146E" w:rsidRPr="009646E1">
        <w:rPr>
          <w:i/>
        </w:rPr>
        <w:t>J</w:t>
      </w:r>
      <w:r w:rsidR="0056146E" w:rsidRPr="009646E1">
        <w:rPr>
          <w:rFonts w:ascii="Cambria" w:eastAsia="Cambria" w:hAnsi="Cambria" w:cs="Cambria"/>
          <w:i/>
        </w:rPr>
        <w:t>/</w:t>
      </w:r>
      <w:proofErr w:type="spellStart"/>
      <w:r w:rsidR="0056146E" w:rsidRPr="009646E1">
        <w:rPr>
          <w:i/>
        </w:rPr>
        <w:t>kg</w:t>
      </w:r>
      <w:r w:rsidR="00253C4E" w:rsidRPr="009646E1">
        <w:rPr>
          <w:rFonts w:ascii="Cambria" w:eastAsia="Cambria" w:hAnsi="Cambria" w:cs="Cambria"/>
          <w:i/>
        </w:rPr>
        <w:t>°</w:t>
      </w:r>
      <w:r w:rsidR="0056146E" w:rsidRPr="009646E1">
        <w:rPr>
          <w:i/>
        </w:rPr>
        <w:t>C</w:t>
      </w:r>
      <w:proofErr w:type="spellEnd"/>
      <w:r w:rsidR="00457B3E" w:rsidRPr="009646E1">
        <w:t xml:space="preserve"> </w:t>
      </w:r>
      <w:r w:rsidR="0003296E" w:rsidRPr="009646E1">
        <w:t xml:space="preserve">filled with a static water of density </w:t>
      </w:r>
      <m:oMath>
        <m:sSub>
          <m:sSubPr>
            <m:ctrlPr>
              <w:rPr>
                <w:rFonts w:ascii="Cambria Math" w:hAnsi="Cambria Math"/>
                <w:i/>
              </w:rPr>
            </m:ctrlPr>
          </m:sSubPr>
          <m:e>
            <m:r>
              <w:rPr>
                <w:rFonts w:ascii="Cambria Math" w:hAnsi="Cambria Math"/>
              </w:rPr>
              <m:t>ρ</m:t>
            </m:r>
          </m:e>
          <m:sub>
            <m:r>
              <w:rPr>
                <w:rFonts w:ascii="Cambria Math" w:hAnsi="Cambria Math"/>
              </w:rPr>
              <m:t>w</m:t>
            </m:r>
          </m:sub>
        </m:sSub>
        <m:r>
          <w:rPr>
            <w:rFonts w:ascii="Cambria Math" w:hAnsi="Cambria Math"/>
          </w:rPr>
          <m:t xml:space="preserve">=1000 </m:t>
        </m:r>
      </m:oMath>
      <w:r w:rsidR="0003296E" w:rsidRPr="009646E1">
        <w:t>kg/m</w:t>
      </w:r>
      <w:r w:rsidR="0003296E" w:rsidRPr="009646E1">
        <w:rPr>
          <w:vertAlign w:val="superscript"/>
        </w:rPr>
        <w:t>3</w:t>
      </w:r>
      <w:r w:rsidR="0003296E" w:rsidRPr="009646E1">
        <w:t xml:space="preserve"> and heat capacity </w:t>
      </w:r>
      <m:oMath>
        <m:sSub>
          <m:sSubPr>
            <m:ctrlPr>
              <w:rPr>
                <w:rFonts w:ascii="Cambria Math" w:hAnsi="Cambria Math"/>
                <w:i/>
              </w:rPr>
            </m:ctrlPr>
          </m:sSubPr>
          <m:e>
            <m:r>
              <w:rPr>
                <w:rFonts w:ascii="Cambria Math" w:hAnsi="Cambria Math"/>
              </w:rPr>
              <m:t>c</m:t>
            </m:r>
          </m:e>
          <m:sub>
            <m:r>
              <w:rPr>
                <w:rFonts w:ascii="Cambria Math" w:hAnsi="Cambria Math"/>
              </w:rPr>
              <m:t>w</m:t>
            </m:r>
          </m:sub>
        </m:sSub>
        <m:r>
          <w:rPr>
            <w:rFonts w:ascii="Cambria Math" w:hAnsi="Cambria Math"/>
          </w:rPr>
          <m:t xml:space="preserve">= </m:t>
        </m:r>
        <m:r>
          <m:rPr>
            <m:sty m:val="p"/>
          </m:rPr>
          <w:rPr>
            <w:rFonts w:ascii="Cambria Math" w:hAnsi="Cambria Math"/>
          </w:rPr>
          <m:t xml:space="preserve">4680 </m:t>
        </m:r>
        <m:r>
          <w:rPr>
            <w:rFonts w:ascii="Cambria Math" w:hAnsi="Cambria Math"/>
          </w:rPr>
          <m:t>J</m:t>
        </m:r>
        <m:r>
          <w:rPr>
            <w:rFonts w:ascii="Cambria Math" w:eastAsia="Cambria" w:hAnsi="Cambria Math" w:cs="Cambria"/>
          </w:rPr>
          <m:t>/</m:t>
        </m:r>
        <m:r>
          <w:rPr>
            <w:rFonts w:ascii="Cambria Math" w:hAnsi="Cambria Math"/>
          </w:rPr>
          <m:t>kg</m:t>
        </m:r>
        <m:r>
          <w:rPr>
            <w:rFonts w:ascii="Cambria Math" w:eastAsia="Cambria" w:hAnsi="Cambria Math" w:cs="Cambria"/>
          </w:rPr>
          <m:t>.°</m:t>
        </m:r>
        <m:r>
          <w:rPr>
            <w:rFonts w:ascii="Cambria Math" w:hAnsi="Cambria Math"/>
          </w:rPr>
          <m:t>C</m:t>
        </m:r>
        <m:r>
          <m:rPr>
            <m:sty m:val="p"/>
          </m:rPr>
          <w:rPr>
            <w:rFonts w:ascii="Cambria Math" w:hAnsi="Cambria Math"/>
          </w:rPr>
          <m:t xml:space="preserve">, </m:t>
        </m:r>
      </m:oMath>
      <w:r w:rsidR="0056146E" w:rsidRPr="009646E1">
        <w:t xml:space="preserve">the volume of rock </w:t>
      </w:r>
      <w:r w:rsidR="0056146E" w:rsidRPr="009646E1">
        <w:rPr>
          <w:i/>
        </w:rPr>
        <w:t xml:space="preserve">V </w:t>
      </w:r>
      <w:r w:rsidR="0056146E" w:rsidRPr="009646E1">
        <w:t>required to provide this energy by cooling the rocks by ∆</w:t>
      </w:r>
      <w:r w:rsidR="0056146E" w:rsidRPr="009646E1">
        <w:rPr>
          <w:i/>
        </w:rPr>
        <w:t xml:space="preserve">T </w:t>
      </w:r>
      <w:r w:rsidR="0056146E" w:rsidRPr="009646E1">
        <w:rPr>
          <w:rFonts w:ascii="Cambria" w:eastAsia="Cambria" w:hAnsi="Cambria" w:cs="Cambria"/>
        </w:rPr>
        <w:t xml:space="preserve">= </w:t>
      </w:r>
      <w:r w:rsidR="0056146E" w:rsidRPr="009646E1">
        <w:t>5</w:t>
      </w:r>
      <w:r w:rsidR="0056146E" w:rsidRPr="009646E1">
        <w:rPr>
          <w:rFonts w:ascii="Cambria" w:eastAsia="Cambria" w:hAnsi="Cambria" w:cs="Cambria"/>
          <w:vertAlign w:val="superscript"/>
        </w:rPr>
        <w:t>◦</w:t>
      </w:r>
      <w:r w:rsidR="0056146E" w:rsidRPr="009646E1">
        <w:rPr>
          <w:i/>
        </w:rPr>
        <w:t xml:space="preserve">C </w:t>
      </w:r>
      <w:r w:rsidR="0056146E" w:rsidRPr="009646E1">
        <w:t xml:space="preserve">is about </w:t>
      </w:r>
      <w:r w:rsidR="0026532B" w:rsidRPr="009646E1">
        <w:t xml:space="preserve">2900 </w:t>
      </w:r>
      <w:r w:rsidR="0056146E" w:rsidRPr="009646E1">
        <w:rPr>
          <w:i/>
        </w:rPr>
        <w:t>m</w:t>
      </w:r>
      <w:r w:rsidR="0056146E" w:rsidRPr="009646E1">
        <w:rPr>
          <w:vertAlign w:val="superscript"/>
        </w:rPr>
        <w:t>3</w:t>
      </w:r>
      <w:r w:rsidR="00457B3E" w:rsidRPr="009646E1">
        <w:t xml:space="preserve"> (Eq. 1)</w:t>
      </w:r>
      <w:r w:rsidR="0056146E" w:rsidRPr="009646E1">
        <w:t xml:space="preserve">. Assuming that the heat is extracted radially from a borehole with a </w:t>
      </w:r>
      <w:r w:rsidR="00457B3E" w:rsidRPr="009646E1">
        <w:t xml:space="preserve">finite </w:t>
      </w:r>
      <w:r w:rsidR="0056146E" w:rsidRPr="009646E1">
        <w:t>length h = 40 m situated</w:t>
      </w:r>
      <w:r w:rsidR="0056146E">
        <w:t xml:space="preserve"> in the centre of a cylinder, the radius of this cylinder would be </w:t>
      </w:r>
      <w:r w:rsidR="00987829">
        <w:t>~</w:t>
      </w:r>
      <w:r w:rsidR="0056146E">
        <w:t>4.</w:t>
      </w:r>
      <w:r w:rsidR="00987829">
        <w:t>8</w:t>
      </w:r>
      <w:r w:rsidR="0056146E">
        <w:t xml:space="preserve"> m, corresponding to a surface area of about </w:t>
      </w:r>
      <w:r w:rsidR="00675F51">
        <w:t xml:space="preserve">73 </w:t>
      </w:r>
      <w:r w:rsidR="0056146E">
        <w:rPr>
          <w:i/>
        </w:rPr>
        <w:t>m</w:t>
      </w:r>
      <w:r w:rsidR="0056146E">
        <w:rPr>
          <w:vertAlign w:val="superscript"/>
        </w:rPr>
        <w:t>2</w:t>
      </w:r>
      <w:r w:rsidR="00253C4E">
        <w:t xml:space="preserve">. </w:t>
      </w:r>
      <w:r w:rsidR="006D1ED3">
        <w:t>This value corresponds to the average surface area occupied by a single property in the UK</w:t>
      </w:r>
      <w:ins w:id="179" w:author="MCDERMOTT Christopher" w:date="2021-03-15T09:16:00Z">
        <w:r w:rsidR="00A37A12">
          <w:t xml:space="preserve">, this is the surface area of the volume </w:t>
        </w:r>
      </w:ins>
      <w:ins w:id="180" w:author="MCDERMOTT Christopher" w:date="2021-03-15T09:17:00Z">
        <w:r w:rsidR="00A37A12">
          <w:t xml:space="preserve">extending 40 m under the property </w:t>
        </w:r>
      </w:ins>
      <w:ins w:id="181" w:author="MCDERMOTT Christopher" w:date="2021-03-15T09:16:00Z">
        <w:r w:rsidR="00A37A12">
          <w:t>that would need to be cooled by 5</w:t>
        </w:r>
      </w:ins>
      <w:ins w:id="182" w:author="MCDERMOTT Christopher" w:date="2021-03-15T09:17:00Z">
        <w:r w:rsidR="00A37A12" w:rsidRPr="009646E1">
          <w:rPr>
            <w:rFonts w:ascii="Cambria" w:eastAsia="Cambria" w:hAnsi="Cambria" w:cs="Cambria"/>
            <w:vertAlign w:val="superscript"/>
          </w:rPr>
          <w:t>◦</w:t>
        </w:r>
        <w:r w:rsidR="00A37A12" w:rsidRPr="009646E1">
          <w:rPr>
            <w:i/>
          </w:rPr>
          <w:t>C</w:t>
        </w:r>
      </w:ins>
      <w:ins w:id="183" w:author="MCDERMOTT Christopher" w:date="2021-03-15T09:16:00Z">
        <w:r w:rsidR="00A37A12">
          <w:t xml:space="preserve"> every year to meet the heating demand.</w:t>
        </w:r>
      </w:ins>
      <w:del w:id="184" w:author="MCDERMOTT Christopher" w:date="2021-03-15T09:17:00Z">
        <w:r w:rsidR="006D1ED3" w:rsidDel="00A37A12">
          <w:delText>.</w:delText>
        </w:r>
      </w:del>
      <w:r w:rsidR="006D1ED3">
        <w:t xml:space="preserve"> </w:t>
      </w:r>
      <w:r w:rsidR="00253C4E">
        <w:t>The</w:t>
      </w:r>
      <w:r w:rsidR="0056146E">
        <w:t xml:space="preserve"> specific heat absorption from the rock, as defined by Banks</w:t>
      </w:r>
      <w:r w:rsidR="00457B3E">
        <w:t xml:space="preserve"> (</w:t>
      </w:r>
      <w:r w:rsidR="0056146E">
        <w:t>2008</w:t>
      </w:r>
      <w:r w:rsidR="00457B3E">
        <w:t>)</w:t>
      </w:r>
      <w:r w:rsidR="0056146E">
        <w:t xml:space="preserve"> would therefore be</w:t>
      </w:r>
      <w:r w:rsidR="00457B3E">
        <w:t xml:space="preserve"> 1200 W / 40 m = 30 W/m. </w:t>
      </w:r>
      <w:r w:rsidR="0056146E">
        <w:t>Over a 30-year operation period (</w:t>
      </w:r>
      <w:r w:rsidR="0056146E">
        <w:rPr>
          <w:i/>
        </w:rPr>
        <w:t xml:space="preserve">Q </w:t>
      </w:r>
      <w:r w:rsidR="0056146E">
        <w:rPr>
          <w:rFonts w:ascii="Cambria" w:eastAsia="Cambria" w:hAnsi="Cambria" w:cs="Cambria"/>
        </w:rPr>
        <w:t xml:space="preserve">= </w:t>
      </w:r>
      <w:r w:rsidR="00E66083">
        <w:t>1.14</w:t>
      </w:r>
      <w:r w:rsidR="00987829">
        <w:t xml:space="preserve"> </w:t>
      </w:r>
      <w:r w:rsidR="0056146E">
        <w:rPr>
          <w:rFonts w:ascii="Cambria" w:eastAsia="Cambria" w:hAnsi="Cambria" w:cs="Cambria"/>
        </w:rPr>
        <w:t>×</w:t>
      </w:r>
      <w:r w:rsidR="00987829">
        <w:rPr>
          <w:rFonts w:ascii="Cambria" w:eastAsia="Cambria" w:hAnsi="Cambria" w:cs="Cambria"/>
        </w:rPr>
        <w:t xml:space="preserve"> </w:t>
      </w:r>
      <w:r w:rsidR="0056146E">
        <w:t>10</w:t>
      </w:r>
      <w:r w:rsidR="0056146E">
        <w:rPr>
          <w:vertAlign w:val="superscript"/>
        </w:rPr>
        <w:t>1</w:t>
      </w:r>
      <w:r w:rsidR="00E66083">
        <w:rPr>
          <w:vertAlign w:val="superscript"/>
        </w:rPr>
        <w:t>2</w:t>
      </w:r>
      <w:r w:rsidR="0056146E">
        <w:rPr>
          <w:i/>
        </w:rPr>
        <w:t>J</w:t>
      </w:r>
      <w:r w:rsidR="0056146E">
        <w:t xml:space="preserve">) and </w:t>
      </w:r>
      <w:r w:rsidR="00253C4E">
        <w:t xml:space="preserve">considering that no </w:t>
      </w:r>
      <w:r w:rsidR="00457B3E">
        <w:t>heat recharge is provided</w:t>
      </w:r>
      <w:r w:rsidR="0056146E">
        <w:t xml:space="preserve">, an area of 2200 </w:t>
      </w:r>
      <w:r w:rsidR="0056146E">
        <w:rPr>
          <w:i/>
        </w:rPr>
        <w:t>m</w:t>
      </w:r>
      <w:r w:rsidR="0056146E">
        <w:rPr>
          <w:vertAlign w:val="superscript"/>
        </w:rPr>
        <w:t xml:space="preserve">2 </w:t>
      </w:r>
      <w:r w:rsidR="0056146E">
        <w:t xml:space="preserve">would be required (r= 26.5 m), corresponding to a rock volume </w:t>
      </w:r>
      <w:r w:rsidR="0056146E">
        <w:rPr>
          <w:i/>
        </w:rPr>
        <w:t xml:space="preserve">V </w:t>
      </w:r>
      <w:r w:rsidR="0056146E">
        <w:rPr>
          <w:rFonts w:ascii="Cambria" w:eastAsia="Cambria" w:hAnsi="Cambria" w:cs="Cambria"/>
        </w:rPr>
        <w:t xml:space="preserve">= </w:t>
      </w:r>
      <w:r w:rsidR="0056146E">
        <w:t>8</w:t>
      </w:r>
      <w:r w:rsidR="0056146E">
        <w:rPr>
          <w:rFonts w:ascii="Cambria" w:eastAsia="Cambria" w:hAnsi="Cambria" w:cs="Cambria"/>
          <w:i/>
        </w:rPr>
        <w:t>.</w:t>
      </w:r>
      <w:r w:rsidR="00E66083">
        <w:t>8</w:t>
      </w:r>
      <w:r w:rsidR="00987829">
        <w:t xml:space="preserve"> </w:t>
      </w:r>
      <w:r w:rsidR="0056146E">
        <w:rPr>
          <w:rFonts w:ascii="Cambria" w:eastAsia="Cambria" w:hAnsi="Cambria" w:cs="Cambria"/>
        </w:rPr>
        <w:t>×</w:t>
      </w:r>
      <w:r w:rsidR="00987829">
        <w:rPr>
          <w:rFonts w:ascii="Cambria" w:eastAsia="Cambria" w:hAnsi="Cambria" w:cs="Cambria"/>
        </w:rPr>
        <w:t xml:space="preserve"> </w:t>
      </w:r>
      <w:r w:rsidR="0056146E">
        <w:t>10</w:t>
      </w:r>
      <w:r w:rsidR="0056146E">
        <w:rPr>
          <w:vertAlign w:val="superscript"/>
        </w:rPr>
        <w:t xml:space="preserve">4 </w:t>
      </w:r>
      <w:r w:rsidR="0056146E">
        <w:rPr>
          <w:i/>
        </w:rPr>
        <w:t>m</w:t>
      </w:r>
      <w:r w:rsidR="0056146E">
        <w:rPr>
          <w:vertAlign w:val="superscript"/>
        </w:rPr>
        <w:t>3</w:t>
      </w:r>
      <w:r w:rsidR="0056146E">
        <w:t>.</w:t>
      </w:r>
      <w:r w:rsidR="00C41A84">
        <w:t xml:space="preserve"> </w:t>
      </w:r>
      <w:r w:rsidR="00DB2AB7">
        <w:t xml:space="preserve">Although this simple mathematical model neglects the actual rock temperature and the existence of axial heat recharge, it </w:t>
      </w:r>
      <w:r w:rsidR="006D1ED3">
        <w:t>highlights the worst-case surface area requirements for BHE systems and set</w:t>
      </w:r>
      <w:ins w:id="185" w:author="FRASER HARRIS Andrew" w:date="2021-03-11T15:41:00Z">
        <w:r w:rsidR="00FC5CCE">
          <w:t>s</w:t>
        </w:r>
      </w:ins>
      <w:r w:rsidR="006D1ED3">
        <w:t xml:space="preserve"> the initial conditions for the energy balance presented in this study. </w:t>
      </w:r>
    </w:p>
    <w:p w14:paraId="003FE730" w14:textId="05E563B5" w:rsidR="006D1ED3" w:rsidRDefault="006D1ED3" w:rsidP="006D1ED3">
      <w:pPr>
        <w:pStyle w:val="Titre2"/>
      </w:pPr>
      <w:r>
        <w:t>Heat recharge</w:t>
      </w:r>
    </w:p>
    <w:p w14:paraId="1494C328" w14:textId="7444C240" w:rsidR="00CF0114" w:rsidRDefault="00747343" w:rsidP="00CF0114">
      <w:pPr>
        <w:spacing w:afterLines="80" w:after="192" w:line="480" w:lineRule="auto"/>
        <w:ind w:left="-4" w:firstLine="339"/>
      </w:pPr>
      <w:r>
        <w:t>Sustainable heat production from BHE</w:t>
      </w:r>
      <w:r w:rsidR="00F13606">
        <w:t xml:space="preserve"> is achieved when </w:t>
      </w:r>
      <w:r>
        <w:t xml:space="preserve">the heat load extracted is balanced by heat recharge in the subsurface. </w:t>
      </w:r>
      <w:r w:rsidR="005420A9">
        <w:t xml:space="preserve">In the early </w:t>
      </w:r>
      <w:del w:id="186" w:author="Stuart Gilfillan" w:date="2021-03-08T14:27:00Z">
        <w:r w:rsidR="005420A9" w:rsidDel="00097005">
          <w:delText xml:space="preserve">stages </w:delText>
        </w:r>
      </w:del>
      <w:ins w:id="187" w:author="Stuart Gilfillan" w:date="2021-03-08T14:27:00Z">
        <w:r w:rsidR="00097005">
          <w:t xml:space="preserve">stage of </w:t>
        </w:r>
      </w:ins>
      <w:r w:rsidR="005420A9">
        <w:t xml:space="preserve">production, heat extraction from the ground is expected to create a zone of depressed temperature around the borehole, leading to radial conduction of the heat stored in surrounding rocks toward the BHE (Banks, 2008). </w:t>
      </w:r>
      <w:r w:rsidR="00CF0114">
        <w:t>As the production time increase</w:t>
      </w:r>
      <w:ins w:id="188" w:author="Stuart Gilfillan" w:date="2021-03-08T14:27:00Z">
        <w:r w:rsidR="00097005">
          <w:t>s</w:t>
        </w:r>
      </w:ins>
      <w:r w:rsidR="00CF0114">
        <w:t xml:space="preserve">, the radial and </w:t>
      </w:r>
      <w:r w:rsidR="008A497C">
        <w:t>axial</w:t>
      </w:r>
      <w:r w:rsidR="00CF0114">
        <w:t xml:space="preserve"> heat fluxes induced by heat extraction</w:t>
      </w:r>
      <w:r w:rsidR="008A497C">
        <w:t xml:space="preserve"> would ideally</w:t>
      </w:r>
      <w:r w:rsidR="00CF0114">
        <w:t xml:space="preserve"> balance the heat extracted, leading to a constant production temperature (</w:t>
      </w:r>
      <w:proofErr w:type="gramStart"/>
      <w:r w:rsidR="00CF0114">
        <w:t>i.e.</w:t>
      </w:r>
      <w:proofErr w:type="gramEnd"/>
      <w:r w:rsidR="00CF0114">
        <w:t xml:space="preserve"> </w:t>
      </w:r>
      <w:r w:rsidR="005420A9">
        <w:t>thermal steady-state</w:t>
      </w:r>
      <w:r w:rsidR="00CF0114">
        <w:t>)</w:t>
      </w:r>
      <w:r w:rsidR="005420A9">
        <w:t>.</w:t>
      </w:r>
      <w:r w:rsidR="00BD5DDC">
        <w:t xml:space="preserve"> To verify this hypothesis,</w:t>
      </w:r>
      <w:r w:rsidR="008A497C">
        <w:t xml:space="preserve"> we </w:t>
      </w:r>
      <w:r w:rsidR="00BD5DDC">
        <w:t>quantify the amount of heat production and</w:t>
      </w:r>
      <w:del w:id="189" w:author="FRASER HARRIS Andrew" w:date="2021-03-11T15:42:00Z">
        <w:r w:rsidR="00BD5DDC" w:rsidDel="00FC5CCE">
          <w:delText xml:space="preserve"> of</w:delText>
        </w:r>
      </w:del>
      <w:r w:rsidR="00BD5DDC">
        <w:t xml:space="preserve"> solar and geothermal recharge </w:t>
      </w:r>
      <w:r w:rsidR="00CF0114">
        <w:t xml:space="preserve">to calculate the yearly heat balance within a finite rock volume of 2900m² </w:t>
      </w:r>
      <w:r w:rsidR="008A497C">
        <w:t>(</w:t>
      </w:r>
      <w:proofErr w:type="gramStart"/>
      <w:r w:rsidR="008A497C">
        <w:t>i.e.</w:t>
      </w:r>
      <w:proofErr w:type="gramEnd"/>
      <w:r w:rsidR="008A497C">
        <w:t xml:space="preserve"> estimated volume of rock required for a 1-year heat production</w:t>
      </w:r>
      <w:r w:rsidR="00CF0114">
        <w:t>).</w:t>
      </w:r>
    </w:p>
    <w:p w14:paraId="4D8610AD" w14:textId="56D032BD" w:rsidR="007564A6" w:rsidRDefault="00747343" w:rsidP="00EF2480">
      <w:pPr>
        <w:pStyle w:val="Titre3"/>
        <w:spacing w:afterLines="80" w:after="192" w:line="480" w:lineRule="auto"/>
        <w:ind w:left="713" w:hanging="717"/>
      </w:pPr>
      <w:r>
        <w:t xml:space="preserve">Geothermal </w:t>
      </w:r>
      <w:r w:rsidR="004457E2">
        <w:t>heat flux</w:t>
      </w:r>
    </w:p>
    <w:p w14:paraId="4501F0C8" w14:textId="05FAC7D0" w:rsidR="00265E8A" w:rsidRDefault="00265E8A" w:rsidP="00EF2480">
      <w:pPr>
        <w:spacing w:afterLines="80" w:after="192" w:line="480" w:lineRule="auto"/>
      </w:pPr>
      <w:r>
        <w:t xml:space="preserve">The Earth’s natural heat flow </w:t>
      </w:r>
      <w:r w:rsidR="007F275E">
        <w:t>is</w:t>
      </w:r>
      <w:r>
        <w:t xml:space="preserve"> </w:t>
      </w:r>
      <w:r w:rsidR="00F13606">
        <w:t>broadly</w:t>
      </w:r>
      <w:r>
        <w:t xml:space="preserve"> attributed to a contribution from the primordial heat inherited from the formation of Earth and from the natural decay of radioactive element</w:t>
      </w:r>
      <w:r w:rsidR="00DE05A3">
        <w:t>s</w:t>
      </w:r>
      <w:r w:rsidR="007F275E">
        <w:t xml:space="preserve">, typically </w:t>
      </w:r>
      <w:r>
        <w:t>of the isotopes of uranium (</w:t>
      </w:r>
      <w:r>
        <w:rPr>
          <w:vertAlign w:val="superscript"/>
        </w:rPr>
        <w:t>238</w:t>
      </w:r>
      <w:r>
        <w:t xml:space="preserve">U, </w:t>
      </w:r>
      <w:r>
        <w:rPr>
          <w:vertAlign w:val="superscript"/>
        </w:rPr>
        <w:t>235</w:t>
      </w:r>
      <w:r>
        <w:t>U), Thorium (</w:t>
      </w:r>
      <w:r>
        <w:rPr>
          <w:vertAlign w:val="superscript"/>
        </w:rPr>
        <w:t>232</w:t>
      </w:r>
      <w:r>
        <w:t>Th) and potassium (</w:t>
      </w:r>
      <w:r>
        <w:rPr>
          <w:vertAlign w:val="superscript"/>
        </w:rPr>
        <w:t>40</w:t>
      </w:r>
      <w:r>
        <w:t>K) (Pollack and Chapman, 1977). Due to geochemical differentiation, partial melting and magma crystallization processes, the upper crust is generally enriched in heat producing elements</w:t>
      </w:r>
      <w:r w:rsidR="004457E2">
        <w:t xml:space="preserve"> </w:t>
      </w:r>
      <w:r>
        <w:t>(Beamish and Busby, 2016)</w:t>
      </w:r>
      <w:r w:rsidR="004457E2">
        <w:t xml:space="preserve"> and their distribution can provide an important control </w:t>
      </w:r>
      <w:r>
        <w:t>on the temperature distribution within the earth lithosphere (Sandiford, McLaren</w:t>
      </w:r>
      <w:r w:rsidR="005C3218">
        <w:t xml:space="preserve"> </w:t>
      </w:r>
      <w:r w:rsidR="005639F0" w:rsidRPr="005639F0">
        <w:rPr>
          <w:i/>
          <w:iCs/>
        </w:rPr>
        <w:t>et al.,</w:t>
      </w:r>
      <w:r w:rsidR="005639F0">
        <w:t xml:space="preserve"> </w:t>
      </w:r>
      <w:r>
        <w:t>2006)</w:t>
      </w:r>
      <w:r w:rsidR="004457E2">
        <w:t>. A</w:t>
      </w:r>
      <w:r>
        <w:t xml:space="preserve"> combined determination of the conductive heat flow and radiogenic heat production (RHP) </w:t>
      </w:r>
      <w:r w:rsidR="005C3218">
        <w:t xml:space="preserve">therefore allows to </w:t>
      </w:r>
      <w:r w:rsidR="004457E2">
        <w:t xml:space="preserve">better </w:t>
      </w:r>
      <w:r>
        <w:t xml:space="preserve">constrain the thermal field within the </w:t>
      </w:r>
      <w:r w:rsidR="004457E2">
        <w:t>study area</w:t>
      </w:r>
      <w:r>
        <w:t xml:space="preserve"> (</w:t>
      </w:r>
      <w:proofErr w:type="gramStart"/>
      <w:r w:rsidR="004457E2">
        <w:t>i.e.</w:t>
      </w:r>
      <w:proofErr w:type="gramEnd"/>
      <w:r w:rsidR="004457E2">
        <w:t xml:space="preserve"> </w:t>
      </w:r>
      <w:proofErr w:type="spellStart"/>
      <w:r>
        <w:t>Jaupart</w:t>
      </w:r>
      <w:proofErr w:type="spellEnd"/>
      <w:r>
        <w:t xml:space="preserve"> and </w:t>
      </w:r>
      <w:proofErr w:type="spellStart"/>
      <w:r>
        <w:t>Mareschal</w:t>
      </w:r>
      <w:proofErr w:type="spellEnd"/>
      <w:r>
        <w:t>, 2005).</w:t>
      </w:r>
    </w:p>
    <w:p w14:paraId="42FF9C26" w14:textId="5B4FEABD" w:rsidR="004457E2" w:rsidRDefault="00265E8A" w:rsidP="00EF2480">
      <w:pPr>
        <w:spacing w:afterLines="80" w:after="192" w:line="480" w:lineRule="auto"/>
        <w:ind w:firstLine="720"/>
      </w:pPr>
      <w:r>
        <w:t xml:space="preserve">The Midlothian Coalfield is situated in the south east of the Midland Valley of Scotland (MVS), </w:t>
      </w:r>
      <w:proofErr w:type="gramStart"/>
      <w:r>
        <w:t>a</w:t>
      </w:r>
      <w:proofErr w:type="gramEnd"/>
      <w:r>
        <w:t xml:space="preserve"> 80 km wide, 150 km long WSW-ENE trending Carboniferous graben extending across Scotland (Browne </w:t>
      </w:r>
      <w:r w:rsidR="005639F0" w:rsidRPr="005639F0">
        <w:rPr>
          <w:i/>
          <w:iCs/>
        </w:rPr>
        <w:t>et al.,</w:t>
      </w:r>
      <w:r w:rsidR="005639F0">
        <w:t xml:space="preserve"> </w:t>
      </w:r>
      <w:r>
        <w:t xml:space="preserve">1999; Underhill </w:t>
      </w:r>
      <w:r w:rsidR="005639F0" w:rsidRPr="005639F0">
        <w:rPr>
          <w:i/>
          <w:iCs/>
        </w:rPr>
        <w:t>et al.,</w:t>
      </w:r>
      <w:r w:rsidR="005639F0">
        <w:t xml:space="preserve"> </w:t>
      </w:r>
      <w:r>
        <w:t xml:space="preserve">2008). </w:t>
      </w:r>
      <w:r w:rsidR="004457E2">
        <w:t>It is located in a geologically stable part of Earth’s crust, where only granite intrusions would contain sufficient concentration of K,</w:t>
      </w:r>
      <w:r w:rsidR="00457B3E">
        <w:t xml:space="preserve"> </w:t>
      </w:r>
      <w:r w:rsidR="004457E2">
        <w:t>T and U element</w:t>
      </w:r>
      <w:r w:rsidR="00DE05A3">
        <w:t>s</w:t>
      </w:r>
      <w:r w:rsidR="004457E2">
        <w:t xml:space="preserve"> to generate significant radiogenic heat (Gillespie </w:t>
      </w:r>
      <w:r w:rsidR="005639F0" w:rsidRPr="005639F0">
        <w:rPr>
          <w:i/>
          <w:iCs/>
        </w:rPr>
        <w:t>et al.,</w:t>
      </w:r>
      <w:r w:rsidR="005639F0">
        <w:t xml:space="preserve"> </w:t>
      </w:r>
      <w:r w:rsidR="004457E2">
        <w:t xml:space="preserve">2013). An analysis of the radiogenic heat production in the Midlothian Coalfield is </w:t>
      </w:r>
      <w:ins w:id="190" w:author="FRASER HARRIS Andrew" w:date="2021-03-11T15:54:00Z">
        <w:r w:rsidR="00483A61">
          <w:t>presented</w:t>
        </w:r>
      </w:ins>
      <w:del w:id="191" w:author="FRASER HARRIS Andrew" w:date="2021-03-11T15:54:00Z">
        <w:r w:rsidR="004457E2" w:rsidDel="00483A61">
          <w:delText>suggested</w:delText>
        </w:r>
      </w:del>
      <w:r w:rsidR="004457E2">
        <w:t xml:space="preserve"> in </w:t>
      </w:r>
      <w:r w:rsidR="00DE05A3">
        <w:t xml:space="preserve">Supplementary Material </w:t>
      </w:r>
      <w:r w:rsidR="003F4EBE">
        <w:t>SM 1</w:t>
      </w:r>
      <w:ins w:id="192" w:author="FRASER HARRIS Andrew" w:date="2021-03-11T15:54:00Z">
        <w:r w:rsidR="00483A61">
          <w:t xml:space="preserve">. This </w:t>
        </w:r>
      </w:ins>
      <w:del w:id="193" w:author="FRASER HARRIS Andrew" w:date="2021-03-11T15:54:00Z">
        <w:r w:rsidR="004457E2" w:rsidDel="00483A61">
          <w:delText xml:space="preserve"> and</w:delText>
        </w:r>
      </w:del>
      <w:r w:rsidR="004457E2">
        <w:t xml:space="preserve"> show</w:t>
      </w:r>
      <w:ins w:id="194" w:author="FRASER HARRIS Andrew" w:date="2021-03-11T15:54:00Z">
        <w:r w:rsidR="00483A61">
          <w:t>s</w:t>
        </w:r>
      </w:ins>
      <w:r w:rsidR="004457E2">
        <w:t xml:space="preserve"> that, assuming a </w:t>
      </w:r>
      <w:r w:rsidR="004457E2" w:rsidRPr="003F2EC7">
        <w:t>homogeneous 2</w:t>
      </w:r>
      <w:r w:rsidR="001C0605">
        <w:t>9</w:t>
      </w:r>
      <w:r w:rsidR="004457E2" w:rsidRPr="003F2EC7">
        <w:t xml:space="preserve">00 </w:t>
      </w:r>
      <w:r w:rsidR="004457E2" w:rsidRPr="003F2EC7">
        <w:rPr>
          <w:i/>
        </w:rPr>
        <w:t>m</w:t>
      </w:r>
      <w:r w:rsidR="004457E2" w:rsidRPr="003F2EC7">
        <w:rPr>
          <w:vertAlign w:val="superscript"/>
        </w:rPr>
        <w:t>3</w:t>
      </w:r>
      <w:r w:rsidR="004457E2" w:rsidRPr="003F2EC7">
        <w:t xml:space="preserve"> rock</w:t>
      </w:r>
      <w:r w:rsidR="004457E2">
        <w:t xml:space="preserve"> volume with an average RHP of 1.217 </w:t>
      </w:r>
      <w:r w:rsidR="007E4F82">
        <w:t>µ</w:t>
      </w:r>
      <w:r w:rsidR="004457E2">
        <w:t>W/m</w:t>
      </w:r>
      <w:r w:rsidR="004457E2" w:rsidRPr="007E1E42">
        <w:rPr>
          <w:vertAlign w:val="superscript"/>
        </w:rPr>
        <w:t>3</w:t>
      </w:r>
      <w:r w:rsidR="004457E2">
        <w:t>, the total heat generated would equal 3</w:t>
      </w:r>
      <w:r w:rsidR="004457E2">
        <w:rPr>
          <w:rFonts w:ascii="Cambria" w:eastAsia="Cambria" w:hAnsi="Cambria" w:cs="Cambria"/>
          <w:i/>
        </w:rPr>
        <w:t>.</w:t>
      </w:r>
      <w:r w:rsidR="004457E2">
        <w:t>41</w:t>
      </w:r>
      <w:r w:rsidR="004457E2">
        <w:rPr>
          <w:rFonts w:ascii="Cambria" w:eastAsia="Cambria" w:hAnsi="Cambria" w:cs="Cambria"/>
        </w:rPr>
        <w:t>×</w:t>
      </w:r>
      <w:r w:rsidR="004457E2">
        <w:t>10</w:t>
      </w:r>
      <w:r w:rsidR="004457E2">
        <w:rPr>
          <w:rFonts w:ascii="Cambria" w:eastAsia="Cambria" w:hAnsi="Cambria" w:cs="Cambria"/>
          <w:vertAlign w:val="superscript"/>
        </w:rPr>
        <w:t>−</w:t>
      </w:r>
      <w:r w:rsidR="004457E2">
        <w:rPr>
          <w:vertAlign w:val="superscript"/>
        </w:rPr>
        <w:t xml:space="preserve">3 </w:t>
      </w:r>
      <w:r w:rsidR="004457E2">
        <w:t>W, representing</w:t>
      </w:r>
      <w:r w:rsidR="001C0605">
        <w:t xml:space="preserve"> an insignificant part </w:t>
      </w:r>
      <w:del w:id="195" w:author="FRASER HARRIS Andrew" w:date="2021-03-11T15:54:00Z">
        <w:r w:rsidR="001C0605" w:rsidDel="00483A61">
          <w:delText xml:space="preserve">of </w:delText>
        </w:r>
      </w:del>
      <w:ins w:id="196" w:author="FRASER HARRIS Andrew" w:date="2021-03-11T15:55:00Z">
        <w:r w:rsidR="00483A61">
          <w:t>(</w:t>
        </w:r>
      </w:ins>
      <w:r w:rsidR="004457E2">
        <w:t>0.0003 %</w:t>
      </w:r>
      <w:ins w:id="197" w:author="FRASER HARRIS Andrew" w:date="2021-03-11T15:55:00Z">
        <w:r w:rsidR="00483A61">
          <w:t>)</w:t>
        </w:r>
      </w:ins>
      <w:r w:rsidR="004457E2">
        <w:t xml:space="preserve"> of the </w:t>
      </w:r>
      <w:r w:rsidR="001C0605">
        <w:t>1200 W required annual for heat consumption.</w:t>
      </w:r>
    </w:p>
    <w:p w14:paraId="55AEB26E" w14:textId="42B56D47" w:rsidR="0056146E" w:rsidRDefault="00265E8A" w:rsidP="00EF2480">
      <w:pPr>
        <w:spacing w:afterLines="80" w:after="192" w:line="480" w:lineRule="auto"/>
        <w:ind w:firstLine="335"/>
      </w:pPr>
      <w:r>
        <w:t xml:space="preserve">In 2013, Gillespie </w:t>
      </w:r>
      <w:r w:rsidRPr="001C0605">
        <w:rPr>
          <w:i/>
          <w:iCs/>
        </w:rPr>
        <w:t>et al.</w:t>
      </w:r>
      <w:r>
        <w:t xml:space="preserve"> used a compilation of 35 heat flow data reported from the BGS Catalogue of Geothermal Data for the UK (Burley </w:t>
      </w:r>
      <w:r w:rsidR="005639F0" w:rsidRPr="005639F0">
        <w:rPr>
          <w:i/>
          <w:iCs/>
        </w:rPr>
        <w:t>et al.,</w:t>
      </w:r>
      <w:r w:rsidR="005639F0">
        <w:t xml:space="preserve"> </w:t>
      </w:r>
      <w:r>
        <w:t>1984; Rollin, 1987</w:t>
      </w:r>
      <w:r w:rsidR="00604A87">
        <w:t xml:space="preserve">) and </w:t>
      </w:r>
      <w:r>
        <w:t xml:space="preserve">Brereton et al. (1988) to map the heat flow in Scotland. An average heat flow of 56 </w:t>
      </w:r>
      <w:proofErr w:type="spellStart"/>
      <w:r>
        <w:t>mW</w:t>
      </w:r>
      <w:proofErr w:type="spellEnd"/>
      <w:r>
        <w:t>/m</w:t>
      </w:r>
      <w:r w:rsidR="001C0605">
        <w:t>²</w:t>
      </w:r>
      <w:r>
        <w:t xml:space="preserve"> was calculated f</w:t>
      </w:r>
      <w:r w:rsidR="0056146E">
        <w:t>rom</w:t>
      </w:r>
      <w:r>
        <w:t xml:space="preserve"> values ranging from 29 to 82 </w:t>
      </w:r>
      <w:proofErr w:type="spellStart"/>
      <w:r>
        <w:t>mW</w:t>
      </w:r>
      <w:proofErr w:type="spellEnd"/>
      <w:r>
        <w:t>/m</w:t>
      </w:r>
      <w:r w:rsidR="001C0605">
        <w:t>²</w:t>
      </w:r>
      <w:r>
        <w:t xml:space="preserve"> measured at depth &lt; 400 m in onshore boreholes. Apparent ‘hot spots’ corresponding to granite intrusions were identified in the central part of the Midland Valley and in the East Grampians region, with heat flows of 60 </w:t>
      </w:r>
      <w:proofErr w:type="spellStart"/>
      <w:r>
        <w:t>mW</w:t>
      </w:r>
      <w:proofErr w:type="spellEnd"/>
      <w:r>
        <w:t>/m</w:t>
      </w:r>
      <w:r w:rsidR="001C0605">
        <w:t>²</w:t>
      </w:r>
      <w:r>
        <w:t xml:space="preserve"> and 70 </w:t>
      </w:r>
      <w:proofErr w:type="spellStart"/>
      <w:r>
        <w:t>mW</w:t>
      </w:r>
      <w:proofErr w:type="spellEnd"/>
      <w:r>
        <w:t>/m</w:t>
      </w:r>
      <w:r w:rsidR="001C0605">
        <w:t>²</w:t>
      </w:r>
      <w:r>
        <w:t xml:space="preserve">, respectively (Gillespie </w:t>
      </w:r>
      <w:r w:rsidRPr="001C0605">
        <w:rPr>
          <w:i/>
          <w:iCs/>
        </w:rPr>
        <w:t>et al.,</w:t>
      </w:r>
      <w:r>
        <w:t xml:space="preserve"> 2013). </w:t>
      </w:r>
      <w:r w:rsidR="00747343">
        <w:t>In borehole</w:t>
      </w:r>
      <w:r w:rsidR="00BC0CBC">
        <w:t>s</w:t>
      </w:r>
      <w:r w:rsidR="00747343">
        <w:t xml:space="preserve"> where no heat flow </w:t>
      </w:r>
      <w:r w:rsidR="001C0605">
        <w:t>was</w:t>
      </w:r>
      <w:r w:rsidR="00747343">
        <w:t xml:space="preserve"> measured, geothermal gradients were calculated from the </w:t>
      </w:r>
      <w:r w:rsidR="007F275E">
        <w:t xml:space="preserve">surface and </w:t>
      </w:r>
      <w:r w:rsidR="00747343">
        <w:t xml:space="preserve">bottom-hole temperatures measured in 61 boreholes, down to 1300 m depth (Burley </w:t>
      </w:r>
      <w:r w:rsidR="005639F0" w:rsidRPr="005639F0">
        <w:rPr>
          <w:i/>
          <w:iCs/>
        </w:rPr>
        <w:t>et al.,</w:t>
      </w:r>
      <w:r w:rsidR="005639F0">
        <w:t xml:space="preserve"> </w:t>
      </w:r>
      <w:r w:rsidR="00747343">
        <w:t xml:space="preserve">1984). </w:t>
      </w:r>
      <w:r w:rsidR="007F275E">
        <w:t>The average temperature gradient for all boreholes ranges from 3.7 to 45</w:t>
      </w:r>
      <w:r w:rsidR="004A4A90">
        <w:t>°</w:t>
      </w:r>
      <w:r w:rsidR="007F275E">
        <w:t xml:space="preserve">C/km, with a mean of 22.5 </w:t>
      </w:r>
      <w:r w:rsidR="007F275E">
        <w:rPr>
          <w:rFonts w:ascii="Cambria" w:eastAsia="Cambria" w:hAnsi="Cambria" w:cs="Cambria"/>
          <w:vertAlign w:val="superscript"/>
        </w:rPr>
        <w:t>◦</w:t>
      </w:r>
      <w:r w:rsidR="007F275E">
        <w:t>C/km</w:t>
      </w:r>
      <w:r w:rsidR="001C0605">
        <w:t>. P</w:t>
      </w:r>
      <w:r w:rsidR="007F275E">
        <w:t>lotted all together, the data indicate an average</w:t>
      </w:r>
      <w:r w:rsidR="00BC0CBC">
        <w:t xml:space="preserve"> temperature gradient</w:t>
      </w:r>
      <w:r w:rsidR="007F275E">
        <w:t xml:space="preserve"> </w:t>
      </w:r>
      <m:oMath>
        <m:f>
          <m:fPr>
            <m:ctrlPr>
              <w:rPr>
                <w:rFonts w:ascii="Cambria Math" w:hAnsi="Cambria Math"/>
                <w:i/>
              </w:rPr>
            </m:ctrlPr>
          </m:fPr>
          <m:num>
            <m:r>
              <w:rPr>
                <w:rFonts w:ascii="Cambria Math" w:hAnsi="Cambria Math"/>
              </w:rPr>
              <m:t>dT</m:t>
            </m:r>
          </m:num>
          <m:den>
            <m:r>
              <w:rPr>
                <w:rFonts w:ascii="Cambria Math" w:hAnsi="Cambria Math"/>
              </w:rPr>
              <m:t>dz</m:t>
            </m:r>
          </m:den>
        </m:f>
        <m:r>
          <w:rPr>
            <w:rFonts w:ascii="Cambria Math" w:hAnsi="Cambria Math"/>
          </w:rPr>
          <m:t>≈31°</m:t>
        </m:r>
      </m:oMath>
      <w:r w:rsidR="007F275E" w:rsidRPr="00F04322">
        <w:t>C/km.</w:t>
      </w:r>
      <w:r w:rsidR="007F275E">
        <w:t xml:space="preserve"> </w:t>
      </w:r>
    </w:p>
    <w:p w14:paraId="4A8B904F" w14:textId="78A6535E" w:rsidR="00DC02C2" w:rsidRDefault="001C0605" w:rsidP="00DC02C2">
      <w:pPr>
        <w:spacing w:afterLines="80" w:after="192" w:line="480" w:lineRule="auto"/>
        <w:ind w:firstLine="335"/>
        <w:rPr>
          <w:iCs/>
        </w:rPr>
      </w:pPr>
      <w:r>
        <w:t>We use the a</w:t>
      </w:r>
      <w:r w:rsidR="00DF4695">
        <w:t xml:space="preserve">verage </w:t>
      </w:r>
      <w:r w:rsidR="00F13606">
        <w:t>linear geothermal gradient</w:t>
      </w:r>
      <w:ins w:id="198" w:author="Stuart Gilfillan" w:date="2021-03-08T14:28:00Z">
        <w:r w:rsidR="00097005">
          <w:t xml:space="preserve"> of</w:t>
        </w:r>
      </w:ins>
      <w:r w:rsidR="00F13606">
        <w:t xml:space="preserve"> </w:t>
      </w:r>
      <m:oMath>
        <m:r>
          <w:rPr>
            <w:rFonts w:ascii="Cambria Math" w:hAnsi="Cambria Math"/>
          </w:rPr>
          <m:t xml:space="preserve">0.031 </m:t>
        </m:r>
      </m:oMath>
      <w:r w:rsidR="00417564">
        <w:t>°C/</w:t>
      </w:r>
      <w:r w:rsidR="00F13606">
        <w:t>m and</w:t>
      </w:r>
      <w:r w:rsidR="00DF4695">
        <w:t xml:space="preserve"> </w:t>
      </w:r>
      <w:r w:rsidR="00DC02C2">
        <w:t>the</w:t>
      </w:r>
      <w:r w:rsidR="00DF4695">
        <w:t xml:space="preserve"> </w:t>
      </w:r>
      <w:r w:rsidR="00C028DD">
        <w:t xml:space="preserve">effective </w:t>
      </w:r>
      <w:r w:rsidR="00F13606">
        <w:t>thermal conductivit</w:t>
      </w:r>
      <w:r w:rsidR="004130D1">
        <w:t>y</w:t>
      </w:r>
      <w:r w:rsidR="00DF4695">
        <w:t xml:space="preserve"> </w:t>
      </w:r>
      <m:oMath>
        <m:sSub>
          <m:sSubPr>
            <m:ctrlPr>
              <w:rPr>
                <w:rFonts w:ascii="Cambria Math" w:hAnsi="Cambria Math"/>
                <w:i/>
              </w:rPr>
            </m:ctrlPr>
          </m:sSubPr>
          <m:e>
            <m:r>
              <w:rPr>
                <w:rFonts w:ascii="Cambria Math" w:hAnsi="Cambria Math"/>
              </w:rPr>
              <m:t>λ</m:t>
            </m:r>
          </m:e>
          <m:sub>
            <m:r>
              <w:rPr>
                <w:rFonts w:ascii="Cambria Math" w:hAnsi="Cambria Math"/>
              </w:rPr>
              <m:t>eff</m:t>
            </m:r>
          </m:sub>
        </m:sSub>
      </m:oMath>
      <w:r w:rsidR="00DC02C2">
        <w:t xml:space="preserve">  =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r</m:t>
            </m:r>
          </m:sub>
        </m:sSub>
        <m:d>
          <m:dPr>
            <m:ctrlPr>
              <w:rPr>
                <w:rFonts w:ascii="Cambria Math" w:hAnsi="Cambria Math"/>
                <w:i/>
              </w:rPr>
            </m:ctrlPr>
          </m:dPr>
          <m:e>
            <m:r>
              <w:rPr>
                <w:rFonts w:ascii="Cambria Math" w:hAnsi="Cambria Math"/>
              </w:rPr>
              <m:t>1-φ</m:t>
            </m:r>
          </m:e>
        </m:d>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w</m:t>
            </m:r>
          </m:sub>
        </m:sSub>
        <m:r>
          <w:rPr>
            <w:rFonts w:ascii="Cambria Math" w:hAnsi="Cambria Math"/>
          </w:rPr>
          <m:t>φ</m:t>
        </m:r>
      </m:oMath>
      <w:r w:rsidR="00DC02C2">
        <w:t xml:space="preserve"> </w:t>
      </w:r>
      <w:r w:rsidR="0023267D">
        <w:t xml:space="preserve">calculated from </w:t>
      </w:r>
      <w:r w:rsidR="00DC02C2">
        <w:t xml:space="preserve">of a typical stratigraphic column in the MVS to estimate the </w:t>
      </w:r>
      <w:r w:rsidR="00DC02C2">
        <w:rPr>
          <w:iCs/>
        </w:rPr>
        <w:t xml:space="preserve">average upward </w:t>
      </w:r>
      <w:r w:rsidR="00DC02C2" w:rsidRPr="00806C7B">
        <w:rPr>
          <w:iCs/>
        </w:rPr>
        <w:t xml:space="preserve">heat </w:t>
      </w:r>
      <w:r w:rsidR="00DC02C2">
        <w:rPr>
          <w:iCs/>
        </w:rPr>
        <w:t>flow through the homogeneous rock volume, as followed:</w:t>
      </w:r>
    </w:p>
    <w:p w14:paraId="672C033C" w14:textId="7425EF10" w:rsidR="00DC02C2" w:rsidRDefault="0017036C" w:rsidP="009646E1">
      <w:pPr>
        <w:spacing w:afterLines="80" w:after="192" w:line="480" w:lineRule="auto"/>
        <w:ind w:firstLine="0"/>
        <w:jc w:val="right"/>
      </w:pPr>
      <m:oMath>
        <m:acc>
          <m:accPr>
            <m:chr m:val="̅"/>
            <m:ctrlPr>
              <w:rPr>
                <w:rFonts w:ascii="Cambria Math" w:hAnsi="Cambria Math"/>
                <w:i/>
              </w:rPr>
            </m:ctrlPr>
          </m:accPr>
          <m:e>
            <m:r>
              <w:rPr>
                <w:rFonts w:ascii="Cambria Math" w:hAnsi="Cambria Math"/>
              </w:rPr>
              <m:t>q</m:t>
            </m:r>
          </m:e>
        </m:acc>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 xml:space="preserve"> </m:t>
        </m:r>
        <m:f>
          <m:fPr>
            <m:ctrlPr>
              <w:rPr>
                <w:rFonts w:ascii="Cambria Math" w:hAnsi="Cambria Math"/>
                <w:i/>
              </w:rPr>
            </m:ctrlPr>
          </m:fPr>
          <m:num>
            <m:r>
              <w:rPr>
                <w:rFonts w:ascii="Cambria Math" w:hAnsi="Cambria Math"/>
              </w:rPr>
              <m:t>dT</m:t>
            </m:r>
          </m:num>
          <m:den>
            <m:r>
              <w:rPr>
                <w:rFonts w:ascii="Cambria Math" w:hAnsi="Cambria Math"/>
              </w:rPr>
              <m:t>dz</m:t>
            </m:r>
          </m:den>
        </m:f>
      </m:oMath>
      <w:r w:rsidR="009646E1">
        <w:tab/>
      </w:r>
      <w:r w:rsidR="009646E1">
        <w:tab/>
      </w:r>
      <w:r w:rsidR="009646E1">
        <w:tab/>
      </w:r>
      <w:r w:rsidR="009646E1">
        <w:tab/>
      </w:r>
      <w:r w:rsidR="009646E1">
        <w:tab/>
      </w:r>
      <w:r w:rsidR="009646E1">
        <w:tab/>
        <w:t>(3)</w:t>
      </w:r>
    </w:p>
    <w:p w14:paraId="1A93A3F9" w14:textId="7B7BB3CF" w:rsidR="00365AA6" w:rsidRDefault="00DC02C2" w:rsidP="005448FF">
      <w:pPr>
        <w:spacing w:afterLines="80" w:after="192" w:line="480" w:lineRule="auto"/>
        <w:ind w:firstLine="335"/>
      </w:pPr>
      <w:r>
        <w:t xml:space="preserve"> </w:t>
      </w:r>
      <w:r w:rsidR="00604A87">
        <w:t>An average</w:t>
      </w:r>
      <w:r>
        <w:t xml:space="preserve"> rock conductivity</w:t>
      </w:r>
      <w:r w:rsidR="00604A87">
        <w:t xml:space="preserve"> of</w:t>
      </w:r>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r</m:t>
            </m:r>
          </m:sub>
        </m:sSub>
        <m:r>
          <w:rPr>
            <w:rFonts w:ascii="Cambria Math" w:hAnsi="Cambria Math"/>
          </w:rPr>
          <m:t>=</m:t>
        </m:r>
      </m:oMath>
      <w:r>
        <w:t xml:space="preserve">2.2 </w:t>
      </w:r>
      <w:r>
        <w:rPr>
          <w:i/>
        </w:rPr>
        <w:t>W</w:t>
      </w:r>
      <w:r>
        <w:rPr>
          <w:rFonts w:ascii="Cambria" w:eastAsia="Cambria" w:hAnsi="Cambria" w:cs="Cambria"/>
          <w:i/>
        </w:rPr>
        <w:t>/°</w:t>
      </w:r>
      <w:proofErr w:type="spellStart"/>
      <w:r>
        <w:rPr>
          <w:rFonts w:ascii="Cambria" w:eastAsia="Cambria" w:hAnsi="Cambria" w:cs="Cambria"/>
          <w:i/>
        </w:rPr>
        <w:t>K.m</w:t>
      </w:r>
      <w:proofErr w:type="spellEnd"/>
      <w:r>
        <w:rPr>
          <w:iCs/>
        </w:rPr>
        <w:t xml:space="preserve"> was calculated </w:t>
      </w:r>
      <w:r w:rsidR="00604A87">
        <w:rPr>
          <w:iCs/>
        </w:rPr>
        <w:t xml:space="preserve">for the MVS based on </w:t>
      </w:r>
      <w:r w:rsidR="00347F70">
        <w:rPr>
          <w:iCs/>
        </w:rPr>
        <w:t>the thickness of the Carboniferous formations intersected by the Carrington-1 borehole and their average thermal conductivity, as given by Busby (2019)</w:t>
      </w:r>
      <w:r>
        <w:t xml:space="preserve">. Considering a </w:t>
      </w:r>
      <w:r>
        <w:rPr>
          <w:iCs/>
        </w:rPr>
        <w:t xml:space="preserve">pore-water heat conductivity </w:t>
      </w:r>
      <m:oMath>
        <m:sSub>
          <m:sSubPr>
            <m:ctrlPr>
              <w:rPr>
                <w:rFonts w:ascii="Cambria Math" w:hAnsi="Cambria Math"/>
                <w:i/>
              </w:rPr>
            </m:ctrlPr>
          </m:sSubPr>
          <m:e>
            <m:r>
              <w:rPr>
                <w:rFonts w:ascii="Cambria Math" w:hAnsi="Cambria Math"/>
              </w:rPr>
              <m:t>λ</m:t>
            </m:r>
          </m:e>
          <m:sub>
            <m:r>
              <w:rPr>
                <w:rFonts w:ascii="Cambria Math" w:hAnsi="Cambria Math"/>
              </w:rPr>
              <m:t>w</m:t>
            </m:r>
          </m:sub>
        </m:sSub>
        <m:r>
          <w:rPr>
            <w:rFonts w:ascii="Cambria Math" w:hAnsi="Cambria Math"/>
          </w:rPr>
          <m:t>= 0</m:t>
        </m:r>
      </m:oMath>
      <w:r>
        <w:t xml:space="preserve">.6 </w:t>
      </w:r>
      <w:r>
        <w:rPr>
          <w:i/>
        </w:rPr>
        <w:t>W</w:t>
      </w:r>
      <w:r>
        <w:rPr>
          <w:rFonts w:ascii="Cambria" w:eastAsia="Cambria" w:hAnsi="Cambria" w:cs="Cambria"/>
          <w:i/>
        </w:rPr>
        <w:t>/</w:t>
      </w:r>
      <w:r w:rsidR="00DF7D91">
        <w:rPr>
          <w:rFonts w:ascii="Cambria" w:eastAsia="Cambria" w:hAnsi="Cambria" w:cs="Cambria"/>
          <w:vertAlign w:val="superscript"/>
        </w:rPr>
        <w:t>°</w:t>
      </w:r>
      <w:proofErr w:type="spellStart"/>
      <w:r>
        <w:rPr>
          <w:i/>
        </w:rPr>
        <w:t>K</w:t>
      </w:r>
      <w:r w:rsidRPr="00806C7B">
        <w:rPr>
          <w:rFonts w:ascii="Cambria" w:eastAsia="Cambria" w:hAnsi="Cambria" w:cs="Cambria"/>
          <w:iCs/>
        </w:rPr>
        <w:t>.</w:t>
      </w:r>
      <w:r w:rsidRPr="00806C7B">
        <w:rPr>
          <w:iCs/>
        </w:rPr>
        <w:t>m</w:t>
      </w:r>
      <w:proofErr w:type="spellEnd"/>
      <w:r>
        <w:t xml:space="preserve"> and a</w:t>
      </w:r>
      <w:r w:rsidR="00347F70">
        <w:t>n average</w:t>
      </w:r>
      <w:r>
        <w:t xml:space="preserve"> rock porosity </w:t>
      </w:r>
      <m:oMath>
        <m:r>
          <w:rPr>
            <w:rFonts w:ascii="Cambria Math" w:hAnsi="Cambria Math"/>
          </w:rPr>
          <m:t>φ=0.1</m:t>
        </m:r>
      </m:oMath>
      <w:r w:rsidR="00347F70">
        <w:t xml:space="preserve"> (</w:t>
      </w:r>
      <w:r w:rsidR="00D21335">
        <w:t>Gillespie, 2013</w:t>
      </w:r>
      <w:r w:rsidR="00347F70">
        <w:t>)</w:t>
      </w:r>
      <w:r>
        <w:t xml:space="preserve">, we find that </w:t>
      </w:r>
      <m:oMath>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 2.04</m:t>
        </m:r>
      </m:oMath>
      <w:r w:rsidR="00347F70">
        <w:t xml:space="preserve"> W/°K.m,</w:t>
      </w:r>
      <w:r>
        <w:t xml:space="preserve"> resulting in a </w:t>
      </w:r>
      <w:r w:rsidR="00417564">
        <w:rPr>
          <w:iCs/>
        </w:rPr>
        <w:t>steady state flux</w:t>
      </w:r>
      <w:r w:rsidR="00DF4695">
        <w:rPr>
          <w:iCs/>
        </w:rPr>
        <w:t xml:space="preserve"> </w:t>
      </w:r>
      <w:del w:id="199" w:author="FRASER HARRIS Andrew" w:date="2021-03-11T16:15:00Z">
        <w:r w:rsidR="00DF4695" w:rsidDel="00E8616B">
          <w:rPr>
            <w:iCs/>
          </w:rPr>
          <w:delText>to be about</w:delText>
        </w:r>
        <w:r w:rsidR="004130D1" w:rsidDel="00E8616B">
          <w:rPr>
            <w:iCs/>
          </w:rPr>
          <w:delText xml:space="preserve"> </w:delText>
        </w:r>
      </w:del>
      <w:ins w:id="200" w:author="FRASER HARRIS Andrew" w:date="2021-03-11T16:15:00Z">
        <w:r w:rsidR="00E8616B">
          <w:rPr>
            <w:iCs/>
          </w:rPr>
          <w:t xml:space="preserve">of </w:t>
        </w:r>
        <w:r w:rsidR="00E8616B">
          <w:rPr>
            <w:i/>
            <w:iCs/>
          </w:rPr>
          <w:t>c.</w:t>
        </w:r>
      </w:ins>
      <w:r w:rsidR="004130D1">
        <w:t>0.06</w:t>
      </w:r>
      <w:r w:rsidR="007E1E42">
        <w:t>3</w:t>
      </w:r>
      <w:r w:rsidR="004130D1">
        <w:t xml:space="preserve"> </w:t>
      </w:r>
      <w:r w:rsidR="004130D1" w:rsidRPr="007E1E42">
        <w:rPr>
          <w:iCs/>
        </w:rPr>
        <w:t>W</w:t>
      </w:r>
      <w:r w:rsidR="004130D1" w:rsidRPr="007E1E42">
        <w:rPr>
          <w:rFonts w:ascii="Cambria" w:eastAsia="Cambria" w:hAnsi="Cambria" w:cs="Cambria"/>
          <w:iCs/>
        </w:rPr>
        <w:t>/</w:t>
      </w:r>
      <w:r w:rsidR="004130D1" w:rsidRPr="007E1E42">
        <w:rPr>
          <w:iCs/>
        </w:rPr>
        <w:t>m</w:t>
      </w:r>
      <w:r w:rsidR="004130D1">
        <w:rPr>
          <w:vertAlign w:val="superscript"/>
        </w:rPr>
        <w:t>2</w:t>
      </w:r>
      <w:r w:rsidR="00F04322">
        <w:t>.</w:t>
      </w:r>
      <w:r w:rsidR="004A4A90">
        <w:t xml:space="preserve"> </w:t>
      </w:r>
      <w:r w:rsidR="00365AA6">
        <w:t>Using the average local temperature gradient of 0.025°C/km predicted by Farr et al. (2020) in Scottish Coalfields, a heat flux of 0.053 W/m² is calculated, in accordance with Gillespie (2013).</w:t>
      </w:r>
    </w:p>
    <w:p w14:paraId="68C9E558" w14:textId="62934D1D" w:rsidR="00EA569F" w:rsidRDefault="00365AA6" w:rsidP="005448FF">
      <w:pPr>
        <w:spacing w:afterLines="80" w:after="192" w:line="480" w:lineRule="auto"/>
        <w:ind w:firstLine="335"/>
      </w:pPr>
      <w:r>
        <w:t xml:space="preserve">We use the </w:t>
      </w:r>
      <w:commentRangeStart w:id="201"/>
      <w:r>
        <w:t>conservative value of 6</w:t>
      </w:r>
      <w:r w:rsidR="007E1E42">
        <w:t>3</w:t>
      </w:r>
      <w:r>
        <w:t xml:space="preserve"> </w:t>
      </w:r>
      <w:proofErr w:type="spellStart"/>
      <w:r>
        <w:t>mW</w:t>
      </w:r>
      <w:proofErr w:type="spellEnd"/>
      <w:r>
        <w:t xml:space="preserve">/m² </w:t>
      </w:r>
      <w:commentRangeEnd w:id="201"/>
      <w:r w:rsidR="00E8616B">
        <w:rPr>
          <w:rStyle w:val="Marquedecommentaire"/>
        </w:rPr>
        <w:commentReference w:id="201"/>
      </w:r>
      <w:r>
        <w:t>to calculate the yearly contribution of the geothermal heat flux</w:t>
      </w:r>
      <w:r w:rsidR="004A3CCB">
        <w:t xml:space="preserve">, assumed to provide heat recharge to the borehole from below only. </w:t>
      </w:r>
      <w:r w:rsidR="00F04322">
        <w:t>Ba</w:t>
      </w:r>
      <w:r w:rsidR="009A21C6">
        <w:t xml:space="preserve">sed on the estimated </w:t>
      </w:r>
      <w:r w:rsidR="00675F51">
        <w:t xml:space="preserve">73 </w:t>
      </w:r>
      <w:r w:rsidR="009A21C6">
        <w:t>m</w:t>
      </w:r>
      <w:r w:rsidR="009A21C6">
        <w:rPr>
          <w:vertAlign w:val="superscript"/>
        </w:rPr>
        <w:t xml:space="preserve">2 </w:t>
      </w:r>
      <w:r w:rsidR="009A21C6">
        <w:t xml:space="preserve">footprint area </w:t>
      </w:r>
      <w:r w:rsidR="004A3CCB">
        <w:t xml:space="preserve">of heat extraction, a constant </w:t>
      </w:r>
      <w:r w:rsidR="00564095">
        <w:t xml:space="preserve">geothermal heat flux would contribute up </w:t>
      </w:r>
      <w:r w:rsidR="00564095" w:rsidRPr="004A3CCB">
        <w:t>to 0</w:t>
      </w:r>
      <w:r w:rsidR="00564095" w:rsidRPr="004A3CCB">
        <w:rPr>
          <w:rFonts w:ascii="Cambria" w:eastAsia="Cambria" w:hAnsi="Cambria" w:cs="Cambria"/>
          <w:i/>
        </w:rPr>
        <w:t>.</w:t>
      </w:r>
      <w:r w:rsidR="00675F51" w:rsidRPr="004A3CCB">
        <w:t>06</w:t>
      </w:r>
      <w:r w:rsidR="00987829">
        <w:t>3</w:t>
      </w:r>
      <w:r w:rsidR="00675F51" w:rsidRPr="004A3CCB">
        <w:t xml:space="preserve"> </w:t>
      </w:r>
      <w:r w:rsidR="00564095" w:rsidRPr="004A3CCB">
        <w:rPr>
          <w:rFonts w:ascii="Cambria" w:eastAsia="Cambria" w:hAnsi="Cambria" w:cs="Cambria"/>
        </w:rPr>
        <w:t xml:space="preserve">× </w:t>
      </w:r>
      <w:r w:rsidR="00675F51" w:rsidRPr="004A3CCB">
        <w:t xml:space="preserve">73 </w:t>
      </w:r>
      <w:r w:rsidR="00564095" w:rsidRPr="004A3CCB">
        <w:rPr>
          <w:rFonts w:ascii="Cambria" w:eastAsia="Cambria" w:hAnsi="Cambria" w:cs="Cambria"/>
        </w:rPr>
        <w:t xml:space="preserve">≈ </w:t>
      </w:r>
      <w:r w:rsidR="007E2DB8" w:rsidRPr="004A3CCB">
        <w:t>5</w:t>
      </w:r>
      <w:r w:rsidR="00675F51" w:rsidRPr="004A3CCB">
        <w:t xml:space="preserve"> </w:t>
      </w:r>
      <w:r w:rsidR="00564095" w:rsidRPr="004A3CCB">
        <w:rPr>
          <w:i/>
        </w:rPr>
        <w:t xml:space="preserve">W </w:t>
      </w:r>
      <w:r w:rsidR="00521D30" w:rsidRPr="004A3CCB">
        <w:t xml:space="preserve">or </w:t>
      </w:r>
      <m:oMath>
        <m:r>
          <w:rPr>
            <w:rFonts w:ascii="Cambria Math" w:hAnsi="Cambria Math"/>
          </w:rPr>
          <m:t>~1.6  ×</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J</m:t>
        </m:r>
      </m:oMath>
      <w:r w:rsidR="00521D30" w:rsidRPr="004A3CCB">
        <w:t xml:space="preserve"> t</w:t>
      </w:r>
      <w:r w:rsidR="00564095" w:rsidRPr="004A3CCB">
        <w:t>o the total heat recharge</w:t>
      </w:r>
      <w:r w:rsidR="00F14663" w:rsidRPr="004A3CCB">
        <w:t xml:space="preserve"> over a year</w:t>
      </w:r>
      <w:r w:rsidR="00E66083" w:rsidRPr="004A3CCB">
        <w:t xml:space="preserve">. </w:t>
      </w:r>
      <w:r w:rsidR="004A3CCB" w:rsidRPr="004A3CCB">
        <w:t xml:space="preserve">In this indicative scenario, </w:t>
      </w:r>
      <w:r w:rsidR="00E66083" w:rsidRPr="004A3CCB">
        <w:t>geothermal heat recharge would represent only</w:t>
      </w:r>
      <w:r w:rsidR="00F14663" w:rsidRPr="004A3CCB">
        <w:t xml:space="preserve"> less than </w:t>
      </w:r>
      <w:r w:rsidR="00564095" w:rsidRPr="004A3CCB">
        <w:t>0.</w:t>
      </w:r>
      <w:r w:rsidR="00F14663" w:rsidRPr="004A3CCB">
        <w:t>5</w:t>
      </w:r>
      <w:r w:rsidR="00564095" w:rsidRPr="004A3CCB">
        <w:t xml:space="preserve"> % of the heat </w:t>
      </w:r>
      <w:r w:rsidR="00564095" w:rsidRPr="00052032">
        <w:t>consumed by a single house in the UK</w:t>
      </w:r>
      <w:r w:rsidR="009A21C6" w:rsidRPr="00052032">
        <w:t xml:space="preserve"> in one</w:t>
      </w:r>
      <w:r w:rsidR="009A21C6">
        <w:t xml:space="preserve"> year</w:t>
      </w:r>
      <w:r w:rsidR="0007477C">
        <w:t>.</w:t>
      </w:r>
      <w:r w:rsidR="009A21C6">
        <w:t xml:space="preserve"> </w:t>
      </w:r>
      <w:r w:rsidR="00747343">
        <w:t>Alternatively, if we assume a yearly average geothermal heat flux of about 0.</w:t>
      </w:r>
      <w:r w:rsidR="00675F51">
        <w:t>06</w:t>
      </w:r>
      <w:r w:rsidR="007E1E42">
        <w:t>3</w:t>
      </w:r>
      <w:r w:rsidR="00675F51">
        <w:t xml:space="preserve"> </w:t>
      </w:r>
      <w:r w:rsidR="00747343">
        <w:t>W/m</w:t>
      </w:r>
      <w:r w:rsidR="00747343">
        <w:rPr>
          <w:vertAlign w:val="superscript"/>
        </w:rPr>
        <w:t>2</w:t>
      </w:r>
      <w:r w:rsidR="00747343">
        <w:t xml:space="preserve">, the area required to provide the necessary recharge to the BHE (for G = </w:t>
      </w:r>
      <w:r w:rsidR="00675F51">
        <w:t xml:space="preserve">1200 </w:t>
      </w:r>
      <w:r w:rsidR="00747343">
        <w:t xml:space="preserve">W) is in the order of </w:t>
      </w:r>
      <w:r w:rsidR="00675F51">
        <w:t xml:space="preserve">19000 </w:t>
      </w:r>
      <w:r w:rsidR="00747343">
        <w:rPr>
          <w:i/>
        </w:rPr>
        <w:t>m</w:t>
      </w:r>
      <w:r w:rsidR="00747343">
        <w:rPr>
          <w:vertAlign w:val="superscript"/>
        </w:rPr>
        <w:t>2</w:t>
      </w:r>
      <w:r w:rsidR="00747343">
        <w:t xml:space="preserve">, or </w:t>
      </w:r>
      <w:r w:rsidR="00675F51">
        <w:t xml:space="preserve">260 </w:t>
      </w:r>
      <w:r w:rsidR="00747343">
        <w:t xml:space="preserve">times the surface area required for heat extraction in one year. </w:t>
      </w:r>
      <w:commentRangeStart w:id="202"/>
      <w:r w:rsidR="00747343">
        <w:t xml:space="preserve">Given that the average area of a house in the UK is 70-100 </w:t>
      </w:r>
      <w:r w:rsidR="00747343">
        <w:rPr>
          <w:i/>
        </w:rPr>
        <w:t>m</w:t>
      </w:r>
      <w:r w:rsidR="00747343">
        <w:rPr>
          <w:vertAlign w:val="superscript"/>
        </w:rPr>
        <w:t xml:space="preserve">2 </w:t>
      </w:r>
      <w:commentRangeStart w:id="203"/>
      <w:commentRangeEnd w:id="202"/>
      <w:r w:rsidR="00E8616B">
        <w:rPr>
          <w:rStyle w:val="Marquedecommentaire"/>
        </w:rPr>
        <w:commentReference w:id="202"/>
      </w:r>
      <w:commentRangeEnd w:id="203"/>
      <w:r w:rsidR="0098096B">
        <w:rPr>
          <w:rStyle w:val="Marquedecommentaire"/>
        </w:rPr>
        <w:commentReference w:id="203"/>
      </w:r>
      <w:r w:rsidR="00747343">
        <w:t xml:space="preserve">(source: LABC Warranty, 2018), such required area is not realistic and </w:t>
      </w:r>
      <w:ins w:id="204" w:author="FRASER HARRIS Andrew" w:date="2021-03-11T16:19:00Z">
        <w:r w:rsidR="00E8616B">
          <w:t xml:space="preserve">the </w:t>
        </w:r>
      </w:ins>
      <w:ins w:id="205" w:author="FRASER HARRIS Andrew" w:date="2021-03-11T16:18:00Z">
        <w:r w:rsidR="00E8616B">
          <w:t xml:space="preserve">diffusive </w:t>
        </w:r>
      </w:ins>
      <w:r w:rsidR="00747343">
        <w:t xml:space="preserve">vertical </w:t>
      </w:r>
      <w:ins w:id="206" w:author="FRASER HARRIS Andrew" w:date="2021-03-11T16:25:00Z">
        <w:r w:rsidR="00ED0FBC">
          <w:t xml:space="preserve">geothermal </w:t>
        </w:r>
      </w:ins>
      <w:r w:rsidR="00747343">
        <w:t xml:space="preserve">heat flux cannot </w:t>
      </w:r>
      <w:ins w:id="207" w:author="FRASER HARRIS Andrew" w:date="2021-03-11T16:18:00Z">
        <w:r w:rsidR="00E8616B">
          <w:t xml:space="preserve">sustainably </w:t>
        </w:r>
      </w:ins>
      <w:del w:id="208" w:author="FRASER HARRIS Andrew" w:date="2021-03-11T16:18:00Z">
        <w:r w:rsidR="00747343" w:rsidDel="00E8616B">
          <w:delText>contribute to</w:delText>
        </w:r>
      </w:del>
      <w:r w:rsidR="00747343">
        <w:t xml:space="preserve"> recharge the subsurface</w:t>
      </w:r>
      <w:del w:id="209" w:author="FRASER HARRIS Andrew" w:date="2021-03-11T16:18:00Z">
        <w:r w:rsidR="00747343" w:rsidDel="00E8616B">
          <w:delText xml:space="preserve"> in heat in a sustainable way</w:delText>
        </w:r>
      </w:del>
      <w:r w:rsidR="00747343">
        <w:t>.</w:t>
      </w:r>
      <w:r w:rsidR="003C2973" w:rsidRPr="003C2973">
        <w:rPr>
          <w:noProof/>
        </w:rPr>
        <w:t xml:space="preserve"> </w:t>
      </w:r>
    </w:p>
    <w:p w14:paraId="143901B2" w14:textId="4CD6D583" w:rsidR="00D96976" w:rsidRDefault="003C2973" w:rsidP="00EA569F">
      <w:pPr>
        <w:spacing w:afterLines="80" w:after="192" w:line="480" w:lineRule="auto"/>
        <w:ind w:firstLine="335"/>
      </w:pPr>
      <w:commentRangeStart w:id="210"/>
      <w:r>
        <w:rPr>
          <w:noProof/>
          <w:lang w:eastAsia="zh-CN"/>
        </w:rPr>
        <w:drawing>
          <wp:inline distT="0" distB="0" distL="0" distR="0" wp14:anchorId="2C8600F6" wp14:editId="4F268EDB">
            <wp:extent cx="6224905" cy="2825750"/>
            <wp:effectExtent l="0" t="0" r="444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24905" cy="2825750"/>
                    </a:xfrm>
                    <a:prstGeom prst="rect">
                      <a:avLst/>
                    </a:prstGeom>
                  </pic:spPr>
                </pic:pic>
              </a:graphicData>
            </a:graphic>
          </wp:inline>
        </w:drawing>
      </w:r>
      <w:commentRangeEnd w:id="210"/>
      <w:r w:rsidR="00ED0FBC">
        <w:rPr>
          <w:rStyle w:val="Marquedecommentaire"/>
        </w:rPr>
        <w:commentReference w:id="210"/>
      </w:r>
    </w:p>
    <w:p w14:paraId="2E59B016" w14:textId="4427D09A" w:rsidR="00341FE9" w:rsidRPr="00ED0FBC" w:rsidRDefault="00341FE9" w:rsidP="00D96976">
      <w:pPr>
        <w:spacing w:afterLines="80" w:after="192" w:line="480" w:lineRule="auto"/>
        <w:ind w:firstLine="0"/>
        <w:rPr>
          <w:sz w:val="18"/>
          <w:szCs w:val="18"/>
          <w:rPrChange w:id="211" w:author="FRASER HARRIS Andrew" w:date="2021-03-11T16:23:00Z">
            <w:rPr/>
          </w:rPrChange>
        </w:rPr>
      </w:pPr>
      <w:r w:rsidRPr="00ED0FBC">
        <w:rPr>
          <w:sz w:val="18"/>
          <w:szCs w:val="18"/>
          <w:rPrChange w:id="212" w:author="FRASER HARRIS Andrew" w:date="2021-03-11T16:23:00Z">
            <w:rPr/>
          </w:rPrChange>
        </w:rPr>
        <w:t xml:space="preserve">Figure 2: Conceptual models for the heat extraction model from vertical BHE. </w:t>
      </w:r>
      <w:r w:rsidR="00C707CE" w:rsidRPr="00ED0FBC">
        <w:rPr>
          <w:sz w:val="18"/>
          <w:szCs w:val="18"/>
          <w:rPrChange w:id="213" w:author="FRASER HARRIS Andrew" w:date="2021-03-11T16:23:00Z">
            <w:rPr/>
          </w:rPrChange>
        </w:rPr>
        <w:t xml:space="preserve">a) Sketch of the </w:t>
      </w:r>
      <w:r w:rsidRPr="00ED0FBC">
        <w:rPr>
          <w:sz w:val="18"/>
          <w:szCs w:val="18"/>
          <w:rPrChange w:id="214" w:author="FRASER HARRIS Andrew" w:date="2021-03-11T16:23:00Z">
            <w:rPr/>
          </w:rPrChange>
        </w:rPr>
        <w:t xml:space="preserve">1D and 3D numerical models developed in this study. </w:t>
      </w:r>
      <w:r w:rsidR="00C707CE" w:rsidRPr="00ED0FBC">
        <w:rPr>
          <w:sz w:val="18"/>
          <w:szCs w:val="18"/>
          <w:rPrChange w:id="215" w:author="FRASER HARRIS Andrew" w:date="2021-03-11T16:23:00Z">
            <w:rPr/>
          </w:rPrChange>
        </w:rPr>
        <w:t xml:space="preserve">b) Heat balance around the vertical BHE determined from mathematical </w:t>
      </w:r>
      <w:r w:rsidR="00D96976" w:rsidRPr="00ED0FBC">
        <w:rPr>
          <w:sz w:val="18"/>
          <w:szCs w:val="18"/>
          <w:rPrChange w:id="216" w:author="FRASER HARRIS Andrew" w:date="2021-03-11T16:23:00Z">
            <w:rPr/>
          </w:rPrChange>
        </w:rPr>
        <w:t xml:space="preserve">models. The thermal state of the models is defined by an initial steady-state temperature gradient of 0.031°C/m and an average effective thermal conductivity of </w:t>
      </w:r>
      <m:oMath>
        <m:acc>
          <m:accPr>
            <m:chr m:val="̅"/>
            <m:ctrlPr>
              <w:rPr>
                <w:rFonts w:ascii="Cambria Math" w:hAnsi="Cambria Math"/>
                <w:i/>
                <w:sz w:val="18"/>
                <w:szCs w:val="18"/>
              </w:rPr>
            </m:ctrlPr>
          </m:accPr>
          <m:e>
            <m:r>
              <w:rPr>
                <w:rFonts w:ascii="Cambria Math" w:hAnsi="Cambria Math"/>
                <w:sz w:val="18"/>
                <w:szCs w:val="18"/>
                <w:rPrChange w:id="217" w:author="FRASER HARRIS Andrew" w:date="2021-03-11T16:23:00Z">
                  <w:rPr>
                    <w:rFonts w:ascii="Cambria Math" w:hAnsi="Cambria Math"/>
                  </w:rPr>
                </w:rPrChange>
              </w:rPr>
              <m:t>λ</m:t>
            </m:r>
          </m:e>
        </m:acc>
      </m:oMath>
      <w:r w:rsidR="00D96976" w:rsidRPr="00ED0FBC">
        <w:rPr>
          <w:sz w:val="18"/>
          <w:szCs w:val="18"/>
          <w:rPrChange w:id="218" w:author="FRASER HARRIS Andrew" w:date="2021-03-11T16:23:00Z">
            <w:rPr/>
          </w:rPrChange>
        </w:rPr>
        <w:t xml:space="preserve">=2.2 </w:t>
      </w:r>
      <w:r w:rsidR="00D96976" w:rsidRPr="00ED0FBC">
        <w:rPr>
          <w:i/>
          <w:sz w:val="18"/>
          <w:szCs w:val="18"/>
          <w:rPrChange w:id="219" w:author="FRASER HARRIS Andrew" w:date="2021-03-11T16:23:00Z">
            <w:rPr>
              <w:i/>
            </w:rPr>
          </w:rPrChange>
        </w:rPr>
        <w:t>W</w:t>
      </w:r>
      <w:r w:rsidR="00D96976" w:rsidRPr="00ED0FBC">
        <w:rPr>
          <w:rFonts w:ascii="Cambria" w:eastAsia="Cambria" w:hAnsi="Cambria" w:cs="Cambria"/>
          <w:i/>
          <w:sz w:val="18"/>
          <w:szCs w:val="18"/>
          <w:rPrChange w:id="220" w:author="FRASER HARRIS Andrew" w:date="2021-03-11T16:23:00Z">
            <w:rPr>
              <w:rFonts w:ascii="Cambria" w:eastAsia="Cambria" w:hAnsi="Cambria" w:cs="Cambria"/>
              <w:i/>
            </w:rPr>
          </w:rPrChange>
        </w:rPr>
        <w:t>/</w:t>
      </w:r>
      <w:r w:rsidR="00D96976" w:rsidRPr="00ED0FBC">
        <w:rPr>
          <w:i/>
          <w:sz w:val="18"/>
          <w:szCs w:val="18"/>
          <w:rPrChange w:id="221" w:author="FRASER HARRIS Andrew" w:date="2021-03-11T16:23:00Z">
            <w:rPr>
              <w:i/>
            </w:rPr>
          </w:rPrChange>
        </w:rPr>
        <w:t>m</w:t>
      </w:r>
      <w:r w:rsidR="00D96976" w:rsidRPr="00ED0FBC">
        <w:rPr>
          <w:sz w:val="18"/>
          <w:szCs w:val="18"/>
          <w:vertAlign w:val="superscript"/>
          <w:rPrChange w:id="222" w:author="FRASER HARRIS Andrew" w:date="2021-03-11T16:23:00Z">
            <w:rPr>
              <w:vertAlign w:val="superscript"/>
            </w:rPr>
          </w:rPrChange>
        </w:rPr>
        <w:t>2</w:t>
      </w:r>
      <w:r w:rsidR="00D96976" w:rsidRPr="00ED0FBC">
        <w:rPr>
          <w:sz w:val="18"/>
          <w:szCs w:val="18"/>
          <w:rPrChange w:id="223" w:author="FRASER HARRIS Andrew" w:date="2021-03-11T16:23:00Z">
            <w:rPr/>
          </w:rPrChange>
        </w:rPr>
        <w:t>.</w:t>
      </w:r>
      <w:r w:rsidR="00C707CE" w:rsidRPr="00ED0FBC">
        <w:rPr>
          <w:sz w:val="18"/>
          <w:szCs w:val="18"/>
          <w:rPrChange w:id="224" w:author="FRASER HARRIS Andrew" w:date="2021-03-11T16:23:00Z">
            <w:rPr/>
          </w:rPrChange>
        </w:rPr>
        <w:t xml:space="preserve"> The heat flux entering the system from below equals the flux coming out at the surface through purely conductive heat transfers. </w:t>
      </w:r>
    </w:p>
    <w:p w14:paraId="2A538C70" w14:textId="27365DAC" w:rsidR="007564A6" w:rsidRDefault="00FB735E" w:rsidP="00EF2480">
      <w:pPr>
        <w:pStyle w:val="Titre3"/>
        <w:spacing w:afterLines="80" w:after="192" w:line="480" w:lineRule="auto"/>
        <w:ind w:left="713" w:hanging="717"/>
      </w:pPr>
      <w:r>
        <w:t xml:space="preserve">Solar energy </w:t>
      </w:r>
    </w:p>
    <w:p w14:paraId="1BE2BFDA" w14:textId="0F4420EC" w:rsidR="00EF7231" w:rsidRDefault="00B23AFC" w:rsidP="009A5F18">
      <w:pPr>
        <w:spacing w:afterLines="80" w:after="192" w:line="480" w:lineRule="auto"/>
        <w:ind w:left="-4" w:firstLine="339"/>
      </w:pPr>
      <w:r>
        <w:t>In the upper 1</w:t>
      </w:r>
      <w:r w:rsidR="0003617F">
        <w:t>0</w:t>
      </w:r>
      <w:r>
        <w:t>-2</w:t>
      </w:r>
      <w:r w:rsidR="0003617F">
        <w:t>5</w:t>
      </w:r>
      <w:r>
        <w:t xml:space="preserve"> m below the surface, the </w:t>
      </w:r>
      <w:r w:rsidR="004F266D">
        <w:t xml:space="preserve">effective </w:t>
      </w:r>
      <w:r>
        <w:t xml:space="preserve">ground temperature </w:t>
      </w:r>
      <w:r w:rsidR="004F266D">
        <w:t>highly depends on the surface climatic conditions such as the air temperature, the amount of solar radiation absorbed by the soil and the longwave radiation</w:t>
      </w:r>
      <w:del w:id="225" w:author="Stuart Gilfillan" w:date="2021-03-08T14:29:00Z">
        <w:r w:rsidR="004F266D" w:rsidDel="00097005">
          <w:delText>s</w:delText>
        </w:r>
      </w:del>
      <w:r w:rsidR="004F266D">
        <w:t xml:space="preserve"> emitted from the ground, the wind velocity or </w:t>
      </w:r>
      <w:r w:rsidR="009A5F18">
        <w:t xml:space="preserve">the </w:t>
      </w:r>
      <w:proofErr w:type="spellStart"/>
      <w:r w:rsidR="004F266D">
        <w:t>evapo</w:t>
      </w:r>
      <w:proofErr w:type="spellEnd"/>
      <w:r w:rsidR="004F266D">
        <w:t>-transpiration processes</w:t>
      </w:r>
      <w:r w:rsidR="009A5F18">
        <w:t xml:space="preserve"> (Hein</w:t>
      </w:r>
      <w:r w:rsidR="005639F0" w:rsidRPr="005639F0">
        <w:rPr>
          <w:i/>
          <w:iCs/>
        </w:rPr>
        <w:t xml:space="preserve"> et al.,</w:t>
      </w:r>
      <w:r w:rsidR="005639F0">
        <w:t xml:space="preserve"> </w:t>
      </w:r>
      <w:r w:rsidR="009A5F18">
        <w:t xml:space="preserve">2016). </w:t>
      </w:r>
      <w:r w:rsidR="004F266D">
        <w:t xml:space="preserve">All </w:t>
      </w:r>
      <w:del w:id="226" w:author="Stuart Gilfillan" w:date="2021-03-08T14:29:00Z">
        <w:r w:rsidR="004F266D" w:rsidDel="00097005">
          <w:delText xml:space="preserve">those </w:delText>
        </w:r>
      </w:del>
      <w:ins w:id="227" w:author="Stuart Gilfillan" w:date="2021-03-08T14:29:00Z">
        <w:r w:rsidR="00097005">
          <w:t xml:space="preserve">of these </w:t>
        </w:r>
      </w:ins>
      <w:r w:rsidR="004F266D">
        <w:t xml:space="preserve">factors tend to determine the amount of heat transmitted between the </w:t>
      </w:r>
      <w:r w:rsidR="009A5F18">
        <w:t xml:space="preserve">surface and sub-surface and warm/cool the ground down to a depth that mainly depends on the ground conductivity. Due to the delayed response of the sub-surface to a heat pulse at the surface, the ground will tend to be warmer than the air in winter and colder than the air in summer, impacting the direction of the heat fluxes down to the depth of influence of these seasonal fluctuations. </w:t>
      </w:r>
    </w:p>
    <w:p w14:paraId="33BDCA2D" w14:textId="42B49DEE" w:rsidR="00F04D93" w:rsidRDefault="00F04D93" w:rsidP="009004CC">
      <w:pPr>
        <w:spacing w:afterLines="80" w:after="192" w:line="480" w:lineRule="auto"/>
        <w:ind w:left="-4" w:firstLine="339"/>
      </w:pPr>
      <w:r>
        <w:t>The damping depth (</w:t>
      </w:r>
      <w:proofErr w:type="gramStart"/>
      <w:r>
        <w:t>i.e.</w:t>
      </w:r>
      <w:proofErr w:type="gramEnd"/>
      <w:r>
        <w:t xml:space="preserve"> depth of influence of yearly surface temperature variations can be calculated as followed (</w:t>
      </w:r>
      <w:proofErr w:type="spellStart"/>
      <w:r w:rsidRPr="00F04D93">
        <w:t>Ozgener</w:t>
      </w:r>
      <w:proofErr w:type="spellEnd"/>
      <w:r w:rsidRPr="00F04D93">
        <w:t xml:space="preserve"> </w:t>
      </w:r>
      <w:r w:rsidR="005639F0" w:rsidRPr="005639F0">
        <w:rPr>
          <w:i/>
          <w:iCs/>
        </w:rPr>
        <w:t>et al.,</w:t>
      </w:r>
      <w:r w:rsidR="005639F0">
        <w:t xml:space="preserve"> </w:t>
      </w:r>
      <w:r w:rsidRPr="00F04D93">
        <w:t>2013</w:t>
      </w:r>
      <w:r>
        <w:t>):</w:t>
      </w:r>
    </w:p>
    <w:p w14:paraId="2A6BA3E8" w14:textId="4C660B9B" w:rsidR="00224EAF" w:rsidRDefault="00F04D93" w:rsidP="009646E1">
      <w:pPr>
        <w:spacing w:afterLines="80" w:after="192" w:line="480" w:lineRule="auto"/>
        <w:ind w:left="-4" w:firstLine="339"/>
        <w:jc w:val="right"/>
      </w:pPr>
      <m:oMath>
        <m:r>
          <w:rPr>
            <w:rFonts w:ascii="Cambria Math" w:hAnsi="Cambria Math"/>
          </w:rPr>
          <m:t>d=</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π</m:t>
                    </m:r>
                  </m:num>
                  <m:den>
                    <m:r>
                      <w:rPr>
                        <w:rFonts w:ascii="Cambria Math" w:hAnsi="Cambria Math"/>
                      </w:rPr>
                      <m:t>αP</m:t>
                    </m:r>
                  </m:den>
                </m:f>
              </m:e>
            </m:rad>
          </m:den>
        </m:f>
        <m:r>
          <w:rPr>
            <w:rFonts w:ascii="Cambria Math" w:hAnsi="Cambria Math"/>
          </w:rPr>
          <m:t>=27 m</m:t>
        </m:r>
      </m:oMath>
      <w:r w:rsidR="009646E1">
        <w:tab/>
      </w:r>
      <w:r w:rsidR="009646E1">
        <w:tab/>
      </w:r>
      <w:r w:rsidR="009646E1">
        <w:tab/>
      </w:r>
      <w:r w:rsidR="009646E1">
        <w:tab/>
      </w:r>
      <w:r w:rsidR="009646E1">
        <w:tab/>
      </w:r>
      <w:r w:rsidR="009646E1">
        <w:tab/>
        <w:t>(4)</w:t>
      </w:r>
    </w:p>
    <w:p w14:paraId="7055F3DC" w14:textId="24A98272" w:rsidR="00224EAF" w:rsidRDefault="00224EAF" w:rsidP="00224EAF">
      <w:pPr>
        <w:spacing w:afterLines="80" w:after="192" w:line="480" w:lineRule="auto"/>
        <w:ind w:left="-4" w:firstLine="339"/>
      </w:pPr>
      <w:r>
        <w:t xml:space="preserve">Where </w:t>
      </w:r>
      <m:oMath>
        <m:r>
          <w:rPr>
            <w:rFonts w:ascii="Cambria Math" w:hAnsi="Cambria Math"/>
          </w:rPr>
          <m:t>P=366 days</m:t>
        </m:r>
      </m:oMath>
      <w:r>
        <w:t xml:space="preserve"> is the period of oscillations and </w:t>
      </w:r>
      <m:oMath>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eff</m:t>
                </m:r>
              </m:sub>
            </m:sSub>
          </m:num>
          <m:den>
            <m:sSub>
              <m:sSubPr>
                <m:ctrlPr>
                  <w:rPr>
                    <w:rFonts w:ascii="Cambria Math" w:hAnsi="Cambria Math"/>
                    <w:i/>
                  </w:rPr>
                </m:ctrlPr>
              </m:sSubPr>
              <m:e>
                <m:r>
                  <w:rPr>
                    <w:rFonts w:ascii="Cambria Math" w:hAnsi="Cambria Math"/>
                  </w:rPr>
                  <m:t>ρ</m:t>
                </m:r>
              </m:e>
              <m:sub>
                <m:r>
                  <w:rPr>
                    <w:rFonts w:ascii="Cambria Math" w:hAnsi="Cambria Math"/>
                  </w:rPr>
                  <m:t>eff</m:t>
                </m:r>
              </m:sub>
            </m:sSub>
            <m:sSub>
              <m:sSubPr>
                <m:ctrlPr>
                  <w:rPr>
                    <w:rFonts w:ascii="Cambria Math" w:hAnsi="Cambria Math"/>
                    <w:i/>
                  </w:rPr>
                </m:ctrlPr>
              </m:sSubPr>
              <m:e>
                <m:r>
                  <w:rPr>
                    <w:rFonts w:ascii="Cambria Math" w:hAnsi="Cambria Math"/>
                  </w:rPr>
                  <m:t xml:space="preserve"> c</m:t>
                </m:r>
              </m:e>
              <m:sub>
                <m:r>
                  <w:rPr>
                    <w:rFonts w:ascii="Cambria Math" w:hAnsi="Cambria Math"/>
                  </w:rPr>
                  <m:t>eff</m:t>
                </m:r>
              </m:sub>
            </m:sSub>
          </m:den>
        </m:f>
        <m:r>
          <w:rPr>
            <w:rFonts w:ascii="Cambria Math" w:hAnsi="Cambria Math"/>
          </w:rPr>
          <m:t>=1.85×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m²/s</m:t>
        </m:r>
      </m:oMath>
      <w:r>
        <w:t xml:space="preserve"> is the rock thermal diffusivity, </w:t>
      </w:r>
      <w:proofErr w:type="gramStart"/>
      <w:r>
        <w:t>with:</w:t>
      </w:r>
      <w:proofErr w:type="gramEnd"/>
    </w:p>
    <w:p w14:paraId="071B528F" w14:textId="594656F2" w:rsidR="00224EAF" w:rsidRPr="00224EAF" w:rsidRDefault="0017036C" w:rsidP="009646E1">
      <w:pPr>
        <w:spacing w:afterLines="80" w:after="192" w:line="480" w:lineRule="auto"/>
        <w:ind w:left="-4" w:firstLine="339"/>
        <w:jc w:val="right"/>
      </w:pPr>
      <m:oMath>
        <m:sSub>
          <m:sSubPr>
            <m:ctrlPr>
              <w:rPr>
                <w:rFonts w:ascii="Cambria Math" w:hAnsi="Cambria Math"/>
                <w:i/>
              </w:rPr>
            </m:ctrlPr>
          </m:sSubPr>
          <m:e>
            <m:r>
              <w:rPr>
                <w:rFonts w:ascii="Cambria Math" w:hAnsi="Cambria Math"/>
              </w:rPr>
              <m:t>ρ</m:t>
            </m:r>
          </m:e>
          <m:sub>
            <m:r>
              <w:rPr>
                <w:rFonts w:ascii="Cambria Math" w:hAnsi="Cambria Math"/>
              </w:rPr>
              <m:t>eff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r</m:t>
            </m:r>
          </m:sub>
        </m:sSub>
        <m:d>
          <m:dPr>
            <m:ctrlPr>
              <w:rPr>
                <w:rFonts w:ascii="Cambria Math" w:hAnsi="Cambria Math"/>
                <w:i/>
              </w:rPr>
            </m:ctrlPr>
          </m:dPr>
          <m:e>
            <m:r>
              <w:rPr>
                <w:rFonts w:ascii="Cambria Math" w:hAnsi="Cambria Math"/>
              </w:rPr>
              <m:t>1-φ</m:t>
            </m:r>
          </m:e>
        </m:d>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w</m:t>
            </m:r>
          </m:sub>
        </m:sSub>
        <m:r>
          <w:rPr>
            <w:rFonts w:ascii="Cambria Math" w:hAnsi="Cambria Math"/>
          </w:rPr>
          <m:t>φ=2350</m:t>
        </m:r>
        <m:f>
          <m:fPr>
            <m:ctrlPr>
              <w:rPr>
                <w:rFonts w:ascii="Cambria Math" w:hAnsi="Cambria Math"/>
                <w:i/>
              </w:rPr>
            </m:ctrlPr>
          </m:fPr>
          <m:num>
            <m:r>
              <w:rPr>
                <w:rFonts w:ascii="Cambria Math" w:hAnsi="Cambria Math"/>
              </w:rPr>
              <m:t>kg</m:t>
            </m:r>
          </m:num>
          <m:den>
            <m:r>
              <w:rPr>
                <w:rFonts w:ascii="Cambria Math" w:hAnsi="Cambria Math"/>
              </w:rPr>
              <m:t>m3</m:t>
            </m:r>
          </m:den>
        </m:f>
      </m:oMath>
      <w:r w:rsidR="009646E1">
        <w:tab/>
      </w:r>
      <w:r w:rsidR="009646E1">
        <w:tab/>
      </w:r>
      <w:r w:rsidR="009646E1">
        <w:tab/>
      </w:r>
      <w:r w:rsidR="009646E1">
        <w:tab/>
        <w:t>(5)</w:t>
      </w:r>
    </w:p>
    <w:p w14:paraId="327C680D" w14:textId="0B05E44A" w:rsidR="00224EAF" w:rsidRPr="00224EAF" w:rsidRDefault="0017036C" w:rsidP="009646E1">
      <w:pPr>
        <w:spacing w:afterLines="80" w:after="192" w:line="480" w:lineRule="auto"/>
        <w:jc w:val="right"/>
      </w:pPr>
      <m:oMath>
        <m:sSub>
          <m:sSubPr>
            <m:ctrlPr>
              <w:rPr>
                <w:rFonts w:ascii="Cambria Math" w:hAnsi="Cambria Math"/>
                <w:i/>
              </w:rPr>
            </m:ctrlPr>
          </m:sSubPr>
          <m:e>
            <m:r>
              <w:rPr>
                <w:rFonts w:ascii="Cambria Math" w:hAnsi="Cambria Math"/>
              </w:rPr>
              <m:t>c</m:t>
            </m:r>
          </m:e>
          <m:sub>
            <m:r>
              <w:rPr>
                <w:rFonts w:ascii="Cambria Math" w:hAnsi="Cambria Math"/>
              </w:rPr>
              <m:t>eff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d>
          <m:dPr>
            <m:ctrlPr>
              <w:rPr>
                <w:rFonts w:ascii="Cambria Math" w:hAnsi="Cambria Math"/>
                <w:i/>
              </w:rPr>
            </m:ctrlPr>
          </m:dPr>
          <m:e>
            <m:r>
              <w:rPr>
                <w:rFonts w:ascii="Cambria Math" w:hAnsi="Cambria Math"/>
              </w:rPr>
              <m:t>1-φ</m:t>
            </m:r>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w</m:t>
            </m:r>
          </m:sub>
        </m:sSub>
        <m:r>
          <w:rPr>
            <w:rFonts w:ascii="Cambria Math" w:hAnsi="Cambria Math"/>
          </w:rPr>
          <m:t>φ=470</m:t>
        </m:r>
        <m:f>
          <m:fPr>
            <m:ctrlPr>
              <w:rPr>
                <w:rFonts w:ascii="Cambria Math" w:hAnsi="Cambria Math"/>
                <w:i/>
              </w:rPr>
            </m:ctrlPr>
          </m:fPr>
          <m:num>
            <m:r>
              <w:rPr>
                <w:rFonts w:ascii="Cambria Math" w:hAnsi="Cambria Math"/>
              </w:rPr>
              <m:t>J</m:t>
            </m:r>
          </m:num>
          <m:den>
            <m:r>
              <w:rPr>
                <w:rFonts w:ascii="Cambria Math" w:hAnsi="Cambria Math"/>
              </w:rPr>
              <m:t>kg.C</m:t>
            </m:r>
          </m:den>
        </m:f>
      </m:oMath>
      <w:r w:rsidR="009646E1">
        <w:tab/>
      </w:r>
      <w:r w:rsidR="009646E1">
        <w:tab/>
      </w:r>
      <w:r w:rsidR="009646E1">
        <w:tab/>
      </w:r>
      <w:r w:rsidR="009646E1">
        <w:tab/>
      </w:r>
      <w:r w:rsidR="009646E1">
        <w:tab/>
        <w:t>(6)</w:t>
      </w:r>
    </w:p>
    <w:p w14:paraId="3C0C66FB" w14:textId="5BF857B2" w:rsidR="00224EAF" w:rsidRPr="009646E1" w:rsidRDefault="0017036C" w:rsidP="009646E1">
      <w:pPr>
        <w:spacing w:afterLines="80" w:after="192" w:line="480" w:lineRule="auto"/>
        <w:jc w:val="right"/>
      </w:pPr>
      <m:oMath>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=2.04</m:t>
        </m:r>
        <m:f>
          <m:fPr>
            <m:ctrlPr>
              <w:rPr>
                <w:rFonts w:ascii="Cambria Math" w:hAnsi="Cambria Math"/>
                <w:i/>
              </w:rPr>
            </m:ctrlPr>
          </m:fPr>
          <m:num>
            <m:r>
              <w:rPr>
                <w:rFonts w:ascii="Cambria Math" w:hAnsi="Cambria Math"/>
              </w:rPr>
              <m:t>W</m:t>
            </m:r>
          </m:num>
          <m:den>
            <m:r>
              <w:rPr>
                <w:rFonts w:ascii="Cambria Math" w:hAnsi="Cambria Math"/>
              </w:rPr>
              <m:t>°C.m</m:t>
            </m:r>
          </m:den>
        </m:f>
      </m:oMath>
      <w:r w:rsidR="009646E1">
        <w:tab/>
      </w:r>
      <w:r w:rsidR="009646E1">
        <w:tab/>
      </w:r>
      <w:r w:rsidR="009646E1">
        <w:tab/>
      </w:r>
      <w:r w:rsidR="009646E1">
        <w:tab/>
      </w:r>
      <w:r w:rsidR="009646E1">
        <w:tab/>
        <w:t>(7)</w:t>
      </w:r>
    </w:p>
    <w:p w14:paraId="1FC5FDD6" w14:textId="1D3A0EBF" w:rsidR="00FC2989" w:rsidRDefault="00FC2989" w:rsidP="009004CC">
      <w:pPr>
        <w:spacing w:afterLines="80" w:after="192" w:line="480" w:lineRule="auto"/>
        <w:ind w:left="-4" w:firstLine="339"/>
      </w:pPr>
      <w:r>
        <w:t xml:space="preserve">In this interval, the </w:t>
      </w:r>
      <w:r w:rsidR="004711D7">
        <w:t>ground temperature is about 1°C higher than the yearly average surface temperature</w:t>
      </w:r>
      <w:r>
        <w:t xml:space="preserve"> </w:t>
      </w:r>
      <w:r w:rsidR="003F4EBE" w:rsidRPr="003F4EBE">
        <w:t>(</w:t>
      </w:r>
      <w:proofErr w:type="spellStart"/>
      <w:r w:rsidR="003F4EBE" w:rsidRPr="003F4EBE">
        <w:t>Rybach</w:t>
      </w:r>
      <w:proofErr w:type="spellEnd"/>
      <w:r w:rsidR="003F4EBE" w:rsidRPr="003F4EBE">
        <w:t xml:space="preserve"> and </w:t>
      </w:r>
      <w:proofErr w:type="spellStart"/>
      <w:r w:rsidR="003F4EBE" w:rsidRPr="003F4EBE">
        <w:t>Sanner</w:t>
      </w:r>
      <w:proofErr w:type="spellEnd"/>
      <w:r w:rsidR="003F4EBE" w:rsidRPr="003F4EBE">
        <w:t>, 2000</w:t>
      </w:r>
      <w:r w:rsidR="004711D7">
        <w:t xml:space="preserve">). </w:t>
      </w:r>
      <w:r>
        <w:t xml:space="preserve">Such effect has also been described by </w:t>
      </w:r>
      <w:proofErr w:type="gramStart"/>
      <w:r w:rsidR="003F4EBE">
        <w:t>e.g.</w:t>
      </w:r>
      <w:proofErr w:type="gramEnd"/>
      <w:r w:rsidR="003F4EBE">
        <w:t xml:space="preserve"> Westaway and Younger (2013) and Busby et al. (2015) </w:t>
      </w:r>
      <w:r>
        <w:t xml:space="preserve">as a potential response of the ground to long-term and high-amplitude perturbations caused by paleo-climatic warming and cooling cycles. In such </w:t>
      </w:r>
      <w:ins w:id="228" w:author="Stuart Gilfillan" w:date="2021-03-08T14:29:00Z">
        <w:r w:rsidR="00097005">
          <w:t xml:space="preserve">a </w:t>
        </w:r>
      </w:ins>
      <w:r>
        <w:t>scenario, the temperature gradient might not have reached equilibrium since the last Ice Age (</w:t>
      </w:r>
      <w:proofErr w:type="spellStart"/>
      <w:r w:rsidR="004A5840" w:rsidRPr="004A5840">
        <w:t>Baltrami</w:t>
      </w:r>
      <w:proofErr w:type="spellEnd"/>
      <w:r w:rsidR="004A5840" w:rsidRPr="004A5840">
        <w:t xml:space="preserve"> </w:t>
      </w:r>
      <w:r w:rsidR="005639F0" w:rsidRPr="005639F0">
        <w:rPr>
          <w:i/>
          <w:iCs/>
        </w:rPr>
        <w:t>et al.,</w:t>
      </w:r>
      <w:r w:rsidR="005639F0">
        <w:t xml:space="preserve"> </w:t>
      </w:r>
      <w:r w:rsidR="004A5840" w:rsidRPr="004A5840">
        <w:t>2017</w:t>
      </w:r>
      <w:r>
        <w:t>). Although vertical BHE</w:t>
      </w:r>
      <w:r w:rsidR="00D47F29">
        <w:t>s</w:t>
      </w:r>
      <w:r>
        <w:t xml:space="preserve"> are not directly harnessing solar energy in the same way </w:t>
      </w:r>
      <w:r w:rsidR="00D748F4">
        <w:t>as</w:t>
      </w:r>
      <w:r>
        <w:t xml:space="preserve"> shallow horizontal BHE</w:t>
      </w:r>
      <w:r w:rsidR="00D748F4">
        <w:t xml:space="preserve">, </w:t>
      </w:r>
      <w:del w:id="229" w:author="Stuart Gilfillan" w:date="2021-03-08T14:30:00Z">
        <w:r w:rsidR="00D748F4" w:rsidDel="00097005">
          <w:delText xml:space="preserve">we </w:delText>
        </w:r>
      </w:del>
      <w:r w:rsidR="00D748F4">
        <w:t xml:space="preserve">here </w:t>
      </w:r>
      <w:ins w:id="230" w:author="Stuart Gilfillan" w:date="2021-03-08T14:30:00Z">
        <w:r w:rsidR="00097005">
          <w:t xml:space="preserve">we </w:t>
        </w:r>
      </w:ins>
      <w:r w:rsidR="00D748F4">
        <w:t xml:space="preserve">attempt to quantify the </w:t>
      </w:r>
      <w:r>
        <w:t xml:space="preserve">impact </w:t>
      </w:r>
      <w:commentRangeStart w:id="231"/>
      <w:r>
        <w:t xml:space="preserve">of downward surface heat flux </w:t>
      </w:r>
      <w:commentRangeEnd w:id="231"/>
      <w:r w:rsidR="00ED0FBC">
        <w:rPr>
          <w:rStyle w:val="Marquedecommentaire"/>
        </w:rPr>
        <w:commentReference w:id="231"/>
      </w:r>
      <w:r>
        <w:t>on the</w:t>
      </w:r>
      <w:r w:rsidRPr="00125BC8">
        <w:t xml:space="preserve"> </w:t>
      </w:r>
      <w:r>
        <w:t xml:space="preserve">upper part of the geothermal gradient </w:t>
      </w:r>
      <w:r w:rsidR="00D748F4">
        <w:t xml:space="preserve">and thus on the available surface heat recharge to the </w:t>
      </w:r>
      <w:r>
        <w:t>BHE.</w:t>
      </w:r>
    </w:p>
    <w:p w14:paraId="3AD775CD" w14:textId="5275904D" w:rsidR="003F2EC7" w:rsidRDefault="00D60A97" w:rsidP="0007477C">
      <w:pPr>
        <w:spacing w:afterLines="80" w:after="192" w:line="480" w:lineRule="auto"/>
        <w:ind w:left="-4" w:firstLine="339"/>
      </w:pPr>
      <w:r>
        <w:rPr>
          <w:rStyle w:val="Marquedecommentaire"/>
        </w:rPr>
        <w:annotationRef/>
      </w:r>
      <w:r>
        <w:t xml:space="preserve">In Edinburgh, the </w:t>
      </w:r>
      <w:r w:rsidR="0060635A">
        <w:t xml:space="preserve">yearly </w:t>
      </w:r>
      <w:r>
        <w:t xml:space="preserve">average rate of insulation </w:t>
      </w:r>
      <w:r w:rsidR="00EF7231">
        <w:t>(</w:t>
      </w:r>
      <w:proofErr w:type="gramStart"/>
      <w:r w:rsidR="00EF7231">
        <w:t>i.e.</w:t>
      </w:r>
      <w:proofErr w:type="gramEnd"/>
      <w:r w:rsidR="00EF7231">
        <w:t xml:space="preserve"> amount of</w:t>
      </w:r>
      <w:r w:rsidR="00EF7231" w:rsidRPr="00EF7231">
        <w:t xml:space="preserve"> solar radiation</w:t>
      </w:r>
      <w:r w:rsidR="00EF7231">
        <w:t xml:space="preserve"> per square meter) </w:t>
      </w:r>
      <w:r>
        <w:t xml:space="preserve">is </w:t>
      </w:r>
      <w:r w:rsidR="0060635A">
        <w:t xml:space="preserve">about ~2.3 kWh/m² per </w:t>
      </w:r>
      <w:del w:id="232" w:author="Stuart Gilfillan" w:date="2021-03-08T14:30:00Z">
        <w:r w:rsidR="0060635A" w:rsidDel="00097005">
          <w:delText>day, that</w:delText>
        </w:r>
      </w:del>
      <w:ins w:id="233" w:author="Stuart Gilfillan" w:date="2021-03-08T14:30:00Z">
        <w:r w:rsidR="00097005">
          <w:t>day, which</w:t>
        </w:r>
      </w:ins>
      <w:r w:rsidR="0060635A">
        <w:t xml:space="preserve"> </w:t>
      </w:r>
      <w:r w:rsidR="00D748F4">
        <w:t xml:space="preserve">is </w:t>
      </w:r>
      <w:r w:rsidR="0060635A">
        <w:t>about</w:t>
      </w:r>
      <w:r>
        <w:t xml:space="preserve"> 94 W/m</w:t>
      </w:r>
      <w:r w:rsidR="003F2EC7">
        <w:t>²</w:t>
      </w:r>
      <w:r w:rsidR="0060635A">
        <w:t>.</w:t>
      </w:r>
      <w:r w:rsidR="00724731">
        <w:t xml:space="preserve"> The minimum and maximum insulation rates obtained from a 10-year average were obtained in December and June, with values of 13 W/m² and </w:t>
      </w:r>
      <w:r>
        <w:t>181 W/m</w:t>
      </w:r>
      <w:r w:rsidR="003F2EC7">
        <w:t>²</w:t>
      </w:r>
      <w:r w:rsidR="00724731">
        <w:t xml:space="preserve">, respectively </w:t>
      </w:r>
      <w:r>
        <w:t xml:space="preserve">(Whitlock </w:t>
      </w:r>
      <w:r w:rsidR="005639F0" w:rsidRPr="005639F0">
        <w:rPr>
          <w:i/>
          <w:iCs/>
        </w:rPr>
        <w:t>et al.,</w:t>
      </w:r>
      <w:r w:rsidR="005639F0">
        <w:t xml:space="preserve"> </w:t>
      </w:r>
      <w:r>
        <w:t>20</w:t>
      </w:r>
      <w:r w:rsidR="00C72989">
        <w:t>0</w:t>
      </w:r>
      <w:r>
        <w:t>0). Due to the low diffusivity of soil, the ref</w:t>
      </w:r>
      <w:r w:rsidR="00DB38AD">
        <w:t>lection</w:t>
      </w:r>
      <w:r>
        <w:t xml:space="preserve"> of solar radiation and all the processes mentioned above, it is </w:t>
      </w:r>
      <w:r w:rsidR="0060635A">
        <w:t xml:space="preserve">expected </w:t>
      </w:r>
      <w:r>
        <w:t xml:space="preserve">that the net incoming shortwave radiation into the ground only equals 10s of </w:t>
      </w:r>
      <w:r>
        <w:rPr>
          <w:i/>
        </w:rPr>
        <w:t>W</w:t>
      </w:r>
      <w:r>
        <w:rPr>
          <w:rFonts w:ascii="Cambria" w:eastAsia="Cambria" w:hAnsi="Cambria" w:cs="Cambria"/>
          <w:i/>
        </w:rPr>
        <w:t>/</w:t>
      </w:r>
      <w:r>
        <w:rPr>
          <w:i/>
        </w:rPr>
        <w:t>m</w:t>
      </w:r>
      <w:r>
        <w:rPr>
          <w:vertAlign w:val="superscript"/>
        </w:rPr>
        <w:t xml:space="preserve">2 </w:t>
      </w:r>
      <w:r>
        <w:t>(Banks, 2008).</w:t>
      </w:r>
      <w:r w:rsidR="006E3604">
        <w:t xml:space="preserve"> </w:t>
      </w:r>
      <w:r w:rsidR="0060635A">
        <w:t>Assuming</w:t>
      </w:r>
      <w:r w:rsidR="0007477C">
        <w:t xml:space="preserve"> that </w:t>
      </w:r>
      <w:r w:rsidR="009F3F4B">
        <w:t>among the</w:t>
      </w:r>
      <w:r w:rsidR="00BA74D0" w:rsidRPr="008066BB">
        <w:t xml:space="preserve"> </w:t>
      </w:r>
      <w:r w:rsidR="003F2EC7" w:rsidRPr="008066BB">
        <w:t>40% of the solar energy absorbed by the Earth</w:t>
      </w:r>
      <w:r w:rsidR="00D47F29">
        <w:t xml:space="preserve"> (</w:t>
      </w:r>
      <w:proofErr w:type="gramStart"/>
      <w:r w:rsidR="00D47F29">
        <w:t>i.e.</w:t>
      </w:r>
      <w:proofErr w:type="gramEnd"/>
      <w:r w:rsidR="00D47F29">
        <w:t xml:space="preserve"> with 60% being reflected by the atmosphere)</w:t>
      </w:r>
      <w:r w:rsidR="003F2EC7" w:rsidRPr="008066BB">
        <w:t>, 70% is ref</w:t>
      </w:r>
      <w:r w:rsidR="00DB38AD">
        <w:t>lected</w:t>
      </w:r>
      <w:r w:rsidR="003F2EC7" w:rsidRPr="008066BB">
        <w:t xml:space="preserve"> by the </w:t>
      </w:r>
      <w:r w:rsidR="00BA74D0">
        <w:t xml:space="preserve">ground </w:t>
      </w:r>
      <w:r w:rsidR="003F2EC7" w:rsidRPr="008066BB">
        <w:t>surface</w:t>
      </w:r>
      <w:r w:rsidR="00D47F29">
        <w:t xml:space="preserve"> and 30% penetrate in the ground surface. The</w:t>
      </w:r>
      <w:r w:rsidR="003F2EC7" w:rsidRPr="008066BB">
        <w:t xml:space="preserve"> average solar recharge to the ground is</w:t>
      </w:r>
      <w:r w:rsidR="0060635A">
        <w:t xml:space="preserve"> </w:t>
      </w:r>
      <w:r w:rsidR="00D47F29">
        <w:t xml:space="preserve">therefore </w:t>
      </w:r>
      <w:r w:rsidR="0060635A">
        <w:t>reduced to</w:t>
      </w:r>
      <w:r w:rsidR="003F2EC7" w:rsidRPr="008066BB">
        <w:t xml:space="preserve">  </w:t>
      </w:r>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 0.3×0.4×94 ≈11.5 W/m²</m:t>
        </m:r>
      </m:oMath>
      <w:r w:rsidR="0060635A" w:rsidRPr="00014283">
        <w:t xml:space="preserve"> per day</w:t>
      </w:r>
      <w:r w:rsidR="0007477C" w:rsidRPr="00014283">
        <w:t xml:space="preserve">, in accordance with the amplitude of conductive heat flux values calculated by </w:t>
      </w:r>
      <w:proofErr w:type="spellStart"/>
      <w:r w:rsidR="0007477C" w:rsidRPr="00014283">
        <w:t>Larwa</w:t>
      </w:r>
      <w:proofErr w:type="spellEnd"/>
      <w:r w:rsidR="0007477C" w:rsidRPr="00014283">
        <w:t xml:space="preserve"> (2018). </w:t>
      </w:r>
      <w:r w:rsidR="00B005B9" w:rsidRPr="00014283">
        <w:t>However, unlike the geothermal flux, solar flux is not continu</w:t>
      </w:r>
      <w:r w:rsidR="00BF2582" w:rsidRPr="00014283">
        <w:t>ous</w:t>
      </w:r>
      <w:r w:rsidR="00B005B9" w:rsidRPr="00014283">
        <w:t xml:space="preserve"> </w:t>
      </w:r>
      <w:r w:rsidR="00205D84" w:rsidRPr="00014283">
        <w:t>over time</w:t>
      </w:r>
      <w:r w:rsidR="00C06865" w:rsidRPr="00014283">
        <w:t xml:space="preserve"> </w:t>
      </w:r>
      <w:r w:rsidR="0060635A" w:rsidRPr="00014283">
        <w:t xml:space="preserve">and </w:t>
      </w:r>
      <w:r w:rsidR="00C06865" w:rsidRPr="00014283">
        <w:t xml:space="preserve">highly </w:t>
      </w:r>
      <w:r w:rsidR="0060635A" w:rsidRPr="00014283">
        <w:t>depends on the relative temperature difference between the ground and the air (</w:t>
      </w:r>
      <w:proofErr w:type="gramStart"/>
      <w:r w:rsidR="0060635A" w:rsidRPr="00014283">
        <w:t>i.e.</w:t>
      </w:r>
      <w:proofErr w:type="gramEnd"/>
      <w:r w:rsidR="0060635A" w:rsidRPr="00014283">
        <w:t xml:space="preserve"> </w:t>
      </w:r>
      <w:proofErr w:type="spellStart"/>
      <w:r w:rsidR="0060635A" w:rsidRPr="00014283">
        <w:t>Larwa</w:t>
      </w:r>
      <w:proofErr w:type="spellEnd"/>
      <w:r w:rsidR="0060635A" w:rsidRPr="00014283">
        <w:t>, 2018)</w:t>
      </w:r>
      <w:r w:rsidR="00C06865" w:rsidRPr="00014283">
        <w:t>.</w:t>
      </w:r>
      <w:r w:rsidR="0060635A" w:rsidRPr="00014283">
        <w:t xml:space="preserve"> </w:t>
      </w:r>
      <w:r w:rsidR="00C06865" w:rsidRPr="00014283">
        <w:t xml:space="preserve">To account for the effects of cyclical heat recharge and possible energy losses at the surface during cold periods, we scale up the solar recharge to the ground based on the sunshine hours in Edinburgh. Using an average of </w:t>
      </w:r>
      <w:r w:rsidR="003F2EC7" w:rsidRPr="00014283">
        <w:t>1380 h</w:t>
      </w:r>
      <w:r w:rsidR="00BC2E33" w:rsidRPr="00014283">
        <w:t xml:space="preserve"> </w:t>
      </w:r>
      <w:r w:rsidR="00205D84" w:rsidRPr="00014283">
        <w:t>of sunshine per year</w:t>
      </w:r>
      <w:r w:rsidR="00C06865" w:rsidRPr="00014283">
        <w:t>, that is about 16% of the time</w:t>
      </w:r>
      <w:r w:rsidR="00EA4FEE" w:rsidRPr="00014283">
        <w:t xml:space="preserve"> </w:t>
      </w:r>
      <w:r w:rsidR="00205D84" w:rsidRPr="00014283">
        <w:t>(</w:t>
      </w:r>
      <w:proofErr w:type="gramStart"/>
      <w:r w:rsidR="00205D84" w:rsidRPr="00014283">
        <w:t>i.e.</w:t>
      </w:r>
      <w:proofErr w:type="gramEnd"/>
      <w:r w:rsidR="00D47F29">
        <w:t xml:space="preserve"> </w:t>
      </w:r>
      <m:oMath>
        <m:f>
          <m:fPr>
            <m:ctrlPr>
              <w:rPr>
                <w:rFonts w:ascii="Cambria Math" w:hAnsi="Cambria Math"/>
              </w:rPr>
            </m:ctrlPr>
          </m:fPr>
          <m:num>
            <m:r>
              <m:rPr>
                <m:sty m:val="p"/>
              </m:rPr>
              <w:rPr>
                <w:rFonts w:ascii="Cambria Math" w:hAnsi="Cambria Math"/>
              </w:rPr>
              <m:t>1380 h</m:t>
            </m:r>
          </m:num>
          <m:den>
            <m:r>
              <m:rPr>
                <m:sty m:val="p"/>
              </m:rPr>
              <w:rPr>
                <w:rFonts w:ascii="Cambria Math" w:hAnsi="Cambria Math"/>
              </w:rPr>
              <m:t>365 d ×24 h</m:t>
            </m:r>
          </m:den>
        </m:f>
      </m:oMath>
      <w:r w:rsidR="00C06865" w:rsidRPr="00014283">
        <w:t xml:space="preserve">), </w:t>
      </w:r>
      <w:r w:rsidR="00EA4FEE" w:rsidRPr="00014283">
        <w:t xml:space="preserve">solar flux </w:t>
      </w:r>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 xml:space="preserve"> </m:t>
        </m:r>
      </m:oMath>
      <w:r w:rsidR="00EA4FEE" w:rsidRPr="00014283">
        <w:t>can be scaled up to 1.</w:t>
      </w:r>
      <w:r w:rsidR="00236DCB" w:rsidRPr="00014283">
        <w:t>8</w:t>
      </w:r>
      <w:r w:rsidR="00675F51" w:rsidRPr="00014283">
        <w:t xml:space="preserve"> </w:t>
      </w:r>
      <w:r w:rsidR="00EA4FEE" w:rsidRPr="00014283">
        <w:t>W/m²</w:t>
      </w:r>
      <w:r w:rsidR="00963962" w:rsidRPr="00014283">
        <w:t>. Considering a surface area of 73 m², th</w:t>
      </w:r>
      <w:r w:rsidR="007E2DB8" w:rsidRPr="00014283">
        <w:t xml:space="preserve">is indicative study shows that the total solar energy </w:t>
      </w:r>
      <w:r w:rsidR="00963962" w:rsidRPr="00014283">
        <w:t>recharging the ground</w:t>
      </w:r>
      <w:r w:rsidR="007E2DB8" w:rsidRPr="00014283">
        <w:t xml:space="preserve"> over the considered area</w:t>
      </w:r>
      <w:r w:rsidR="00963962" w:rsidRPr="00014283">
        <w:t xml:space="preserve"> equals </w:t>
      </w:r>
      <m:oMath>
        <m:r>
          <w:rPr>
            <w:rFonts w:ascii="Cambria Math" w:hAnsi="Cambria Math"/>
          </w:rPr>
          <m:t>1.8×73≈131 W</m:t>
        </m:r>
      </m:oMath>
      <w:r w:rsidR="001C75AF">
        <w:t xml:space="preserve"> </w:t>
      </w:r>
      <w:r w:rsidR="00EA4FEE" w:rsidRPr="00014283">
        <w:t>represent</w:t>
      </w:r>
      <w:r w:rsidR="00963962" w:rsidRPr="00014283">
        <w:t>s</w:t>
      </w:r>
      <w:r w:rsidR="00EA4FEE" w:rsidRPr="00014283">
        <w:t xml:space="preserve"> a heat recharge of </w:t>
      </w:r>
      <w:r w:rsidR="00B005B9" w:rsidRPr="00014283">
        <w:t>~</w:t>
      </w:r>
      <w:r w:rsidR="003F2EC7" w:rsidRPr="00014283">
        <w:t xml:space="preserve"> 4</w:t>
      </w:r>
      <w:r w:rsidR="00963962" w:rsidRPr="00014283">
        <w:t>.</w:t>
      </w:r>
      <w:r w:rsidR="007E2DB8" w:rsidRPr="00014283">
        <w:t>1</w:t>
      </w:r>
      <w:r w:rsidR="003F2EC7" w:rsidRPr="00014283">
        <w:t xml:space="preserve"> x 10</w:t>
      </w:r>
      <w:r w:rsidR="003F2EC7" w:rsidRPr="00014283">
        <w:rPr>
          <w:vertAlign w:val="superscript"/>
        </w:rPr>
        <w:t>9</w:t>
      </w:r>
      <w:r w:rsidR="00EA4FEE" w:rsidRPr="00014283">
        <w:rPr>
          <w:vertAlign w:val="superscript"/>
        </w:rPr>
        <w:t xml:space="preserve"> </w:t>
      </w:r>
      <w:r w:rsidR="003F2EC7" w:rsidRPr="00014283">
        <w:t>J</w:t>
      </w:r>
      <w:r w:rsidR="00205D84" w:rsidRPr="00014283">
        <w:t>, t</w:t>
      </w:r>
      <w:r w:rsidR="003F2EC7" w:rsidRPr="00014283">
        <w:t>hat is</w:t>
      </w:r>
      <w:r w:rsidR="00F14663" w:rsidRPr="00014283">
        <w:t xml:space="preserve"> less than</w:t>
      </w:r>
      <w:r w:rsidR="003F2EC7" w:rsidRPr="00014283">
        <w:t xml:space="preserve"> </w:t>
      </w:r>
      <w:r w:rsidR="00C06865" w:rsidRPr="00014283">
        <w:t>11</w:t>
      </w:r>
      <w:r w:rsidR="003F2EC7" w:rsidRPr="00014283">
        <w:t xml:space="preserve">% of the energy </w:t>
      </w:r>
      <w:r w:rsidR="0007477C" w:rsidRPr="00014283">
        <w:t xml:space="preserve">of consumed by a single house in the </w:t>
      </w:r>
      <w:commentRangeStart w:id="234"/>
      <w:r w:rsidR="0007477C" w:rsidRPr="00014283">
        <w:t>UK in one year</w:t>
      </w:r>
      <w:r w:rsidR="003F2EC7" w:rsidRPr="00014283">
        <w:t>.</w:t>
      </w:r>
      <w:r w:rsidR="00B77C48" w:rsidRPr="00B77C48">
        <w:t xml:space="preserve"> </w:t>
      </w:r>
      <w:commentRangeEnd w:id="234"/>
      <w:r w:rsidR="00652081">
        <w:rPr>
          <w:rStyle w:val="Marquedecommentaire"/>
        </w:rPr>
        <w:commentReference w:id="234"/>
      </w:r>
    </w:p>
    <w:p w14:paraId="79699006" w14:textId="556D393E" w:rsidR="00087C33" w:rsidRDefault="00014283" w:rsidP="00331336">
      <w:pPr>
        <w:spacing w:afterLines="80" w:after="192" w:line="480" w:lineRule="auto"/>
        <w:ind w:left="-4" w:firstLine="339"/>
      </w:pPr>
      <w:r>
        <w:t>In cities</w:t>
      </w:r>
      <w:r w:rsidR="00D47F29">
        <w:t>, the Urban Heat Island (UHI) effect responsible for higher temperatures in city centre</w:t>
      </w:r>
      <w:r>
        <w:t xml:space="preserve"> </w:t>
      </w:r>
      <w:r w:rsidR="00D47F29">
        <w:t>is becoming more significant in the UK with increasing mean air temperature and heat waves (</w:t>
      </w:r>
      <w:proofErr w:type="spellStart"/>
      <w:r w:rsidR="00D47F29">
        <w:t>Hathway</w:t>
      </w:r>
      <w:proofErr w:type="spellEnd"/>
      <w:r w:rsidR="00D47F29">
        <w:t xml:space="preserve"> and Sharples, 2012). Such effects include the increase in solar absorption</w:t>
      </w:r>
      <w:r w:rsidR="00D4009D">
        <w:t xml:space="preserve"> caused by the presence of dark surfaces with low albedo and the </w:t>
      </w:r>
      <w:r w:rsidR="00D47F29">
        <w:t>reduced cooling of the ground via evapotranspiration from vegetation</w:t>
      </w:r>
      <w:r w:rsidR="00D4009D">
        <w:t xml:space="preserve"> and porous ground</w:t>
      </w:r>
      <w:r w:rsidR="00D47F29">
        <w:t>.</w:t>
      </w:r>
      <w:r w:rsidR="00D4009D">
        <w:t xml:space="preserve"> </w:t>
      </w:r>
      <w:r w:rsidR="003D5818">
        <w:t xml:space="preserve">UHI results from the increased use of manmade materials and anthropogenic heat production (Mohajerani </w:t>
      </w:r>
      <w:r w:rsidR="005639F0" w:rsidRPr="005639F0">
        <w:rPr>
          <w:i/>
          <w:iCs/>
        </w:rPr>
        <w:t>et al.,</w:t>
      </w:r>
      <w:r w:rsidR="005639F0">
        <w:t xml:space="preserve"> </w:t>
      </w:r>
      <w:r w:rsidR="003D5818">
        <w:t xml:space="preserve">2017). </w:t>
      </w:r>
      <w:r w:rsidR="00D4009D">
        <w:t>In summer, black asphalt pavements that have low albedo and high thermal absorption and conductivity have temperatures above 60°C (</w:t>
      </w:r>
      <w:proofErr w:type="spellStart"/>
      <w:r w:rsidR="00D4009D">
        <w:t>Hathway</w:t>
      </w:r>
      <w:proofErr w:type="spellEnd"/>
      <w:r w:rsidR="00D4009D">
        <w:t xml:space="preserve"> and Sharples, 2012).</w:t>
      </w:r>
      <w:r w:rsidR="003D5818">
        <w:t xml:space="preserve"> Using land-surface temperature calculations from Landsat satellite image acquired in June 2019, we show that the average temperature in Edinburgh/Glasgow is about </w:t>
      </w:r>
      <w:r w:rsidR="00331336">
        <w:t>6</w:t>
      </w:r>
      <w:r w:rsidR="003D5818">
        <w:t>°C higher than the average countryside temperature (</w:t>
      </w:r>
      <w:r w:rsidR="00331336">
        <w:t>~18</w:t>
      </w:r>
      <w:r w:rsidR="003D5818">
        <w:t>°C</w:t>
      </w:r>
      <w:commentRangeStart w:id="235"/>
      <w:r w:rsidR="003D5818">
        <w:t>)</w:t>
      </w:r>
      <w:r w:rsidR="00331336">
        <w:t xml:space="preserve">. In cities, UHI effect is therefore likely to provide a constant additional surface heat recharge to BHE. </w:t>
      </w:r>
      <w:commentRangeEnd w:id="235"/>
      <w:r w:rsidR="00ED0FBC">
        <w:rPr>
          <w:rStyle w:val="Marquedecommentaire"/>
        </w:rPr>
        <w:commentReference w:id="235"/>
      </w:r>
    </w:p>
    <w:p w14:paraId="022C60D5" w14:textId="499EC1A6" w:rsidR="007564A6" w:rsidRDefault="00C305AB" w:rsidP="00EF2480">
      <w:pPr>
        <w:pStyle w:val="Titre3"/>
        <w:spacing w:afterLines="80" w:after="192" w:line="480" w:lineRule="auto"/>
        <w:ind w:left="713" w:hanging="717"/>
      </w:pPr>
      <w:r>
        <w:t>Radial</w:t>
      </w:r>
      <w:r w:rsidR="00747343">
        <w:t xml:space="preserve"> heat</w:t>
      </w:r>
      <w:r w:rsidR="004668A8">
        <w:t xml:space="preserve"> recharge</w:t>
      </w:r>
    </w:p>
    <w:p w14:paraId="17879EB3" w14:textId="34CADF22" w:rsidR="00564095" w:rsidRDefault="0052195A" w:rsidP="009A21C6">
      <w:pPr>
        <w:spacing w:afterLines="80" w:after="192" w:line="480" w:lineRule="auto"/>
        <w:ind w:left="-4" w:firstLine="339"/>
      </w:pPr>
      <w:r>
        <w:t>Results from our mathematical model suggests that</w:t>
      </w:r>
      <w:r w:rsidR="00282930">
        <w:t xml:space="preserve"> a steady-state</w:t>
      </w:r>
      <w:r>
        <w:t xml:space="preserve"> </w:t>
      </w:r>
      <w:r w:rsidR="00D60A97">
        <w:t xml:space="preserve">geothermal heat flux </w:t>
      </w:r>
      <w:r w:rsidR="00282930">
        <w:t>of 0.06</w:t>
      </w:r>
      <w:r w:rsidR="007E1E42">
        <w:t>3</w:t>
      </w:r>
      <w:r w:rsidR="00282930">
        <w:t xml:space="preserve"> W/m² </w:t>
      </w:r>
      <w:commentRangeStart w:id="236"/>
      <w:r w:rsidR="00D60A97">
        <w:t xml:space="preserve">can provide only </w:t>
      </w:r>
      <w:r w:rsidR="00282930">
        <w:t xml:space="preserve">less than </w:t>
      </w:r>
      <w:r w:rsidR="00564095">
        <w:t>0.</w:t>
      </w:r>
      <w:r w:rsidR="00D60A97">
        <w:t>5%</w:t>
      </w:r>
      <w:commentRangeEnd w:id="236"/>
      <w:r w:rsidR="00B75DE5">
        <w:rPr>
          <w:rStyle w:val="Marquedecommentaire"/>
        </w:rPr>
        <w:commentReference w:id="236"/>
      </w:r>
      <w:r w:rsidR="00D60A97">
        <w:t xml:space="preserve"> of the energy consumed in one year, considering a </w:t>
      </w:r>
      <w:r w:rsidR="00282930">
        <w:t xml:space="preserve">73 </w:t>
      </w:r>
      <w:r w:rsidR="00D60A97">
        <w:t>m² area around the borehole (Fig. 2).</w:t>
      </w:r>
      <w:r w:rsidR="00D60A97" w:rsidRPr="00D60A97">
        <w:t xml:space="preserve"> </w:t>
      </w:r>
      <w:r w:rsidR="00D60A97">
        <w:t xml:space="preserve">Adding solar heat recharge at a rate of </w:t>
      </w:r>
      <w:r w:rsidR="008066BB">
        <w:t>1</w:t>
      </w:r>
      <w:r w:rsidR="00282930">
        <w:t>.8</w:t>
      </w:r>
      <w:r w:rsidR="00D60A97">
        <w:t xml:space="preserve"> W/m² would contribute to recharging the system up to </w:t>
      </w:r>
      <w:r w:rsidR="00282930">
        <w:t>11</w:t>
      </w:r>
      <w:r w:rsidR="00C06865">
        <w:t>.5</w:t>
      </w:r>
      <w:r w:rsidR="00D60A97">
        <w:t>% of the heat extracted for an individual UK house over a year</w:t>
      </w:r>
      <w:r w:rsidR="00282930">
        <w:t xml:space="preserve">. For this indicative study, we assume that </w:t>
      </w:r>
      <w:r w:rsidR="00D60A97">
        <w:t xml:space="preserve">radioactive heat generation is negligible in the sedimentary system considered. This shows that heat balance cannot be naturally reached in the ground considering those geological and climatic conditions, and thus additional heat </w:t>
      </w:r>
      <w:commentRangeStart w:id="237"/>
      <w:commentRangeStart w:id="238"/>
      <w:r w:rsidR="00D60A97">
        <w:t>is to be</w:t>
      </w:r>
      <w:commentRangeEnd w:id="237"/>
      <w:r w:rsidR="00B75DE5">
        <w:rPr>
          <w:rStyle w:val="Marquedecommentaire"/>
        </w:rPr>
        <w:commentReference w:id="237"/>
      </w:r>
      <w:commentRangeEnd w:id="238"/>
      <w:r w:rsidR="00652081">
        <w:rPr>
          <w:rStyle w:val="Marquedecommentaire"/>
        </w:rPr>
        <w:commentReference w:id="238"/>
      </w:r>
      <w:r w:rsidR="00D60A97">
        <w:t xml:space="preserve"> mined from the rock surrounding the borehole</w:t>
      </w:r>
      <w:r w:rsidR="00564095">
        <w:t xml:space="preserve">, inducing </w:t>
      </w:r>
      <w:r w:rsidR="009A21C6">
        <w:t xml:space="preserve">lateral heat </w:t>
      </w:r>
      <w:r w:rsidR="00564095">
        <w:t>fluxes.</w:t>
      </w:r>
    </w:p>
    <w:p w14:paraId="68098960" w14:textId="7E0632DC" w:rsidR="008A497C" w:rsidRDefault="001C75AF" w:rsidP="00EF4319">
      <w:pPr>
        <w:spacing w:afterLines="80" w:after="192" w:line="480" w:lineRule="auto"/>
        <w:ind w:left="-4" w:firstLine="339"/>
      </w:pPr>
      <w:r>
        <w:t>We first quantify the lateral heat flux for a scenario where heat recharge is provided by the geothermal heat flux only. O</w:t>
      </w:r>
      <w:ins w:id="239" w:author="FRASER HARRIS Andrew" w:date="2021-03-11T16:38:00Z">
        <w:r w:rsidR="00B75DE5">
          <w:t>f the</w:t>
        </w:r>
      </w:ins>
      <w:del w:id="240" w:author="FRASER HARRIS Andrew" w:date="2021-03-11T16:38:00Z">
        <w:r w:rsidDel="00B75DE5">
          <w:delText>ver</w:delText>
        </w:r>
      </w:del>
      <w:r>
        <w:t xml:space="preserve"> 1200 W required by the </w:t>
      </w:r>
      <w:proofErr w:type="gramStart"/>
      <w:r>
        <w:t>BHE,</w:t>
      </w:r>
      <w:proofErr w:type="gramEnd"/>
      <w:r>
        <w:t xml:space="preserve"> the heat balance suggests that </w:t>
      </w:r>
      <w:r w:rsidR="00107392">
        <w:t xml:space="preserve">1195 </w:t>
      </w:r>
      <w:r w:rsidR="009A21C6">
        <w:t xml:space="preserve">W </w:t>
      </w:r>
      <w:r>
        <w:t>needs to be mined</w:t>
      </w:r>
      <w:r w:rsidR="009A21C6">
        <w:t xml:space="preserve"> from surrounding rocks. Using </w:t>
      </w:r>
      <w:r w:rsidR="003C2973">
        <w:t xml:space="preserve">a borehole length </w:t>
      </w:r>
      <w:r w:rsidR="009A21C6">
        <w:t xml:space="preserve">h = 40 </w:t>
      </w:r>
      <w:r>
        <w:t>m,</w:t>
      </w:r>
      <w:r w:rsidR="00564095">
        <w:t xml:space="preserve"> the lateral heat flux </w:t>
      </w:r>
      <w:r w:rsidR="003C2973">
        <w:t xml:space="preserve">at a distance r = 4.8 m from the borehole </w:t>
      </w:r>
      <w:r w:rsidR="00564095">
        <w:t xml:space="preserve">would be in the </w:t>
      </w:r>
      <w:r w:rsidR="00564095" w:rsidRPr="006677CE">
        <w:t>order of</w:t>
      </w:r>
      <w:r w:rsidR="00B005B9" w:rsidRPr="006677CE">
        <w:t xml:space="preserve"> </w:t>
      </w:r>
      <m:oMath>
        <m:f>
          <m:fPr>
            <m:ctrlPr>
              <w:rPr>
                <w:rFonts w:ascii="Cambria Math" w:hAnsi="Cambria Math"/>
                <w:i/>
              </w:rPr>
            </m:ctrlPr>
          </m:fPr>
          <m:num>
            <m:r>
              <w:rPr>
                <w:rFonts w:ascii="Cambria Math" w:hAnsi="Cambria Math"/>
              </w:rPr>
              <m:t>1200-5</m:t>
            </m:r>
          </m:num>
          <m:den>
            <m:r>
              <m:rPr>
                <m:sty m:val="p"/>
              </m:rPr>
              <w:rPr>
                <w:rFonts w:ascii="Cambria Math" w:hAnsi="Cambria Math"/>
              </w:rPr>
              <m:t>2</m:t>
            </m:r>
            <m:r>
              <w:rPr>
                <w:rFonts w:ascii="Cambria Math" w:hAnsi="Cambria Math"/>
              </w:rPr>
              <m:t>π</m:t>
            </m:r>
            <m:r>
              <m:rPr>
                <m:sty m:val="p"/>
              </m:rPr>
              <w:rPr>
                <w:rFonts w:ascii="Cambria Math" w:hAnsi="Cambria Math"/>
              </w:rPr>
              <m:t xml:space="preserve">r </m:t>
            </m:r>
            <m:r>
              <m:rPr>
                <m:sty m:val="p"/>
              </m:rPr>
              <w:rPr>
                <w:rFonts w:ascii="Cambria Math"/>
              </w:rPr>
              <m:t>h</m:t>
            </m:r>
          </m:den>
        </m:f>
        <m:r>
          <w:rPr>
            <w:rFonts w:ascii="Cambria Math" w:hAnsi="Cambria Math"/>
          </w:rPr>
          <m:t>~0.99</m:t>
        </m:r>
      </m:oMath>
      <w:r w:rsidR="00564095" w:rsidRPr="006677CE">
        <w:t xml:space="preserve"> </w:t>
      </w:r>
      <w:r w:rsidR="00564095" w:rsidRPr="006677CE">
        <w:rPr>
          <w:i/>
        </w:rPr>
        <w:t>W</w:t>
      </w:r>
      <w:r w:rsidR="00564095" w:rsidRPr="006677CE">
        <w:rPr>
          <w:rFonts w:ascii="Cambria" w:eastAsia="Cambria" w:hAnsi="Cambria" w:cs="Cambria"/>
          <w:i/>
        </w:rPr>
        <w:t>/</w:t>
      </w:r>
      <w:r w:rsidR="00564095" w:rsidRPr="006677CE">
        <w:rPr>
          <w:i/>
        </w:rPr>
        <w:t>m</w:t>
      </w:r>
      <w:r w:rsidR="00564095" w:rsidRPr="006677CE">
        <w:rPr>
          <w:vertAlign w:val="superscript"/>
        </w:rPr>
        <w:t xml:space="preserve">2 </w:t>
      </w:r>
      <w:r w:rsidR="00564095" w:rsidRPr="006677CE">
        <w:t xml:space="preserve">(Fig. 2.4). </w:t>
      </w:r>
      <w:r w:rsidR="00C9770F" w:rsidRPr="006677CE">
        <w:t>This radial heat flux is about 16 times the estimated geothermal heat flux</w:t>
      </w:r>
      <w:del w:id="241" w:author="FRASER HARRIS Andrew" w:date="2021-03-11T16:38:00Z">
        <w:r w:rsidR="00C9770F" w:rsidRPr="006677CE" w:rsidDel="00B75DE5">
          <w:delText xml:space="preserve"> and</w:delText>
        </w:r>
      </w:del>
      <w:r w:rsidR="00C9770F" w:rsidRPr="006677CE">
        <w:t>, which may have a major impact on the areal footprint of heat extraction. It is however important to note that this model ignore</w:t>
      </w:r>
      <w:ins w:id="242" w:author="FRASER HARRIS Andrew" w:date="2021-03-11T16:38:00Z">
        <w:r w:rsidR="00B75DE5">
          <w:t>s</w:t>
        </w:r>
      </w:ins>
      <w:r w:rsidR="00C9770F" w:rsidRPr="006677CE">
        <w:t xml:space="preserve"> the contribution from axial recharge (</w:t>
      </w:r>
      <w:proofErr w:type="gramStart"/>
      <w:r w:rsidR="00C9770F" w:rsidRPr="006677CE">
        <w:t>i.e.</w:t>
      </w:r>
      <w:proofErr w:type="gramEnd"/>
      <w:r w:rsidR="00C9770F" w:rsidRPr="006677CE">
        <w:t xml:space="preserve"> from above and below the borehole depth interval) and therefore represent</w:t>
      </w:r>
      <w:ins w:id="243" w:author="FRASER HARRIS Andrew" w:date="2021-03-11T16:38:00Z">
        <w:r w:rsidR="00B75DE5">
          <w:t>s</w:t>
        </w:r>
      </w:ins>
      <w:r w:rsidR="00C9770F" w:rsidRPr="006677CE">
        <w:t xml:space="preserve"> a conservative value. </w:t>
      </w:r>
      <w:r w:rsidR="00EF4319" w:rsidRPr="006677CE">
        <w:t xml:space="preserve"> </w:t>
      </w:r>
      <w:r w:rsidR="00564095" w:rsidRPr="006677CE">
        <w:t>In a case w</w:t>
      </w:r>
      <w:r w:rsidR="00963962" w:rsidRPr="006677CE">
        <w:t xml:space="preserve">here the geothermal and solar </w:t>
      </w:r>
      <w:r w:rsidR="00A43160" w:rsidRPr="006677CE">
        <w:t>heat flux</w:t>
      </w:r>
      <w:r w:rsidR="00963962" w:rsidRPr="006677CE">
        <w:t xml:space="preserve"> contribute to </w:t>
      </w:r>
      <w:r w:rsidR="00A43160" w:rsidRPr="006677CE">
        <w:t xml:space="preserve">recharge </w:t>
      </w:r>
      <w:ins w:id="244" w:author="FRASER HARRIS Andrew" w:date="2021-03-11T16:40:00Z">
        <w:r w:rsidR="00B75DE5">
          <w:t xml:space="preserve">and </w:t>
        </w:r>
      </w:ins>
      <w:r w:rsidR="00A43160" w:rsidRPr="006677CE">
        <w:t>up to</w:t>
      </w:r>
      <w:r w:rsidR="00B005B9" w:rsidRPr="006677CE">
        <w:t xml:space="preserve"> 1</w:t>
      </w:r>
      <w:r w:rsidR="00963962" w:rsidRPr="006677CE">
        <w:t>1</w:t>
      </w:r>
      <w:r w:rsidR="007E2DB8" w:rsidRPr="006677CE">
        <w:t>.5</w:t>
      </w:r>
      <w:r w:rsidR="00B005B9" w:rsidRPr="006677CE">
        <w:t>% of the heat extracted is recharged</w:t>
      </w:r>
      <w:r w:rsidR="00A43160" w:rsidRPr="006677CE">
        <w:t xml:space="preserve"> (</w:t>
      </w:r>
      <w:proofErr w:type="gramStart"/>
      <w:r w:rsidR="00A43160" w:rsidRPr="006677CE">
        <w:t>i.e.</w:t>
      </w:r>
      <w:proofErr w:type="gramEnd"/>
      <w:r w:rsidR="00A43160" w:rsidRPr="006677CE">
        <w:t xml:space="preserve"> </w:t>
      </w:r>
      <w:r w:rsidR="007E2DB8" w:rsidRPr="006677CE">
        <w:t>5</w:t>
      </w:r>
      <w:r w:rsidR="00A43160" w:rsidRPr="006677CE">
        <w:t xml:space="preserve"> W</w:t>
      </w:r>
      <w:r w:rsidR="00282930" w:rsidRPr="006677CE">
        <w:t xml:space="preserve"> geothermal</w:t>
      </w:r>
      <w:r w:rsidR="007E2DB8" w:rsidRPr="006677CE">
        <w:t xml:space="preserve"> </w:t>
      </w:r>
      <w:r w:rsidR="004A5840">
        <w:t>and</w:t>
      </w:r>
      <w:r w:rsidR="00282930" w:rsidRPr="006677CE">
        <w:t xml:space="preserve"> </w:t>
      </w:r>
      <w:r w:rsidR="007E2DB8" w:rsidRPr="006677CE">
        <w:t>13</w:t>
      </w:r>
      <w:r w:rsidR="00C9770F" w:rsidRPr="006677CE">
        <w:t>1</w:t>
      </w:r>
      <w:r w:rsidR="007E2DB8" w:rsidRPr="006677CE">
        <w:t xml:space="preserve"> </w:t>
      </w:r>
      <w:r w:rsidR="00282930" w:rsidRPr="006677CE">
        <w:t>W solar</w:t>
      </w:r>
      <w:r w:rsidR="00963962" w:rsidRPr="006677CE">
        <w:t>)</w:t>
      </w:r>
      <w:r w:rsidR="00B005B9" w:rsidRPr="006677CE">
        <w:t>,</w:t>
      </w:r>
      <w:r w:rsidR="00EF4319" w:rsidRPr="006677CE">
        <w:t xml:space="preserve"> the </w:t>
      </w:r>
      <w:r w:rsidR="00564095" w:rsidRPr="006677CE">
        <w:t>lateral flux would be reduced to</w:t>
      </w:r>
      <w:r w:rsidR="00B005B9" w:rsidRPr="006677CE">
        <w:t xml:space="preserve"> </w:t>
      </w:r>
      <m:oMath>
        <m:f>
          <m:fPr>
            <m:ctrlPr>
              <w:rPr>
                <w:rFonts w:ascii="Cambria Math" w:hAnsi="Cambria Math"/>
                <w:i/>
              </w:rPr>
            </m:ctrlPr>
          </m:fPr>
          <m:num>
            <m:r>
              <w:rPr>
                <w:rFonts w:ascii="Cambria Math" w:hAnsi="Cambria Math"/>
              </w:rPr>
              <m:t>1200-136</m:t>
            </m:r>
          </m:num>
          <m:den>
            <m:r>
              <m:rPr>
                <m:sty m:val="p"/>
              </m:rPr>
              <w:rPr>
                <w:rFonts w:ascii="Cambria Math" w:hAnsi="Cambria Math"/>
              </w:rPr>
              <m:t>2</m:t>
            </m:r>
            <m:r>
              <w:rPr>
                <w:rFonts w:ascii="Cambria Math" w:hAnsi="Cambria Math"/>
              </w:rPr>
              <m:t>π</m:t>
            </m:r>
            <m:r>
              <m:rPr>
                <m:sty m:val="p"/>
              </m:rPr>
              <w:rPr>
                <w:rFonts w:ascii="Cambria Math" w:hAnsi="Cambria Math"/>
              </w:rPr>
              <m:t xml:space="preserve">r </m:t>
            </m:r>
            <m:r>
              <m:rPr>
                <m:sty m:val="p"/>
              </m:rPr>
              <w:rPr>
                <w:rFonts w:ascii="Cambria Math"/>
              </w:rPr>
              <m:t>h</m:t>
            </m:r>
          </m:den>
        </m:f>
        <m:r>
          <w:rPr>
            <w:rFonts w:ascii="Cambria Math" w:hAnsi="Cambria Math"/>
          </w:rPr>
          <m:t xml:space="preserve">=0.88 </m:t>
        </m:r>
      </m:oMath>
      <w:r w:rsidR="00BF2582" w:rsidRPr="006677CE">
        <w:t>m²</w:t>
      </w:r>
      <w:r w:rsidR="00564095" w:rsidRPr="006677CE">
        <w:t>.</w:t>
      </w:r>
      <w:r w:rsidR="00EF4319" w:rsidRPr="006677CE">
        <w:t xml:space="preserve"> This is still </w:t>
      </w:r>
      <w:r w:rsidR="00107392" w:rsidRPr="006677CE">
        <w:t xml:space="preserve">14 times </w:t>
      </w:r>
      <w:r w:rsidR="00C9770F" w:rsidRPr="006677CE">
        <w:t xml:space="preserve">the </w:t>
      </w:r>
      <w:r w:rsidR="00BC2E33" w:rsidRPr="006677CE">
        <w:t>geothermal</w:t>
      </w:r>
      <w:r w:rsidR="00EF4319" w:rsidRPr="006677CE">
        <w:t xml:space="preserve"> recharge</w:t>
      </w:r>
      <w:r w:rsidR="00EA4FEE" w:rsidRPr="006677CE">
        <w:t xml:space="preserve"> but</w:t>
      </w:r>
      <w:r w:rsidR="00C9770F" w:rsidRPr="006677CE">
        <w:t xml:space="preserve"> half the</w:t>
      </w:r>
      <w:r w:rsidR="00EA4FEE" w:rsidRPr="006677CE">
        <w:t xml:space="preserve"> solar heat</w:t>
      </w:r>
      <w:r w:rsidR="00D638C0" w:rsidRPr="006677CE">
        <w:t xml:space="preserve"> recharge</w:t>
      </w:r>
      <w:r w:rsidR="00EF4319" w:rsidRPr="006677CE">
        <w:t xml:space="preserve">. </w:t>
      </w:r>
      <w:r w:rsidR="008A497C" w:rsidRPr="006677CE">
        <w:t>However, this first approximation</w:t>
      </w:r>
      <w:r w:rsidR="008A497C">
        <w:t xml:space="preserve"> of the heat balance ignores the potential increase in the heat flow at the atmosphere-ground surface interface due to cooling of the area. Although such contribution might be important </w:t>
      </w:r>
      <w:del w:id="245" w:author="FRASER HARRIS Andrew" w:date="2021-03-11T16:40:00Z">
        <w:r w:rsidR="008A497C" w:rsidDel="00B75DE5">
          <w:delText>with</w:delText>
        </w:r>
      </w:del>
      <w:r w:rsidR="008A497C">
        <w:t>in the long-term</w:t>
      </w:r>
      <w:r w:rsidR="00B96C7D">
        <w:t xml:space="preserve"> </w:t>
      </w:r>
      <w:r w:rsidR="008A497C">
        <w:t>as the effects of heat extraction reach the surface, it depends on a number of parameters (</w:t>
      </w:r>
      <w:proofErr w:type="gramStart"/>
      <w:r w:rsidR="008A497C">
        <w:t>i.e.</w:t>
      </w:r>
      <w:proofErr w:type="gramEnd"/>
      <w:r w:rsidR="008A497C">
        <w:t xml:space="preserve"> depth of the borehole, ground conductivity) described in further details in </w:t>
      </w:r>
      <w:r w:rsidR="003F4EBE">
        <w:t xml:space="preserve">Supplementary Material SM 2 </w:t>
      </w:r>
      <w:r w:rsidR="00B96C7D">
        <w:t>and are only trivial for this one-year heat balance approximation.</w:t>
      </w:r>
      <w:r w:rsidR="008A497C">
        <w:t xml:space="preserve"> </w:t>
      </w:r>
    </w:p>
    <w:p w14:paraId="00054BE9" w14:textId="37B10166" w:rsidR="007564A6" w:rsidRDefault="00E8395B" w:rsidP="00EF4319">
      <w:pPr>
        <w:spacing w:afterLines="80" w:after="192" w:line="480" w:lineRule="auto"/>
        <w:ind w:left="-4" w:firstLine="339"/>
        <w:sectPr w:rsidR="007564A6" w:rsidSect="00EF2480">
          <w:headerReference w:type="even" r:id="rId14"/>
          <w:headerReference w:type="default" r:id="rId15"/>
          <w:footerReference w:type="even" r:id="rId16"/>
          <w:footerReference w:type="default" r:id="rId17"/>
          <w:headerReference w:type="first" r:id="rId18"/>
          <w:footerReference w:type="first" r:id="rId19"/>
          <w:pgSz w:w="12240" w:h="15840"/>
          <w:pgMar w:top="1256" w:right="1224" w:bottom="1145" w:left="1213" w:header="529" w:footer="579" w:gutter="0"/>
          <w:lnNumType w:countBy="1" w:restart="continuous"/>
          <w:cols w:space="720"/>
          <w:docGrid w:linePitch="299"/>
        </w:sectPr>
      </w:pPr>
      <w:r>
        <w:t xml:space="preserve">We therefore perform numerical simulations to </w:t>
      </w:r>
      <w:r w:rsidR="00305020">
        <w:t>better assess the contribution from vertical and lateral heat recharge in the sub-surface using 1D and 3D models.</w:t>
      </w:r>
    </w:p>
    <w:p w14:paraId="663DDDA5" w14:textId="39C2EFD6" w:rsidR="007564A6" w:rsidRDefault="00747343" w:rsidP="0045602F">
      <w:pPr>
        <w:pStyle w:val="Titre1"/>
      </w:pPr>
      <w:r>
        <w:t>Numerical model</w:t>
      </w:r>
    </w:p>
    <w:p w14:paraId="40C63F2B" w14:textId="5C378BA9" w:rsidR="003D0071" w:rsidRDefault="00747343" w:rsidP="00EF2480">
      <w:pPr>
        <w:spacing w:afterLines="80" w:after="192" w:line="480" w:lineRule="auto"/>
        <w:ind w:left="-4" w:firstLine="339"/>
      </w:pPr>
      <w:commentRangeStart w:id="246"/>
      <w:r>
        <w:t xml:space="preserve">We use the </w:t>
      </w:r>
      <w:proofErr w:type="spellStart"/>
      <w:r>
        <w:t>OpenGeosys</w:t>
      </w:r>
      <w:proofErr w:type="spellEnd"/>
      <w:r>
        <w:t xml:space="preserve"> finite element modelling software (</w:t>
      </w:r>
      <w:proofErr w:type="gramStart"/>
      <w:r>
        <w:t>i.e.</w:t>
      </w:r>
      <w:proofErr w:type="gramEnd"/>
      <w:r>
        <w:t xml:space="preserve"> </w:t>
      </w:r>
      <w:proofErr w:type="spellStart"/>
      <w:r>
        <w:t>Kolditz</w:t>
      </w:r>
      <w:proofErr w:type="spellEnd"/>
      <w:r>
        <w:t xml:space="preserve"> </w:t>
      </w:r>
      <w:r w:rsidR="005639F0" w:rsidRPr="005639F0">
        <w:rPr>
          <w:i/>
          <w:iCs/>
        </w:rPr>
        <w:t>et al.,</w:t>
      </w:r>
      <w:r w:rsidR="005639F0">
        <w:t xml:space="preserve"> </w:t>
      </w:r>
      <w:r>
        <w:t xml:space="preserve">2012; Chen </w:t>
      </w:r>
      <w:r w:rsidR="005639F0" w:rsidRPr="005639F0">
        <w:rPr>
          <w:i/>
          <w:iCs/>
        </w:rPr>
        <w:t>et al.,</w:t>
      </w:r>
      <w:r w:rsidR="005639F0">
        <w:t xml:space="preserve"> </w:t>
      </w:r>
      <w:r>
        <w:t>2019</w:t>
      </w:r>
      <w:r w:rsidR="001662B9">
        <w:t>)</w:t>
      </w:r>
      <w:r>
        <w:t xml:space="preserve"> to simulate temperature change and calculate the heat fluxes induced in the subsurface</w:t>
      </w:r>
      <w:r w:rsidR="003D0071">
        <w:t xml:space="preserve"> due to heat extraction</w:t>
      </w:r>
      <w:r w:rsidR="00610F61">
        <w:t xml:space="preserve"> from a 40-m long BHE</w:t>
      </w:r>
      <w:r w:rsidR="003D0071">
        <w:t xml:space="preserve">. </w:t>
      </w:r>
      <w:r w:rsidR="003D0071">
        <w:rPr>
          <w:rStyle w:val="Marquedecommentaire"/>
        </w:rPr>
        <w:annotationRef/>
      </w:r>
      <w:r w:rsidR="003D0071">
        <w:t xml:space="preserve">The relative contribution of solar and geothermal recharge is first described using </w:t>
      </w:r>
      <w:r w:rsidR="00ED6DF2">
        <w:t xml:space="preserve">a </w:t>
      </w:r>
      <w:r w:rsidR="003D0071">
        <w:t>1D model</w:t>
      </w:r>
      <w:r w:rsidR="00183BB2">
        <w:t xml:space="preserve">, and </w:t>
      </w:r>
      <w:r w:rsidR="003D0071">
        <w:t>lateral heat flux</w:t>
      </w:r>
      <w:r w:rsidR="00183BB2">
        <w:t>es are</w:t>
      </w:r>
      <w:r w:rsidR="003D0071">
        <w:t xml:space="preserve"> then quantified </w:t>
      </w:r>
      <w:r w:rsidR="00183BB2">
        <w:t>using 3</w:t>
      </w:r>
      <w:r w:rsidR="003D0071">
        <w:t xml:space="preserve">D diffusion models. </w:t>
      </w:r>
      <w:r>
        <w:t xml:space="preserve">Results are used to validate the </w:t>
      </w:r>
      <w:r w:rsidR="003D0071">
        <w:t>mathematical models ag</w:t>
      </w:r>
      <w:r>
        <w:t>ainst the volume of accessible rock. We finally use our analysis to quantify the footprint area affected by heat extraction</w:t>
      </w:r>
      <w:r w:rsidR="003D0071">
        <w:t xml:space="preserve"> and assess the optimal production scenarios </w:t>
      </w:r>
      <w:r w:rsidR="00ED6DF2">
        <w:t>leading to the minimum thermal</w:t>
      </w:r>
      <w:r w:rsidR="00435D5A">
        <w:t xml:space="preserve"> impact on the ground</w:t>
      </w:r>
      <w:r>
        <w:t>.</w:t>
      </w:r>
      <w:commentRangeEnd w:id="246"/>
      <w:r w:rsidR="00B75DE5">
        <w:rPr>
          <w:rStyle w:val="Marquedecommentaire"/>
        </w:rPr>
        <w:commentReference w:id="246"/>
      </w:r>
    </w:p>
    <w:p w14:paraId="6AE3DFBE" w14:textId="48477F39" w:rsidR="003D0071" w:rsidRDefault="003D0071" w:rsidP="0045602F">
      <w:pPr>
        <w:pStyle w:val="Titre2"/>
        <w:spacing w:afterLines="80" w:after="192" w:line="480" w:lineRule="auto"/>
        <w:ind w:hanging="720"/>
      </w:pPr>
      <w:r>
        <w:t>One-Dimensional Model</w:t>
      </w:r>
    </w:p>
    <w:p w14:paraId="58D490EF" w14:textId="3C0329B4" w:rsidR="003D0071" w:rsidRDefault="00183BB2" w:rsidP="00EF2480">
      <w:pPr>
        <w:spacing w:afterLines="80" w:after="192" w:line="480" w:lineRule="auto"/>
        <w:ind w:left="-4" w:firstLine="339"/>
      </w:pPr>
      <w:r>
        <w:t>We first model t</w:t>
      </w:r>
      <w:r w:rsidR="00747343">
        <w:t>he Borehole Heat Exchanger (BHE)</w:t>
      </w:r>
      <w:r>
        <w:t xml:space="preserve"> </w:t>
      </w:r>
      <w:r w:rsidR="00747343">
        <w:t xml:space="preserve">as a vertical </w:t>
      </w:r>
      <w:r w:rsidR="00D15306">
        <w:t xml:space="preserve">finite </w:t>
      </w:r>
      <w:r w:rsidR="00747343">
        <w:t xml:space="preserve">line source embedded within a 1D </w:t>
      </w:r>
      <w:r w:rsidR="00D15306">
        <w:t>semi-infinite</w:t>
      </w:r>
      <w:r w:rsidR="00BC5B37">
        <w:t xml:space="preserve"> (SI)</w:t>
      </w:r>
      <w:r w:rsidR="00D15306">
        <w:t xml:space="preserve"> </w:t>
      </w:r>
      <w:r w:rsidR="00747343">
        <w:t>model composed of 10 000 elements, 0.1 m in length. T</w:t>
      </w:r>
      <w:r>
        <w:t>o keep the problem simple, t</w:t>
      </w:r>
      <w:r w:rsidR="00747343">
        <w:t>he profile is treated as a homogeneous porous medium with a specific heat capacity of 950 J/</w:t>
      </w:r>
      <w:proofErr w:type="spellStart"/>
      <w:r w:rsidR="00747343">
        <w:t>Kg</w:t>
      </w:r>
      <w:r w:rsidR="003D0071">
        <w:t>°C</w:t>
      </w:r>
      <w:proofErr w:type="spellEnd"/>
      <w:r w:rsidR="00747343">
        <w:t xml:space="preserve">, a density of 2500 </w:t>
      </w:r>
      <w:r w:rsidR="00747343">
        <w:rPr>
          <w:i/>
        </w:rPr>
        <w:t>kg</w:t>
      </w:r>
      <w:r w:rsidR="00747343">
        <w:rPr>
          <w:rFonts w:ascii="Cambria" w:eastAsia="Cambria" w:hAnsi="Cambria" w:cs="Cambria"/>
          <w:i/>
        </w:rPr>
        <w:t>/</w:t>
      </w:r>
      <w:r w:rsidR="00747343">
        <w:rPr>
          <w:i/>
        </w:rPr>
        <w:t>m</w:t>
      </w:r>
      <w:r w:rsidR="00747343">
        <w:rPr>
          <w:vertAlign w:val="superscript"/>
        </w:rPr>
        <w:t xml:space="preserve">3 </w:t>
      </w:r>
      <w:r w:rsidR="00747343">
        <w:t xml:space="preserve">and a thermal expansion coefficient of 1 </w:t>
      </w:r>
      <w:r w:rsidR="00747343">
        <w:rPr>
          <w:rFonts w:ascii="Cambria" w:eastAsia="Cambria" w:hAnsi="Cambria" w:cs="Cambria"/>
        </w:rPr>
        <w:t xml:space="preserve">× </w:t>
      </w:r>
      <w:r w:rsidR="00747343">
        <w:t>10</w:t>
      </w:r>
      <w:r w:rsidR="00747343">
        <w:rPr>
          <w:rFonts w:ascii="Cambria" w:eastAsia="Cambria" w:hAnsi="Cambria" w:cs="Cambria"/>
          <w:vertAlign w:val="superscript"/>
        </w:rPr>
        <w:t>−</w:t>
      </w:r>
      <w:r w:rsidR="00747343">
        <w:rPr>
          <w:vertAlign w:val="superscript"/>
        </w:rPr>
        <w:t>5</w:t>
      </w:r>
      <w:r w:rsidR="00C028DD">
        <w:rPr>
          <w:rFonts w:ascii="Cambria" w:eastAsia="Cambria" w:hAnsi="Cambria" w:cs="Cambria"/>
          <w:vertAlign w:val="superscript"/>
        </w:rPr>
        <w:t xml:space="preserve"> °</w:t>
      </w:r>
      <w:r w:rsidR="00747343">
        <w:rPr>
          <w:i/>
        </w:rPr>
        <w:t>C</w:t>
      </w:r>
      <w:r w:rsidR="00747343">
        <w:rPr>
          <w:rFonts w:ascii="Cambria" w:eastAsia="Cambria" w:hAnsi="Cambria" w:cs="Cambria"/>
          <w:vertAlign w:val="superscript"/>
        </w:rPr>
        <w:t>−</w:t>
      </w:r>
      <w:r w:rsidR="00747343">
        <w:rPr>
          <w:vertAlign w:val="superscript"/>
        </w:rPr>
        <w:t>1</w:t>
      </w:r>
      <w:r w:rsidR="00747343">
        <w:t xml:space="preserve">. The initial steady-state temperature distribution along the model </w:t>
      </w:r>
      <w:r>
        <w:t>follows a gradient of 0.03</w:t>
      </w:r>
      <w:r w:rsidR="00564095">
        <w:t>1</w:t>
      </w:r>
      <w:r>
        <w:t xml:space="preserve">°C/km, with a </w:t>
      </w:r>
      <w:r w:rsidR="00747343">
        <w:t xml:space="preserve">surface temperature of </w:t>
      </w:r>
      <w:r w:rsidR="00747343">
        <w:rPr>
          <w:i/>
        </w:rPr>
        <w:t>T</w:t>
      </w:r>
      <w:r w:rsidR="00747343">
        <w:rPr>
          <w:vertAlign w:val="subscript"/>
        </w:rPr>
        <w:t xml:space="preserve">0 </w:t>
      </w:r>
      <w:r w:rsidR="00747343">
        <w:t xml:space="preserve">= 9 </w:t>
      </w:r>
      <w:r w:rsidR="00747343">
        <w:rPr>
          <w:rFonts w:ascii="Cambria" w:eastAsia="Cambria" w:hAnsi="Cambria" w:cs="Cambria"/>
          <w:vertAlign w:val="superscript"/>
        </w:rPr>
        <w:t>◦</w:t>
      </w:r>
      <w:r w:rsidR="00747343">
        <w:t xml:space="preserve">C corresponding to the average yearly air temperature in the Glasgow area in Scotland, and a bottom temperature </w:t>
      </w:r>
      <w:proofErr w:type="spellStart"/>
      <w:r w:rsidR="00747343">
        <w:rPr>
          <w:i/>
        </w:rPr>
        <w:t>T</w:t>
      </w:r>
      <w:r w:rsidR="00747343">
        <w:rPr>
          <w:i/>
          <w:vertAlign w:val="subscript"/>
        </w:rPr>
        <w:t>z</w:t>
      </w:r>
      <w:proofErr w:type="spellEnd"/>
      <w:r w:rsidR="00747343">
        <w:rPr>
          <w:i/>
          <w:vertAlign w:val="subscript"/>
        </w:rPr>
        <w:t xml:space="preserve"> </w:t>
      </w:r>
      <w:r w:rsidR="00747343">
        <w:t xml:space="preserve">= 40 </w:t>
      </w:r>
      <w:r w:rsidR="00747343">
        <w:rPr>
          <w:rFonts w:ascii="Cambria" w:eastAsia="Cambria" w:hAnsi="Cambria" w:cs="Cambria"/>
          <w:vertAlign w:val="superscript"/>
        </w:rPr>
        <w:t>◦</w:t>
      </w:r>
      <w:r w:rsidR="00747343">
        <w:t>C at z = 1000 m.</w:t>
      </w:r>
      <w:r>
        <w:t xml:space="preserve"> Heat transfer in the ground </w:t>
      </w:r>
      <w:r w:rsidR="00747343" w:rsidRPr="003D0071">
        <w:t xml:space="preserve">is assumed to </w:t>
      </w:r>
      <w:r w:rsidR="00ED6DF2">
        <w:t>occur only</w:t>
      </w:r>
      <w:r>
        <w:t xml:space="preserve"> </w:t>
      </w:r>
      <w:r w:rsidR="00747343" w:rsidRPr="003D0071">
        <w:t>by conduction</w:t>
      </w:r>
      <w:r>
        <w:t>,</w:t>
      </w:r>
      <w:r w:rsidR="00ED6DF2">
        <w:t xml:space="preserve"> with </w:t>
      </w:r>
      <w:r>
        <w:t>an</w:t>
      </w:r>
      <w:r w:rsidR="00747343" w:rsidRPr="003D0071">
        <w:t xml:space="preserve"> effective thermal conductivity</w:t>
      </w:r>
      <w:r w:rsidR="00435D5A">
        <w:t xml:space="preserve"> </w:t>
      </w:r>
      <m:oMath>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 xml:space="preserve">= </m:t>
        </m:r>
      </m:oMath>
      <w:r w:rsidR="00435D5A">
        <w:t xml:space="preserve"> 2.</w:t>
      </w:r>
      <w:r w:rsidR="00C028DD">
        <w:t>04</w:t>
      </w:r>
      <w:r w:rsidR="00435D5A">
        <w:t xml:space="preserve"> W/°</w:t>
      </w:r>
      <w:proofErr w:type="spellStart"/>
      <w:r w:rsidR="00C028DD">
        <w:t>K</w:t>
      </w:r>
      <w:r w:rsidR="00435D5A">
        <w:t>.m</w:t>
      </w:r>
      <w:proofErr w:type="spellEnd"/>
      <w:r w:rsidR="00747343" w:rsidRPr="003D0071">
        <w:t xml:space="preserve"> </w:t>
      </w:r>
      <w:r>
        <w:t>corresponding to t</w:t>
      </w:r>
      <w:r w:rsidR="00747343" w:rsidRPr="003D0071">
        <w:t>he</w:t>
      </w:r>
      <w:r w:rsidR="00435D5A">
        <w:t xml:space="preserve"> average conductivity of a typical column of dry rock in the Midlothian Coalfield</w:t>
      </w:r>
      <w:r w:rsidR="00C028DD">
        <w:t xml:space="preserve"> filled with static pore-water</w:t>
      </w:r>
      <w:r w:rsidR="00564095">
        <w:t xml:space="preserve"> (</w:t>
      </w:r>
      <w:r w:rsidR="003F4EBE">
        <w:t>SM</w:t>
      </w:r>
      <w:r w:rsidR="00564095">
        <w:t xml:space="preserve"> </w:t>
      </w:r>
      <w:r w:rsidR="003F4EBE">
        <w:t>1</w:t>
      </w:r>
      <w:r w:rsidR="00564095">
        <w:t>)</w:t>
      </w:r>
      <w:r w:rsidR="00435D5A">
        <w:t>.</w:t>
      </w:r>
      <w:r w:rsidR="004D73DF">
        <w:t xml:space="preserve"> A preliminary analysis of the contribution of radiogenic heat generation on the geothermal profile indicated that </w:t>
      </w:r>
      <w:r w:rsidR="004D73DF" w:rsidRPr="004D73DF">
        <w:t>for an average RHP production of 1.217 µW/m3, the total temperature increase is only 0.0004°C after 30 years</w:t>
      </w:r>
      <w:r w:rsidR="004D73DF">
        <w:t>. Due to this low contribution, we neglect RHP in the following</w:t>
      </w:r>
      <w:del w:id="247" w:author="FRASER HARRIS Andrew" w:date="2021-03-11T16:43:00Z">
        <w:r w:rsidR="004D73DF" w:rsidDel="00B75DE5">
          <w:delText>s</w:delText>
        </w:r>
      </w:del>
      <w:r w:rsidR="004D73DF">
        <w:t>.</w:t>
      </w:r>
    </w:p>
    <w:p w14:paraId="7778973B" w14:textId="768451C5" w:rsidR="007564A6" w:rsidRDefault="004668A8" w:rsidP="0045602F">
      <w:pPr>
        <w:pStyle w:val="Titre2"/>
        <w:spacing w:afterLines="80" w:after="192" w:line="480" w:lineRule="auto"/>
        <w:ind w:hanging="720"/>
      </w:pPr>
      <w:r>
        <w:t>Axial</w:t>
      </w:r>
      <w:r w:rsidR="00234AA0">
        <w:t xml:space="preserve"> effects</w:t>
      </w:r>
    </w:p>
    <w:p w14:paraId="01B8FA82" w14:textId="6ACF497B" w:rsidR="00234AA0" w:rsidRDefault="00234AA0" w:rsidP="00EF2480">
      <w:pPr>
        <w:spacing w:afterLines="80" w:after="192" w:line="480" w:lineRule="auto"/>
        <w:ind w:firstLine="360"/>
      </w:pPr>
      <w:r>
        <w:t>Many studies involving the numerical modelling of heat transfer around vertical BHE</w:t>
      </w:r>
      <w:ins w:id="248" w:author="FRASER HARRIS Andrew" w:date="2021-03-11T16:43:00Z">
        <w:r w:rsidR="00E937BC">
          <w:t>s</w:t>
        </w:r>
      </w:ins>
      <w:r>
        <w:t xml:space="preserve"> have assumed isothermal boundary conditions, where the surface temperature represents the yearly average air temperature (</w:t>
      </w:r>
      <w:proofErr w:type="gramStart"/>
      <w:r>
        <w:t>i.e.</w:t>
      </w:r>
      <w:proofErr w:type="gramEnd"/>
      <w:r>
        <w:t xml:space="preserve"> Zhao </w:t>
      </w:r>
      <w:r w:rsidRPr="00234AA0">
        <w:rPr>
          <w:i/>
          <w:iCs/>
        </w:rPr>
        <w:t>et al.,</w:t>
      </w:r>
      <w:r>
        <w:t xml:space="preserve"> 2020). S</w:t>
      </w:r>
      <w:r w:rsidR="00192B13">
        <w:t>ome authors</w:t>
      </w:r>
      <w:ins w:id="249" w:author="MCDERMOTT Christopher" w:date="2021-03-15T09:33:00Z">
        <w:r w:rsidR="00652081">
          <w:t>,</w:t>
        </w:r>
      </w:ins>
      <w:r>
        <w:t xml:space="preserve"> however</w:t>
      </w:r>
      <w:ins w:id="250" w:author="MCDERMOTT Christopher" w:date="2021-03-15T09:33:00Z">
        <w:r w:rsidR="00652081">
          <w:t>,</w:t>
        </w:r>
      </w:ins>
      <w:r>
        <w:t xml:space="preserve"> underlined the importance of setting heat flux (</w:t>
      </w:r>
      <w:proofErr w:type="gramStart"/>
      <w:r>
        <w:t>i.e.</w:t>
      </w:r>
      <w:proofErr w:type="gramEnd"/>
      <w:r>
        <w:t xml:space="preserve"> Neumann) </w:t>
      </w:r>
      <w:r w:rsidR="00192B13">
        <w:t>boundary conditions r</w:t>
      </w:r>
      <w:r>
        <w:t>ather than a constant temperature (i.e. Dirichlet boundary) at the surface (</w:t>
      </w:r>
      <w:proofErr w:type="spellStart"/>
      <w:r>
        <w:t>Saadi</w:t>
      </w:r>
      <w:proofErr w:type="spellEnd"/>
      <w:r>
        <w:t xml:space="preserve"> and </w:t>
      </w:r>
      <w:proofErr w:type="spellStart"/>
      <w:r>
        <w:t>Gomri</w:t>
      </w:r>
      <w:proofErr w:type="spellEnd"/>
      <w:r>
        <w:t>, 2017). Erol et al. (2015) explained that during production, the temperature distribution around BHE</w:t>
      </w:r>
      <w:ins w:id="251" w:author="FRASER HARRIS Andrew" w:date="2021-03-11T16:43:00Z">
        <w:r w:rsidR="00E937BC">
          <w:t>s</w:t>
        </w:r>
      </w:ins>
      <w:r>
        <w:t xml:space="preserve"> is not equal to the undisturbed ground temperature from the surface to the bottom, and axial effects (</w:t>
      </w:r>
      <w:proofErr w:type="gramStart"/>
      <w:r>
        <w:t>i.e.</w:t>
      </w:r>
      <w:proofErr w:type="gramEnd"/>
      <w:r>
        <w:t xml:space="preserve"> vertical heat transfers) become important at both ends of the borehole. Setting a Neumann boundary condition would therefore enable temperature decline at the surface due to heat extraction from the ground, and therefore avoid overestimating available recharge.</w:t>
      </w:r>
    </w:p>
    <w:p w14:paraId="6421122E" w14:textId="6CAB9780" w:rsidR="000B7819" w:rsidRDefault="00234AA0" w:rsidP="000B7819">
      <w:pPr>
        <w:spacing w:afterLines="80" w:after="192" w:line="480" w:lineRule="auto"/>
        <w:ind w:firstLine="360"/>
      </w:pPr>
      <w:r>
        <w:t>To realistically assess the heat recharge through the ground surface, Singh and Sharma</w:t>
      </w:r>
      <w:r w:rsidR="00990ADE">
        <w:t xml:space="preserve"> (</w:t>
      </w:r>
      <w:r>
        <w:t>2017</w:t>
      </w:r>
      <w:r w:rsidR="00990ADE">
        <w:t>)</w:t>
      </w:r>
      <w:r>
        <w:t xml:space="preserve"> expressed heat conduction through the surface boundary as a general convective heat transfer boundary condition. An effective</w:t>
      </w:r>
      <w:r w:rsidR="0081274C">
        <w:t xml:space="preserve"> surface</w:t>
      </w:r>
      <w:r>
        <w:t xml:space="preserve"> temperature accounting for both convective and conductive heat transfers between the ground surface and the air was calculated from the ambient air temperature, the solar radiation and the wind speed, and used to derive the time-variant first type boundary condition on a</w:t>
      </w:r>
      <w:r w:rsidR="00ED6DF2">
        <w:t>n</w:t>
      </w:r>
      <w:r>
        <w:t xml:space="preserve"> hourly basis. </w:t>
      </w:r>
      <w:r w:rsidR="0081274C">
        <w:t xml:space="preserve">We here suggest to </w:t>
      </w:r>
      <w:r w:rsidR="000B7819">
        <w:t>quantify the heat flux at the surface by finding the amplitude of the variations that reproduced the soil temperatures measured in Scotland under the ground characteristics defined by the 1D model described above</w:t>
      </w:r>
      <w:r w:rsidR="00632E49">
        <w:t xml:space="preserve"> without calculating the complex energy balance between the air and the ground surface</w:t>
      </w:r>
      <w:r w:rsidR="000B7819">
        <w:t xml:space="preserve">. Using Eq. </w:t>
      </w:r>
      <w:r w:rsidR="009646E1">
        <w:t>8</w:t>
      </w:r>
      <w:r w:rsidR="000B7819">
        <w:t>, we calculate a series of curves representing the daily heat flux values for different signal amplitudes</w:t>
      </w:r>
      <w:r w:rsidR="00F65558">
        <w:t>,</w:t>
      </w:r>
      <w:r w:rsidR="000B7819">
        <w:t xml:space="preserve"> that are used </w:t>
      </w:r>
      <w:r w:rsidR="00632E49">
        <w:t>as</w:t>
      </w:r>
      <w:r w:rsidR="00F65558">
        <w:t xml:space="preserve"> source terms for</w:t>
      </w:r>
      <w:r w:rsidR="000B7819">
        <w:t xml:space="preserve"> the Neumann surface boundary condition of the 1D heat model. </w:t>
      </w:r>
    </w:p>
    <w:p w14:paraId="41D29AF2" w14:textId="382349B6" w:rsidR="00123D80" w:rsidRDefault="00123D80" w:rsidP="00EF2480">
      <w:pPr>
        <w:tabs>
          <w:tab w:val="center" w:pos="4896"/>
          <w:tab w:val="right" w:pos="9792"/>
        </w:tabs>
        <w:spacing w:afterLines="80" w:after="192" w:line="240" w:lineRule="auto"/>
        <w:ind w:firstLine="0"/>
        <w:jc w:val="left"/>
      </w:pPr>
      <w:r>
        <w:tab/>
      </w:r>
      <m:oMath>
        <m:r>
          <w:rPr>
            <w:rFonts w:ascii="Cambria Math" w:hAnsi="Cambria Math"/>
          </w:rPr>
          <m:t>Q= -A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∆T</m:t>
                    </m:r>
                  </m:num>
                  <m:den>
                    <m:r>
                      <w:rPr>
                        <w:rFonts w:ascii="Cambria Math" w:hAnsi="Cambria Math"/>
                      </w:rPr>
                      <m:t>t</m:t>
                    </m:r>
                  </m:den>
                </m:f>
              </m:e>
            </m:d>
          </m:e>
        </m:func>
        <m:r>
          <w:rPr>
            <w:rFonts w:ascii="Cambria Math" w:hAnsi="Cambria Math"/>
          </w:rPr>
          <m:t>-q</m:t>
        </m:r>
      </m:oMath>
      <w:r>
        <w:rPr>
          <w:i/>
        </w:rPr>
        <w:tab/>
      </w:r>
      <w:r>
        <w:t>(</w:t>
      </w:r>
      <w:r w:rsidR="009646E1">
        <w:t>8</w:t>
      </w:r>
      <w:r>
        <w:t>)</w:t>
      </w:r>
    </w:p>
    <w:p w14:paraId="478F15E6" w14:textId="6BD49877" w:rsidR="00123D80" w:rsidRDefault="00123D80" w:rsidP="00E8395B">
      <w:pPr>
        <w:spacing w:afterLines="80" w:after="192" w:line="240" w:lineRule="auto"/>
        <w:ind w:right="550"/>
      </w:pPr>
    </w:p>
    <w:p w14:paraId="05714A41" w14:textId="359BDAD9" w:rsidR="005622EE" w:rsidRDefault="00123D80" w:rsidP="00DF4695">
      <w:pPr>
        <w:spacing w:afterLines="80" w:after="192" w:line="480" w:lineRule="auto"/>
        <w:ind w:left="10" w:hanging="10"/>
      </w:pPr>
      <w:r>
        <w:t>where Q is the average daily heat flux, t the period of fluctuation (366 days), ∆</w:t>
      </w:r>
      <w:r>
        <w:rPr>
          <w:i/>
        </w:rPr>
        <w:t>t</w:t>
      </w:r>
      <w:r w:rsidR="00DF4695">
        <w:rPr>
          <w:i/>
        </w:rPr>
        <w:t xml:space="preserve"> </w:t>
      </w:r>
      <w:r>
        <w:t>the time increment (86400 sec</w:t>
      </w:r>
      <w:r w:rsidR="000C7FB7">
        <w:t>onds</w:t>
      </w:r>
      <w:r>
        <w:t xml:space="preserve">, </w:t>
      </w:r>
      <w:proofErr w:type="gramStart"/>
      <w:r>
        <w:t>i.e.</w:t>
      </w:r>
      <w:proofErr w:type="gramEnd"/>
      <w:r>
        <w:t xml:space="preserve"> one day) and A the amplitude of the variations. The parameter q corresponds to the geothermal heat flux of 0.</w:t>
      </w:r>
      <w:r w:rsidR="00F233D1">
        <w:t>06</w:t>
      </w:r>
      <w:r w:rsidR="007E1E42">
        <w:t>3</w:t>
      </w:r>
      <w:r w:rsidR="00F233D1">
        <w:t xml:space="preserve"> </w:t>
      </w:r>
      <w:r>
        <w:t xml:space="preserve">W/m² used as </w:t>
      </w:r>
      <w:r w:rsidR="00183BB2">
        <w:t xml:space="preserve">bottom </w:t>
      </w:r>
      <w:r>
        <w:t>boundary condition to the model, and is added to ensure that the yearly average energy balance is maintained</w:t>
      </w:r>
      <w:r w:rsidR="00437C70">
        <w:t xml:space="preserve"> over the long term</w:t>
      </w:r>
      <w:r>
        <w:t xml:space="preserve">. </w:t>
      </w:r>
      <w:r w:rsidR="0019080D">
        <w:t>For each scenario</w:t>
      </w:r>
      <w:r w:rsidR="005622EE">
        <w:t xml:space="preserve"> (</w:t>
      </w:r>
      <w:proofErr w:type="gramStart"/>
      <w:r w:rsidR="005622EE">
        <w:t>i.e.</w:t>
      </w:r>
      <w:proofErr w:type="gramEnd"/>
      <w:r w:rsidR="005622EE">
        <w:t xml:space="preserve"> values of A)</w:t>
      </w:r>
      <w:r w:rsidR="0019080D">
        <w:t xml:space="preserve">, we simulate the change in temperature in the model for a period of </w:t>
      </w:r>
      <w:r w:rsidR="00F233D1">
        <w:t xml:space="preserve">100 </w:t>
      </w:r>
      <w:r w:rsidR="0019080D">
        <w:t>years.</w:t>
      </w:r>
    </w:p>
    <w:p w14:paraId="5B826A3A" w14:textId="4851C01C" w:rsidR="00F65558" w:rsidRDefault="00F65558" w:rsidP="00F65558">
      <w:pPr>
        <w:spacing w:afterLines="80" w:after="192" w:line="480" w:lineRule="auto"/>
        <w:ind w:left="-4" w:firstLine="364"/>
      </w:pPr>
      <w:r>
        <w:t xml:space="preserve">By comparing the measured soil temperatures with the surface temperatures obtained from the different modelling scenarios </w:t>
      </w:r>
      <w:r w:rsidR="0081274C">
        <w:t>(Fig. 3.)</w:t>
      </w:r>
      <w:r>
        <w:t xml:space="preserve">, we show that the yearly temperature change in Scotland can be best simulated for a heat flux input of </w:t>
      </w:r>
      <w:r w:rsidRPr="009646E1">
        <w:t xml:space="preserve">amplitude A = 8.4 </w:t>
      </w:r>
      <w:r w:rsidRPr="009646E1">
        <w:rPr>
          <w:i/>
        </w:rPr>
        <w:t>W</w:t>
      </w:r>
      <w:r w:rsidRPr="009646E1">
        <w:rPr>
          <w:rFonts w:ascii="Cambria" w:eastAsia="Cambria" w:hAnsi="Cambria" w:cs="Cambria"/>
          <w:i/>
        </w:rPr>
        <w:t>/</w:t>
      </w:r>
      <w:r w:rsidRPr="009646E1">
        <w:rPr>
          <w:i/>
        </w:rPr>
        <w:t>m²</w:t>
      </w:r>
      <w:r w:rsidRPr="009646E1">
        <w:t xml:space="preserve">, </w:t>
      </w:r>
      <w:r w:rsidR="00C028DD" w:rsidRPr="009646E1">
        <w:t>using</w:t>
      </w:r>
      <w:r w:rsidR="00C028DD">
        <w:t xml:space="preserve">  </w:t>
      </w:r>
      <m:oMath>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 xml:space="preserve">= </m:t>
        </m:r>
      </m:oMath>
      <w:r w:rsidR="00C028DD">
        <w:t xml:space="preserve"> 2.04</w:t>
      </w:r>
      <w:r w:rsidR="000C7FB7">
        <w:t xml:space="preserve"> </w:t>
      </w:r>
      <w:r w:rsidR="000B7819">
        <w:t>W/°</w:t>
      </w:r>
      <w:proofErr w:type="spellStart"/>
      <w:r w:rsidR="00C028DD">
        <w:t>K</w:t>
      </w:r>
      <w:r w:rsidR="000B7819">
        <w:t>.m</w:t>
      </w:r>
      <w:proofErr w:type="spellEnd"/>
      <w:r w:rsidR="004D55F0">
        <w:t>,</w:t>
      </w:r>
      <w:r w:rsidR="000C7FB7">
        <w:t xml:space="preserve"> </w:t>
      </w:r>
      <w:r w:rsidR="004D55F0">
        <w:t xml:space="preserve">which </w:t>
      </w:r>
      <w:r w:rsidR="00F14663">
        <w:t xml:space="preserve">corresponds to the </w:t>
      </w:r>
      <w:r w:rsidR="004D55F0">
        <w:t>amplitude of the variations of the recorded soil temperatures</w:t>
      </w:r>
      <w:r w:rsidR="00F14663">
        <w:t xml:space="preserve"> at the Paisley station. </w:t>
      </w:r>
    </w:p>
    <w:p w14:paraId="358D844A" w14:textId="6952F842" w:rsidR="008C0300" w:rsidRDefault="0089040C" w:rsidP="00F65558">
      <w:pPr>
        <w:spacing w:afterLines="80" w:after="192" w:line="480" w:lineRule="auto"/>
        <w:ind w:left="-4" w:firstLine="364"/>
        <w:rPr>
          <w:noProof/>
        </w:rPr>
      </w:pPr>
      <w:ins w:id="252" w:author="Mylène RECEVEUR" w:date="2020-10-13T12:06:00Z">
        <w:r>
          <w:rPr>
            <w:noProof/>
            <w:lang w:eastAsia="zh-CN"/>
          </w:rPr>
          <w:drawing>
            <wp:inline distT="0" distB="0" distL="0" distR="0" wp14:anchorId="45E8E962" wp14:editId="4A552A36">
              <wp:extent cx="6217920" cy="4836795"/>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7920" cy="4836795"/>
                      </a:xfrm>
                      <a:prstGeom prst="rect">
                        <a:avLst/>
                      </a:prstGeom>
                    </pic:spPr>
                  </pic:pic>
                </a:graphicData>
              </a:graphic>
            </wp:inline>
          </w:drawing>
        </w:r>
      </w:ins>
    </w:p>
    <w:p w14:paraId="6A6B906B" w14:textId="40B34ED3" w:rsidR="00F65558" w:rsidRPr="00E937BC" w:rsidRDefault="00B23828" w:rsidP="00564095">
      <w:pPr>
        <w:spacing w:afterLines="80" w:after="192" w:line="480" w:lineRule="auto"/>
        <w:ind w:left="-4" w:firstLine="339"/>
        <w:rPr>
          <w:sz w:val="18"/>
          <w:szCs w:val="18"/>
          <w:rPrChange w:id="253" w:author="FRASER HARRIS Andrew" w:date="2021-03-11T16:45:00Z">
            <w:rPr/>
          </w:rPrChange>
        </w:rPr>
      </w:pPr>
      <w:r w:rsidRPr="00E937BC">
        <w:rPr>
          <w:sz w:val="18"/>
          <w:szCs w:val="18"/>
          <w:rPrChange w:id="254" w:author="FRASER HARRIS Andrew" w:date="2021-03-11T16:45:00Z">
            <w:rPr/>
          </w:rPrChange>
        </w:rPr>
        <w:t>Figure 3: a) Input surface heat flux for the time-varying surface boundary conditions (black line) and output surface temperature time series (z = 0 m) for A = 8</w:t>
      </w:r>
      <w:r w:rsidR="00695001" w:rsidRPr="00E937BC">
        <w:rPr>
          <w:sz w:val="18"/>
          <w:szCs w:val="18"/>
          <w:rPrChange w:id="255" w:author="FRASER HARRIS Andrew" w:date="2021-03-11T16:45:00Z">
            <w:rPr/>
          </w:rPrChange>
        </w:rPr>
        <w:t>.4</w:t>
      </w:r>
      <w:r w:rsidR="000F0EBC" w:rsidRPr="00E937BC">
        <w:rPr>
          <w:sz w:val="18"/>
          <w:szCs w:val="18"/>
          <w:rPrChange w:id="256" w:author="FRASER HARRIS Andrew" w:date="2021-03-11T16:45:00Z">
            <w:rPr/>
          </w:rPrChange>
        </w:rPr>
        <w:t xml:space="preserve"> </w:t>
      </w:r>
      <w:r w:rsidRPr="00E937BC">
        <w:rPr>
          <w:i/>
          <w:sz w:val="18"/>
          <w:szCs w:val="18"/>
          <w:rPrChange w:id="257" w:author="FRASER HARRIS Andrew" w:date="2021-03-11T16:45:00Z">
            <w:rPr>
              <w:i/>
            </w:rPr>
          </w:rPrChange>
        </w:rPr>
        <w:t>W</w:t>
      </w:r>
      <w:r w:rsidRPr="00E937BC">
        <w:rPr>
          <w:rFonts w:ascii="Cambria" w:eastAsia="Cambria" w:hAnsi="Cambria" w:cs="Cambria"/>
          <w:i/>
          <w:sz w:val="18"/>
          <w:szCs w:val="18"/>
          <w:rPrChange w:id="258" w:author="FRASER HARRIS Andrew" w:date="2021-03-11T16:45:00Z">
            <w:rPr>
              <w:rFonts w:ascii="Cambria" w:eastAsia="Cambria" w:hAnsi="Cambria" w:cs="Cambria"/>
              <w:i/>
            </w:rPr>
          </w:rPrChange>
        </w:rPr>
        <w:t>/</w:t>
      </w:r>
      <w:r w:rsidRPr="00E937BC">
        <w:rPr>
          <w:i/>
          <w:sz w:val="18"/>
          <w:szCs w:val="18"/>
          <w:rPrChange w:id="259" w:author="FRASER HARRIS Andrew" w:date="2021-03-11T16:45:00Z">
            <w:rPr>
              <w:i/>
            </w:rPr>
          </w:rPrChange>
        </w:rPr>
        <w:t>m</w:t>
      </w:r>
      <w:r w:rsidRPr="00E937BC">
        <w:rPr>
          <w:sz w:val="18"/>
          <w:szCs w:val="18"/>
          <w:vertAlign w:val="superscript"/>
          <w:rPrChange w:id="260" w:author="FRASER HARRIS Andrew" w:date="2021-03-11T16:45:00Z">
            <w:rPr>
              <w:vertAlign w:val="superscript"/>
            </w:rPr>
          </w:rPrChange>
        </w:rPr>
        <w:t>2</w:t>
      </w:r>
      <w:r w:rsidRPr="00E937BC">
        <w:rPr>
          <w:sz w:val="18"/>
          <w:szCs w:val="18"/>
          <w:rPrChange w:id="261" w:author="FRASER HARRIS Andrew" w:date="2021-03-11T16:45:00Z">
            <w:rPr/>
          </w:rPrChange>
        </w:rPr>
        <w:t xml:space="preserve">. </w:t>
      </w:r>
      <w:r w:rsidR="00CA2B3D" w:rsidRPr="00E937BC">
        <w:rPr>
          <w:sz w:val="18"/>
          <w:szCs w:val="18"/>
          <w:rPrChange w:id="262" w:author="FRASER HARRIS Andrew" w:date="2021-03-11T16:45:00Z">
            <w:rPr/>
          </w:rPrChange>
        </w:rPr>
        <w:t>b) comparison between surface heat flux and surface temperature. The temperature change is delayed compared to the heat pulse imposed at the surface. c</w:t>
      </w:r>
      <w:r w:rsidRPr="00E937BC">
        <w:rPr>
          <w:sz w:val="18"/>
          <w:szCs w:val="18"/>
          <w:rPrChange w:id="263" w:author="FRASER HARRIS Andrew" w:date="2021-03-11T16:45:00Z">
            <w:rPr/>
          </w:rPrChange>
        </w:rPr>
        <w:t xml:space="preserve">) Comparison </w:t>
      </w:r>
      <w:r w:rsidR="00F65558" w:rsidRPr="00E937BC">
        <w:rPr>
          <w:sz w:val="18"/>
          <w:szCs w:val="18"/>
          <w:rPrChange w:id="264" w:author="FRASER HARRIS Andrew" w:date="2021-03-11T16:45:00Z">
            <w:rPr/>
          </w:rPrChange>
        </w:rPr>
        <w:t>between the</w:t>
      </w:r>
      <w:r w:rsidRPr="00E937BC">
        <w:rPr>
          <w:sz w:val="18"/>
          <w:szCs w:val="18"/>
          <w:rPrChange w:id="265" w:author="FRASER HARRIS Andrew" w:date="2021-03-11T16:45:00Z">
            <w:rPr/>
          </w:rPrChange>
        </w:rPr>
        <w:t xml:space="preserve"> data</w:t>
      </w:r>
      <w:r w:rsidR="00711397" w:rsidRPr="00E937BC">
        <w:rPr>
          <w:sz w:val="18"/>
          <w:szCs w:val="18"/>
          <w:rPrChange w:id="266" w:author="FRASER HARRIS Andrew" w:date="2021-03-11T16:45:00Z">
            <w:rPr/>
          </w:rPrChange>
        </w:rPr>
        <w:t xml:space="preserve"> and model output</w:t>
      </w:r>
      <w:r w:rsidRPr="00E937BC">
        <w:rPr>
          <w:sz w:val="18"/>
          <w:szCs w:val="18"/>
          <w:rPrChange w:id="267" w:author="FRASER HARRIS Andrew" w:date="2021-03-11T16:45:00Z">
            <w:rPr/>
          </w:rPrChange>
        </w:rPr>
        <w:t xml:space="preserve"> surface temperature. </w:t>
      </w:r>
      <w:r w:rsidR="00F65558" w:rsidRPr="00E937BC">
        <w:rPr>
          <w:sz w:val="18"/>
          <w:szCs w:val="18"/>
          <w:rPrChange w:id="268" w:author="FRASER HARRIS Andrew" w:date="2021-03-11T16:45:00Z">
            <w:rPr/>
          </w:rPrChange>
        </w:rPr>
        <w:t>The da</w:t>
      </w:r>
      <w:r w:rsidR="000F5351" w:rsidRPr="00E937BC">
        <w:rPr>
          <w:sz w:val="18"/>
          <w:szCs w:val="18"/>
          <w:rPrChange w:id="269" w:author="FRASER HARRIS Andrew" w:date="2021-03-11T16:45:00Z">
            <w:rPr/>
          </w:rPrChange>
        </w:rPr>
        <w:t>ta us</w:t>
      </w:r>
      <w:r w:rsidR="00F65558" w:rsidRPr="00E937BC">
        <w:rPr>
          <w:sz w:val="18"/>
          <w:szCs w:val="18"/>
          <w:rPrChange w:id="270" w:author="FRASER HARRIS Andrew" w:date="2021-03-11T16:45:00Z">
            <w:rPr/>
          </w:rPrChange>
        </w:rPr>
        <w:t>ed</w:t>
      </w:r>
      <w:r w:rsidR="000F5351" w:rsidRPr="00E937BC">
        <w:rPr>
          <w:sz w:val="18"/>
          <w:szCs w:val="18"/>
          <w:rPrChange w:id="271" w:author="FRASER HARRIS Andrew" w:date="2021-03-11T16:45:00Z">
            <w:rPr/>
          </w:rPrChange>
        </w:rPr>
        <w:t xml:space="preserve"> correspond to daily soil temperature measured </w:t>
      </w:r>
      <w:r w:rsidR="000C7FB7" w:rsidRPr="00E937BC">
        <w:rPr>
          <w:sz w:val="18"/>
          <w:szCs w:val="18"/>
          <w:rPrChange w:id="272" w:author="FRASER HARRIS Andrew" w:date="2021-03-11T16:45:00Z">
            <w:rPr/>
          </w:rPrChange>
        </w:rPr>
        <w:t xml:space="preserve">in 2000 </w:t>
      </w:r>
      <w:r w:rsidR="000F5351" w:rsidRPr="00E937BC">
        <w:rPr>
          <w:sz w:val="18"/>
          <w:szCs w:val="18"/>
          <w:rPrChange w:id="273" w:author="FRASER HARRIS Andrew" w:date="2021-03-11T16:45:00Z">
            <w:rPr/>
          </w:rPrChange>
        </w:rPr>
        <w:t>at 30 cm depth at the Paisley station, Glasgow</w:t>
      </w:r>
      <w:r w:rsidR="000C7FB7" w:rsidRPr="00E937BC">
        <w:rPr>
          <w:sz w:val="18"/>
          <w:szCs w:val="18"/>
          <w:rPrChange w:id="274" w:author="FRASER HARRIS Andrew" w:date="2021-03-11T16:45:00Z">
            <w:rPr/>
          </w:rPrChange>
        </w:rPr>
        <w:t xml:space="preserve"> (source: </w:t>
      </w:r>
      <w:r w:rsidR="000F5351" w:rsidRPr="00E937BC">
        <w:rPr>
          <w:sz w:val="18"/>
          <w:szCs w:val="18"/>
          <w:rPrChange w:id="275" w:author="FRASER HARRIS Andrew" w:date="2021-03-11T16:45:00Z">
            <w:rPr/>
          </w:rPrChange>
        </w:rPr>
        <w:t>UK Meteorological Office</w:t>
      </w:r>
      <w:r w:rsidR="000C7FB7" w:rsidRPr="00E937BC">
        <w:rPr>
          <w:sz w:val="18"/>
          <w:szCs w:val="18"/>
          <w:rPrChange w:id="276" w:author="FRASER HARRIS Andrew" w:date="2021-03-11T16:45:00Z">
            <w:rPr/>
          </w:rPrChange>
        </w:rPr>
        <w:t>)</w:t>
      </w:r>
      <w:r w:rsidR="000F5351" w:rsidRPr="00E937BC">
        <w:rPr>
          <w:sz w:val="18"/>
          <w:szCs w:val="18"/>
          <w:rPrChange w:id="277" w:author="FRASER HARRIS Andrew" w:date="2021-03-11T16:45:00Z">
            <w:rPr/>
          </w:rPrChange>
        </w:rPr>
        <w:t>.</w:t>
      </w:r>
      <w:r w:rsidR="00711397" w:rsidRPr="00E937BC">
        <w:rPr>
          <w:sz w:val="18"/>
          <w:szCs w:val="18"/>
          <w:rPrChange w:id="278" w:author="FRASER HARRIS Andrew" w:date="2021-03-11T16:45:00Z">
            <w:rPr/>
          </w:rPrChange>
        </w:rPr>
        <w:t xml:space="preserve"> Results show a better match for the summer data compared to the low winter temperatures.</w:t>
      </w:r>
      <w:r w:rsidR="00E8395B" w:rsidRPr="00E937BC">
        <w:rPr>
          <w:sz w:val="18"/>
          <w:szCs w:val="18"/>
          <w:rPrChange w:id="279" w:author="FRASER HARRIS Andrew" w:date="2021-03-11T16:45:00Z">
            <w:rPr/>
          </w:rPrChange>
        </w:rPr>
        <w:t xml:space="preserve"> </w:t>
      </w:r>
      <w:r w:rsidR="00711397" w:rsidRPr="00E937BC">
        <w:rPr>
          <w:sz w:val="18"/>
          <w:szCs w:val="18"/>
          <w:rPrChange w:id="280" w:author="FRASER HARRIS Andrew" w:date="2021-03-11T16:45:00Z">
            <w:rPr/>
          </w:rPrChange>
        </w:rPr>
        <w:t xml:space="preserve"> </w:t>
      </w:r>
    </w:p>
    <w:p w14:paraId="6130214D" w14:textId="19B5FDFA" w:rsidR="00EC6325" w:rsidRDefault="00F65558" w:rsidP="00EC6325">
      <w:pPr>
        <w:spacing w:afterLines="80" w:after="192" w:line="480" w:lineRule="auto"/>
        <w:ind w:left="-4" w:firstLine="339"/>
      </w:pPr>
      <w:r>
        <w:t xml:space="preserve">Results </w:t>
      </w:r>
      <w:r w:rsidR="007229D7">
        <w:t>of a</w:t>
      </w:r>
      <w:r w:rsidR="00201759">
        <w:t xml:space="preserve"> 100</w:t>
      </w:r>
      <w:r w:rsidR="007229D7">
        <w:t xml:space="preserve">-year simulation period with no heat extraction </w:t>
      </w:r>
      <w:r w:rsidR="00201759">
        <w:t>moreover</w:t>
      </w:r>
      <w:r w:rsidR="007229D7">
        <w:t xml:space="preserve"> indicate</w:t>
      </w:r>
      <w:r w:rsidR="00201759">
        <w:t>s</w:t>
      </w:r>
      <w:r>
        <w:t xml:space="preserve"> that the fluctuating </w:t>
      </w:r>
      <w:r w:rsidR="00201759">
        <w:t xml:space="preserve">surface </w:t>
      </w:r>
      <w:r>
        <w:t>heat f</w:t>
      </w:r>
      <w:r w:rsidR="00564095">
        <w:t xml:space="preserve">lux </w:t>
      </w:r>
      <w:r>
        <w:t>tends to disturb the</w:t>
      </w:r>
      <w:r w:rsidR="00201759">
        <w:t xml:space="preserve"> upper part of the</w:t>
      </w:r>
      <w:r>
        <w:t xml:space="preserve"> temperature </w:t>
      </w:r>
      <w:r w:rsidR="00305020">
        <w:t>gradient</w:t>
      </w:r>
      <w:r w:rsidR="00201759">
        <w:t>.</w:t>
      </w:r>
      <w:r w:rsidR="00305020">
        <w:t xml:space="preserve"> </w:t>
      </w:r>
      <w:r w:rsidR="00EC6325">
        <w:t xml:space="preserve">The </w:t>
      </w:r>
      <w:r w:rsidR="007D1911">
        <w:t xml:space="preserve">depth of influence of the yearly surface temperature variations is </w:t>
      </w:r>
      <w:r w:rsidR="00F46B1A">
        <w:t>at about 27 m, in accordance with the damping depth predicted by the equation</w:t>
      </w:r>
      <w:r w:rsidR="007D1911">
        <w:t>s</w:t>
      </w:r>
      <w:r w:rsidR="00F46B1A">
        <w:t xml:space="preserve"> given in </w:t>
      </w:r>
      <w:proofErr w:type="spellStart"/>
      <w:r w:rsidR="00F46B1A">
        <w:t>Ozgener</w:t>
      </w:r>
      <w:proofErr w:type="spellEnd"/>
      <w:r w:rsidR="00F46B1A">
        <w:t xml:space="preserve"> (2013). </w:t>
      </w:r>
      <w:r w:rsidR="007D1911">
        <w:t>At that depth</w:t>
      </w:r>
      <w:r w:rsidR="00F46B1A">
        <w:t>, the</w:t>
      </w:r>
      <w:r w:rsidR="007D1911">
        <w:t xml:space="preserve"> ground</w:t>
      </w:r>
      <w:r w:rsidR="00F46B1A">
        <w:t xml:space="preserve"> temperature is about 10°C, that is about 1°C higher than the </w:t>
      </w:r>
      <w:r w:rsidR="00EC6325">
        <w:t xml:space="preserve">modelled </w:t>
      </w:r>
      <w:r w:rsidR="00F46B1A">
        <w:t>yearly average surface temperature of 9.2°C</w:t>
      </w:r>
      <w:r w:rsidR="00EC6325">
        <w:t xml:space="preserve"> (</w:t>
      </w:r>
      <w:proofErr w:type="gramStart"/>
      <w:r w:rsidR="00EC6325">
        <w:t>i.e.</w:t>
      </w:r>
      <w:proofErr w:type="gramEnd"/>
      <w:r w:rsidR="00EC6325">
        <w:t xml:space="preserve"> reflects the average air temperature of 9.4°C measured at Paisley)</w:t>
      </w:r>
      <w:r w:rsidR="00F46B1A">
        <w:t xml:space="preserve">. </w:t>
      </w:r>
      <w:r w:rsidR="00EC6325">
        <w:t xml:space="preserve">Below </w:t>
      </w:r>
      <w:r w:rsidR="00EC6325" w:rsidRPr="009646E1">
        <w:t>that depth, results indicate a slight shift in the initial linear temperature gradient toward higher temperatures down to 150 m depth (see difference</w:t>
      </w:r>
      <w:r w:rsidR="00EC6325">
        <w:t xml:space="preserve"> between dashed black line and solid lines in Fig. 4.c). A new equilibrium between the fluctuating surface heat flux and the geothermal heat flux is reached after ~80 years of simulation.  </w:t>
      </w:r>
    </w:p>
    <w:p w14:paraId="1484119F" w14:textId="61F8F25D" w:rsidR="008A2576" w:rsidRDefault="00747343" w:rsidP="00EC6325">
      <w:pPr>
        <w:spacing w:afterLines="80" w:after="192" w:line="480" w:lineRule="auto"/>
        <w:ind w:left="-4" w:firstLine="339"/>
      </w:pPr>
      <w:r>
        <w:t xml:space="preserve">We </w:t>
      </w:r>
      <w:r w:rsidR="000F5351">
        <w:t xml:space="preserve">then </w:t>
      </w:r>
      <w:r>
        <w:t xml:space="preserve">simulate heat extraction along the </w:t>
      </w:r>
      <w:r w:rsidR="00D15306">
        <w:t xml:space="preserve">50-m long </w:t>
      </w:r>
      <w:r>
        <w:t>BHE situated between 40 and 90 m depth in the 1000</w:t>
      </w:r>
      <w:r w:rsidR="000F5351">
        <w:t>-</w:t>
      </w:r>
      <w:r>
        <w:t xml:space="preserve">m long 1D semi-infinite </w:t>
      </w:r>
      <w:r w:rsidR="00D15306">
        <w:t>medium</w:t>
      </w:r>
      <w:r>
        <w:t xml:space="preserve">. </w:t>
      </w:r>
      <w:r w:rsidR="000F5351">
        <w:t>Different scenarios aiming at quantifying the relative contribution of solar and geothermal heat flux on the recharge potential are simulated</w:t>
      </w:r>
      <w:r w:rsidR="008A2576">
        <w:t xml:space="preserve">, using </w:t>
      </w:r>
      <w:r w:rsidR="000F5351">
        <w:t xml:space="preserve">1) constant </w:t>
      </w:r>
      <w:r w:rsidR="00EC6325">
        <w:t>surface temperature and bottom heat flux of 0.06</w:t>
      </w:r>
      <w:r w:rsidR="007E1E42">
        <w:t xml:space="preserve">3 </w:t>
      </w:r>
      <w:r w:rsidR="00EC6325">
        <w:t>W/m²</w:t>
      </w:r>
      <w:r w:rsidR="000F5351">
        <w:t xml:space="preserve">, 2) constant surface and bottom heat flux boundaries of </w:t>
      </w:r>
      <w:r w:rsidR="000F5351">
        <w:rPr>
          <w:rFonts w:ascii="Cambria" w:eastAsia="Cambria" w:hAnsi="Cambria" w:cs="Cambria"/>
        </w:rPr>
        <w:t>−</w:t>
      </w:r>
      <w:r w:rsidR="000F5351">
        <w:t>0</w:t>
      </w:r>
      <w:r w:rsidR="000F5351">
        <w:rPr>
          <w:rFonts w:ascii="Cambria" w:eastAsia="Cambria" w:hAnsi="Cambria" w:cs="Cambria"/>
          <w:i/>
        </w:rPr>
        <w:t>.</w:t>
      </w:r>
      <w:r w:rsidR="00E1689B">
        <w:t>06</w:t>
      </w:r>
      <w:r w:rsidR="007E1E42">
        <w:t>3</w:t>
      </w:r>
      <w:r w:rsidR="00E1689B">
        <w:t xml:space="preserve"> </w:t>
      </w:r>
      <w:r w:rsidR="00E1689B">
        <w:rPr>
          <w:i/>
        </w:rPr>
        <w:t>W</w:t>
      </w:r>
      <w:r w:rsidR="000F5351">
        <w:rPr>
          <w:rFonts w:ascii="Cambria" w:eastAsia="Cambria" w:hAnsi="Cambria" w:cs="Cambria"/>
          <w:i/>
        </w:rPr>
        <w:t>/</w:t>
      </w:r>
      <w:r w:rsidR="000F5351">
        <w:rPr>
          <w:i/>
        </w:rPr>
        <w:t>m</w:t>
      </w:r>
      <w:r w:rsidR="000F5351">
        <w:rPr>
          <w:vertAlign w:val="superscript"/>
        </w:rPr>
        <w:t xml:space="preserve">2 </w:t>
      </w:r>
      <w:r w:rsidR="000F5351">
        <w:t>and 0</w:t>
      </w:r>
      <w:r w:rsidR="000F5351">
        <w:rPr>
          <w:rFonts w:ascii="Cambria" w:eastAsia="Cambria" w:hAnsi="Cambria" w:cs="Cambria"/>
          <w:i/>
        </w:rPr>
        <w:t>.</w:t>
      </w:r>
      <w:r w:rsidR="00E1689B">
        <w:t>06</w:t>
      </w:r>
      <w:r w:rsidR="007E1E42">
        <w:t>3</w:t>
      </w:r>
      <w:r w:rsidR="00E1689B">
        <w:t xml:space="preserve"> </w:t>
      </w:r>
      <w:r w:rsidR="00E1689B">
        <w:rPr>
          <w:i/>
        </w:rPr>
        <w:t>W</w:t>
      </w:r>
      <w:r w:rsidR="000F5351">
        <w:rPr>
          <w:rFonts w:ascii="Cambria" w:eastAsia="Cambria" w:hAnsi="Cambria" w:cs="Cambria"/>
          <w:i/>
        </w:rPr>
        <w:t>/</w:t>
      </w:r>
      <w:r w:rsidR="000F5351">
        <w:rPr>
          <w:i/>
        </w:rPr>
        <w:t>m</w:t>
      </w:r>
      <w:r w:rsidR="000F5351">
        <w:rPr>
          <w:vertAlign w:val="superscript"/>
        </w:rPr>
        <w:t>2</w:t>
      </w:r>
      <w:r w:rsidR="000F5351">
        <w:t xml:space="preserve">, and 3) </w:t>
      </w:r>
      <w:r w:rsidR="00ED6DF2">
        <w:t>constant bottom heat flux of 0.</w:t>
      </w:r>
      <w:r w:rsidR="00E1689B">
        <w:t>06</w:t>
      </w:r>
      <w:r w:rsidR="007E1E42">
        <w:t>3</w:t>
      </w:r>
      <w:r w:rsidR="00E1689B">
        <w:t xml:space="preserve"> </w:t>
      </w:r>
      <w:r w:rsidR="00ED6DF2">
        <w:t xml:space="preserve">W/m² and the </w:t>
      </w:r>
      <w:r w:rsidR="000F5351">
        <w:t>fluctuating surface heat flux boundary</w:t>
      </w:r>
      <w:r w:rsidR="00ED6DF2">
        <w:t xml:space="preserve"> described above</w:t>
      </w:r>
      <w:r w:rsidR="000F5351">
        <w:t>. After verifying</w:t>
      </w:r>
      <w:r w:rsidR="00EC6325">
        <w:t xml:space="preserve"> </w:t>
      </w:r>
      <w:r w:rsidR="00F04D93">
        <w:t>that steady-state conditions are maintained for each scenario (</w:t>
      </w:r>
      <w:proofErr w:type="gramStart"/>
      <w:r w:rsidR="00F04D93">
        <w:t>i.e.</w:t>
      </w:r>
      <w:proofErr w:type="gramEnd"/>
      <w:r w:rsidR="00F04D93">
        <w:t xml:space="preserve"> simulations without heat extraction)</w:t>
      </w:r>
      <w:r w:rsidR="000F5351">
        <w:t>,</w:t>
      </w:r>
      <w:r w:rsidR="00F04D93">
        <w:t xml:space="preserve"> we simulate temperature change due to a 1-year and a 30-year period of heat extraction from a </w:t>
      </w:r>
      <w:r w:rsidR="000F5351">
        <w:t xml:space="preserve">line source </w:t>
      </w:r>
      <w:r w:rsidR="00F04D93">
        <w:t>with ar</w:t>
      </w:r>
      <w:r w:rsidR="000F5351">
        <w:t xml:space="preserve">eas of </w:t>
      </w:r>
      <w:r w:rsidR="00E1689B">
        <w:t xml:space="preserve">73 </w:t>
      </w:r>
      <w:r w:rsidR="000F5351">
        <w:rPr>
          <w:i/>
        </w:rPr>
        <w:t>m</w:t>
      </w:r>
      <w:r w:rsidR="000F5351">
        <w:rPr>
          <w:vertAlign w:val="superscript"/>
        </w:rPr>
        <w:t xml:space="preserve">2 </w:t>
      </w:r>
      <w:r w:rsidR="000F5351">
        <w:t xml:space="preserve">and 2200 </w:t>
      </w:r>
      <w:r w:rsidR="000F5351">
        <w:rPr>
          <w:i/>
        </w:rPr>
        <w:t>m</w:t>
      </w:r>
      <w:r w:rsidR="000F5351">
        <w:rPr>
          <w:vertAlign w:val="superscript"/>
        </w:rPr>
        <w:t>2</w:t>
      </w:r>
      <w:r w:rsidR="000F5351">
        <w:t xml:space="preserve">, respectively. For each scenario, </w:t>
      </w:r>
      <w:r w:rsidR="00F04D93">
        <w:t>the heat load corresponds to a</w:t>
      </w:r>
      <w:r w:rsidR="000F5351">
        <w:t xml:space="preserve"> constant source term of -1</w:t>
      </w:r>
      <w:r w:rsidR="00AB4E31">
        <w:t>2</w:t>
      </w:r>
      <w:r w:rsidR="000F5351">
        <w:t>00 W equally distributed along the 40</w:t>
      </w:r>
      <w:r w:rsidR="00F04D93">
        <w:t>-</w:t>
      </w:r>
      <w:r w:rsidR="000F5351">
        <w:t xml:space="preserve">m long BHE section. </w:t>
      </w:r>
    </w:p>
    <w:p w14:paraId="2E57F03A" w14:textId="5793D6E9" w:rsidR="00201759" w:rsidRPr="00201759" w:rsidRDefault="000F5351" w:rsidP="00F04D93">
      <w:pPr>
        <w:spacing w:afterLines="80" w:after="192" w:line="480" w:lineRule="auto"/>
        <w:ind w:firstLine="335"/>
      </w:pPr>
      <w:r>
        <w:t xml:space="preserve">In addition, </w:t>
      </w:r>
      <w:r w:rsidR="00747343">
        <w:t xml:space="preserve">we simulate heat extraction within a </w:t>
      </w:r>
      <w:commentRangeStart w:id="281"/>
      <w:r w:rsidR="00747343">
        <w:t>40</w:t>
      </w:r>
      <w:r w:rsidR="00D15306">
        <w:t>-</w:t>
      </w:r>
      <w:r w:rsidR="00747343">
        <w:t xml:space="preserve">m long </w:t>
      </w:r>
      <w:r w:rsidR="00BC5B37">
        <w:t xml:space="preserve">finite (F) </w:t>
      </w:r>
      <w:r w:rsidR="00747343">
        <w:t>line source model</w:t>
      </w:r>
      <w:r w:rsidR="00A35798">
        <w:t>.</w:t>
      </w:r>
      <w:commentRangeEnd w:id="281"/>
      <w:r w:rsidR="00E937BC">
        <w:rPr>
          <w:rStyle w:val="Marquedecommentaire"/>
        </w:rPr>
        <w:commentReference w:id="281"/>
      </w:r>
      <w:r w:rsidR="00A35798">
        <w:t xml:space="preserve"> This model corresponds to </w:t>
      </w:r>
      <w:r w:rsidR="00D15306">
        <w:t>the</w:t>
      </w:r>
      <w:r w:rsidR="00A35798">
        <w:t xml:space="preserve"> </w:t>
      </w:r>
      <w:r w:rsidR="00747343">
        <w:t>finite section of the</w:t>
      </w:r>
      <w:r>
        <w:t xml:space="preserve"> 1</w:t>
      </w:r>
      <w:r w:rsidR="00AB4E31">
        <w:t>2</w:t>
      </w:r>
      <w:r>
        <w:t xml:space="preserve">00-m long </w:t>
      </w:r>
      <w:r w:rsidR="00747343">
        <w:t>BHE</w:t>
      </w:r>
      <w:r>
        <w:t xml:space="preserve"> model</w:t>
      </w:r>
      <w:r w:rsidR="00A35798">
        <w:t xml:space="preserve"> situated </w:t>
      </w:r>
      <w:r>
        <w:t>between 50 and 90m depth</w:t>
      </w:r>
      <w:r w:rsidR="00A35798">
        <w:t xml:space="preserve">, where the temperature is initially at </w:t>
      </w:r>
      <w:r w:rsidR="000C2E74">
        <w:t>10.2</w:t>
      </w:r>
      <w:r w:rsidR="00A35798">
        <w:t xml:space="preserve"> and </w:t>
      </w:r>
      <w:r w:rsidR="000C2E74">
        <w:t>11.8</w:t>
      </w:r>
      <w:r w:rsidR="00A35798">
        <w:t xml:space="preserve"> °C, respectively</w:t>
      </w:r>
      <w:r w:rsidR="00747343">
        <w:t xml:space="preserve">. This is done to </w:t>
      </w:r>
      <w:r w:rsidR="003F2F5F">
        <w:t xml:space="preserve">isolate the borehole from potential axial (vertical) diffusive heat recharge from rocks situated above/below, and verify the temperature change predicted by the </w:t>
      </w:r>
      <w:r w:rsidR="00747343">
        <w:t>analytical solutions</w:t>
      </w:r>
      <w:r w:rsidR="003F2F5F">
        <w:t>.</w:t>
      </w:r>
      <w:commentRangeStart w:id="282"/>
      <w:r w:rsidR="00B75254">
        <w:t>3D model and l</w:t>
      </w:r>
      <w:r w:rsidR="00747343">
        <w:t>ateral heat flux</w:t>
      </w:r>
      <w:commentRangeEnd w:id="282"/>
      <w:r w:rsidR="00E937BC">
        <w:rPr>
          <w:rStyle w:val="Marquedecommentaire"/>
        </w:rPr>
        <w:commentReference w:id="282"/>
      </w:r>
    </w:p>
    <w:p w14:paraId="517FF6AA" w14:textId="7698FB3F" w:rsidR="007A44C5" w:rsidRDefault="00747343" w:rsidP="002C3693">
      <w:pPr>
        <w:spacing w:afterLines="80" w:after="192" w:line="480" w:lineRule="auto"/>
        <w:ind w:left="-4" w:firstLine="339"/>
      </w:pPr>
      <w:r>
        <w:t xml:space="preserve">Line </w:t>
      </w:r>
      <w:r w:rsidR="003F6CCA">
        <w:t xml:space="preserve">source </w:t>
      </w:r>
      <w:r>
        <w:t xml:space="preserve">models can be used to study </w:t>
      </w:r>
      <w:r w:rsidR="003F1BC7">
        <w:t xml:space="preserve">in an efficient way </w:t>
      </w:r>
      <w:r>
        <w:t xml:space="preserve">steady state </w:t>
      </w:r>
      <w:r w:rsidR="00352507">
        <w:t xml:space="preserve">conditions </w:t>
      </w:r>
      <w:r w:rsidR="00364436">
        <w:t>(</w:t>
      </w:r>
      <w:proofErr w:type="gramStart"/>
      <w:r w:rsidR="00364436">
        <w:t>i.e.</w:t>
      </w:r>
      <w:proofErr w:type="gramEnd"/>
      <w:r w:rsidR="00364436">
        <w:t xml:space="preserve"> the overall temperature change in the system) </w:t>
      </w:r>
      <w:r w:rsidR="00352507">
        <w:t>and one-dimensional (1D) heat transfers</w:t>
      </w:r>
      <w:r w:rsidR="00364436">
        <w:t xml:space="preserve"> (i.e. v</w:t>
      </w:r>
      <w:r w:rsidR="003F1BC7">
        <w:t xml:space="preserve">ertical </w:t>
      </w:r>
      <w:r w:rsidR="00364436">
        <w:t xml:space="preserve">or axial </w:t>
      </w:r>
      <w:r w:rsidR="003F1BC7">
        <w:t>heat fluxes</w:t>
      </w:r>
      <w:r w:rsidR="00364436">
        <w:t xml:space="preserve">). </w:t>
      </w:r>
      <w:r w:rsidR="007A44C5">
        <w:t>However, 1D models only give a few insights on the temperature distribution around the borehole, which is assumed to vary uniformly, and for each element the temperature change will be highly dependent on the model area.</w:t>
      </w:r>
      <w:r w:rsidR="007A44C5" w:rsidRPr="007A44C5">
        <w:t xml:space="preserve"> </w:t>
      </w:r>
      <w:r w:rsidR="007A44C5">
        <w:t>To study lateral heat fluxes induced by the heat extraction from the 40 m long BHE and the extent of the effect of heat extraction, we therefore set up a three-dimensional model whose properties and thermal state are equivalent to the 1D model previously described.</w:t>
      </w:r>
    </w:p>
    <w:p w14:paraId="6BCB5F12" w14:textId="7B8D8114" w:rsidR="00634D6F" w:rsidRDefault="00A35798" w:rsidP="00634D6F">
      <w:pPr>
        <w:spacing w:afterLines="80" w:after="192" w:line="480" w:lineRule="auto"/>
        <w:ind w:left="-4" w:firstLine="339"/>
      </w:pPr>
      <w:r>
        <w:t>Th</w:t>
      </w:r>
      <w:r w:rsidR="001145EA">
        <w:t xml:space="preserve">e 3D models consist of a </w:t>
      </w:r>
      <w:r>
        <w:t xml:space="preserve">300 </w:t>
      </w:r>
      <w:del w:id="283" w:author="FRASER HARRIS Andrew" w:date="2021-03-11T16:50:00Z">
        <w:r w:rsidDel="00E937BC">
          <w:delText xml:space="preserve">m large, </w:delText>
        </w:r>
      </w:del>
      <w:ins w:id="284" w:author="FRASER HARRIS Andrew" w:date="2021-03-11T16:50:00Z">
        <w:r w:rsidR="00E937BC">
          <w:t>x</w:t>
        </w:r>
      </w:ins>
      <w:r>
        <w:t xml:space="preserve">300 m </w:t>
      </w:r>
      <w:ins w:id="285" w:author="FRASER HARRIS Andrew" w:date="2021-03-11T16:50:00Z">
        <w:r w:rsidR="00E937BC">
          <w:t>block</w:t>
        </w:r>
      </w:ins>
      <w:del w:id="286" w:author="FRASER HARRIS Andrew" w:date="2021-03-11T16:50:00Z">
        <w:r w:rsidDel="00E937BC">
          <w:delText>long</w:delText>
        </w:r>
      </w:del>
      <w:r>
        <w:t xml:space="preserve"> </w:t>
      </w:r>
      <w:ins w:id="287" w:author="FRASER HARRIS Andrew" w:date="2021-03-11T16:50:00Z">
        <w:r w:rsidR="00E937BC">
          <w:t>that is</w:t>
        </w:r>
      </w:ins>
      <w:del w:id="288" w:author="FRASER HARRIS Andrew" w:date="2021-03-11T16:50:00Z">
        <w:r w:rsidDel="00E937BC">
          <w:delText>and</w:delText>
        </w:r>
      </w:del>
      <w:r>
        <w:t xml:space="preserve"> 150 m deep </w:t>
      </w:r>
      <w:del w:id="289" w:author="FRASER HARRIS Andrew" w:date="2021-03-11T16:50:00Z">
        <w:r w:rsidR="00581E6D" w:rsidDel="00E937BC">
          <w:delText>block</w:delText>
        </w:r>
        <w:r w:rsidDel="00E937BC">
          <w:delText xml:space="preserve"> </w:delText>
        </w:r>
      </w:del>
      <w:r>
        <w:t>composed of 5000 prismatic elements. The borehole is situated in the centre of a cylindrical volume between 50 and 90 m depth. This cylinder has a radius of 26.5 m (</w:t>
      </w:r>
      <w:proofErr w:type="gramStart"/>
      <w:r>
        <w:t>i.e.</w:t>
      </w:r>
      <w:proofErr w:type="gramEnd"/>
      <w:r>
        <w:t xml:space="preserve"> radius of the area required for a 30-year extraction period, as calculated in section </w:t>
      </w:r>
      <w:r w:rsidR="003F4EBE">
        <w:t>2.3.1</w:t>
      </w:r>
      <w:r>
        <w:t>) and defines a zone with a high-resolution mesh. The size of the elements increases from 2 m inside the cylinder and up to 20m at the lateral boundaries of the 3D block. The vertical resolution of the model is of 1</w:t>
      </w:r>
      <w:r w:rsidR="00581E6D">
        <w:t xml:space="preserve"> </w:t>
      </w:r>
      <w:r>
        <w:t>m within the borehole depth interval and of 4</w:t>
      </w:r>
      <w:r w:rsidR="00581E6D">
        <w:t xml:space="preserve"> </w:t>
      </w:r>
      <w:r>
        <w:t>m elsewhere.</w:t>
      </w:r>
      <w:r w:rsidR="00634D6F">
        <w:t xml:space="preserve"> As for the 1D models, we create a 40-m thick 3D model consisting of a finite vertical line source embedded in a </w:t>
      </w:r>
      <w:commentRangeStart w:id="290"/>
      <w:r w:rsidR="00634D6F">
        <w:t>300</w:t>
      </w:r>
      <w:del w:id="291" w:author="FRASER HARRIS Andrew" w:date="2021-03-11T16:51:00Z">
        <w:r w:rsidR="00634D6F" w:rsidDel="00E937BC">
          <w:delText>-m wide and 300-</w:delText>
        </w:r>
      </w:del>
      <w:ins w:id="292" w:author="FRASER HARRIS Andrew" w:date="2021-03-11T16:51:00Z">
        <w:r w:rsidR="00E937BC">
          <w:t xml:space="preserve">x300 </w:t>
        </w:r>
      </w:ins>
      <w:r w:rsidR="00634D6F">
        <w:t xml:space="preserve">m </w:t>
      </w:r>
      <w:del w:id="293" w:author="FRASER HARRIS Andrew" w:date="2021-03-11T16:52:00Z">
        <w:r w:rsidR="00634D6F" w:rsidDel="00E937BC">
          <w:delText>large</w:delText>
        </w:r>
      </w:del>
      <w:r w:rsidR="00634D6F">
        <w:t xml:space="preserve"> </w:t>
      </w:r>
      <w:commentRangeEnd w:id="290"/>
      <w:r w:rsidR="00E937BC">
        <w:rPr>
          <w:rStyle w:val="Marquedecommentaire"/>
        </w:rPr>
        <w:commentReference w:id="290"/>
      </w:r>
      <w:r w:rsidR="00634D6F">
        <w:t xml:space="preserve">volume (Fig. </w:t>
      </w:r>
      <w:r w:rsidR="003F4EBE">
        <w:t>2</w:t>
      </w:r>
      <w:r w:rsidR="00634D6F">
        <w:t xml:space="preserve">), in order to estimate the radial heat fluxes to the borehole. </w:t>
      </w:r>
      <w:r w:rsidR="000E55F0">
        <w:t>In the 3D models, we simulate heat extraction at the borehole at a rate of -1200 W for a period of 30 years with yearly time steps, considering constant heat flux of +/- 0.06</w:t>
      </w:r>
      <w:r w:rsidR="007E1E42">
        <w:t>3</w:t>
      </w:r>
      <w:r w:rsidR="000E55F0">
        <w:t xml:space="preserve"> W/m² at the upper and lower boundaries and no-flow laterally.</w:t>
      </w:r>
    </w:p>
    <w:p w14:paraId="7850C7C1" w14:textId="3B68214D" w:rsidR="00EF2480" w:rsidRDefault="00EF2480" w:rsidP="00EF2480">
      <w:pPr>
        <w:spacing w:afterLines="80" w:after="192" w:line="480" w:lineRule="auto"/>
        <w:ind w:left="-4" w:firstLine="339"/>
      </w:pPr>
      <w:r>
        <w:br w:type="page"/>
      </w:r>
    </w:p>
    <w:p w14:paraId="749430C4" w14:textId="77777777" w:rsidR="007564A6" w:rsidRDefault="00747343" w:rsidP="0045602F">
      <w:pPr>
        <w:pStyle w:val="Titre1"/>
        <w:spacing w:after="0" w:line="480" w:lineRule="auto"/>
        <w:ind w:left="589" w:hanging="357"/>
      </w:pPr>
      <w:r>
        <w:t>Results</w:t>
      </w:r>
    </w:p>
    <w:p w14:paraId="741FCB0F" w14:textId="28F561F5" w:rsidR="007564A6" w:rsidRDefault="004210ED" w:rsidP="0045602F">
      <w:pPr>
        <w:pStyle w:val="Titre2"/>
        <w:spacing w:after="0" w:line="480" w:lineRule="auto"/>
        <w:ind w:left="641" w:hanging="720"/>
      </w:pPr>
      <w:r>
        <w:t>Temperature profiles</w:t>
      </w:r>
      <w:r w:rsidR="00634D6F">
        <w:t xml:space="preserve"> and time-series </w:t>
      </w:r>
    </w:p>
    <w:p w14:paraId="78B6D103" w14:textId="5B87D07C" w:rsidR="006B7288" w:rsidRDefault="00FC2CCF" w:rsidP="006B7288">
      <w:pPr>
        <w:spacing w:afterLines="80" w:after="192" w:line="480" w:lineRule="auto"/>
        <w:ind w:firstLine="641"/>
      </w:pPr>
      <w:r>
        <w:t>Results from the 30-year simulations of heat extraction</w:t>
      </w:r>
      <w:r w:rsidR="00CF5D72">
        <w:t xml:space="preserve"> in both 1D and 3D models</w:t>
      </w:r>
      <w:r>
        <w:t xml:space="preserve"> indicate an overall </w:t>
      </w:r>
      <w:r w:rsidR="00FD2155">
        <w:t xml:space="preserve">energy change of </w:t>
      </w:r>
      <w:r>
        <w:t>~ ΔE = 1.14 × 10</w:t>
      </w:r>
      <w:r w:rsidRPr="004C3EFA">
        <w:rPr>
          <w:vertAlign w:val="superscript"/>
        </w:rPr>
        <w:t>12</w:t>
      </w:r>
      <w:r>
        <w:t xml:space="preserve"> J that equals the heat load </w:t>
      </w:r>
      <w:r w:rsidR="00CF5D72">
        <w:t>of</w:t>
      </w:r>
      <w:r>
        <w:t xml:space="preserve"> -1200 W</w:t>
      </w:r>
      <w:r w:rsidR="00CF5D72" w:rsidRPr="00CF5D72">
        <w:t xml:space="preserve"> </w:t>
      </w:r>
      <w:r w:rsidR="00CF5D72">
        <w:t xml:space="preserve">extracted constantly from the BHE for 30 years, suggesting </w:t>
      </w:r>
      <w:ins w:id="294" w:author="FRASER HARRIS Andrew" w:date="2021-03-11T16:54:00Z">
        <w:r w:rsidR="007D030A">
          <w:t>a</w:t>
        </w:r>
      </w:ins>
      <w:del w:id="295" w:author="FRASER HARRIS Andrew" w:date="2021-03-11T16:54:00Z">
        <w:r w:rsidR="00CF5D72" w:rsidDel="007D030A">
          <w:delText>the</w:delText>
        </w:r>
      </w:del>
      <w:r w:rsidR="00CF5D72">
        <w:t xml:space="preserve"> lack of recharge from the </w:t>
      </w:r>
      <w:r>
        <w:t>geothermal heat flux</w:t>
      </w:r>
      <w:r w:rsidR="00CF5D72">
        <w:t xml:space="preserve"> (0.06</w:t>
      </w:r>
      <w:r w:rsidR="007E1E42">
        <w:t>3</w:t>
      </w:r>
      <w:r w:rsidR="00CF5D72">
        <w:t xml:space="preserve"> W/m²)</w:t>
      </w:r>
      <w:r w:rsidR="006B7288">
        <w:t xml:space="preserve"> during that time interval</w:t>
      </w:r>
      <w:r>
        <w:t xml:space="preserve">. </w:t>
      </w:r>
      <w:r w:rsidR="004C3EFA">
        <w:t>Fig</w:t>
      </w:r>
      <w:r w:rsidR="003F4EBE">
        <w:t>. 4</w:t>
      </w:r>
      <w:r w:rsidR="004C3EFA">
        <w:t xml:space="preserve"> shows the temperature profiles extracted from the 1D and 3D models after 1 year and 30 years of heat extraction. Assuming that </w:t>
      </w:r>
      <w:r w:rsidR="004C3EFA" w:rsidRPr="004C3EFA">
        <w:t>1D models represent the far field conditions</w:t>
      </w:r>
      <w:r w:rsidR="006B7288">
        <w:t>, we compare the temperature profiles extracted at distances</w:t>
      </w:r>
      <w:r w:rsidR="00CB366E">
        <w:t xml:space="preserve"> x = </w:t>
      </w:r>
      <w:r w:rsidR="006B7288">
        <w:t xml:space="preserve">4.5 m and </w:t>
      </w:r>
      <w:r w:rsidR="00CB366E">
        <w:t xml:space="preserve">x = </w:t>
      </w:r>
      <w:r w:rsidR="006B7288">
        <w:t xml:space="preserve">26.5 m </w:t>
      </w:r>
      <w:r w:rsidR="004C3EFA" w:rsidRPr="004C3EFA">
        <w:t xml:space="preserve">from the </w:t>
      </w:r>
      <w:r w:rsidR="00CB366E">
        <w:t xml:space="preserve">BHE in the 3D models </w:t>
      </w:r>
      <w:r w:rsidR="006B7288">
        <w:t xml:space="preserve">to </w:t>
      </w:r>
      <w:r>
        <w:t xml:space="preserve">the </w:t>
      </w:r>
      <w:r w:rsidR="00CB366E">
        <w:t>temperature distribution in the</w:t>
      </w:r>
      <w:r w:rsidR="004C3EFA" w:rsidRPr="004C3EFA">
        <w:t xml:space="preserve"> </w:t>
      </w:r>
      <w:r w:rsidR="00CB366E">
        <w:t xml:space="preserve">1D </w:t>
      </w:r>
      <w:r w:rsidR="004C3EFA" w:rsidRPr="004C3EFA">
        <w:t>73</w:t>
      </w:r>
      <w:r w:rsidR="00CB366E">
        <w:t>-</w:t>
      </w:r>
      <w:r w:rsidR="004C3EFA" w:rsidRPr="004C3EFA">
        <w:t>m² and 220</w:t>
      </w:r>
      <w:r w:rsidR="00CB366E">
        <w:t>0-</w:t>
      </w:r>
      <w:r w:rsidR="004C3EFA" w:rsidRPr="004C3EFA">
        <w:t>m² model</w:t>
      </w:r>
      <w:r w:rsidR="00CB366E">
        <w:t xml:space="preserve">s after </w:t>
      </w:r>
      <w:r w:rsidR="006B7288">
        <w:t xml:space="preserve">1 </w:t>
      </w:r>
      <w:r w:rsidR="00CB366E">
        <w:t>and 30 years of heat extraction, respectively.</w:t>
      </w:r>
      <w:r w:rsidR="006B7288">
        <w:t xml:space="preserve"> </w:t>
      </w:r>
    </w:p>
    <w:p w14:paraId="79043A9E" w14:textId="66C1CD5C" w:rsidR="00DB4060" w:rsidRDefault="00467938" w:rsidP="00467938">
      <w:pPr>
        <w:spacing w:afterLines="80" w:after="192" w:line="480" w:lineRule="auto"/>
        <w:ind w:firstLine="641"/>
      </w:pPr>
      <w:r>
        <w:t xml:space="preserve">The temperatures profiles </w:t>
      </w:r>
      <w:r w:rsidR="00DB4060">
        <w:t xml:space="preserve">from the 1D </w:t>
      </w:r>
      <w:commentRangeStart w:id="296"/>
      <w:r w:rsidR="00DB4060">
        <w:t xml:space="preserve">40-m long finite model </w:t>
      </w:r>
      <w:commentRangeEnd w:id="296"/>
      <w:r w:rsidR="00DB4060">
        <w:rPr>
          <w:rStyle w:val="Marquedecommentaire"/>
        </w:rPr>
        <w:commentReference w:id="296"/>
      </w:r>
      <w:r w:rsidR="00DB4060">
        <w:t>with constant heat flux boundaries (dark blue line) first confirm that the extraction of a heat load of 1200 W induces a uniform temperature decline of 5°C along the borehole for both simulation periods</w:t>
      </w:r>
      <w:r>
        <w:t xml:space="preserve">, </w:t>
      </w:r>
      <w:r w:rsidR="00DB4060">
        <w:t>in accordance with the mathematical model.</w:t>
      </w:r>
      <w:r w:rsidR="00DB4060" w:rsidRPr="00D8744A">
        <w:t xml:space="preserve"> </w:t>
      </w:r>
      <w:r w:rsidR="00DB4060">
        <w:t xml:space="preserve">The Gaussian-type temperature distribution along the semi-infinite model (light blue line) however suggests that part of the heat is sourced from the areas situated above and below </w:t>
      </w:r>
      <w:r w:rsidR="00DB4060" w:rsidRPr="009646E1">
        <w:t xml:space="preserve">the borehole. </w:t>
      </w:r>
      <w:r w:rsidR="00CB366E" w:rsidRPr="009646E1">
        <w:t xml:space="preserve">Although </w:t>
      </w:r>
      <w:r w:rsidR="009A6C4A" w:rsidRPr="009646E1">
        <w:t>a</w:t>
      </w:r>
      <w:r w:rsidR="00CB366E" w:rsidRPr="009646E1">
        <w:t>xial recharge to the borehole</w:t>
      </w:r>
      <w:r w:rsidR="009A6C4A" w:rsidRPr="009646E1">
        <w:t xml:space="preserve"> is limited to</w:t>
      </w:r>
      <w:del w:id="297" w:author="FRASER HARRIS Andrew" w:date="2021-03-11T16:55:00Z">
        <w:r w:rsidR="009A6C4A" w:rsidRPr="009646E1" w:rsidDel="007D030A">
          <w:delText xml:space="preserve"> </w:delText>
        </w:r>
        <w:r w:rsidR="00CE34E4" w:rsidRPr="009646E1" w:rsidDel="007D030A">
          <w:delText>a</w:delText>
        </w:r>
      </w:del>
      <w:r w:rsidR="00CE34E4" w:rsidRPr="009646E1">
        <w:t xml:space="preserve"> </w:t>
      </w:r>
      <w:r w:rsidR="009A6C4A" w:rsidRPr="009646E1">
        <w:t>~15% within the first year</w:t>
      </w:r>
      <w:r w:rsidR="008B2748" w:rsidRPr="009646E1">
        <w:t xml:space="preserve"> (</w:t>
      </w:r>
      <w:del w:id="298" w:author="FRASER HARRIS Andrew" w:date="2021-03-11T16:56:00Z">
        <w:r w:rsidR="008B2748" w:rsidRPr="009646E1" w:rsidDel="007D030A">
          <w:delText xml:space="preserve">i.e. comparison </w:delText>
        </w:r>
        <w:r w:rsidR="00CE34E4" w:rsidRPr="009646E1" w:rsidDel="007D030A">
          <w:delText>between</w:delText>
        </w:r>
      </w:del>
      <w:ins w:id="299" w:author="FRASER HARRIS Andrew" w:date="2021-03-11T16:56:00Z">
        <w:r w:rsidR="007D030A">
          <w:t>determined from</w:t>
        </w:r>
      </w:ins>
      <w:r w:rsidR="00CE34E4" w:rsidRPr="009646E1">
        <w:t xml:space="preserve"> the difference in temperature at the mid-borehole depth in</w:t>
      </w:r>
      <w:r w:rsidR="008B2748" w:rsidRPr="009646E1">
        <w:t xml:space="preserve"> the 73m² finite and semi-infinite 1D models)</w:t>
      </w:r>
      <w:r w:rsidR="00CB366E" w:rsidRPr="009646E1">
        <w:t xml:space="preserve">, this </w:t>
      </w:r>
      <w:r w:rsidR="00DB4060" w:rsidRPr="009646E1">
        <w:t>effect is prominent after 30 years of heat extraction (2200 m² model)</w:t>
      </w:r>
      <w:ins w:id="300" w:author="FRASER HARRIS Andrew" w:date="2021-03-11T16:56:00Z">
        <w:r w:rsidR="007D030A">
          <w:t>.</w:t>
        </w:r>
      </w:ins>
      <w:del w:id="301" w:author="FRASER HARRIS Andrew" w:date="2021-03-11T16:56:00Z">
        <w:r w:rsidR="00DB4060" w:rsidRPr="009646E1" w:rsidDel="007D030A">
          <w:delText>, where</w:delText>
        </w:r>
      </w:del>
      <w:r w:rsidR="00DB4060" w:rsidRPr="009646E1">
        <w:t xml:space="preserve"> </w:t>
      </w:r>
      <w:ins w:id="302" w:author="FRASER HARRIS Andrew" w:date="2021-03-11T16:57:00Z">
        <w:r w:rsidR="007D030A">
          <w:t>T</w:t>
        </w:r>
      </w:ins>
      <w:del w:id="303" w:author="FRASER HARRIS Andrew" w:date="2021-03-11T16:57:00Z">
        <w:r w:rsidR="00DB4060" w:rsidRPr="009646E1" w:rsidDel="007D030A">
          <w:delText>t</w:delText>
        </w:r>
      </w:del>
      <w:r w:rsidR="00DB4060" w:rsidRPr="009646E1">
        <w:t xml:space="preserve">he temperature decline at the mid-borehole in the </w:t>
      </w:r>
      <w:r w:rsidR="008B2748" w:rsidRPr="009646E1">
        <w:t>semi-infinite</w:t>
      </w:r>
      <w:r w:rsidR="00DB4060" w:rsidRPr="009646E1">
        <w:t xml:space="preserve"> model</w:t>
      </w:r>
      <w:r w:rsidR="00056B2E" w:rsidRPr="009646E1">
        <w:t xml:space="preserve"> (</w:t>
      </w:r>
      <m:oMath>
        <m:sSub>
          <m:sSubPr>
            <m:ctrlPr>
              <w:rPr>
                <w:rFonts w:ascii="Cambria Math" w:hAnsi="Cambria Math"/>
                <w:i/>
              </w:rPr>
            </m:ctrlPr>
          </m:sSubPr>
          <m:e>
            <m:r>
              <w:rPr>
                <w:rFonts w:ascii="Cambria Math" w:hAnsi="Cambria Math"/>
              </w:rPr>
              <m:t>T</m:t>
            </m:r>
          </m:e>
          <m:sub>
            <m:r>
              <w:rPr>
                <w:rFonts w:ascii="Cambria Math" w:hAnsi="Cambria Math"/>
              </w:rPr>
              <m:t>min</m:t>
            </m:r>
          </m:sub>
        </m:sSub>
        <m:r>
          <w:rPr>
            <w:rFonts w:ascii="Cambria Math" w:hAnsi="Cambria Math"/>
          </w:rPr>
          <m:t>=8.2 °C</m:t>
        </m:r>
      </m:oMath>
      <w:r w:rsidR="00056B2E" w:rsidRPr="009646E1">
        <w:t>)</w:t>
      </w:r>
      <w:r w:rsidR="00DB4060" w:rsidRPr="009646E1">
        <w:t xml:space="preserve"> is only </w:t>
      </w:r>
      <w:r w:rsidR="006C665B" w:rsidRPr="009646E1">
        <w:t>~</w:t>
      </w:r>
      <w:r w:rsidR="008B2748" w:rsidRPr="009646E1">
        <w:t>6</w:t>
      </w:r>
      <w:r w:rsidR="008911D7" w:rsidRPr="009646E1">
        <w:t xml:space="preserve">0% </w:t>
      </w:r>
      <w:r w:rsidR="00DB4060" w:rsidRPr="009646E1">
        <w:t xml:space="preserve">of the temperature decline in the corresponding </w:t>
      </w:r>
      <w:r w:rsidR="008B2748" w:rsidRPr="009646E1">
        <w:t>finite</w:t>
      </w:r>
      <w:r w:rsidR="00DB4060" w:rsidRPr="009646E1">
        <w:t xml:space="preserve"> mode</w:t>
      </w:r>
      <w:r w:rsidRPr="009646E1">
        <w:t>l (</w:t>
      </w:r>
      <m:oMath>
        <m:sSub>
          <m:sSubPr>
            <m:ctrlPr>
              <w:rPr>
                <w:rFonts w:ascii="Cambria Math" w:hAnsi="Cambria Math"/>
                <w:i/>
              </w:rPr>
            </m:ctrlPr>
          </m:sSubPr>
          <m:e>
            <m:r>
              <w:rPr>
                <w:rFonts w:ascii="Cambria Math" w:hAnsi="Cambria Math"/>
              </w:rPr>
              <m:t>T</m:t>
            </m:r>
          </m:e>
          <m:sub>
            <m:r>
              <w:rPr>
                <w:rFonts w:ascii="Cambria Math" w:hAnsi="Cambria Math"/>
              </w:rPr>
              <m:t>min</m:t>
            </m:r>
          </m:sub>
        </m:sSub>
        <m:r>
          <w:rPr>
            <w:rFonts w:ascii="Cambria Math" w:hAnsi="Cambria Math"/>
          </w:rPr>
          <m:t xml:space="preserve"> </m:t>
        </m:r>
      </m:oMath>
      <w:r w:rsidRPr="009646E1">
        <w:t>= 6.2°C)</w:t>
      </w:r>
      <w:r w:rsidR="00DB4060" w:rsidRPr="009646E1">
        <w:t>.</w:t>
      </w:r>
      <w:r w:rsidR="00DB4060">
        <w:t xml:space="preserve"> </w:t>
      </w:r>
    </w:p>
    <w:p w14:paraId="4979979A" w14:textId="77777777" w:rsidR="00552D43" w:rsidRDefault="00552D43" w:rsidP="00467938">
      <w:pPr>
        <w:spacing w:afterLines="80" w:after="192" w:line="480" w:lineRule="auto"/>
        <w:ind w:firstLine="641"/>
      </w:pPr>
    </w:p>
    <w:p w14:paraId="388F4320" w14:textId="77777777" w:rsidR="000E55F0" w:rsidRDefault="000E55F0" w:rsidP="000E55F0">
      <w:pPr>
        <w:spacing w:afterLines="80" w:after="192" w:line="480" w:lineRule="auto"/>
      </w:pPr>
      <w:commentRangeStart w:id="304"/>
      <w:commentRangeStart w:id="305"/>
      <w:r>
        <w:rPr>
          <w:noProof/>
          <w:lang w:eastAsia="zh-CN"/>
        </w:rPr>
        <w:drawing>
          <wp:inline distT="0" distB="0" distL="0" distR="0" wp14:anchorId="3A00A701" wp14:editId="4613AF66">
            <wp:extent cx="6407278" cy="3064933"/>
            <wp:effectExtent l="0" t="0" r="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306" t="3666" r="2322" b="5810"/>
                    <a:stretch/>
                  </pic:blipFill>
                  <pic:spPr bwMode="auto">
                    <a:xfrm>
                      <a:off x="0" y="0"/>
                      <a:ext cx="6425871" cy="3073827"/>
                    </a:xfrm>
                    <a:prstGeom prst="rect">
                      <a:avLst/>
                    </a:prstGeom>
                    <a:ln>
                      <a:noFill/>
                    </a:ln>
                    <a:extLst>
                      <a:ext uri="{53640926-AAD7-44D8-BBD7-CCE9431645EC}">
                        <a14:shadowObscured xmlns:a14="http://schemas.microsoft.com/office/drawing/2010/main"/>
                      </a:ext>
                    </a:extLst>
                  </pic:spPr>
                </pic:pic>
              </a:graphicData>
            </a:graphic>
          </wp:inline>
        </w:drawing>
      </w:r>
      <w:commentRangeEnd w:id="304"/>
      <w:commentRangeEnd w:id="305"/>
      <w:r w:rsidR="00E820AE">
        <w:rPr>
          <w:rStyle w:val="Marquedecommentaire"/>
        </w:rPr>
        <w:commentReference w:id="304"/>
      </w:r>
      <w:r w:rsidR="007D030A">
        <w:rPr>
          <w:rStyle w:val="Marquedecommentaire"/>
        </w:rPr>
        <w:commentReference w:id="305"/>
      </w:r>
    </w:p>
    <w:p w14:paraId="6B0F035B" w14:textId="77777777" w:rsidR="000E55F0" w:rsidRDefault="000E55F0" w:rsidP="000E55F0">
      <w:pPr>
        <w:spacing w:afterLines="80" w:after="192" w:line="480" w:lineRule="auto"/>
        <w:ind w:left="-4" w:firstLine="337"/>
      </w:pPr>
      <w:r w:rsidRPr="00684F56">
        <w:rPr>
          <w:noProof/>
        </w:rPr>
        <w:t xml:space="preserve"> </w:t>
      </w:r>
      <w:r w:rsidRPr="007D030A">
        <w:rPr>
          <w:sz w:val="18"/>
          <w:szCs w:val="18"/>
          <w:rPrChange w:id="306" w:author="FRASER HARRIS Andrew" w:date="2021-03-11T16:55:00Z">
            <w:rPr/>
          </w:rPrChange>
        </w:rPr>
        <w:t>Figure</w:t>
      </w:r>
      <w:r w:rsidRPr="007D030A">
        <w:rPr>
          <w:sz w:val="18"/>
          <w:szCs w:val="18"/>
          <w:rPrChange w:id="307" w:author="FRASER HARRIS Andrew" w:date="2021-03-11T16:54:00Z">
            <w:rPr/>
          </w:rPrChange>
        </w:rPr>
        <w:t xml:space="preserve"> 4. Temperature profile obtained for a) the 1D 73-m² models and b) the 3D models after 1 year of heat extraction, and for c) the 1D 2200m² models and d) the 3D models after 30 years of heat extraction. In the 3D models, the data are extracted from vertical profiles situated at the borehole location x=0 (red profile) and at a distance x=4.5-m (1-year) and 26.5-m (30-year) away from the borehole (light blue profile). Those distances correspond to the radius of the area for the corresponding 1D model (73-m² and 2200-m²). The black profile corresponds to the initial temperature gradient of 0.031°C/km. </w:t>
      </w:r>
    </w:p>
    <w:p w14:paraId="45431D4E" w14:textId="2C53CFD4" w:rsidR="00552D43" w:rsidRDefault="00552D43" w:rsidP="00552D43">
      <w:pPr>
        <w:spacing w:afterLines="80" w:after="192" w:line="480" w:lineRule="auto"/>
        <w:ind w:left="-4" w:firstLine="339"/>
      </w:pPr>
      <w:r>
        <w:t>In the 1D finite model, energy is extracted from all the model elements at a constant rate throughout the simulation period. Due to the absence of axial recharge and lateral sp</w:t>
      </w:r>
      <w:ins w:id="308" w:author="FRASER HARRIS Andrew" w:date="2021-03-11T16:58:00Z">
        <w:r w:rsidR="007D030A">
          <w:t>at</w:t>
        </w:r>
      </w:ins>
      <w:del w:id="309" w:author="FRASER HARRIS Andrew" w:date="2021-03-11T16:58:00Z">
        <w:r w:rsidDel="007D030A">
          <w:delText>ec</w:delText>
        </w:r>
      </w:del>
      <w:r>
        <w:t>ial discretisation, this results in a linear temperature drop from the onset of production (-0.17°C/</w:t>
      </w:r>
      <w:proofErr w:type="spellStart"/>
      <w:r>
        <w:t>yr</w:t>
      </w:r>
      <w:proofErr w:type="spellEnd"/>
      <w:r>
        <w:t xml:space="preserve">), displayed in the temperature time-series plots in Fig. </w:t>
      </w:r>
      <w:r w:rsidR="003F4EBE">
        <w:t>5</w:t>
      </w:r>
      <w:r>
        <w:t xml:space="preserve">. In the 1D semi-infinite model, although the lack of lateral discretisation also results in a homogenous temperature decline over the model area, the axial effects permit a progressive reduction in the </w:t>
      </w:r>
      <w:ins w:id="310" w:author="FRASER HARRIS Andrew" w:date="2021-03-11T16:59:00Z">
        <w:r w:rsidR="007D030A">
          <w:t xml:space="preserve">thermal </w:t>
        </w:r>
      </w:ins>
      <w:r>
        <w:t>drawdown rate (</w:t>
      </w:r>
      <w:proofErr w:type="gramStart"/>
      <w:r>
        <w:t>i.e.</w:t>
      </w:r>
      <w:proofErr w:type="gramEnd"/>
      <w:r>
        <w:t xml:space="preserve"> down to about -0.07°C/</w:t>
      </w:r>
      <w:proofErr w:type="spellStart"/>
      <w:r>
        <w:t>yr</w:t>
      </w:r>
      <w:proofErr w:type="spellEnd"/>
      <w:r>
        <w:t xml:space="preserve"> after 20 years) that explain the lower temperature drop observed at the borehole location after 30 years. This suggests that although most of the heat is mined at the borehole location in the first year, the contribution of axial recharge becomes essential in the following years.</w:t>
      </w:r>
    </w:p>
    <w:p w14:paraId="7400E6B5" w14:textId="70C44312" w:rsidR="008911D7" w:rsidRDefault="00DB4060" w:rsidP="00A137A4">
      <w:pPr>
        <w:spacing w:afterLines="80" w:after="192" w:line="480" w:lineRule="auto"/>
        <w:ind w:left="-4" w:firstLine="339"/>
      </w:pPr>
      <w:r>
        <w:t>On the contrary, time-series extracted from the 3D models demonstrate a logarithmic decrease in temperature in the early stage of production</w:t>
      </w:r>
      <w:r w:rsidR="00B21319">
        <w:t>. At the borehole location,</w:t>
      </w:r>
      <w:r w:rsidR="003876D5">
        <w:t xml:space="preserve"> the temperature decreases by</w:t>
      </w:r>
      <w:r>
        <w:t xml:space="preserve"> -6.2°C during the first year, followed by additional </w:t>
      </w:r>
      <m:oMath>
        <m:r>
          <w:rPr>
            <w:rFonts w:ascii="Cambria Math" w:hAnsi="Cambria Math"/>
          </w:rPr>
          <m:t>∆T</m:t>
        </m:r>
      </m:oMath>
      <w:r w:rsidR="003876D5">
        <w:t xml:space="preserve"> of </w:t>
      </w:r>
      <w:r>
        <w:t xml:space="preserve">-4.6°C </w:t>
      </w:r>
      <w:r w:rsidR="003876D5">
        <w:t xml:space="preserve">(finite model) and </w:t>
      </w:r>
      <w:r>
        <w:t>-3.6</w:t>
      </w:r>
      <w:r w:rsidR="003876D5">
        <w:t>°</w:t>
      </w:r>
      <w:r>
        <w:t xml:space="preserve">C </w:t>
      </w:r>
      <w:r w:rsidR="003876D5">
        <w:t>(</w:t>
      </w:r>
      <w:r>
        <w:t>semi-infinite model</w:t>
      </w:r>
      <w:r w:rsidR="003876D5">
        <w:t xml:space="preserve">) in the </w:t>
      </w:r>
      <w:r>
        <w:t xml:space="preserve">29 following years. </w:t>
      </w:r>
      <w:r w:rsidR="008911D7">
        <w:t xml:space="preserve">The reduction of the drawdown rate over time (Fig. </w:t>
      </w:r>
      <w:r w:rsidR="003F4EBE">
        <w:t>5</w:t>
      </w:r>
      <w:r w:rsidR="008911D7">
        <w:t xml:space="preserve">) suggests contributions from radial </w:t>
      </w:r>
      <w:r w:rsidR="00413D41">
        <w:t xml:space="preserve">and/or </w:t>
      </w:r>
      <w:r w:rsidR="001E5FD2">
        <w:t>axial recharge (</w:t>
      </w:r>
      <w:proofErr w:type="gramStart"/>
      <w:r w:rsidR="001E5FD2">
        <w:t>i.e.</w:t>
      </w:r>
      <w:proofErr w:type="gramEnd"/>
      <w:r w:rsidR="001E5FD2">
        <w:t xml:space="preserve"> s</w:t>
      </w:r>
      <w:r w:rsidR="008911D7">
        <w:t>emi-infinite model only</w:t>
      </w:r>
      <w:r w:rsidR="001E5FD2">
        <w:t>)</w:t>
      </w:r>
      <w:r w:rsidR="00C37EE6">
        <w:t xml:space="preserve"> as the production time increases</w:t>
      </w:r>
      <w:r w:rsidR="006A4F05">
        <w:t>.</w:t>
      </w:r>
      <w:r w:rsidR="00413D41">
        <w:t xml:space="preserve"> </w:t>
      </w:r>
      <w:r w:rsidR="00792DE6">
        <w:t xml:space="preserve">After </w:t>
      </w:r>
      <w:r w:rsidR="005639F0">
        <w:t xml:space="preserve">~10 to </w:t>
      </w:r>
      <w:r w:rsidR="00792DE6">
        <w:t xml:space="preserve">20 years, </w:t>
      </w:r>
      <w:r w:rsidR="005639F0">
        <w:t xml:space="preserve">depending on the distance to the borehole, </w:t>
      </w:r>
      <w:r w:rsidR="00792DE6">
        <w:t>the temperature in the 3D models decreases at a quasi-linear rate of -0.035°</w:t>
      </w:r>
      <w:commentRangeStart w:id="311"/>
      <w:r w:rsidR="00792DE6">
        <w:t>C</w:t>
      </w:r>
      <w:commentRangeEnd w:id="311"/>
      <w:r w:rsidR="00792DE6">
        <w:rPr>
          <w:rStyle w:val="Marquedecommentaire"/>
        </w:rPr>
        <w:commentReference w:id="311"/>
      </w:r>
      <w:r w:rsidR="00792DE6">
        <w:t>/</w:t>
      </w:r>
      <w:proofErr w:type="spellStart"/>
      <w:r w:rsidR="00792DE6">
        <w:t>yr</w:t>
      </w:r>
      <w:proofErr w:type="spellEnd"/>
      <w:r w:rsidR="00792DE6">
        <w:t xml:space="preserve"> ± 0.015°C/</w:t>
      </w:r>
      <w:proofErr w:type="spellStart"/>
      <w:r w:rsidR="00792DE6">
        <w:t>yr</w:t>
      </w:r>
      <w:proofErr w:type="spellEnd"/>
      <w:r w:rsidR="00792DE6">
        <w:t xml:space="preserve"> near the borehole (x &lt; 4.5 m) and -0.028 ± 0.012 at x = 26.5m. </w:t>
      </w:r>
    </w:p>
    <w:p w14:paraId="3F3FD6E6" w14:textId="77777777" w:rsidR="00594974" w:rsidRDefault="00594974" w:rsidP="00594974">
      <w:pPr>
        <w:spacing w:afterLines="80" w:after="192" w:line="480" w:lineRule="auto"/>
      </w:pPr>
      <w:commentRangeStart w:id="312"/>
      <w:commentRangeStart w:id="313"/>
      <w:r>
        <w:rPr>
          <w:noProof/>
          <w:lang w:eastAsia="zh-CN"/>
        </w:rPr>
        <w:drawing>
          <wp:inline distT="0" distB="0" distL="0" distR="0" wp14:anchorId="7541696E" wp14:editId="181B6631">
            <wp:extent cx="6149340" cy="2530197"/>
            <wp:effectExtent l="0" t="0" r="381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0932" cy="2534967"/>
                    </a:xfrm>
                    <a:prstGeom prst="rect">
                      <a:avLst/>
                    </a:prstGeom>
                    <a:noFill/>
                    <a:ln>
                      <a:noFill/>
                    </a:ln>
                  </pic:spPr>
                </pic:pic>
              </a:graphicData>
            </a:graphic>
          </wp:inline>
        </w:drawing>
      </w:r>
      <w:commentRangeEnd w:id="312"/>
      <w:commentRangeEnd w:id="313"/>
      <w:r w:rsidR="00EE3CA0">
        <w:rPr>
          <w:rStyle w:val="Marquedecommentaire"/>
        </w:rPr>
        <w:commentReference w:id="313"/>
      </w:r>
      <w:r w:rsidR="007D030A">
        <w:rPr>
          <w:rStyle w:val="Marquedecommentaire"/>
        </w:rPr>
        <w:commentReference w:id="312"/>
      </w:r>
    </w:p>
    <w:p w14:paraId="0F240E33" w14:textId="6756EBB9" w:rsidR="00594974" w:rsidRPr="007D030A" w:rsidRDefault="00594974" w:rsidP="00594974">
      <w:pPr>
        <w:spacing w:afterLines="80" w:after="192" w:line="480" w:lineRule="auto"/>
        <w:ind w:firstLine="0"/>
        <w:rPr>
          <w:sz w:val="18"/>
          <w:szCs w:val="18"/>
          <w:rPrChange w:id="314" w:author="FRASER HARRIS Andrew" w:date="2021-03-11T16:59:00Z">
            <w:rPr/>
          </w:rPrChange>
        </w:rPr>
      </w:pPr>
      <w:r w:rsidRPr="007D030A">
        <w:rPr>
          <w:sz w:val="18"/>
          <w:szCs w:val="18"/>
          <w:rPrChange w:id="315" w:author="FRASER HARRIS Andrew" w:date="2021-03-11T16:59:00Z">
            <w:rPr/>
          </w:rPrChange>
        </w:rPr>
        <w:t>Fig 5. a) Temperature time-series extracted at 70 m depth (mid-borehole location) from the 1D 2200-m² and from the 3D models. The vertical dashed arrow and surrounding shaded area represents the onset of the constant rate of temperature decline for the 3D model and the interval of uncertainty</w:t>
      </w:r>
      <w:commentRangeStart w:id="316"/>
      <w:r w:rsidRPr="007D030A">
        <w:rPr>
          <w:sz w:val="18"/>
          <w:szCs w:val="18"/>
          <w:rPrChange w:id="317" w:author="FRASER HARRIS Andrew" w:date="2021-03-11T16:59:00Z">
            <w:rPr/>
          </w:rPrChange>
        </w:rPr>
        <w:t xml:space="preserve">. </w:t>
      </w:r>
      <w:r w:rsidR="00102920" w:rsidRPr="007D030A">
        <w:rPr>
          <w:sz w:val="18"/>
          <w:szCs w:val="18"/>
          <w:rPrChange w:id="318" w:author="FRASER HARRIS Andrew" w:date="2021-03-11T16:59:00Z">
            <w:rPr/>
          </w:rPrChange>
        </w:rPr>
        <w:t>Lateral discretisation in the 3D model results in a delayed drawdown at 26.5 m, observed after 2 years of production.</w:t>
      </w:r>
      <w:commentRangeEnd w:id="316"/>
      <w:r w:rsidR="00912C77">
        <w:rPr>
          <w:rStyle w:val="Marquedecommentaire"/>
        </w:rPr>
        <w:commentReference w:id="316"/>
      </w:r>
    </w:p>
    <w:p w14:paraId="0C9DF592" w14:textId="00852925" w:rsidR="009A6C4A" w:rsidRPr="009646E1" w:rsidRDefault="009A6C4A" w:rsidP="00594974">
      <w:pPr>
        <w:spacing w:afterLines="80" w:after="192" w:line="480" w:lineRule="auto"/>
        <w:ind w:firstLine="0"/>
      </w:pPr>
      <w:commentRangeStart w:id="319"/>
      <w:r w:rsidRPr="009646E1">
        <w:t>Although the high extraction rate at the borehole location prevents efficient axial recharge at x = 0 m (i.e. only ~1</w:t>
      </w:r>
      <w:r w:rsidR="00CE34E4" w:rsidRPr="009646E1">
        <w:t>0</w:t>
      </w:r>
      <w:r w:rsidRPr="009646E1">
        <w:t xml:space="preserve">% after 30 years, where a temperature difference of only ~1°C is measured between the finite and semi-infinite profiles at the mid borehole depth), the </w:t>
      </w:r>
      <w:r w:rsidR="00CE34E4" w:rsidRPr="009646E1">
        <w:t xml:space="preserve">difference in the mid-borehole temperature measured at x = 4.5 m and 26.5 m in the finite and semi-infinite 3D models </w:t>
      </w:r>
      <w:r w:rsidRPr="009646E1">
        <w:t>indicate that the axial recharge</w:t>
      </w:r>
      <w:r w:rsidR="00CE34E4" w:rsidRPr="009646E1">
        <w:t xml:space="preserve"> is</w:t>
      </w:r>
      <w:r w:rsidRPr="009646E1">
        <w:t xml:space="preserve"> in the range of those observed in the corresponding 73-m² and 2200-m² 1D models after 1 and 30 years of production, respectively (i.e. ~1</w:t>
      </w:r>
      <w:r w:rsidR="00CE34E4" w:rsidRPr="009646E1">
        <w:t>5</w:t>
      </w:r>
      <w:r w:rsidRPr="009646E1">
        <w:t>% after one year and ~60% after 30 years, respectively).</w:t>
      </w:r>
      <w:commentRangeEnd w:id="319"/>
      <w:r w:rsidR="007D030A">
        <w:rPr>
          <w:rStyle w:val="Marquedecommentaire"/>
        </w:rPr>
        <w:commentReference w:id="319"/>
      </w:r>
    </w:p>
    <w:p w14:paraId="5C98E78C" w14:textId="3AFE1CDF" w:rsidR="00A137A4" w:rsidRDefault="001E5FD2" w:rsidP="00A137A4">
      <w:pPr>
        <w:spacing w:afterLines="80" w:after="192" w:line="480" w:lineRule="auto"/>
        <w:ind w:firstLine="641"/>
      </w:pPr>
      <w:r w:rsidRPr="009646E1">
        <w:t xml:space="preserve">The early </w:t>
      </w:r>
      <w:r w:rsidR="00C37EE6" w:rsidRPr="009646E1">
        <w:t xml:space="preserve">high-amplitude </w:t>
      </w:r>
      <w:r w:rsidRPr="009646E1">
        <w:t>drawdown</w:t>
      </w:r>
      <w:r w:rsidR="00C37EE6" w:rsidRPr="009646E1">
        <w:t xml:space="preserve"> at x = 0 m </w:t>
      </w:r>
      <w:r w:rsidRPr="009646E1">
        <w:t>in the 3D models suggests that most</w:t>
      </w:r>
      <w:r>
        <w:t xml:space="preserve"> of the heat required by the BHE is mined from the area close to the borehole during the first year.</w:t>
      </w:r>
      <w:r w:rsidR="00C37EE6">
        <w:t xml:space="preserve"> </w:t>
      </w:r>
      <w:r>
        <w:t xml:space="preserve"> </w:t>
      </w:r>
      <w:r w:rsidR="00406C58">
        <w:t>After 30 years</w:t>
      </w:r>
      <w:r w:rsidR="00A85F72">
        <w:t xml:space="preserve"> of production from the semi-infinite 3D model</w:t>
      </w:r>
      <w:r w:rsidR="00406C58">
        <w:t xml:space="preserve">, the high amplitude of the drawdown at the borehole location (ΔT = 9.8°C) relative to the drawdown at </w:t>
      </w:r>
      <w:r w:rsidR="00A07629">
        <w:t xml:space="preserve">x = 4.5 m (ΔT = 4.1°C) and </w:t>
      </w:r>
      <w:r w:rsidR="00406C58">
        <w:t>x = 26.5 m (ΔT = 0.</w:t>
      </w:r>
      <w:r w:rsidR="00A07629">
        <w:t>7</w:t>
      </w:r>
      <w:r w:rsidR="00406C58">
        <w:t>°C) suggest</w:t>
      </w:r>
      <w:ins w:id="320" w:author="FRASER HARRIS Andrew" w:date="2021-03-11T17:04:00Z">
        <w:r w:rsidR="001B2D61">
          <w:t>s</w:t>
        </w:r>
      </w:ins>
      <w:r w:rsidR="00406C58">
        <w:t xml:space="preserve"> the existence of a depression </w:t>
      </w:r>
      <w:commentRangeStart w:id="321"/>
      <w:r w:rsidR="00406C58">
        <w:t>cone resulting from the effects of lateral discretisatio</w:t>
      </w:r>
      <w:r w:rsidR="00A85F72">
        <w:t>n</w:t>
      </w:r>
      <w:commentRangeEnd w:id="321"/>
      <w:r w:rsidR="001B2D61">
        <w:rPr>
          <w:rStyle w:val="Marquedecommentaire"/>
        </w:rPr>
        <w:commentReference w:id="321"/>
      </w:r>
      <w:r w:rsidR="00406C58">
        <w:t xml:space="preserve">. </w:t>
      </w:r>
    </w:p>
    <w:p w14:paraId="03C87CAA" w14:textId="7AEBFBEC" w:rsidR="004210ED" w:rsidRDefault="004210ED" w:rsidP="0045602F">
      <w:pPr>
        <w:pStyle w:val="Titre2"/>
        <w:spacing w:after="0" w:line="480" w:lineRule="auto"/>
        <w:ind w:left="641" w:hanging="720"/>
      </w:pPr>
      <w:bookmarkStart w:id="322" w:name="_Hlk65145255"/>
      <w:r>
        <w:t>Axial recharge</w:t>
      </w:r>
    </w:p>
    <w:p w14:paraId="4A2C4CB4" w14:textId="2CA8E98F" w:rsidR="004210ED" w:rsidRPr="009646E1" w:rsidRDefault="004210ED" w:rsidP="00634D6F">
      <w:pPr>
        <w:spacing w:line="480" w:lineRule="auto"/>
        <w:ind w:firstLine="641"/>
      </w:pPr>
      <w:r>
        <w:t xml:space="preserve">We calculate the difference </w:t>
      </w:r>
      <w:r w:rsidRPr="009646E1">
        <w:t xml:space="preserve">between the relative energy change in the BHE interval and the surrounding rock volume at each time step to determine the relative contribution of axial recharge in the 1D </w:t>
      </w:r>
      <w:r w:rsidR="003A065C" w:rsidRPr="009646E1">
        <w:t>SI</w:t>
      </w:r>
      <w:r w:rsidRPr="009646E1">
        <w:t xml:space="preserve"> model</w:t>
      </w:r>
      <w:r w:rsidR="004D0802" w:rsidRPr="009646E1">
        <w:t>s</w:t>
      </w:r>
      <w:r w:rsidRPr="009646E1">
        <w:t xml:space="preserve">. Results </w:t>
      </w:r>
      <w:r w:rsidR="00594974" w:rsidRPr="009646E1">
        <w:t>displayed in F</w:t>
      </w:r>
      <w:r w:rsidRPr="009646E1">
        <w:t xml:space="preserve">ig. </w:t>
      </w:r>
      <w:r w:rsidR="003F4EBE">
        <w:t>6</w:t>
      </w:r>
      <w:r w:rsidRPr="009646E1">
        <w:t xml:space="preserve"> </w:t>
      </w:r>
      <w:r w:rsidR="00792DE6" w:rsidRPr="009646E1">
        <w:t>confirms</w:t>
      </w:r>
      <w:r w:rsidRPr="009646E1">
        <w:t xml:space="preserve"> that within the first year of production, only ~1</w:t>
      </w:r>
      <w:r w:rsidR="0017249E" w:rsidRPr="009646E1">
        <w:t>5</w:t>
      </w:r>
      <w:r w:rsidRPr="009646E1">
        <w:t>% of the energy is source from the area situated above and below the BHE</w:t>
      </w:r>
      <w:r w:rsidR="004D0802" w:rsidRPr="009646E1">
        <w:t xml:space="preserve">, for both </w:t>
      </w:r>
      <w:r w:rsidRPr="009646E1">
        <w:t>73</w:t>
      </w:r>
      <w:r w:rsidR="004D0802" w:rsidRPr="009646E1">
        <w:t>-</w:t>
      </w:r>
      <w:r w:rsidRPr="009646E1">
        <w:t>m²</w:t>
      </w:r>
      <w:r w:rsidR="004D0802" w:rsidRPr="009646E1">
        <w:t xml:space="preserve"> and 2200-m²</w:t>
      </w:r>
      <w:r w:rsidRPr="009646E1">
        <w:t xml:space="preserve"> model</w:t>
      </w:r>
      <w:r w:rsidR="003A065C" w:rsidRPr="009646E1">
        <w:t>s</w:t>
      </w:r>
      <w:r w:rsidRPr="009646E1">
        <w:t>. After 30 years</w:t>
      </w:r>
      <w:r w:rsidR="003A065C" w:rsidRPr="009646E1">
        <w:t>,</w:t>
      </w:r>
      <w:r w:rsidRPr="009646E1">
        <w:t xml:space="preserve"> </w:t>
      </w:r>
      <w:r w:rsidR="00594974" w:rsidRPr="009646E1">
        <w:t>the axial effects</w:t>
      </w:r>
      <w:r w:rsidR="004D0802" w:rsidRPr="009646E1">
        <w:t xml:space="preserve"> </w:t>
      </w:r>
      <w:r w:rsidR="0022195B" w:rsidRPr="009646E1">
        <w:t>in the</w:t>
      </w:r>
      <w:r w:rsidR="0017249E" w:rsidRPr="009646E1">
        <w:t xml:space="preserve"> </w:t>
      </w:r>
      <w:r w:rsidR="004D0802" w:rsidRPr="009646E1">
        <w:t>2200-m²</w:t>
      </w:r>
      <w:r w:rsidR="00594974" w:rsidRPr="009646E1">
        <w:t xml:space="preserve"> </w:t>
      </w:r>
      <w:r w:rsidR="0022195B" w:rsidRPr="009646E1">
        <w:t xml:space="preserve">model </w:t>
      </w:r>
      <w:r w:rsidR="00594974" w:rsidRPr="009646E1">
        <w:t xml:space="preserve">contribute </w:t>
      </w:r>
      <w:r w:rsidR="003A065C" w:rsidRPr="009646E1">
        <w:t>to</w:t>
      </w:r>
      <w:r w:rsidR="00594974" w:rsidRPr="009646E1">
        <w:t xml:space="preserve"> ~</w:t>
      </w:r>
      <w:r w:rsidR="0022195B" w:rsidRPr="009646E1">
        <w:t>6</w:t>
      </w:r>
      <w:r w:rsidR="0017249E" w:rsidRPr="009646E1">
        <w:t>0</w:t>
      </w:r>
      <w:r w:rsidR="00594974" w:rsidRPr="009646E1">
        <w:t>% of the heat recharge to the borehole</w:t>
      </w:r>
      <w:r w:rsidR="003A065C" w:rsidRPr="009646E1">
        <w:t>. This show</w:t>
      </w:r>
      <w:r w:rsidR="00792DE6" w:rsidRPr="009646E1">
        <w:t>s</w:t>
      </w:r>
      <w:r w:rsidR="003A065C" w:rsidRPr="009646E1">
        <w:t xml:space="preserve"> that th</w:t>
      </w:r>
      <w:r w:rsidR="00594974" w:rsidRPr="009646E1">
        <w:t>e amplification of axial effects over time allows reducing the temperature drop at the borehole predicted by the finite BHE model</w:t>
      </w:r>
      <w:r w:rsidR="003A065C" w:rsidRPr="009646E1">
        <w:t>, depending on the heat available within the borehole depth interval</w:t>
      </w:r>
      <w:r w:rsidR="0017249E" w:rsidRPr="009646E1">
        <w:t>.</w:t>
      </w:r>
    </w:p>
    <w:p w14:paraId="5F8C9EFD" w14:textId="74AF3DD5" w:rsidR="00D65C9E" w:rsidRDefault="001A545F" w:rsidP="00D65C9E">
      <w:pPr>
        <w:spacing w:line="480" w:lineRule="auto"/>
        <w:ind w:firstLine="335"/>
      </w:pPr>
      <w:r w:rsidRPr="009646E1">
        <w:t>The importance of axial effects had already been noted by</w:t>
      </w:r>
      <w:r w:rsidR="0080388E" w:rsidRPr="009646E1">
        <w:t xml:space="preserve"> Marcotte et al. (2010)</w:t>
      </w:r>
      <w:r w:rsidR="004D10F2" w:rsidRPr="009646E1">
        <w:t>.</w:t>
      </w:r>
      <w:r w:rsidR="00A07F33" w:rsidRPr="009646E1">
        <w:t xml:space="preserve"> </w:t>
      </w:r>
      <w:r w:rsidR="002562D4" w:rsidRPr="009646E1">
        <w:t>In their study, the</w:t>
      </w:r>
      <w:r w:rsidR="002562D4">
        <w:t xml:space="preserve"> authors </w:t>
      </w:r>
      <w:r w:rsidR="0042531D">
        <w:t xml:space="preserve">examined the axial effects </w:t>
      </w:r>
      <w:r>
        <w:t xml:space="preserve">in vertical </w:t>
      </w:r>
      <w:r w:rsidR="0042531D">
        <w:t xml:space="preserve">BHE by comparing </w:t>
      </w:r>
      <w:r w:rsidR="001D3813">
        <w:t>numerical</w:t>
      </w:r>
      <w:r w:rsidR="002562D4" w:rsidRPr="002562D4">
        <w:t xml:space="preserve"> results obtained </w:t>
      </w:r>
      <w:r w:rsidR="00D65C9E">
        <w:t>from</w:t>
      </w:r>
      <w:r w:rsidR="002562D4" w:rsidRPr="002562D4">
        <w:t xml:space="preserve"> the finite and infinite line source methods</w:t>
      </w:r>
      <w:r w:rsidR="001D3813">
        <w:t xml:space="preserve">. </w:t>
      </w:r>
      <w:r w:rsidR="00D65C9E">
        <w:t xml:space="preserve">In the finite line source model, a constant temperature boundary condition is applied at the surface to account for </w:t>
      </w:r>
      <w:r>
        <w:t xml:space="preserve">axial conduction effects </w:t>
      </w:r>
      <w:r w:rsidR="007D45B3">
        <w:t xml:space="preserve">(Zeng </w:t>
      </w:r>
      <w:r w:rsidR="005639F0" w:rsidRPr="005639F0">
        <w:rPr>
          <w:i/>
          <w:iCs/>
        </w:rPr>
        <w:t>et al.,</w:t>
      </w:r>
      <w:r w:rsidR="005639F0">
        <w:t xml:space="preserve"> </w:t>
      </w:r>
      <w:r w:rsidR="007D45B3">
        <w:t>2002</w:t>
      </w:r>
      <w:r w:rsidR="00D65C9E">
        <w:t xml:space="preserve">; Bandos </w:t>
      </w:r>
      <w:r w:rsidR="005639F0" w:rsidRPr="005639F0">
        <w:rPr>
          <w:i/>
          <w:iCs/>
        </w:rPr>
        <w:t>et al.,</w:t>
      </w:r>
      <w:r w:rsidR="005639F0">
        <w:t xml:space="preserve"> </w:t>
      </w:r>
      <w:r w:rsidR="00D65C9E">
        <w:t>2009). Axial effects were suggested to be important f</w:t>
      </w:r>
      <w:r w:rsidR="0042531D">
        <w:t xml:space="preserve">or </w:t>
      </w:r>
      <w:r w:rsidR="002562D4" w:rsidRPr="002562D4">
        <w:t>short boreholes</w:t>
      </w:r>
      <w:r w:rsidR="00D65C9E">
        <w:t>, permitting</w:t>
      </w:r>
      <w:r>
        <w:t xml:space="preserve"> downsizing of BHE</w:t>
      </w:r>
      <w:r w:rsidR="002562D4" w:rsidRPr="002562D4">
        <w:t xml:space="preserve">. </w:t>
      </w:r>
    </w:p>
    <w:p w14:paraId="2B5050AB" w14:textId="208C9889" w:rsidR="00D3136A" w:rsidRDefault="007D1B14" w:rsidP="00D65C9E">
      <w:pPr>
        <w:spacing w:line="480" w:lineRule="auto"/>
        <w:ind w:firstLine="335"/>
      </w:pPr>
      <w:r>
        <w:t>Although 1D models allow a simple estimation of the average temperature change in a given volume of rock, they cannot inform on the temperature distribution around the borehole, and thus on the area of impact in the long term. We therefore use 3D models to get a better insight on the area</w:t>
      </w:r>
      <w:r w:rsidR="00792DE6">
        <w:t>l</w:t>
      </w:r>
      <w:r>
        <w:t xml:space="preserve"> impact of heat extraction</w:t>
      </w:r>
      <w:r w:rsidR="00D3136A" w:rsidRPr="007767AA">
        <w:t>.</w:t>
      </w:r>
    </w:p>
    <w:bookmarkEnd w:id="322"/>
    <w:p w14:paraId="24620F63" w14:textId="61E123D6" w:rsidR="007564A6" w:rsidRPr="007767AA" w:rsidRDefault="005851C6" w:rsidP="0045602F">
      <w:pPr>
        <w:pStyle w:val="Titre2"/>
      </w:pPr>
      <w:r w:rsidRPr="007767AA">
        <w:t xml:space="preserve">Three-dimensional study of </w:t>
      </w:r>
      <w:r w:rsidR="009430B2" w:rsidRPr="007767AA">
        <w:t>radial</w:t>
      </w:r>
      <w:r w:rsidR="00747343" w:rsidRPr="007767AA">
        <w:t xml:space="preserve"> recharge</w:t>
      </w:r>
    </w:p>
    <w:p w14:paraId="4F92811E" w14:textId="51922C7A" w:rsidR="00987F56" w:rsidRDefault="003A14B2" w:rsidP="00987F56">
      <w:pPr>
        <w:spacing w:afterLines="80" w:after="192" w:line="480" w:lineRule="auto"/>
        <w:ind w:left="-4" w:firstLine="339"/>
      </w:pPr>
      <w:r w:rsidRPr="007767AA">
        <w:t>From the 1D analysis, we have shown that axial effects tend to provide additional recharge to the system,</w:t>
      </w:r>
      <w:r w:rsidR="007767AA" w:rsidRPr="007767AA">
        <w:t xml:space="preserve"> reducing the temperature drop at the borehole predicted by mathematical analysis by increasing the vertical footprint of heat extraction</w:t>
      </w:r>
      <w:r w:rsidR="007767AA">
        <w:t xml:space="preserve"> (</w:t>
      </w:r>
      <w:proofErr w:type="gramStart"/>
      <w:r w:rsidR="007767AA">
        <w:t>i.e.</w:t>
      </w:r>
      <w:proofErr w:type="gramEnd"/>
      <w:r w:rsidR="007767AA">
        <w:t xml:space="preserve"> semi-infinite line source)</w:t>
      </w:r>
      <w:r w:rsidR="007767AA" w:rsidRPr="007767AA">
        <w:t xml:space="preserve">. </w:t>
      </w:r>
      <w:r w:rsidR="001467D6">
        <w:t xml:space="preserve">We here </w:t>
      </w:r>
      <w:r w:rsidR="00962852">
        <w:t xml:space="preserve">use the 3D finite model to </w:t>
      </w:r>
      <w:r w:rsidR="00792DE6">
        <w:t xml:space="preserve">account for the effects of radial heat recharge and </w:t>
      </w:r>
      <w:r w:rsidR="00962852">
        <w:t>quantify</w:t>
      </w:r>
      <w:r w:rsidR="001467D6" w:rsidRPr="007767AA">
        <w:t xml:space="preserve"> the areal impact of heat extraction from</w:t>
      </w:r>
      <w:r w:rsidR="001467D6">
        <w:t xml:space="preserve"> vertical BHE</w:t>
      </w:r>
      <w:r w:rsidR="00792DE6">
        <w:t xml:space="preserve"> over time, considering a homogeneous porous medium with no water flow.</w:t>
      </w:r>
      <w:r w:rsidR="00B676CA">
        <w:t xml:space="preserve"> </w:t>
      </w:r>
      <w:r w:rsidR="00962852">
        <w:t xml:space="preserve">Assuming that 1D models represent far field conditions, we calculate the energy change within the </w:t>
      </w:r>
      <w:r w:rsidR="00987F56">
        <w:t xml:space="preserve">finite </w:t>
      </w:r>
      <w:r w:rsidR="00962852">
        <w:t>volume of rocks situated at distances x &lt; 4.5 m, 4.5 m &lt; x &lt; 26.5m and x &gt; 26.5 m from the borehole (</w:t>
      </w:r>
      <w:r w:rsidR="003F4EBE">
        <w:t>F</w:t>
      </w:r>
      <w:r w:rsidR="00962852">
        <w:t xml:space="preserve">ig. </w:t>
      </w:r>
      <w:r w:rsidR="003F4EBE">
        <w:t>6</w:t>
      </w:r>
      <w:r w:rsidR="00962852">
        <w:t xml:space="preserve">) </w:t>
      </w:r>
      <w:r w:rsidR="00987F56">
        <w:t>to determine the relative contribution from radial heat recharge to the borehole. Those distances correspond to the radii of the areas required for BHE utilisation after 1 and 30 years of heat extraction (73-m² and 2200-m²), respectively, and used in the 1D analysis.</w:t>
      </w:r>
    </w:p>
    <w:p w14:paraId="2A904667" w14:textId="77777777" w:rsidR="00B676CA" w:rsidRDefault="00B676CA" w:rsidP="00B676CA">
      <w:pPr>
        <w:spacing w:line="480" w:lineRule="auto"/>
        <w:ind w:firstLine="335"/>
      </w:pPr>
      <w:commentRangeStart w:id="323"/>
      <w:r>
        <w:rPr>
          <w:noProof/>
          <w:lang w:eastAsia="zh-CN"/>
        </w:rPr>
        <w:drawing>
          <wp:inline distT="0" distB="0" distL="0" distR="0" wp14:anchorId="4B9EE4E5" wp14:editId="29C00E05">
            <wp:extent cx="6104255" cy="196405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4255" cy="1964055"/>
                    </a:xfrm>
                    <a:prstGeom prst="rect">
                      <a:avLst/>
                    </a:prstGeom>
                    <a:noFill/>
                    <a:ln>
                      <a:noFill/>
                    </a:ln>
                  </pic:spPr>
                </pic:pic>
              </a:graphicData>
            </a:graphic>
          </wp:inline>
        </w:drawing>
      </w:r>
      <w:commentRangeEnd w:id="323"/>
      <w:r w:rsidR="00DC1E39">
        <w:rPr>
          <w:rStyle w:val="Marquedecommentaire"/>
        </w:rPr>
        <w:commentReference w:id="323"/>
      </w:r>
    </w:p>
    <w:p w14:paraId="7BE998FC" w14:textId="1671E1F4" w:rsidR="00B676CA" w:rsidRPr="00DC1E39" w:rsidRDefault="00B676CA" w:rsidP="00B676CA">
      <w:pPr>
        <w:spacing w:line="480" w:lineRule="auto"/>
        <w:ind w:firstLine="335"/>
        <w:rPr>
          <w:sz w:val="18"/>
          <w:szCs w:val="18"/>
          <w:rPrChange w:id="324" w:author="FRASER HARRIS Andrew" w:date="2021-03-12T14:46:00Z">
            <w:rPr/>
          </w:rPrChange>
        </w:rPr>
      </w:pPr>
      <w:r w:rsidRPr="00DC1E39">
        <w:rPr>
          <w:sz w:val="18"/>
          <w:szCs w:val="18"/>
          <w:rPrChange w:id="325" w:author="FRASER HARRIS Andrew" w:date="2021-03-12T14:46:00Z">
            <w:rPr/>
          </w:rPrChange>
        </w:rPr>
        <w:t>Fig</w:t>
      </w:r>
      <w:r w:rsidR="00174DC9" w:rsidRPr="00DC1E39">
        <w:rPr>
          <w:sz w:val="18"/>
          <w:szCs w:val="18"/>
          <w:rPrChange w:id="326" w:author="FRASER HARRIS Andrew" w:date="2021-03-12T14:46:00Z">
            <w:rPr/>
          </w:rPrChange>
        </w:rPr>
        <w:t>.</w:t>
      </w:r>
      <w:r w:rsidR="003F4EBE" w:rsidRPr="00DC1E39">
        <w:rPr>
          <w:sz w:val="18"/>
          <w:szCs w:val="18"/>
          <w:rPrChange w:id="327" w:author="FRASER HARRIS Andrew" w:date="2021-03-12T14:46:00Z">
            <w:rPr/>
          </w:rPrChange>
        </w:rPr>
        <w:t xml:space="preserve"> </w:t>
      </w:r>
      <w:r w:rsidR="00174DC9" w:rsidRPr="00DC1E39">
        <w:rPr>
          <w:sz w:val="18"/>
          <w:szCs w:val="18"/>
          <w:rPrChange w:id="328" w:author="FRASER HARRIS Andrew" w:date="2021-03-12T14:46:00Z">
            <w:rPr/>
          </w:rPrChange>
        </w:rPr>
        <w:t>6</w:t>
      </w:r>
      <w:r w:rsidRPr="00DC1E39">
        <w:rPr>
          <w:sz w:val="18"/>
          <w:szCs w:val="18"/>
          <w:rPrChange w:id="329" w:author="FRASER HARRIS Andrew" w:date="2021-03-12T14:46:00Z">
            <w:rPr/>
          </w:rPrChange>
        </w:rPr>
        <w:t xml:space="preserve">. a) Time-series of energy change showing the relative contribution from the different parts of the 1D semi-infinite (dashed lines) and 3D finite models to the heat mined from the borehole. b) Axial and radial heat fluxes at the volume interfaces from the 1D and 3D models, respectively, calculated from the relative energy change in each volume and the surface area of the interfaces.  </w:t>
      </w:r>
    </w:p>
    <w:p w14:paraId="0A2D1146" w14:textId="0B608E0F" w:rsidR="0038213E" w:rsidRDefault="00B676CA" w:rsidP="009E5159">
      <w:pPr>
        <w:spacing w:afterLines="80" w:after="192" w:line="480" w:lineRule="auto"/>
        <w:ind w:firstLine="335"/>
      </w:pPr>
      <w:r>
        <w:t xml:space="preserve">Results indicate that when no axial recharge is allowed (finite model), ~30% of the heat is mined from the area surrounding the borehole (x &lt; 4.5m) within the first year, suggesting a recharge from lateral areas of ~70%. About 95% of the energy is mined from the area comprised in x &lt; 26.5 m. After 30 years, about 75% of the recharge is provided by the volume of rock located at x &gt; 26.5 m. </w:t>
      </w:r>
      <w:r w:rsidR="006E3236">
        <w:t>At x = 4.5 m, the radial heat fluxes are reach a steady rate of ~1.00 W/m² after ~10 years</w:t>
      </w:r>
      <w:r w:rsidR="00666805">
        <w:t xml:space="preserve"> (Fig. </w:t>
      </w:r>
      <w:r w:rsidR="003F4EBE">
        <w:t>6</w:t>
      </w:r>
      <w:r w:rsidR="00666805">
        <w:t>)</w:t>
      </w:r>
      <w:r w:rsidR="006E3236">
        <w:t xml:space="preserve">, in accordance with the analytical solution presented in section </w:t>
      </w:r>
      <w:r w:rsidR="003F4EBE">
        <w:t>2.3.3</w:t>
      </w:r>
      <w:r w:rsidR="006E3236">
        <w:t xml:space="preserve">. The contribution from </w:t>
      </w:r>
      <w:r>
        <w:t xml:space="preserve">radial heat recharge </w:t>
      </w:r>
      <w:r w:rsidR="006E3236">
        <w:t xml:space="preserve">moreover </w:t>
      </w:r>
      <w:r w:rsidR="00666805">
        <w:t>explains</w:t>
      </w:r>
      <w:r w:rsidR="006E3236">
        <w:t xml:space="preserve"> </w:t>
      </w:r>
      <w:r>
        <w:t xml:space="preserve">the </w:t>
      </w:r>
      <w:r w:rsidR="006E3236">
        <w:t>r</w:t>
      </w:r>
      <w:r>
        <w:t xml:space="preserve">elative </w:t>
      </w:r>
      <w:r w:rsidR="006E3236">
        <w:t xml:space="preserve">temperature </w:t>
      </w:r>
      <w:r>
        <w:t xml:space="preserve">differences between the profiles extracted from the finite 3D model at x = 4.5 m and x = 26.5 and the </w:t>
      </w:r>
      <w:r w:rsidR="006E3236">
        <w:t xml:space="preserve">corresponding </w:t>
      </w:r>
      <w:r>
        <w:t xml:space="preserve">finite 1D models after 1 year (73-m² model) and 30 years (2200-m² model). Based on the contribution from axial fluxes calculated </w:t>
      </w:r>
      <w:r w:rsidR="00933D1B">
        <w:t>numerically in section</w:t>
      </w:r>
      <w:r w:rsidR="0045602F">
        <w:t xml:space="preserve"> 4</w:t>
      </w:r>
      <w:r w:rsidR="00933D1B">
        <w:t>.2</w:t>
      </w:r>
      <w:r>
        <w:t xml:space="preserve">, </w:t>
      </w:r>
      <w:r w:rsidR="00967E0B">
        <w:t xml:space="preserve">we finally calculate </w:t>
      </w:r>
      <w:r w:rsidR="009E5159">
        <w:t xml:space="preserve">that </w:t>
      </w:r>
      <w:r>
        <w:t xml:space="preserve">in a semi-infinite volume, </w:t>
      </w:r>
      <w:r w:rsidR="009E5159">
        <w:t xml:space="preserve">axial and radial heat fluxes account for </w:t>
      </w:r>
      <w:r w:rsidR="00C135C5">
        <w:t>1</w:t>
      </w:r>
      <w:r w:rsidR="00CE34E4">
        <w:t>5</w:t>
      </w:r>
      <w:r w:rsidR="00C135C5">
        <w:t>% and 6</w:t>
      </w:r>
      <w:r w:rsidR="00CE34E4">
        <w:t>0</w:t>
      </w:r>
      <w:r w:rsidR="00C135C5">
        <w:t xml:space="preserve">% of the </w:t>
      </w:r>
      <w:r w:rsidR="009E5159">
        <w:t>recharge during the first year</w:t>
      </w:r>
      <w:r w:rsidR="00CE34E4">
        <w:t xml:space="preserve"> (</w:t>
      </w:r>
      <w:proofErr w:type="gramStart"/>
      <w:r w:rsidR="00CE34E4">
        <w:t>i.e.</w:t>
      </w:r>
      <w:proofErr w:type="gramEnd"/>
      <w:r w:rsidR="00CE34E4">
        <w:t xml:space="preserve"> within a 73 m² area)</w:t>
      </w:r>
      <w:r w:rsidR="009E5159">
        <w:t xml:space="preserve">, and for 60% and </w:t>
      </w:r>
      <w:r w:rsidR="00CE34E4">
        <w:t>3</w:t>
      </w:r>
      <w:r w:rsidR="009E5159">
        <w:t>0</w:t>
      </w:r>
      <w:r w:rsidR="0037080E">
        <w:t>% after 30 years</w:t>
      </w:r>
      <w:r w:rsidR="00967E0B">
        <w:t xml:space="preserve"> (i.e. within a 2200 m² area)</w:t>
      </w:r>
      <w:r w:rsidR="009E5159">
        <w:t>, respectively</w:t>
      </w:r>
      <w:r w:rsidR="0037080E">
        <w:t>.</w:t>
      </w:r>
      <w:r w:rsidR="00967E0B">
        <w:t xml:space="preserve"> This suggests that although the footprint area keeps expanding after 30 years, most of the heat is mined through axial (vertical) heat recharge.</w:t>
      </w:r>
    </w:p>
    <w:p w14:paraId="037CAFB0" w14:textId="07621A2A" w:rsidR="004C3EFA" w:rsidRDefault="004C3EFA" w:rsidP="0045602F">
      <w:pPr>
        <w:pStyle w:val="Titre2"/>
      </w:pPr>
      <w:r>
        <w:t>Heat fluxes</w:t>
      </w:r>
      <w:r w:rsidR="009E5159">
        <w:t xml:space="preserve"> and </w:t>
      </w:r>
      <w:r w:rsidR="000766FF">
        <w:t>footprint area</w:t>
      </w:r>
    </w:p>
    <w:p w14:paraId="60172D61" w14:textId="5D99A5C8" w:rsidR="00AC70DD" w:rsidRDefault="0000084C" w:rsidP="000766FF">
      <w:pPr>
        <w:spacing w:afterLines="80" w:after="192" w:line="480" w:lineRule="auto"/>
        <w:ind w:firstLine="360"/>
      </w:pPr>
      <w:r>
        <w:t>To verify this hypothesis, we calculate</w:t>
      </w:r>
      <w:r w:rsidR="00AC70DD">
        <w:t xml:space="preserve"> the absolute vertical and horizontal heat fluxes across a 2D temperature profile extracted at different time steps from the 3D semi-infinite model (Fig. </w:t>
      </w:r>
      <w:r w:rsidR="00933D1B">
        <w:t>7</w:t>
      </w:r>
      <w:r w:rsidR="00AC70DD">
        <w:t>).</w:t>
      </w:r>
    </w:p>
    <w:p w14:paraId="30E85A09" w14:textId="30FF37EA" w:rsidR="0000084C" w:rsidRDefault="0000084C" w:rsidP="0000084C">
      <w:pPr>
        <w:spacing w:afterLines="80" w:after="192" w:line="480" w:lineRule="auto"/>
        <w:ind w:firstLine="360"/>
      </w:pPr>
      <w:r>
        <w:t xml:space="preserve">Results indicate that as the production time increases, the 3D model allows the mining of heat further away from the borehole though an expansion of radial heat transfers. Although the amplitude of the radial heat fluxes </w:t>
      </w:r>
      <w:r w:rsidR="00933D1B">
        <w:t>stabilizes</w:t>
      </w:r>
      <w:r>
        <w:t xml:space="preserve"> at about 10 years of production, the lateral expansion of the volume of rock depleted in heat participates to an increase in the vertical temperature contrasts away from the borehole, enhancing the axial fluxes. Fig. </w:t>
      </w:r>
      <w:r w:rsidR="00933D1B">
        <w:t>7</w:t>
      </w:r>
      <w:r w:rsidRPr="00312303">
        <w:t xml:space="preserve"> </w:t>
      </w:r>
      <w:r>
        <w:t>shows that the area contributing to the downward heat fluxes induced by heat extraction keeps expanding over time above the borehole, suggesting a lack of recharge at the surface and an</w:t>
      </w:r>
      <w:r w:rsidRPr="00255D1E">
        <w:t xml:space="preserve"> insufficient</w:t>
      </w:r>
      <w:r>
        <w:t xml:space="preserve"> upward geothermal heat flux. This heat mining effect at the near-surface is amplified by the proximity of the borehole to the top boundary of the model, that restrict axial heat recharge to the borehole and makes it sensitive to the boundary condition used (</w:t>
      </w:r>
      <w:proofErr w:type="gramStart"/>
      <w:r>
        <w:t>i.e.</w:t>
      </w:r>
      <w:proofErr w:type="gramEnd"/>
      <w:r>
        <w:t xml:space="preserve"> constant heat flux).  </w:t>
      </w:r>
    </w:p>
    <w:p w14:paraId="5F8C31E2" w14:textId="77777777" w:rsidR="00AC70DD" w:rsidRDefault="00AC70DD" w:rsidP="00AC70DD">
      <w:pPr>
        <w:spacing w:afterLines="80" w:after="192" w:line="480" w:lineRule="auto"/>
        <w:ind w:firstLine="0"/>
        <w:jc w:val="center"/>
      </w:pPr>
      <w:commentRangeStart w:id="330"/>
      <w:commentRangeStart w:id="331"/>
      <w:r>
        <w:rPr>
          <w:noProof/>
          <w:lang w:eastAsia="zh-CN"/>
        </w:rPr>
        <w:drawing>
          <wp:inline distT="0" distB="0" distL="0" distR="0" wp14:anchorId="0113E663" wp14:editId="17E34BBF">
            <wp:extent cx="4853305" cy="6223253"/>
            <wp:effectExtent l="0" t="0" r="4445"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8858" cy="6256019"/>
                    </a:xfrm>
                    <a:prstGeom prst="rect">
                      <a:avLst/>
                    </a:prstGeom>
                  </pic:spPr>
                </pic:pic>
              </a:graphicData>
            </a:graphic>
          </wp:inline>
        </w:drawing>
      </w:r>
      <w:commentRangeEnd w:id="330"/>
      <w:r w:rsidR="00953B4B">
        <w:rPr>
          <w:rStyle w:val="Marquedecommentaire"/>
        </w:rPr>
        <w:commentReference w:id="330"/>
      </w:r>
      <w:commentRangeEnd w:id="331"/>
      <w:r w:rsidR="00E820AE">
        <w:rPr>
          <w:rStyle w:val="Marquedecommentaire"/>
        </w:rPr>
        <w:commentReference w:id="331"/>
      </w:r>
    </w:p>
    <w:p w14:paraId="206295A7" w14:textId="77777777" w:rsidR="00AC70DD" w:rsidRPr="00DC1E39" w:rsidRDefault="00AC70DD" w:rsidP="00AC70DD">
      <w:pPr>
        <w:spacing w:afterLines="80" w:after="192" w:line="480" w:lineRule="auto"/>
        <w:ind w:firstLine="0"/>
        <w:jc w:val="left"/>
        <w:rPr>
          <w:sz w:val="18"/>
          <w:szCs w:val="18"/>
          <w:rPrChange w:id="332" w:author="FRASER HARRIS Andrew" w:date="2021-03-12T14:52:00Z">
            <w:rPr/>
          </w:rPrChange>
        </w:rPr>
      </w:pPr>
      <w:r w:rsidRPr="00DC1E39">
        <w:rPr>
          <w:sz w:val="18"/>
          <w:szCs w:val="18"/>
          <w:rPrChange w:id="333" w:author="FRASER HARRIS Andrew" w:date="2021-03-12T14:52:00Z">
            <w:rPr/>
          </w:rPrChange>
        </w:rPr>
        <w:t>Figure 7: 2D section in the central part of the 3D model showing the vertical and horizontal fluxes after (a) one year (b) 10 years, (c) 30 years and (d)100 years</w:t>
      </w:r>
    </w:p>
    <w:p w14:paraId="60342A7D" w14:textId="32151C0F" w:rsidR="00A07B56" w:rsidRDefault="00335535" w:rsidP="001B6CFC">
      <w:pPr>
        <w:spacing w:afterLines="80" w:after="192" w:line="480" w:lineRule="auto"/>
        <w:ind w:left="-4" w:firstLine="339"/>
      </w:pPr>
      <w:r>
        <w:t>We use</w:t>
      </w:r>
      <w:r w:rsidR="001E034F">
        <w:t xml:space="preserve"> results from the 3D models t</w:t>
      </w:r>
      <w:r>
        <w:t xml:space="preserve">o measure the radius of the area impacted by heat extraction around the borehole over time. The drawdown is measured after </w:t>
      </w:r>
      <w:r w:rsidR="001E034F">
        <w:t xml:space="preserve">1 and </w:t>
      </w:r>
      <w:r>
        <w:t xml:space="preserve">30 years </w:t>
      </w:r>
      <w:r w:rsidR="001E034F">
        <w:t xml:space="preserve">of heat extraction </w:t>
      </w:r>
      <w:r>
        <w:t>along two horizontal profiles situated at the</w:t>
      </w:r>
      <w:r w:rsidR="001E034F">
        <w:t xml:space="preserve"> near-</w:t>
      </w:r>
      <w:r>
        <w:t xml:space="preserve">surface (z = </w:t>
      </w:r>
      <w:r w:rsidR="001E034F">
        <w:t>-1</w:t>
      </w:r>
      <w:r>
        <w:t xml:space="preserve"> m) and at the mid-borehole (z</w:t>
      </w:r>
      <w:r w:rsidR="004B4AB5">
        <w:t xml:space="preserve"> </w:t>
      </w:r>
      <w:r>
        <w:t>= - 70 m)</w:t>
      </w:r>
      <w:r w:rsidR="001E034F">
        <w:t xml:space="preserve">. For both profiles, the assessment of the lateral extent of the drawdown is based on a temperature decline of 0.1°C relative to the undisturbed temperature at the same depth. </w:t>
      </w:r>
      <w:r>
        <w:t xml:space="preserve">Fig </w:t>
      </w:r>
      <w:r w:rsidR="00933D1B">
        <w:t>8</w:t>
      </w:r>
      <w:r>
        <w:t xml:space="preserve"> shows </w:t>
      </w:r>
      <w:r w:rsidR="001E034F">
        <w:t>that for both finite and semi-infinite models, heat extraction from the BHE</w:t>
      </w:r>
      <w:r w:rsidR="00A07B56">
        <w:t xml:space="preserve"> in a homogeneous medium with heat conductivity of 2.04 W/°</w:t>
      </w:r>
      <w:proofErr w:type="spellStart"/>
      <w:r w:rsidR="00A07B56">
        <w:t>C.m</w:t>
      </w:r>
      <w:proofErr w:type="spellEnd"/>
      <w:r w:rsidR="001E034F">
        <w:t xml:space="preserve"> reaches a radius of influence </w:t>
      </w:r>
      <w:r w:rsidR="00A07B56">
        <w:t xml:space="preserve">at the mid-borehole depth </w:t>
      </w:r>
      <w:r w:rsidR="004B4AB5">
        <w:t>of</w:t>
      </w:r>
      <w:r w:rsidR="00A07B56">
        <w:t xml:space="preserve"> </w:t>
      </w:r>
      <w:r w:rsidR="001E034F">
        <w:t>~13</w:t>
      </w:r>
      <w:r w:rsidR="003876D5">
        <w:t xml:space="preserve"> </w:t>
      </w:r>
      <w:r w:rsidR="001E034F">
        <w:t xml:space="preserve">m after 1 year and </w:t>
      </w:r>
      <w:r w:rsidR="004B4AB5">
        <w:t>of ~</w:t>
      </w:r>
      <w:r w:rsidR="001E034F">
        <w:t>64</w:t>
      </w:r>
      <w:r w:rsidR="00CD56C6">
        <w:t xml:space="preserve"> m</w:t>
      </w:r>
      <w:r w:rsidR="001E034F">
        <w:t xml:space="preserve"> after 30 years</w:t>
      </w:r>
      <w:r w:rsidR="00A07B56">
        <w:t>. This represents a total footprint area of ~15</w:t>
      </w:r>
      <w:r w:rsidR="004B4AB5">
        <w:t> </w:t>
      </w:r>
      <w:r w:rsidR="00A07B56">
        <w:t>000</w:t>
      </w:r>
      <w:r w:rsidR="004B4AB5">
        <w:t xml:space="preserve"> </w:t>
      </w:r>
      <w:r w:rsidR="00A07B56">
        <w:t xml:space="preserve">m², that is in the order of magnitude higher that the </w:t>
      </w:r>
      <w:r w:rsidR="004B4AB5">
        <w:t xml:space="preserve">required </w:t>
      </w:r>
      <w:r w:rsidR="00A07B56">
        <w:t xml:space="preserve">area calculated from analytical approaches. </w:t>
      </w:r>
      <w:r w:rsidR="001B6CFC">
        <w:t xml:space="preserve">At the </w:t>
      </w:r>
      <w:r w:rsidR="00CD56C6">
        <w:t>near-</w:t>
      </w:r>
      <w:r w:rsidR="001B6CFC">
        <w:t>surface</w:t>
      </w:r>
      <w:r w:rsidR="00A07B56">
        <w:t xml:space="preserve"> (z = -1 m)</w:t>
      </w:r>
      <w:r w:rsidR="001B6CFC">
        <w:t xml:space="preserve">, the areal impact of heat extraction from the </w:t>
      </w:r>
      <w:r w:rsidR="004B4AB5">
        <w:t>SI</w:t>
      </w:r>
      <w:r w:rsidR="001B6CFC">
        <w:t xml:space="preserve"> model is ~20 m after 30 years (</w:t>
      </w:r>
      <w:proofErr w:type="gramStart"/>
      <w:r w:rsidR="001B6CFC">
        <w:t>i.e.</w:t>
      </w:r>
      <w:proofErr w:type="gramEnd"/>
      <w:r w:rsidR="001B6CFC">
        <w:t xml:space="preserve"> 1200 m²). However, the temperature </w:t>
      </w:r>
      <w:r w:rsidR="00A07B56">
        <w:t xml:space="preserve">there </w:t>
      </w:r>
      <w:r w:rsidR="001B6CFC">
        <w:t>do</w:t>
      </w:r>
      <w:r w:rsidR="00CD56C6">
        <w:t>es</w:t>
      </w:r>
      <w:r w:rsidR="001B6CFC">
        <w:t xml:space="preserve"> not decline by more than 0.2°C. </w:t>
      </w:r>
    </w:p>
    <w:p w14:paraId="12D64E18" w14:textId="6577D342" w:rsidR="00A07B56" w:rsidRDefault="004B4AB5" w:rsidP="004B4AB5">
      <w:pPr>
        <w:spacing w:afterLines="80" w:after="192" w:line="480" w:lineRule="auto"/>
        <w:ind w:left="-4" w:firstLine="339"/>
      </w:pPr>
      <w:r>
        <w:t>This larger footprint area in the 3D models relative to the footprint predicted by 1D models after 30 years (</w:t>
      </w:r>
      <w:proofErr w:type="gramStart"/>
      <w:r>
        <w:t>i.e.</w:t>
      </w:r>
      <w:proofErr w:type="gramEnd"/>
      <w:r>
        <w:t xml:space="preserve"> shaded green area in Fig. </w:t>
      </w:r>
      <w:r w:rsidR="00933D1B">
        <w:t>8</w:t>
      </w:r>
      <w:r>
        <w:t xml:space="preserve">) results from the combination of the discretisation effects (i.e. delayed propagation of the heat pulse away from the line source) and from the small threshold used to delineate the cone of depression (i.e. 0.1°C rather than 5°C in the 1D models). However, </w:t>
      </w:r>
      <w:r w:rsidR="00A07B56">
        <w:t xml:space="preserve">results suggests that </w:t>
      </w:r>
      <w:r>
        <w:t xml:space="preserve">constant heat </w:t>
      </w:r>
      <w:r w:rsidR="00A07B56">
        <w:t>extraction from BHE with limited geothermal heat recharge such as the UK</w:t>
      </w:r>
      <w:r>
        <w:t xml:space="preserve"> can lead</w:t>
      </w:r>
      <w:ins w:id="334" w:author="FRASER HARRIS Andrew" w:date="2021-03-12T20:35:00Z">
        <w:r w:rsidR="00E570C7">
          <w:t>,</w:t>
        </w:r>
      </w:ins>
      <w:r>
        <w:t xml:space="preserve"> over the long term</w:t>
      </w:r>
      <w:ins w:id="335" w:author="FRASER HARRIS Andrew" w:date="2021-03-12T20:35:00Z">
        <w:r w:rsidR="00E570C7">
          <w:t>,</w:t>
        </w:r>
      </w:ins>
      <w:r>
        <w:t xml:space="preserve"> to ground temperature disturbances over large areas </w:t>
      </w:r>
      <w:commentRangeStart w:id="336"/>
      <w:r>
        <w:t>(</w:t>
      </w:r>
      <w:proofErr w:type="gramStart"/>
      <w:r>
        <w:t>i.e.</w:t>
      </w:r>
      <w:proofErr w:type="gramEnd"/>
      <w:r>
        <w:t xml:space="preserve"> about 20 times the surficial area of a single UK house at the surface and 200 times at depth),</w:t>
      </w:r>
      <w:commentRangeEnd w:id="336"/>
      <w:r w:rsidR="00953B4B">
        <w:rPr>
          <w:rStyle w:val="Marquedecommentaire"/>
        </w:rPr>
        <w:commentReference w:id="336"/>
      </w:r>
      <w:r>
        <w:t xml:space="preserve"> which can cause both environmental and engineering issues (i.e. </w:t>
      </w:r>
      <w:r w:rsidR="00933D1B">
        <w:t>interferences</w:t>
      </w:r>
      <w:r>
        <w:t xml:space="preserve">) </w:t>
      </w:r>
    </w:p>
    <w:p w14:paraId="2BE99457" w14:textId="5A3AEEE6" w:rsidR="00A22BDE" w:rsidRDefault="00CD56C6" w:rsidP="00A22BDE">
      <w:pPr>
        <w:spacing w:afterLines="80" w:after="192" w:line="480" w:lineRule="auto"/>
        <w:ind w:left="-4" w:firstLine="339"/>
      </w:pPr>
      <w:commentRangeStart w:id="337"/>
      <w:r>
        <w:rPr>
          <w:noProof/>
          <w:lang w:eastAsia="zh-CN"/>
        </w:rPr>
        <w:drawing>
          <wp:inline distT="0" distB="0" distL="0" distR="0" wp14:anchorId="53A51B71" wp14:editId="3B7FC242">
            <wp:extent cx="6217920" cy="2734945"/>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17920" cy="2734945"/>
                    </a:xfrm>
                    <a:prstGeom prst="rect">
                      <a:avLst/>
                    </a:prstGeom>
                    <a:noFill/>
                    <a:ln>
                      <a:noFill/>
                    </a:ln>
                  </pic:spPr>
                </pic:pic>
              </a:graphicData>
            </a:graphic>
          </wp:inline>
        </w:drawing>
      </w:r>
      <w:commentRangeEnd w:id="337"/>
      <w:r w:rsidR="00E570C7">
        <w:rPr>
          <w:rStyle w:val="Marquedecommentaire"/>
        </w:rPr>
        <w:commentReference w:id="337"/>
      </w:r>
    </w:p>
    <w:p w14:paraId="73F159AC" w14:textId="76380EF3" w:rsidR="00335535" w:rsidRPr="00953B4B" w:rsidRDefault="00A22BDE" w:rsidP="004C3EFA">
      <w:pPr>
        <w:spacing w:afterLines="80" w:after="192" w:line="480" w:lineRule="auto"/>
        <w:rPr>
          <w:sz w:val="18"/>
          <w:szCs w:val="18"/>
          <w:rPrChange w:id="338" w:author="FRASER HARRIS Andrew" w:date="2021-03-12T16:14:00Z">
            <w:rPr/>
          </w:rPrChange>
        </w:rPr>
      </w:pPr>
      <w:r w:rsidRPr="00953B4B">
        <w:rPr>
          <w:sz w:val="18"/>
          <w:szCs w:val="18"/>
          <w:rPrChange w:id="339" w:author="FRASER HARRIS Andrew" w:date="2021-03-12T16:14:00Z">
            <w:rPr/>
          </w:rPrChange>
        </w:rPr>
        <w:t xml:space="preserve">Figure </w:t>
      </w:r>
      <w:r w:rsidR="00174DC9" w:rsidRPr="00953B4B">
        <w:rPr>
          <w:sz w:val="18"/>
          <w:szCs w:val="18"/>
          <w:rPrChange w:id="340" w:author="FRASER HARRIS Andrew" w:date="2021-03-12T16:14:00Z">
            <w:rPr/>
          </w:rPrChange>
        </w:rPr>
        <w:t>8</w:t>
      </w:r>
      <w:r w:rsidRPr="00953B4B">
        <w:rPr>
          <w:sz w:val="18"/>
          <w:szCs w:val="18"/>
          <w:rPrChange w:id="341" w:author="FRASER HARRIS Andrew" w:date="2021-03-12T16:14:00Z">
            <w:rPr/>
          </w:rPrChange>
        </w:rPr>
        <w:t xml:space="preserve">: XZ temperature profiles obtained from the full extent 3D model after 30 years of heat extraction. The vertical light blue profile shows the temperature distribution at x = 26.5 m and the dark blue and red profiles represent the temperature distribution at y = 0 and y = -70 m. </w:t>
      </w:r>
    </w:p>
    <w:p w14:paraId="12AE6FE6" w14:textId="278733B1" w:rsidR="00F63A36" w:rsidRDefault="00F63A36" w:rsidP="0045602F">
      <w:pPr>
        <w:pStyle w:val="Titre2"/>
        <w:spacing w:afterLines="80" w:after="192" w:line="480" w:lineRule="auto"/>
        <w:ind w:left="642" w:hanging="720"/>
      </w:pPr>
      <w:r>
        <w:t>Solar variations effects</w:t>
      </w:r>
    </w:p>
    <w:p w14:paraId="77838197" w14:textId="1D1C30E6" w:rsidR="003C090B" w:rsidRDefault="00E16BF9" w:rsidP="003C090B">
      <w:pPr>
        <w:spacing w:line="480" w:lineRule="auto"/>
        <w:ind w:firstLine="641"/>
      </w:pPr>
      <w:r>
        <w:t>It has been shown from previous studies that solar effects are particularly important when studying the efficiency of borehole heat exchanger</w:t>
      </w:r>
      <w:ins w:id="342" w:author="FRASER HARRIS Andrew" w:date="2021-03-12T16:16:00Z">
        <w:r w:rsidR="00953B4B">
          <w:t>s</w:t>
        </w:r>
      </w:ins>
      <w:r>
        <w:t xml:space="preserve"> when th</w:t>
      </w:r>
      <w:ins w:id="343" w:author="FRASER HARRIS Andrew" w:date="2021-03-12T16:16:00Z">
        <w:r w:rsidR="00953B4B">
          <w:t>ey</w:t>
        </w:r>
      </w:ins>
      <w:del w:id="344" w:author="FRASER HARRIS Andrew" w:date="2021-03-12T16:16:00Z">
        <w:r w:rsidDel="00953B4B">
          <w:delText>ose</w:delText>
        </w:r>
      </w:del>
      <w:r>
        <w:t xml:space="preserve"> extract heat from shallow depth, </w:t>
      </w:r>
      <w:proofErr w:type="gramStart"/>
      <w:r>
        <w:t>i.e.</w:t>
      </w:r>
      <w:proofErr w:type="gramEnd"/>
      <w:r>
        <w:t xml:space="preserve"> in the zone of influence of the yearly fluctuation in solar flux</w:t>
      </w:r>
      <w:r w:rsidR="008770AC">
        <w:t xml:space="preserve"> (</w:t>
      </w:r>
      <w:r w:rsidR="00933D1B">
        <w:t>Fig. 3</w:t>
      </w:r>
      <w:r w:rsidR="008770AC">
        <w:t>)</w:t>
      </w:r>
      <w:r>
        <w:t xml:space="preserve">. In our example, the effects of yearly oscillations in the surface heat flux reached </w:t>
      </w:r>
      <w:r w:rsidR="003C090B">
        <w:t>~</w:t>
      </w:r>
      <w:r>
        <w:t>25 m depth</w:t>
      </w:r>
      <w:r w:rsidR="003C090B">
        <w:t xml:space="preserve"> and therefore do not directly impact the BHE.</w:t>
      </w:r>
      <w:r w:rsidR="003C090B" w:rsidRPr="003C090B">
        <w:t xml:space="preserve"> </w:t>
      </w:r>
      <w:r w:rsidR="003C090B">
        <w:t>Below that depth, the interaction between the surface and geothermal heat fluxes</w:t>
      </w:r>
      <w:ins w:id="345" w:author="FRASER HARRIS Andrew" w:date="2021-03-12T16:17:00Z">
        <w:r w:rsidR="00953B4B">
          <w:t>,</w:t>
        </w:r>
      </w:ins>
      <w:r w:rsidR="003C090B">
        <w:t xml:space="preserve"> however</w:t>
      </w:r>
      <w:ins w:id="346" w:author="FRASER HARRIS Andrew" w:date="2021-03-12T16:17:00Z">
        <w:r w:rsidR="00953B4B">
          <w:t>,</w:t>
        </w:r>
      </w:ins>
      <w:r w:rsidR="003C090B">
        <w:t xml:space="preserve"> tend to disturb the steady-state temperature profile</w:t>
      </w:r>
      <w:r w:rsidR="004A5840">
        <w:t xml:space="preserve"> (</w:t>
      </w:r>
      <w:proofErr w:type="gramStart"/>
      <w:r w:rsidR="004A5840">
        <w:t>i.e.</w:t>
      </w:r>
      <w:proofErr w:type="gramEnd"/>
      <w:r w:rsidR="004A5840">
        <w:t xml:space="preserve"> </w:t>
      </w:r>
      <w:proofErr w:type="spellStart"/>
      <w:r w:rsidR="004A5840" w:rsidRPr="004A5840">
        <w:t>Baltrami</w:t>
      </w:r>
      <w:proofErr w:type="spellEnd"/>
      <w:r w:rsidR="004A5840" w:rsidRPr="004A5840">
        <w:t xml:space="preserve"> </w:t>
      </w:r>
      <w:r w:rsidR="005639F0" w:rsidRPr="005639F0">
        <w:rPr>
          <w:i/>
          <w:iCs/>
        </w:rPr>
        <w:t>et al.,</w:t>
      </w:r>
      <w:r w:rsidR="005639F0">
        <w:t xml:space="preserve"> </w:t>
      </w:r>
      <w:r w:rsidR="004A5840" w:rsidRPr="004A5840">
        <w:t>2017</w:t>
      </w:r>
      <w:r w:rsidR="004A5840">
        <w:t>)</w:t>
      </w:r>
      <w:r w:rsidR="003C090B">
        <w:t>, creating a new equilibrium where the upper part of the geothermal gradient is shifted toward higher temperatures down to 150 m depth (Fig</w:t>
      </w:r>
      <w:r w:rsidR="00933D1B">
        <w:t>.</w:t>
      </w:r>
      <w:r w:rsidR="003C090B">
        <w:t xml:space="preserve"> </w:t>
      </w:r>
      <w:r w:rsidR="00933D1B">
        <w:t>3</w:t>
      </w:r>
      <w:r w:rsidR="003C090B">
        <w:t xml:space="preserve">). This suggests a decrease in the geothermal heat flux in the borehole depth interval (50 – 90 m) that might favour recharge from above. </w:t>
      </w:r>
    </w:p>
    <w:p w14:paraId="5D264D47" w14:textId="16734429" w:rsidR="00976CA1" w:rsidRDefault="00416129" w:rsidP="003C090B">
      <w:pPr>
        <w:spacing w:line="480" w:lineRule="auto"/>
        <w:ind w:firstLine="641"/>
      </w:pPr>
      <w:r>
        <w:t>As production time increases, our previous 1D modelling analysis showed that the layer of rock depleted in heat expands vertically from the BHE depth interval, amplifying axial fluxes.</w:t>
      </w:r>
      <w:r w:rsidR="004077B5">
        <w:t xml:space="preserve"> The effects of axial recharge reached the surface after ~6 years</w:t>
      </w:r>
      <w:r w:rsidR="001D3255">
        <w:t xml:space="preserve"> (Fig. </w:t>
      </w:r>
      <w:r w:rsidR="00933D1B">
        <w:t>3d</w:t>
      </w:r>
      <w:r w:rsidR="001D3255">
        <w:t>)</w:t>
      </w:r>
      <w:r w:rsidR="004077B5">
        <w:t>, whe</w:t>
      </w:r>
      <w:ins w:id="347" w:author="FRASER HARRIS Andrew" w:date="2021-03-12T16:24:00Z">
        <w:r w:rsidR="00317939">
          <w:t>n</w:t>
        </w:r>
      </w:ins>
      <w:del w:id="348" w:author="FRASER HARRIS Andrew" w:date="2021-03-12T16:24:00Z">
        <w:r w:rsidR="004077B5" w:rsidDel="00317939">
          <w:delText>re</w:delText>
        </w:r>
      </w:del>
      <w:r w:rsidR="004077B5">
        <w:t xml:space="preserve"> the surface temperature started declining.</w:t>
      </w:r>
      <w:r>
        <w:t xml:space="preserve"> </w:t>
      </w:r>
      <w:r w:rsidR="00976CA1">
        <w:t xml:space="preserve">We therefore compare the temperature profiles below 25 m depth </w:t>
      </w:r>
      <w:r w:rsidR="00485B14">
        <w:t>and calculate</w:t>
      </w:r>
      <w:r w:rsidR="00976CA1">
        <w:t xml:space="preserve"> the energy change in the system after 30 years of heat extraction using constant and fluctuating surface heat flux</w:t>
      </w:r>
      <w:r w:rsidR="003C090B">
        <w:t xml:space="preserve"> to assess </w:t>
      </w:r>
      <w:r w:rsidR="00976CA1">
        <w:t xml:space="preserve">the </w:t>
      </w:r>
      <w:r w:rsidR="003C090B">
        <w:t xml:space="preserve">potential </w:t>
      </w:r>
      <w:r w:rsidR="00976CA1">
        <w:t>effects of fluctuating surface heat flux on</w:t>
      </w:r>
      <w:r w:rsidR="003C090B">
        <w:t xml:space="preserve"> the </w:t>
      </w:r>
      <w:r w:rsidR="00976CA1">
        <w:t xml:space="preserve">recharge to the system. </w:t>
      </w:r>
      <w:r w:rsidR="003C090B">
        <w:t xml:space="preserve">To avoid overestimating the recharge due to the transient state of the geothermal gradient seen when using fluctuating heat flux, we use the profile obtained after 100 years without heat production as initial state to the heat extraction model. </w:t>
      </w:r>
    </w:p>
    <w:p w14:paraId="7D164133" w14:textId="42ADBA90" w:rsidR="00C429C1" w:rsidRDefault="003C090B" w:rsidP="003C090B">
      <w:pPr>
        <w:spacing w:line="480" w:lineRule="auto"/>
        <w:ind w:firstLine="641"/>
      </w:pPr>
      <w:r>
        <w:t xml:space="preserve">Results </w:t>
      </w:r>
      <w:r w:rsidR="00C429C1">
        <w:t xml:space="preserve">from a 30-year simulation of heat extraction from the 1D 2200-m² semi-infinite model shows that </w:t>
      </w:r>
      <w:r>
        <w:t xml:space="preserve">the overall </w:t>
      </w:r>
      <w:r w:rsidR="00C429C1">
        <w:t>decrease in the energy content i</w:t>
      </w:r>
      <w:r>
        <w:t xml:space="preserve">n the system is </w:t>
      </w:r>
      <w:r w:rsidR="00C429C1">
        <w:t>reduced by 10% when using a fluctuating surface heat flux boundary</w:t>
      </w:r>
      <w:r w:rsidR="00485B14">
        <w:t xml:space="preserve"> (</w:t>
      </w:r>
      <w:proofErr w:type="gramStart"/>
      <w:r w:rsidR="00485B14">
        <w:t>i.e.</w:t>
      </w:r>
      <w:proofErr w:type="gramEnd"/>
      <w:r w:rsidR="00485B14">
        <w:t xml:space="preserve"> after correction for the effects of solar fluctuation on the energy content)</w:t>
      </w:r>
      <w:r w:rsidR="00C429C1">
        <w:t>.</w:t>
      </w:r>
      <w:r w:rsidR="001D3255">
        <w:t xml:space="preserve"> In a scenario with constant surface heat flux, the average rate of energy decline over 30 years is </w:t>
      </w:r>
      <w:r w:rsidR="00933D1B">
        <w:t>4.8 kWh</w:t>
      </w:r>
      <w:r w:rsidR="001D3255">
        <w:t>/</w:t>
      </w:r>
      <w:proofErr w:type="spellStart"/>
      <w:r w:rsidR="001D3255">
        <w:t>yr</w:t>
      </w:r>
      <w:proofErr w:type="spellEnd"/>
      <w:r w:rsidR="001D3255">
        <w:t xml:space="preserve">, against </w:t>
      </w:r>
      <w:r w:rsidR="00F8600A">
        <w:t>4.3 kWh/</w:t>
      </w:r>
      <w:proofErr w:type="spellStart"/>
      <w:r w:rsidR="00F8600A">
        <w:t>yr</w:t>
      </w:r>
      <w:proofErr w:type="spellEnd"/>
      <w:r w:rsidR="00F8600A">
        <w:t xml:space="preserve"> </w:t>
      </w:r>
      <w:r w:rsidR="001D3255">
        <w:t>for a scenario with a fluctuating surface heat flux.</w:t>
      </w:r>
      <w:r w:rsidR="00C429C1">
        <w:t xml:space="preserve"> Although the temperature at the mid-borehole is only slightly affected by the choice of the surface boundary condition</w:t>
      </w:r>
      <w:r w:rsidR="00485B14">
        <w:t xml:space="preserve"> (Fig. </w:t>
      </w:r>
      <w:r w:rsidR="00F8600A">
        <w:t>8</w:t>
      </w:r>
      <w:r w:rsidR="00485B14">
        <w:t>e)</w:t>
      </w:r>
      <w:r w:rsidR="00C429C1">
        <w:t>, the additional heat provided at the surface represents an input available for axial recharge that slightly reduce</w:t>
      </w:r>
      <w:ins w:id="349" w:author="FRASER HARRIS Andrew" w:date="2021-03-12T16:26:00Z">
        <w:r w:rsidR="00317939">
          <w:t>s</w:t>
        </w:r>
      </w:ins>
      <w:r w:rsidR="00C429C1">
        <w:t xml:space="preserve"> the amount of mined heat above the borehole</w:t>
      </w:r>
      <w:r w:rsidR="00485B14">
        <w:t xml:space="preserve"> (Fig. </w:t>
      </w:r>
      <w:r w:rsidR="00F8600A">
        <w:t>8</w:t>
      </w:r>
      <w:r w:rsidR="00485B14">
        <w:t>d)</w:t>
      </w:r>
      <w:r w:rsidR="00C429C1">
        <w:t>.</w:t>
      </w:r>
    </w:p>
    <w:p w14:paraId="4DA67943" w14:textId="4BF4ED73" w:rsidR="00485B14" w:rsidRDefault="00485B14" w:rsidP="003C090B">
      <w:pPr>
        <w:spacing w:line="480" w:lineRule="auto"/>
        <w:ind w:firstLine="641"/>
      </w:pPr>
      <w:commentRangeStart w:id="350"/>
      <w:commentRangeStart w:id="351"/>
      <w:r>
        <w:rPr>
          <w:noProof/>
          <w:lang w:eastAsia="zh-CN"/>
        </w:rPr>
        <w:drawing>
          <wp:inline distT="0" distB="0" distL="0" distR="0" wp14:anchorId="48CFA8D5" wp14:editId="164F7BAE">
            <wp:extent cx="5366657" cy="5449963"/>
            <wp:effectExtent l="0" t="0" r="571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72851" cy="5456253"/>
                    </a:xfrm>
                    <a:prstGeom prst="rect">
                      <a:avLst/>
                    </a:prstGeom>
                    <a:noFill/>
                    <a:ln>
                      <a:noFill/>
                    </a:ln>
                  </pic:spPr>
                </pic:pic>
              </a:graphicData>
            </a:graphic>
          </wp:inline>
        </w:drawing>
      </w:r>
      <w:commentRangeEnd w:id="350"/>
      <w:commentRangeEnd w:id="351"/>
      <w:r w:rsidR="0017036C">
        <w:rPr>
          <w:rStyle w:val="Marquedecommentaire"/>
        </w:rPr>
        <w:commentReference w:id="351"/>
      </w:r>
      <w:r w:rsidR="0017036C">
        <w:rPr>
          <w:rStyle w:val="Marquedecommentaire"/>
        </w:rPr>
        <w:commentReference w:id="350"/>
      </w:r>
    </w:p>
    <w:p w14:paraId="7B55AE31" w14:textId="54A0E90A" w:rsidR="00FA25AE" w:rsidRPr="00317939" w:rsidRDefault="00BC5CC0" w:rsidP="00FA25AE">
      <w:pPr>
        <w:spacing w:line="480" w:lineRule="auto"/>
        <w:ind w:firstLine="641"/>
        <w:rPr>
          <w:sz w:val="18"/>
          <w:szCs w:val="18"/>
          <w:rPrChange w:id="352" w:author="FRASER HARRIS Andrew" w:date="2021-03-12T16:26:00Z">
            <w:rPr/>
          </w:rPrChange>
        </w:rPr>
      </w:pPr>
      <w:r w:rsidRPr="00317939">
        <w:rPr>
          <w:sz w:val="18"/>
          <w:szCs w:val="18"/>
          <w:rPrChange w:id="353" w:author="FRASER HARRIS Andrew" w:date="2021-03-12T16:26:00Z">
            <w:rPr/>
          </w:rPrChange>
        </w:rPr>
        <w:t>Fig</w:t>
      </w:r>
      <w:r w:rsidR="00174DC9" w:rsidRPr="00317939">
        <w:rPr>
          <w:sz w:val="18"/>
          <w:szCs w:val="18"/>
          <w:rPrChange w:id="354" w:author="FRASER HARRIS Andrew" w:date="2021-03-12T16:26:00Z">
            <w:rPr/>
          </w:rPrChange>
        </w:rPr>
        <w:t>.</w:t>
      </w:r>
      <w:r w:rsidR="009646E1" w:rsidRPr="00317939">
        <w:rPr>
          <w:sz w:val="18"/>
          <w:szCs w:val="18"/>
          <w:rPrChange w:id="355" w:author="FRASER HARRIS Andrew" w:date="2021-03-12T16:26:00Z">
            <w:rPr/>
          </w:rPrChange>
        </w:rPr>
        <w:t xml:space="preserve"> </w:t>
      </w:r>
      <w:r w:rsidR="00174DC9" w:rsidRPr="00317939">
        <w:rPr>
          <w:sz w:val="18"/>
          <w:szCs w:val="18"/>
          <w:rPrChange w:id="356" w:author="FRASER HARRIS Andrew" w:date="2021-03-12T16:26:00Z">
            <w:rPr/>
          </w:rPrChange>
        </w:rPr>
        <w:t>9</w:t>
      </w:r>
      <w:r w:rsidR="00C429C1" w:rsidRPr="00317939">
        <w:rPr>
          <w:sz w:val="18"/>
          <w:szCs w:val="18"/>
          <w:rPrChange w:id="357" w:author="FRASER HARRIS Andrew" w:date="2021-03-12T16:26:00Z">
            <w:rPr/>
          </w:rPrChange>
        </w:rPr>
        <w:t>.</w:t>
      </w:r>
      <w:r w:rsidR="00712B39" w:rsidRPr="00317939">
        <w:rPr>
          <w:sz w:val="18"/>
          <w:szCs w:val="18"/>
          <w:rPrChange w:id="358" w:author="FRASER HARRIS Andrew" w:date="2021-03-12T16:26:00Z">
            <w:rPr/>
          </w:rPrChange>
        </w:rPr>
        <w:t xml:space="preserve"> </w:t>
      </w:r>
      <w:r w:rsidR="00485B14" w:rsidRPr="00317939">
        <w:rPr>
          <w:sz w:val="18"/>
          <w:szCs w:val="18"/>
          <w:rPrChange w:id="359" w:author="FRASER HARRIS Andrew" w:date="2021-03-12T16:26:00Z">
            <w:rPr/>
          </w:rPrChange>
        </w:rPr>
        <w:t xml:space="preserve">a) </w:t>
      </w:r>
      <w:r w:rsidR="00712B39" w:rsidRPr="00317939">
        <w:rPr>
          <w:sz w:val="18"/>
          <w:szCs w:val="18"/>
          <w:rPrChange w:id="360" w:author="FRASER HARRIS Andrew" w:date="2021-03-12T16:26:00Z">
            <w:rPr/>
          </w:rPrChange>
        </w:rPr>
        <w:t>Time-series of energy change</w:t>
      </w:r>
      <w:r w:rsidR="00485B14" w:rsidRPr="00317939">
        <w:rPr>
          <w:sz w:val="18"/>
          <w:szCs w:val="18"/>
          <w:rPrChange w:id="361" w:author="FRASER HARRIS Andrew" w:date="2021-03-12T16:26:00Z">
            <w:rPr/>
          </w:rPrChange>
        </w:rPr>
        <w:t xml:space="preserve"> from the 1D 2200-m² semi-infinite model with constant and fluctuating surface heat flux, b) difference in energy change between the two models, c) initial and final temperature profiles and surface temperature (d) and temperature at the mid-borehole corrected for the effects of solar fluctuations (</w:t>
      </w:r>
      <w:proofErr w:type="gramStart"/>
      <w:r w:rsidR="00485B14" w:rsidRPr="00317939">
        <w:rPr>
          <w:sz w:val="18"/>
          <w:szCs w:val="18"/>
          <w:rPrChange w:id="362" w:author="FRASER HARRIS Andrew" w:date="2021-03-12T16:26:00Z">
            <w:rPr/>
          </w:rPrChange>
        </w:rPr>
        <w:t>i.e.</w:t>
      </w:r>
      <w:proofErr w:type="gramEnd"/>
      <w:r w:rsidR="00485B14" w:rsidRPr="00317939">
        <w:rPr>
          <w:sz w:val="18"/>
          <w:szCs w:val="18"/>
          <w:rPrChange w:id="363" w:author="FRASER HARRIS Andrew" w:date="2021-03-12T16:26:00Z">
            <w:rPr/>
          </w:rPrChange>
        </w:rPr>
        <w:t xml:space="preserve"> fluctuating surface heat flux model) </w:t>
      </w:r>
      <w:r w:rsidR="00712B39" w:rsidRPr="00317939">
        <w:rPr>
          <w:sz w:val="18"/>
          <w:szCs w:val="18"/>
          <w:rPrChange w:id="364" w:author="FRASER HARRIS Andrew" w:date="2021-03-12T16:26:00Z">
            <w:rPr/>
          </w:rPrChange>
        </w:rPr>
        <w:t>after 30 years of heat extraction</w:t>
      </w:r>
      <w:r w:rsidR="00485B14" w:rsidRPr="00317939">
        <w:rPr>
          <w:sz w:val="18"/>
          <w:szCs w:val="18"/>
          <w:rPrChange w:id="365" w:author="FRASER HARRIS Andrew" w:date="2021-03-12T16:26:00Z">
            <w:rPr/>
          </w:rPrChange>
        </w:rPr>
        <w:t xml:space="preserve">. </w:t>
      </w:r>
    </w:p>
    <w:p w14:paraId="388E6555" w14:textId="77777777" w:rsidR="001D3255" w:rsidRDefault="001D3255" w:rsidP="001D3255">
      <w:pPr>
        <w:spacing w:line="480" w:lineRule="auto"/>
      </w:pPr>
    </w:p>
    <w:p w14:paraId="38199660" w14:textId="477E3794" w:rsidR="001B5D46" w:rsidRDefault="00C429C1" w:rsidP="001D3255">
      <w:pPr>
        <w:spacing w:line="480" w:lineRule="auto"/>
        <w:ind w:firstLine="641"/>
      </w:pPr>
      <w:commentRangeStart w:id="366"/>
      <w:r>
        <w:t xml:space="preserve">Here, the effects of </w:t>
      </w:r>
      <w:r w:rsidR="001D3255">
        <w:t xml:space="preserve">surface heat flux variations </w:t>
      </w:r>
      <w:r>
        <w:t xml:space="preserve">tend to </w:t>
      </w:r>
      <w:r w:rsidR="001D3255">
        <w:t xml:space="preserve">disturb the geothermal gradient, </w:t>
      </w:r>
      <w:commentRangeStart w:id="367"/>
      <w:r w:rsidR="001D3255">
        <w:t>that might not have reached steady-state after the 100-year long simulation</w:t>
      </w:r>
      <w:r w:rsidR="002A659A">
        <w:t xml:space="preserve"> without heat extraction,</w:t>
      </w:r>
      <w:commentRangeEnd w:id="367"/>
      <w:r w:rsidR="00317939">
        <w:rPr>
          <w:rStyle w:val="Marquedecommentaire"/>
        </w:rPr>
        <w:commentReference w:id="367"/>
      </w:r>
      <w:r w:rsidR="001D3255">
        <w:t xml:space="preserve"> used as initial condition</w:t>
      </w:r>
      <w:ins w:id="368" w:author="FRASER HARRIS Andrew" w:date="2021-03-12T16:28:00Z">
        <w:r w:rsidR="00317939">
          <w:t>s</w:t>
        </w:r>
      </w:ins>
      <w:r w:rsidR="001D3255">
        <w:t xml:space="preserve"> </w:t>
      </w:r>
      <w:ins w:id="369" w:author="FRASER HARRIS Andrew" w:date="2021-03-12T16:28:00Z">
        <w:r w:rsidR="00317939">
          <w:t>for</w:t>
        </w:r>
      </w:ins>
      <w:del w:id="370" w:author="FRASER HARRIS Andrew" w:date="2021-03-12T16:28:00Z">
        <w:r w:rsidR="001D3255" w:rsidDel="00317939">
          <w:delText>to</w:delText>
        </w:r>
      </w:del>
      <w:r w:rsidR="001D3255">
        <w:t xml:space="preserve"> the production scenario. </w:t>
      </w:r>
      <w:commentRangeEnd w:id="366"/>
      <w:r w:rsidR="00E820AE">
        <w:rPr>
          <w:rStyle w:val="Marquedecommentaire"/>
        </w:rPr>
        <w:commentReference w:id="366"/>
      </w:r>
      <w:r w:rsidR="001D3255">
        <w:t xml:space="preserve">Therefore, the input of heat at the surface would mostly relate to long-term </w:t>
      </w:r>
      <w:r w:rsidR="002A659A">
        <w:t>transient warming</w:t>
      </w:r>
      <w:r w:rsidR="0037080B">
        <w:t xml:space="preserve"> (</w:t>
      </w:r>
      <w:proofErr w:type="gramStart"/>
      <w:r w:rsidR="0037080B">
        <w:t>i.e.</w:t>
      </w:r>
      <w:proofErr w:type="gramEnd"/>
      <w:r w:rsidR="0037080B">
        <w:t xml:space="preserve"> climate warming)</w:t>
      </w:r>
      <w:r w:rsidR="002A659A">
        <w:t xml:space="preserve"> </w:t>
      </w:r>
      <w:r w:rsidR="001D3255">
        <w:t>rather than to the effect of yearly fluctuations</w:t>
      </w:r>
      <w:r w:rsidR="0037080B">
        <w:t xml:space="preserve"> of solar heat flux</w:t>
      </w:r>
      <w:r w:rsidR="001D3255">
        <w:t xml:space="preserve">. </w:t>
      </w:r>
      <w:r w:rsidR="0037080B">
        <w:t>Such effect has already been described for the UK as a source of perturbation for the steady-state geothermal gradient</w:t>
      </w:r>
      <w:r w:rsidR="00F8600A">
        <w:t xml:space="preserve"> (i.e. Westaway and </w:t>
      </w:r>
      <w:del w:id="371" w:author="FRASER HARRIS Andrew" w:date="2021-03-12T16:27:00Z">
        <w:r w:rsidR="00F8600A" w:rsidDel="00317939">
          <w:delText>y</w:delText>
        </w:r>
      </w:del>
      <w:ins w:id="372" w:author="FRASER HARRIS Andrew" w:date="2021-03-12T16:27:00Z">
        <w:r w:rsidR="00317939">
          <w:t>Y</w:t>
        </w:r>
      </w:ins>
      <w:r w:rsidR="00F8600A">
        <w:t>ounger, 2013</w:t>
      </w:r>
      <w:proofErr w:type="gramStart"/>
      <w:r w:rsidR="00F8600A">
        <w:t xml:space="preserve">) </w:t>
      </w:r>
      <w:r w:rsidR="0037080B">
        <w:t>.</w:t>
      </w:r>
      <w:proofErr w:type="gramEnd"/>
      <w:r w:rsidR="0037080B">
        <w:t xml:space="preserve"> However, further work would be required to properly quantify the amount of recharge provided at the surface due to climate warming, which is beyond the extent of this </w:t>
      </w:r>
      <w:commentRangeStart w:id="373"/>
      <w:r w:rsidR="0037080B">
        <w:t>study</w:t>
      </w:r>
      <w:commentRangeEnd w:id="373"/>
      <w:r w:rsidR="00E820AE">
        <w:rPr>
          <w:rStyle w:val="Marquedecommentaire"/>
        </w:rPr>
        <w:commentReference w:id="373"/>
      </w:r>
      <w:r w:rsidR="0037080B">
        <w:t xml:space="preserve">.  </w:t>
      </w:r>
      <w:r w:rsidR="001B5D46">
        <w:br w:type="page"/>
      </w:r>
    </w:p>
    <w:p w14:paraId="0FB65B2F" w14:textId="77777777" w:rsidR="00F63A36" w:rsidRPr="00F63A36" w:rsidRDefault="00F63A36" w:rsidP="00F63A36"/>
    <w:p w14:paraId="2253BEF5" w14:textId="0C011A33" w:rsidR="00771234" w:rsidRPr="00771234" w:rsidRDefault="00747343" w:rsidP="0045602F">
      <w:pPr>
        <w:pStyle w:val="Titre1"/>
        <w:spacing w:afterLines="80" w:after="192" w:line="480" w:lineRule="auto"/>
        <w:ind w:left="590" w:hanging="360"/>
      </w:pPr>
      <w:r>
        <w:t>Discussion</w:t>
      </w:r>
    </w:p>
    <w:p w14:paraId="61CBEB10" w14:textId="5865A003" w:rsidR="00512AE8" w:rsidRDefault="00A2520C" w:rsidP="00EF2480">
      <w:pPr>
        <w:spacing w:afterLines="80" w:after="192" w:line="480" w:lineRule="auto"/>
        <w:ind w:left="-4" w:firstLine="339"/>
      </w:pPr>
      <w:r>
        <w:t>In the previous sections, we</w:t>
      </w:r>
      <w:del w:id="374" w:author="FRASER HARRIS Andrew" w:date="2021-03-12T16:29:00Z">
        <w:r w:rsidDel="00317939">
          <w:delText xml:space="preserve"> have</w:delText>
        </w:r>
      </w:del>
      <w:r>
        <w:t xml:space="preserve"> calculated the volume of rock required to provide energy to a typical average UK house for periods of 1 and 30 years, based on </w:t>
      </w:r>
      <w:r w:rsidR="0099013A">
        <w:t xml:space="preserve">analytical </w:t>
      </w:r>
      <w:r>
        <w:t xml:space="preserve">equations allowing a temperature change of 5°C in the system. </w:t>
      </w:r>
      <w:r w:rsidR="00512AE8">
        <w:t>The required heat load was compared to the available natural recharge in the system (</w:t>
      </w:r>
      <w:proofErr w:type="gramStart"/>
      <w:r w:rsidR="00512AE8">
        <w:t>i.e.</w:t>
      </w:r>
      <w:proofErr w:type="gramEnd"/>
      <w:r w:rsidR="00512AE8">
        <w:t xml:space="preserve"> radioactive heat, geothermal and solar heat flux) for a case study located in the Midlothian Coalfield, Scotland. </w:t>
      </w:r>
      <w:r>
        <w:t xml:space="preserve">We then used 1D and 3D numerical models to verify the mathematical model and calculate the amplitude of </w:t>
      </w:r>
      <w:r w:rsidR="00735F22">
        <w:t>the axial (vertical) and radial (horizontal) heat f</w:t>
      </w:r>
      <w:r>
        <w:t xml:space="preserve">lux around the borehole. In addition, we evaluated the footprint area of heat extraction at the mid-borehole and at the surface, in a homogeneous system with a </w:t>
      </w:r>
      <w:r w:rsidR="00735F22">
        <w:t xml:space="preserve">rock heat </w:t>
      </w:r>
      <w:r>
        <w:t>conductivity of 2.2 W/°</w:t>
      </w:r>
      <w:proofErr w:type="spellStart"/>
      <w:ins w:id="375" w:author="MCDERMOTT Christopher" w:date="2021-03-15T09:46:00Z">
        <w:r w:rsidR="00E820AE">
          <w:t>K</w:t>
        </w:r>
      </w:ins>
      <w:del w:id="376" w:author="MCDERMOTT Christopher" w:date="2021-03-15T09:46:00Z">
        <w:r w:rsidDel="00E820AE">
          <w:delText>C</w:delText>
        </w:r>
      </w:del>
      <w:r>
        <w:t>.m</w:t>
      </w:r>
      <w:proofErr w:type="spellEnd"/>
      <w:r>
        <w:t xml:space="preserve">. </w:t>
      </w:r>
    </w:p>
    <w:p w14:paraId="7F188668" w14:textId="56D080AB" w:rsidR="00C869F3" w:rsidRDefault="00735F22" w:rsidP="00FB10B7">
      <w:pPr>
        <w:spacing w:afterLines="80" w:after="192" w:line="480" w:lineRule="auto"/>
        <w:ind w:left="-4" w:firstLine="717"/>
      </w:pPr>
      <w:r>
        <w:t xml:space="preserve">Although </w:t>
      </w:r>
      <w:r w:rsidR="00CC4E66">
        <w:t xml:space="preserve">analytical </w:t>
      </w:r>
      <w:r w:rsidR="00512AE8">
        <w:t>models suggested that natural recharge can only contribute</w:t>
      </w:r>
      <w:r w:rsidR="00CC4E66">
        <w:t xml:space="preserve"> </w:t>
      </w:r>
      <w:r w:rsidR="00512AE8">
        <w:t>up to</w:t>
      </w:r>
      <w:r>
        <w:t xml:space="preserve"> </w:t>
      </w:r>
      <w:ins w:id="377" w:author="FRASER HARRIS Andrew" w:date="2021-03-12T16:33:00Z">
        <w:r w:rsidR="00317939">
          <w:t xml:space="preserve">a </w:t>
        </w:r>
      </w:ins>
      <w:r>
        <w:t>maximum of</w:t>
      </w:r>
      <w:r w:rsidR="00512AE8">
        <w:t xml:space="preserve"> </w:t>
      </w:r>
      <w:r w:rsidR="00CC4E66">
        <w:t>1</w:t>
      </w:r>
      <w:r w:rsidR="00FB10B7">
        <w:t>3</w:t>
      </w:r>
      <w:r w:rsidR="00512AE8">
        <w:t>% of the heat extracted, numerical models confirmed that most of the heat is mined from the rock surrounding the borehole</w:t>
      </w:r>
      <w:r>
        <w:t xml:space="preserve"> during the first year</w:t>
      </w:r>
      <w:r w:rsidR="00512AE8">
        <w:t>.</w:t>
      </w:r>
      <w:r w:rsidR="003B1D5A">
        <w:t xml:space="preserve"> </w:t>
      </w:r>
      <w:r>
        <w:t>As the production time increases, axial heat fluxes become an essential contribution to the heat recharge (</w:t>
      </w:r>
      <w:proofErr w:type="gramStart"/>
      <w:r>
        <w:t>i.e.</w:t>
      </w:r>
      <w:proofErr w:type="gramEnd"/>
      <w:r>
        <w:t xml:space="preserve"> up to 60%). </w:t>
      </w:r>
      <w:r w:rsidR="003B1D5A">
        <w:t xml:space="preserve">Results from the 3D analysis show that if </w:t>
      </w:r>
      <w:del w:id="378" w:author="Stuart Gilfillan" w:date="2021-03-08T14:35:00Z">
        <w:r w:rsidR="003B1D5A" w:rsidDel="003773AA">
          <w:delText xml:space="preserve">that </w:delText>
        </w:r>
      </w:del>
      <w:r w:rsidR="003B1D5A">
        <w:t xml:space="preserve">heat transfers are not affected by the </w:t>
      </w:r>
      <w:r w:rsidR="00685BC3">
        <w:t>conditions at the boundaries, s</w:t>
      </w:r>
      <w:r w:rsidR="003B1D5A">
        <w:t xml:space="preserve">teady </w:t>
      </w:r>
      <w:r>
        <w:t>radial heat</w:t>
      </w:r>
      <w:r w:rsidR="003B1D5A">
        <w:t xml:space="preserve"> flux can </w:t>
      </w:r>
      <w:del w:id="379" w:author="Stuart Gilfillan" w:date="2021-03-08T14:35:00Z">
        <w:r w:rsidDel="003773AA">
          <w:delText xml:space="preserve">moreover </w:delText>
        </w:r>
      </w:del>
      <w:r w:rsidR="003B1D5A">
        <w:t xml:space="preserve">be reached after </w:t>
      </w:r>
      <w:r>
        <w:t xml:space="preserve">~10 years, meaning that the </w:t>
      </w:r>
      <w:r w:rsidR="00150B80">
        <w:t xml:space="preserve">temperature </w:t>
      </w:r>
      <w:r w:rsidR="003B1D5A">
        <w:t>will start</w:t>
      </w:r>
      <w:r w:rsidR="00150B80">
        <w:t xml:space="preserve"> declining at a constant rate</w:t>
      </w:r>
      <w:r>
        <w:t xml:space="preserve"> in lateral areas</w:t>
      </w:r>
      <w:r w:rsidR="005639F0">
        <w:t xml:space="preserve">, depending on their distance to the </w:t>
      </w:r>
      <w:commentRangeStart w:id="380"/>
      <w:r w:rsidR="005639F0">
        <w:t>line source</w:t>
      </w:r>
      <w:r w:rsidR="00E707C7">
        <w:t xml:space="preserve"> </w:t>
      </w:r>
      <w:commentRangeEnd w:id="380"/>
      <w:r w:rsidR="00CB2DD8">
        <w:rPr>
          <w:rStyle w:val="Marquedecommentaire"/>
        </w:rPr>
        <w:commentReference w:id="380"/>
      </w:r>
      <w:r w:rsidR="00AC138C">
        <w:t xml:space="preserve">(Fig. </w:t>
      </w:r>
      <w:r w:rsidR="00F8600A">
        <w:t>5</w:t>
      </w:r>
      <w:r w:rsidR="00AC138C">
        <w:t>)</w:t>
      </w:r>
      <w:r w:rsidR="00150B80">
        <w:t xml:space="preserve">. In response to the expansion of the </w:t>
      </w:r>
      <w:r w:rsidR="006911F5">
        <w:t>volume depleted in heat with time</w:t>
      </w:r>
      <w:r w:rsidR="00150B80">
        <w:t>, 3D model</w:t>
      </w:r>
      <w:r w:rsidR="00AA593E">
        <w:t>s</w:t>
      </w:r>
      <w:r w:rsidR="00150B80">
        <w:t xml:space="preserve"> </w:t>
      </w:r>
      <w:r w:rsidR="006911F5">
        <w:t xml:space="preserve">also showed the expansion of the </w:t>
      </w:r>
      <w:r w:rsidR="0015384E">
        <w:t>downward heat flux above the borehole</w:t>
      </w:r>
      <w:r w:rsidR="006911F5">
        <w:t>, allowing greater recharge to the borehole.</w:t>
      </w:r>
      <w:r w:rsidR="00AC138C" w:rsidRPr="00AC138C">
        <w:t xml:space="preserve"> As the extension of the layer impacted by downward fluxes reach the surface, the lack of </w:t>
      </w:r>
      <w:r w:rsidR="00E707C7">
        <w:t xml:space="preserve">recharge at the surface </w:t>
      </w:r>
      <w:r>
        <w:t xml:space="preserve">in a scenario with constant geothermal heat flux </w:t>
      </w:r>
      <w:r w:rsidR="00AC138C" w:rsidRPr="00AC138C">
        <w:t>(</w:t>
      </w:r>
      <w:proofErr w:type="gramStart"/>
      <w:r w:rsidR="00AC138C" w:rsidRPr="00AC138C">
        <w:t>i.e.</w:t>
      </w:r>
      <w:proofErr w:type="gramEnd"/>
      <w:r w:rsidR="00AC138C" w:rsidRPr="00AC138C">
        <w:t xml:space="preserve"> -0.06</w:t>
      </w:r>
      <w:r w:rsidR="00AB4E31">
        <w:t>3</w:t>
      </w:r>
      <w:r w:rsidR="00AC138C" w:rsidRPr="00AC138C">
        <w:t xml:space="preserve"> W/m²) </w:t>
      </w:r>
      <w:r>
        <w:t xml:space="preserve">implies that </w:t>
      </w:r>
      <w:r w:rsidR="00AC138C" w:rsidRPr="00AC138C">
        <w:t xml:space="preserve">steady </w:t>
      </w:r>
      <w:r>
        <w:t>axial fluxes cannot be reached above the borehole</w:t>
      </w:r>
      <w:r w:rsidR="00E707C7">
        <w:t xml:space="preserve">, resulting in a greater temperature drop. This effect is particularly visible in the </w:t>
      </w:r>
      <w:r w:rsidR="006911F5">
        <w:t xml:space="preserve">1D models, </w:t>
      </w:r>
      <w:r w:rsidR="00C869F3">
        <w:t xml:space="preserve">where </w:t>
      </w:r>
      <w:r w:rsidR="0015384E">
        <w:t xml:space="preserve">the </w:t>
      </w:r>
      <w:r w:rsidR="00C869F3">
        <w:t xml:space="preserve">amount of heat available </w:t>
      </w:r>
      <w:r w:rsidR="0015384E">
        <w:t>is constrained by the model area</w:t>
      </w:r>
      <w:r w:rsidR="006911F5">
        <w:t xml:space="preserve"> and no recharge is provided from lateral areas</w:t>
      </w:r>
      <w:r w:rsidR="00E707C7">
        <w:t xml:space="preserve"> (</w:t>
      </w:r>
      <w:r w:rsidR="00CC4A29">
        <w:t>F</w:t>
      </w:r>
      <w:r w:rsidR="00E707C7">
        <w:t xml:space="preserve">ig. </w:t>
      </w:r>
      <w:r w:rsidR="00F8600A">
        <w:t>5</w:t>
      </w:r>
      <w:r w:rsidR="00E707C7">
        <w:t xml:space="preserve">). </w:t>
      </w:r>
      <w:r w:rsidR="002331BA">
        <w:t>This suggests that as the borehole depth increases, allowing more axial recharge, the areal impact of heat mining would decrease</w:t>
      </w:r>
      <w:r w:rsidR="00CC4A29">
        <w:t xml:space="preserve"> (SM </w:t>
      </w:r>
      <w:r w:rsidR="003F4EBE">
        <w:t>2</w:t>
      </w:r>
      <w:r w:rsidR="00CC4A29">
        <w:t>)</w:t>
      </w:r>
      <w:r w:rsidR="00AC138C">
        <w:t>.</w:t>
      </w:r>
      <w:r w:rsidR="00FB10B7">
        <w:t xml:space="preserve"> Us</w:t>
      </w:r>
      <w:r w:rsidR="00623D3B">
        <w:t>ing a fluctuating surface heat flux</w:t>
      </w:r>
      <w:r w:rsidR="00E707C7">
        <w:t xml:space="preserve"> representing the yearly fluctuations in the surface temperature</w:t>
      </w:r>
      <w:r w:rsidR="00623D3B">
        <w:t xml:space="preserve">, numerical results show that recharge from the surface can be increased by </w:t>
      </w:r>
      <w:r w:rsidR="00E707C7">
        <w:t>10</w:t>
      </w:r>
      <w:r w:rsidR="00623D3B">
        <w:t>%</w:t>
      </w:r>
      <w:r w:rsidR="00E707C7">
        <w:t xml:space="preserve">, in accordance with the analytical model presented in section </w:t>
      </w:r>
      <w:r w:rsidR="00F8600A">
        <w:t>2.3.2</w:t>
      </w:r>
      <w:r w:rsidR="00623D3B">
        <w:t>.</w:t>
      </w:r>
      <w:r w:rsidR="00E707C7">
        <w:t xml:space="preserve"> Such effect was also suggested to result from the transient nature of the temperature profile (</w:t>
      </w:r>
      <w:proofErr w:type="gramStart"/>
      <w:r w:rsidR="00E707C7">
        <w:t>i.e.</w:t>
      </w:r>
      <w:proofErr w:type="gramEnd"/>
      <w:r w:rsidR="00E707C7">
        <w:t xml:space="preserve"> long-term warming). </w:t>
      </w:r>
      <w:r w:rsidR="00623D3B">
        <w:t xml:space="preserve"> </w:t>
      </w:r>
    </w:p>
    <w:p w14:paraId="1958E4E2" w14:textId="12AC0B9F" w:rsidR="0020182A" w:rsidRDefault="00A2520C" w:rsidP="002852E0">
      <w:pPr>
        <w:spacing w:afterLines="80" w:after="192" w:line="480" w:lineRule="auto"/>
        <w:ind w:left="-4" w:firstLine="339"/>
      </w:pPr>
      <w:r>
        <w:t xml:space="preserve">The model </w:t>
      </w:r>
      <w:r w:rsidR="00C16DC3">
        <w:t xml:space="preserve">described in this study </w:t>
      </w:r>
      <w:r>
        <w:t>represent</w:t>
      </w:r>
      <w:r w:rsidR="00C16DC3">
        <w:t>s</w:t>
      </w:r>
      <w:r>
        <w:t xml:space="preserve"> a specific scenario that highly depends on the choice of the geometrical parameters and medium properties. </w:t>
      </w:r>
      <w:r w:rsidR="00E85C67">
        <w:t xml:space="preserve">Further analysis </w:t>
      </w:r>
      <w:del w:id="381" w:author="Stuart Gilfillan" w:date="2021-03-08T14:36:00Z">
        <w:r w:rsidR="00E85C67" w:rsidDel="003773AA">
          <w:delText xml:space="preserve">aiming </w:delText>
        </w:r>
      </w:del>
      <w:ins w:id="382" w:author="Stuart Gilfillan" w:date="2021-03-08T14:36:00Z">
        <w:r w:rsidR="003773AA">
          <w:t xml:space="preserve">aimed </w:t>
        </w:r>
      </w:ins>
      <w:r w:rsidR="00E85C67">
        <w:t>at assessing the contribution from 1) the thermal conductivity, 2) model area, 3) borehole depth (</w:t>
      </w:r>
      <w:proofErr w:type="gramStart"/>
      <w:r w:rsidR="00E85C67">
        <w:t>i.e.</w:t>
      </w:r>
      <w:proofErr w:type="gramEnd"/>
      <w:r w:rsidR="00E85C67">
        <w:t xml:space="preserve"> distance from the upper boundary), 4) borehole length (i.e. specific heat absorption rate), 5) production time and 6) thermal conductivity on axial recharge and extent of temperature change in the system is presented in SM </w:t>
      </w:r>
      <w:r w:rsidR="003F4EBE">
        <w:t>2</w:t>
      </w:r>
      <w:r w:rsidR="00E85C67">
        <w:t>.</w:t>
      </w:r>
      <w:r w:rsidR="00E707C7">
        <w:t xml:space="preserve"> </w:t>
      </w:r>
      <w:r w:rsidR="0020182A">
        <w:t xml:space="preserve">A comprehensive </w:t>
      </w:r>
      <w:r w:rsidR="0020182A" w:rsidRPr="00554AC5">
        <w:t xml:space="preserve">dimensionless analysis of the </w:t>
      </w:r>
      <w:r w:rsidR="0020182A">
        <w:t xml:space="preserve">line </w:t>
      </w:r>
      <w:r w:rsidR="0020182A" w:rsidRPr="00554AC5">
        <w:t>heat source models in purely conductive media</w:t>
      </w:r>
      <w:r w:rsidR="0020182A">
        <w:t xml:space="preserve"> was also performed by Conti et al (2016). </w:t>
      </w:r>
      <w:r w:rsidR="00E707C7">
        <w:t xml:space="preserve">The result of the sensitivity analysis </w:t>
      </w:r>
      <w:r w:rsidR="00B84354">
        <w:t xml:space="preserve">presented in </w:t>
      </w:r>
      <w:r w:rsidR="00FB10B7">
        <w:t>SM</w:t>
      </w:r>
      <w:r w:rsidR="00B84354">
        <w:t xml:space="preserve"> </w:t>
      </w:r>
      <w:r w:rsidR="003F4EBE">
        <w:t>2</w:t>
      </w:r>
      <w:r w:rsidR="00B84354">
        <w:t xml:space="preserve"> show</w:t>
      </w:r>
      <w:ins w:id="383" w:author="FRASER HARRIS Andrew" w:date="2021-03-12T16:36:00Z">
        <w:r w:rsidR="00CB2DD8">
          <w:t>s</w:t>
        </w:r>
      </w:ins>
      <w:r w:rsidR="00B84354">
        <w:t xml:space="preserve"> that</w:t>
      </w:r>
      <w:r w:rsidR="0003617F">
        <w:t xml:space="preserve"> for a given production time</w:t>
      </w:r>
      <w:r w:rsidR="00B84354">
        <w:t xml:space="preserve"> </w:t>
      </w:r>
      <w:r w:rsidR="002331BA">
        <w:t>the areal impact of heat extraction mostly depends on the thermal conductivity of the rock</w:t>
      </w:r>
      <w:r w:rsidR="0003617F">
        <w:t xml:space="preserve"> and on the borehole length, which are inversely</w:t>
      </w:r>
      <w:r w:rsidR="002331BA">
        <w:t xml:space="preserve"> proportional to the temperature decline at the borehole</w:t>
      </w:r>
      <w:r w:rsidR="00093FCD">
        <w:t>. Although increasing the borehole depth favour</w:t>
      </w:r>
      <w:r w:rsidR="00CC4E66">
        <w:t>s</w:t>
      </w:r>
      <w:r w:rsidR="00093FCD">
        <w:t xml:space="preserve"> axial recharge and restrain</w:t>
      </w:r>
      <w:ins w:id="384" w:author="FRASER HARRIS Andrew" w:date="2021-03-12T16:37:00Z">
        <w:r w:rsidR="00CB2DD8">
          <w:t>s</w:t>
        </w:r>
      </w:ins>
      <w:r w:rsidR="00093FCD">
        <w:t xml:space="preserve"> the drop in temperature at the borehole, </w:t>
      </w:r>
      <w:del w:id="385" w:author="Stuart Gilfillan" w:date="2021-03-08T14:36:00Z">
        <w:r w:rsidR="00093FCD" w:rsidDel="003773AA">
          <w:delText>it only has a few</w:delText>
        </w:r>
      </w:del>
      <w:ins w:id="386" w:author="Stuart Gilfillan" w:date="2021-03-08T14:36:00Z">
        <w:r w:rsidR="003773AA">
          <w:t>this has a limited</w:t>
        </w:r>
      </w:ins>
      <w:r w:rsidR="00093FCD">
        <w:t xml:space="preserve"> effect</w:t>
      </w:r>
      <w:del w:id="387" w:author="Stuart Gilfillan" w:date="2021-03-08T14:37:00Z">
        <w:r w:rsidR="00093FCD" w:rsidDel="003773AA">
          <w:delText>s</w:delText>
        </w:r>
      </w:del>
      <w:r w:rsidR="00093FCD">
        <w:t xml:space="preserve"> on the areal impact of heat extraction</w:t>
      </w:r>
      <w:r w:rsidR="0020182A">
        <w:t>, with a decrease in the radius of the impact area of only 10-m after 30 years (3D analysis)</w:t>
      </w:r>
      <w:r w:rsidR="00093FCD">
        <w:t xml:space="preserve">. </w:t>
      </w:r>
      <w:r w:rsidR="00216C22">
        <w:t xml:space="preserve">Therefore, considering </w:t>
      </w:r>
      <w:ins w:id="388" w:author="Stuart Gilfillan" w:date="2021-03-08T14:37:00Z">
        <w:r w:rsidR="003773AA">
          <w:t xml:space="preserve">the </w:t>
        </w:r>
      </w:ins>
      <w:r w:rsidR="00216C22">
        <w:t>axial effect would allow reducing the initial area in 1D model to reach a total temperature drop ΔT = 5°C at the mid-borehole.</w:t>
      </w:r>
      <w:r w:rsidR="00554AC5">
        <w:t xml:space="preserve"> This is in accordance with the finite line-source analytical approach described in Zeng et al. (2002) and Marcotte et al. (2013).</w:t>
      </w:r>
      <w:r w:rsidR="00216C22">
        <w:t xml:space="preserve"> </w:t>
      </w:r>
    </w:p>
    <w:p w14:paraId="03B1E870" w14:textId="1D9BB14C" w:rsidR="003C1BEB" w:rsidRDefault="000A3E8C" w:rsidP="002852E0">
      <w:pPr>
        <w:spacing w:afterLines="80" w:after="192" w:line="480" w:lineRule="auto"/>
        <w:ind w:left="-4" w:firstLine="339"/>
      </w:pPr>
      <w:r>
        <w:t xml:space="preserve">Increasing the borehole length allows decreasing the specific heat extraction rate from 25 W/m for a 40-m long borehole to </w:t>
      </w:r>
      <w:r>
        <w:rPr>
          <w:rStyle w:val="Marquedecommentaire"/>
        </w:rPr>
        <w:annotationRef/>
      </w:r>
      <w:r>
        <w:t xml:space="preserve">5 W/m for a 200 m long borehole. </w:t>
      </w:r>
      <w:r w:rsidR="0020182A">
        <w:t>However,</w:t>
      </w:r>
      <w:ins w:id="389" w:author="Stuart Gilfillan" w:date="2021-03-08T14:37:00Z">
        <w:r w:rsidR="003773AA">
          <w:t xml:space="preserve"> a</w:t>
        </w:r>
      </w:ins>
      <w:r w:rsidR="0020182A">
        <w:t xml:space="preserve"> deep borehole</w:t>
      </w:r>
      <w:r w:rsidR="0003617F">
        <w:t xml:space="preserve"> generally </w:t>
      </w:r>
      <w:commentRangeStart w:id="390"/>
      <w:r w:rsidR="0003617F">
        <w:t xml:space="preserve">represents important </w:t>
      </w:r>
      <w:commentRangeEnd w:id="390"/>
      <w:r w:rsidR="00CB2DD8">
        <w:rPr>
          <w:rStyle w:val="Marquedecommentaire"/>
        </w:rPr>
        <w:commentReference w:id="390"/>
      </w:r>
      <w:r w:rsidR="0003617F">
        <w:t>investment costs</w:t>
      </w:r>
      <w:r w:rsidR="00093FCD">
        <w:t>,</w:t>
      </w:r>
      <w:r w:rsidR="0020182A">
        <w:t xml:space="preserve"> and therefore</w:t>
      </w:r>
      <w:r w:rsidR="00093FCD">
        <w:t xml:space="preserve"> improving the thermal conductivity of the medium around the heat exchanger is often seen as </w:t>
      </w:r>
      <w:del w:id="391" w:author="Stuart Gilfillan" w:date="2021-03-08T14:47:00Z">
        <w:r w:rsidR="00093FCD" w:rsidDel="00D40978">
          <w:delText xml:space="preserve">of </w:delText>
        </w:r>
        <w:r w:rsidR="0020182A" w:rsidDel="00D40978">
          <w:delText>better way to access</w:delText>
        </w:r>
      </w:del>
      <w:ins w:id="392" w:author="Stuart Gilfillan" w:date="2021-03-08T14:47:00Z">
        <w:r w:rsidR="00D40978">
          <w:t>a more effective means to access</w:t>
        </w:r>
      </w:ins>
      <w:r w:rsidR="0020182A">
        <w:t xml:space="preserve"> the energy required over the long term and prevent from the accumulation of cold at the borehole (</w:t>
      </w:r>
      <w:r w:rsidR="00F8600A">
        <w:t xml:space="preserve">Chen </w:t>
      </w:r>
      <w:r w:rsidR="005639F0" w:rsidRPr="005639F0">
        <w:rPr>
          <w:i/>
          <w:iCs/>
        </w:rPr>
        <w:t>et al.,</w:t>
      </w:r>
      <w:r w:rsidR="005639F0">
        <w:t xml:space="preserve"> </w:t>
      </w:r>
      <w:r w:rsidR="00F8600A">
        <w:t>2020</w:t>
      </w:r>
      <w:r w:rsidR="0020182A">
        <w:t xml:space="preserve">). </w:t>
      </w:r>
      <w:r w:rsidR="00093FCD">
        <w:t xml:space="preserve"> </w:t>
      </w:r>
      <w:commentRangeStart w:id="393"/>
      <w:r w:rsidR="0020182A">
        <w:t xml:space="preserve">However, this study highlights the </w:t>
      </w:r>
      <w:r w:rsidR="003C1BEB">
        <w:t xml:space="preserve">antagonism between the </w:t>
      </w:r>
      <w:r w:rsidR="002852E0">
        <w:t xml:space="preserve">need to ensure the BHE efficiency </w:t>
      </w:r>
      <w:r w:rsidR="003C1BEB">
        <w:t>and the sustainability of a</w:t>
      </w:r>
      <w:r w:rsidR="002852E0">
        <w:t xml:space="preserve"> geological resource w</w:t>
      </w:r>
      <w:r w:rsidR="003C1BEB">
        <w:t xml:space="preserve">ithin a constrained footprint area. </w:t>
      </w:r>
      <w:commentRangeEnd w:id="393"/>
      <w:r w:rsidR="00CB2DD8">
        <w:rPr>
          <w:rStyle w:val="Marquedecommentaire"/>
        </w:rPr>
        <w:commentReference w:id="393"/>
      </w:r>
    </w:p>
    <w:p w14:paraId="49CBD537" w14:textId="304E4833" w:rsidR="000A217B" w:rsidRDefault="000A217B" w:rsidP="000A217B">
      <w:pPr>
        <w:spacing w:afterLines="80" w:after="192" w:line="480" w:lineRule="auto"/>
        <w:ind w:left="-4" w:firstLine="339"/>
      </w:pPr>
      <w:r>
        <w:t xml:space="preserve">Vertical heat exchanger coupled ground source heat pump systems use the shallow geothermal energy as a heat source or sink for space heating or cooling. </w:t>
      </w:r>
      <w:del w:id="394" w:author="Stuart Gilfillan" w:date="2021-03-08T14:49:00Z">
        <w:r w:rsidDel="00D40978">
          <w:delText>In opposition</w:delText>
        </w:r>
      </w:del>
      <w:ins w:id="395" w:author="Stuart Gilfillan" w:date="2021-03-08T14:49:00Z">
        <w:r w:rsidR="00D40978">
          <w:t>As opposed</w:t>
        </w:r>
      </w:ins>
      <w:r>
        <w:t xml:space="preserve"> to horizontal ground heat exchangers, they </w:t>
      </w:r>
      <w:del w:id="396" w:author="Stuart Gilfillan" w:date="2021-03-08T14:50:00Z">
        <w:r w:rsidDel="00D40978">
          <w:delText>present the</w:delText>
        </w:r>
      </w:del>
      <w:ins w:id="397" w:author="Stuart Gilfillan" w:date="2021-03-08T14:50:00Z">
        <w:r w:rsidR="00D40978">
          <w:t>offer an</w:t>
        </w:r>
      </w:ins>
      <w:r>
        <w:t xml:space="preserve"> advantage of occupying less land surface area </w:t>
      </w:r>
      <w:ins w:id="398" w:author="Stuart Gilfillan" w:date="2021-03-08T14:50:00Z">
        <w:r w:rsidR="00D40978">
          <w:t xml:space="preserve">than </w:t>
        </w:r>
      </w:ins>
      <w:r>
        <w:t>that</w:t>
      </w:r>
      <w:ins w:id="399" w:author="Stuart Gilfillan" w:date="2021-03-08T14:50:00Z">
        <w:r w:rsidR="00D40978">
          <w:t xml:space="preserve"> of a</w:t>
        </w:r>
      </w:ins>
      <w:r>
        <w:t xml:space="preserve"> horizontal ground heat exchanger. However, studies in China (</w:t>
      </w:r>
      <w:proofErr w:type="gramStart"/>
      <w:r>
        <w:t>i.e.</w:t>
      </w:r>
      <w:proofErr w:type="gramEnd"/>
      <w:r>
        <w:t xml:space="preserve"> Li and Lai, 2015; Wang </w:t>
      </w:r>
      <w:r w:rsidR="005639F0" w:rsidRPr="005639F0">
        <w:rPr>
          <w:i/>
          <w:iCs/>
        </w:rPr>
        <w:t>et al.,</w:t>
      </w:r>
      <w:r w:rsidR="005639F0">
        <w:t xml:space="preserve"> </w:t>
      </w:r>
      <w:r>
        <w:t xml:space="preserve">2012) </w:t>
      </w:r>
      <w:ins w:id="400" w:author="Stuart Gilfillan" w:date="2021-03-08T14:50:00Z">
        <w:r w:rsidR="00D40978">
          <w:t xml:space="preserve">have </w:t>
        </w:r>
      </w:ins>
      <w:r>
        <w:t>warned on the irreversible cooling of the ground caused by yearly imbalances in heat extraction/injection from</w:t>
      </w:r>
      <w:ins w:id="401" w:author="Stuart Gilfillan" w:date="2021-03-08T14:50:00Z">
        <w:r w:rsidR="00D40978">
          <w:t xml:space="preserve"> the</w:t>
        </w:r>
      </w:ins>
      <w:r>
        <w:t xml:space="preserve"> ground source heat pump, especially in cold areas where the cooling needs are low and for large-scale systems with long operational periods (Gao </w:t>
      </w:r>
      <w:r w:rsidR="005639F0" w:rsidRPr="005639F0">
        <w:rPr>
          <w:i/>
          <w:iCs/>
        </w:rPr>
        <w:t>et al.,</w:t>
      </w:r>
      <w:r w:rsidR="005639F0">
        <w:t xml:space="preserve"> </w:t>
      </w:r>
      <w:r>
        <w:t xml:space="preserve">2015). </w:t>
      </w:r>
      <w:del w:id="402" w:author="Stuart Gilfillan" w:date="2021-03-08T14:51:00Z">
        <w:r w:rsidDel="00D40978">
          <w:delText xml:space="preserve">Some </w:delText>
        </w:r>
      </w:del>
      <w:ins w:id="403" w:author="Stuart Gilfillan" w:date="2021-03-08T14:51:00Z">
        <w:r w:rsidR="00D40978">
          <w:t xml:space="preserve">Several </w:t>
        </w:r>
      </w:ins>
      <w:r>
        <w:t>studies</w:t>
      </w:r>
      <w:ins w:id="404" w:author="Stuart Gilfillan" w:date="2021-03-08T14:50:00Z">
        <w:r w:rsidR="00D40978">
          <w:t xml:space="preserve"> have</w:t>
        </w:r>
      </w:ins>
      <w:r>
        <w:t xml:space="preserve"> show</w:t>
      </w:r>
      <w:ins w:id="405" w:author="FRASER HARRIS Andrew" w:date="2021-03-12T16:41:00Z">
        <w:r w:rsidR="00CB2DD8">
          <w:t>n</w:t>
        </w:r>
      </w:ins>
      <w:del w:id="406" w:author="FRASER HARRIS Andrew" w:date="2021-03-12T16:41:00Z">
        <w:r w:rsidDel="00CB2DD8">
          <w:delText>ed</w:delText>
        </w:r>
      </w:del>
      <w:r>
        <w:t xml:space="preserve"> that </w:t>
      </w:r>
      <w:del w:id="407" w:author="Stuart Gilfillan" w:date="2021-03-08T14:51:00Z">
        <w:r w:rsidDel="00D40978">
          <w:delText xml:space="preserve">other ways to achieve </w:delText>
        </w:r>
      </w:del>
      <w:r>
        <w:t>sustainable heat extraction and eliminat</w:t>
      </w:r>
      <w:ins w:id="408" w:author="Stuart Gilfillan" w:date="2021-03-08T14:51:00Z">
        <w:r w:rsidR="00D40978">
          <w:t>ion of</w:t>
        </w:r>
      </w:ins>
      <w:del w:id="409" w:author="Stuart Gilfillan" w:date="2021-03-08T14:51:00Z">
        <w:r w:rsidDel="00D40978">
          <w:delText>e</w:delText>
        </w:r>
      </w:del>
      <w:r>
        <w:t xml:space="preserve"> the cooling load accumulated into the ground </w:t>
      </w:r>
      <w:ins w:id="410" w:author="Stuart Gilfillan" w:date="2021-03-08T14:51:00Z">
        <w:r w:rsidR="00D40978">
          <w:t>can be achieved by</w:t>
        </w:r>
      </w:ins>
      <w:del w:id="411" w:author="Stuart Gilfillan" w:date="2021-03-08T14:51:00Z">
        <w:r w:rsidDel="00D40978">
          <w:delText xml:space="preserve">is to perform </w:delText>
        </w:r>
      </w:del>
      <w:ins w:id="412" w:author="Stuart Gilfillan" w:date="2021-03-08T14:51:00Z">
        <w:r w:rsidR="00D40978">
          <w:t xml:space="preserve"> </w:t>
        </w:r>
      </w:ins>
      <w:r>
        <w:t xml:space="preserve">cyclic production or </w:t>
      </w:r>
      <w:ins w:id="413" w:author="Stuart Gilfillan" w:date="2021-03-08T14:51:00Z">
        <w:r w:rsidR="00D40978">
          <w:t xml:space="preserve">through the </w:t>
        </w:r>
      </w:ins>
      <w:r>
        <w:t>provi</w:t>
      </w:r>
      <w:ins w:id="414" w:author="Stuart Gilfillan" w:date="2021-03-08T14:52:00Z">
        <w:r w:rsidR="00D40978">
          <w:t>sion of</w:t>
        </w:r>
      </w:ins>
      <w:del w:id="415" w:author="Stuart Gilfillan" w:date="2021-03-08T14:51:00Z">
        <w:r w:rsidDel="00D40978">
          <w:delText>de</w:delText>
        </w:r>
      </w:del>
      <w:r>
        <w:t xml:space="preserve"> additional artificial heat recharge during the non-heating season, such as solar thermal energy and industrial waste heat recharge (Cui </w:t>
      </w:r>
      <w:r w:rsidR="005639F0" w:rsidRPr="005639F0">
        <w:rPr>
          <w:i/>
          <w:iCs/>
        </w:rPr>
        <w:t>et al.,</w:t>
      </w:r>
      <w:r w:rsidR="005639F0">
        <w:t xml:space="preserve"> </w:t>
      </w:r>
      <w:r>
        <w:t xml:space="preserve">2015; Cruickshank and Baldwin, 2016). Experimental studies conducted by </w:t>
      </w:r>
      <w:proofErr w:type="spellStart"/>
      <w:r>
        <w:t>Trillat-Berdal</w:t>
      </w:r>
      <w:proofErr w:type="spellEnd"/>
      <w:r>
        <w:t xml:space="preserve"> </w:t>
      </w:r>
      <w:r w:rsidR="005639F0" w:rsidRPr="005639F0">
        <w:rPr>
          <w:i/>
          <w:iCs/>
        </w:rPr>
        <w:t>et al.</w:t>
      </w:r>
      <w:r w:rsidR="005639F0">
        <w:rPr>
          <w:i/>
          <w:iCs/>
        </w:rPr>
        <w:t xml:space="preserve"> </w:t>
      </w:r>
      <w:r>
        <w:t xml:space="preserve">(2006) showed that the ground thermal loads could be balanced by a system combining </w:t>
      </w:r>
      <w:ins w:id="416" w:author="Stuart Gilfillan" w:date="2021-03-08T14:56:00Z">
        <w:r w:rsidR="002D76EF">
          <w:t xml:space="preserve">a </w:t>
        </w:r>
      </w:ins>
      <w:r>
        <w:t xml:space="preserve">geothermal coupled heat pump and thermal solar collector, when the excess heat not used for hot water heating is injected into the ground, and the heat pump </w:t>
      </w:r>
      <w:ins w:id="417" w:author="Stuart Gilfillan" w:date="2021-03-08T14:56:00Z">
        <w:r w:rsidR="002D76EF">
          <w:t xml:space="preserve">is used in </w:t>
        </w:r>
      </w:ins>
      <w:r>
        <w:t xml:space="preserve">either </w:t>
      </w:r>
      <w:del w:id="418" w:author="Stuart Gilfillan" w:date="2021-03-08T14:56:00Z">
        <w:r w:rsidDel="002D76EF">
          <w:delText xml:space="preserve">used in </w:delText>
        </w:r>
      </w:del>
      <w:r>
        <w:t>cooling or heating mode. Cui et al. (2015) performed similar analysis on the performances of seasonal storage of industrial waste heat, by developing a heat transfer model for vertical GHE boreholes with multi-stage series connections.</w:t>
      </w:r>
    </w:p>
    <w:p w14:paraId="109A7E6D" w14:textId="482045AA" w:rsidR="003C1BEB" w:rsidRDefault="000A217B" w:rsidP="002852E0">
      <w:pPr>
        <w:spacing w:afterLines="80" w:after="192" w:line="480" w:lineRule="auto"/>
        <w:ind w:left="-4" w:firstLine="339"/>
      </w:pPr>
      <w:r>
        <w:t xml:space="preserve"> The analysis presented in Fig. </w:t>
      </w:r>
      <w:r w:rsidR="00F8600A">
        <w:t>5</w:t>
      </w:r>
      <w:r>
        <w:t xml:space="preserve"> </w:t>
      </w:r>
      <w:r w:rsidR="002C7B8B">
        <w:t>confirmed</w:t>
      </w:r>
      <w:r>
        <w:t xml:space="preserve"> that although a steady-state temperature can be obtained at the borehole, often interpreted by previous studies as an indication of </w:t>
      </w:r>
      <w:del w:id="419" w:author="Stuart Gilfillan" w:date="2021-03-08T14:57:00Z">
        <w:r w:rsidDel="002D76EF">
          <w:delText xml:space="preserve">efficient </w:delText>
        </w:r>
      </w:del>
      <w:ins w:id="420" w:author="Stuart Gilfillan" w:date="2021-03-08T14:57:00Z">
        <w:r w:rsidR="002D76EF">
          <w:t xml:space="preserve">sustainable </w:t>
        </w:r>
      </w:ins>
      <w:r>
        <w:t xml:space="preserve">system, this steady state situation </w:t>
      </w:r>
      <w:commentRangeStart w:id="421"/>
      <w:commentRangeStart w:id="422"/>
      <w:r>
        <w:t>can hardly be reached away from i</w:t>
      </w:r>
      <w:r w:rsidR="00F8600A">
        <w:t xml:space="preserve">t in the short-term (&lt; 30 years) </w:t>
      </w:r>
      <w:r>
        <w:t>given the considered geological conditions (</w:t>
      </w:r>
      <w:proofErr w:type="gramStart"/>
      <w:r>
        <w:t>i.e.</w:t>
      </w:r>
      <w:proofErr w:type="gramEnd"/>
      <w:r>
        <w:t xml:space="preserve"> low geothermal heat flux</w:t>
      </w:r>
      <w:r w:rsidR="002C7B8B">
        <w:t>, cold climate</w:t>
      </w:r>
      <w:r>
        <w:t xml:space="preserve">) and production scenario (i.e. constant heat extraction for 30 years). </w:t>
      </w:r>
      <w:r w:rsidR="00F8600A">
        <w:t xml:space="preserve">This will result in a high areal impact </w:t>
      </w:r>
      <w:r>
        <w:t>of heat extraction</w:t>
      </w:r>
      <w:r w:rsidR="00F8600A">
        <w:t>, that</w:t>
      </w:r>
      <w:r>
        <w:t xml:space="preserve"> will expand over time if no heat recovery periods and/or cyclical production with periods of injection are performed</w:t>
      </w:r>
      <w:r w:rsidR="00AE1980">
        <w:t>, causing some interferences and environmental issues.</w:t>
      </w:r>
      <w:commentRangeEnd w:id="421"/>
      <w:r w:rsidR="002D76EF">
        <w:rPr>
          <w:rStyle w:val="Marquedecommentaire"/>
        </w:rPr>
        <w:commentReference w:id="421"/>
      </w:r>
      <w:commentRangeEnd w:id="422"/>
      <w:r w:rsidR="00CB2DD8">
        <w:rPr>
          <w:rStyle w:val="Marquedecommentaire"/>
        </w:rPr>
        <w:commentReference w:id="422"/>
      </w:r>
    </w:p>
    <w:p w14:paraId="52319ED8" w14:textId="77777777" w:rsidR="000A217B" w:rsidRPr="001F1222" w:rsidRDefault="000A217B" w:rsidP="0045602F">
      <w:pPr>
        <w:pStyle w:val="Titre1"/>
        <w:rPr>
          <w:strike/>
          <w:rPrChange w:id="423" w:author="FRASER HARRIS Andrew" w:date="2021-03-12T20:17:00Z">
            <w:rPr/>
          </w:rPrChange>
        </w:rPr>
      </w:pPr>
      <w:r w:rsidRPr="001F1222">
        <w:rPr>
          <w:strike/>
          <w:rPrChange w:id="424" w:author="FRASER HARRIS Andrew" w:date="2021-03-12T20:17:00Z">
            <w:rPr/>
          </w:rPrChange>
        </w:rPr>
        <w:t>Conclusion</w:t>
      </w:r>
    </w:p>
    <w:p w14:paraId="54A7B17D" w14:textId="00C43A73" w:rsidR="000A217B" w:rsidRDefault="000A217B" w:rsidP="000A217B">
      <w:pPr>
        <w:spacing w:afterLines="80" w:after="192" w:line="480" w:lineRule="auto"/>
        <w:ind w:left="-4" w:firstLine="339"/>
      </w:pPr>
      <w:commentRangeStart w:id="425"/>
      <w:r w:rsidRPr="001F1222">
        <w:rPr>
          <w:strike/>
          <w:rPrChange w:id="426" w:author="FRASER HARRIS Andrew" w:date="2021-03-12T20:17:00Z">
            <w:rPr/>
          </w:rPrChange>
        </w:rPr>
        <w:t xml:space="preserve">The aim of this study was to assess the spatial impact of heat extraction from BHE systems and the </w:t>
      </w:r>
      <w:del w:id="427" w:author="Stuart Gilfillan" w:date="2021-03-08T14:58:00Z">
        <w:r w:rsidRPr="001F1222" w:rsidDel="002D76EF">
          <w:rPr>
            <w:strike/>
            <w:rPrChange w:id="428" w:author="FRASER HARRIS Andrew" w:date="2021-03-12T20:17:00Z">
              <w:rPr/>
            </w:rPrChange>
          </w:rPr>
          <w:delText xml:space="preserve">renewability </w:delText>
        </w:r>
      </w:del>
      <w:ins w:id="429" w:author="Stuart Gilfillan" w:date="2021-03-08T14:58:00Z">
        <w:r w:rsidR="002D76EF" w:rsidRPr="001F1222">
          <w:rPr>
            <w:strike/>
            <w:rPrChange w:id="430" w:author="FRASER HARRIS Andrew" w:date="2021-03-12T20:17:00Z">
              <w:rPr/>
            </w:rPrChange>
          </w:rPr>
          <w:t xml:space="preserve">sustainability </w:t>
        </w:r>
      </w:ins>
      <w:r w:rsidRPr="001F1222">
        <w:rPr>
          <w:strike/>
          <w:rPrChange w:id="431" w:author="FRASER HARRIS Andrew" w:date="2021-03-12T20:17:00Z">
            <w:rPr/>
          </w:rPrChange>
        </w:rPr>
        <w:t>of low-grade geothermal resources</w:t>
      </w:r>
      <w:r>
        <w:t>.</w:t>
      </w:r>
      <w:commentRangeEnd w:id="425"/>
      <w:r w:rsidR="00823659">
        <w:rPr>
          <w:rStyle w:val="Marquedecommentaire"/>
        </w:rPr>
        <w:commentReference w:id="425"/>
      </w:r>
      <w:r>
        <w:t xml:space="preserve"> We used simple analytical models to calculate subsurface energy balances in the Midlothian Coalfield in Scotland, considering heat extraction from a 50-m long vertical BHE. One-dimensional numerical models were used to verify the analytical solution and calculate axial recharge. We also extended the models in</w:t>
      </w:r>
      <w:ins w:id="432" w:author="FRASER HARRIS Andrew" w:date="2021-03-12T17:01:00Z">
        <w:r w:rsidR="00823659">
          <w:t>to</w:t>
        </w:r>
      </w:ins>
      <w:r>
        <w:t xml:space="preserve"> 3D to assess the effect of lateral recharge and the area of impact of heat extraction. Although previous studies aiming at assessing the long-term performances of BHE systems showed that steady-state production temperature can be reached after a few years of production, we here show that </w:t>
      </w:r>
      <w:r w:rsidRPr="004D73DF">
        <w:t>energy balance in the shallow sub-surface (</w:t>
      </w:r>
      <w:proofErr w:type="gramStart"/>
      <w:r w:rsidRPr="004D73DF">
        <w:t>i.e.</w:t>
      </w:r>
      <w:proofErr w:type="gramEnd"/>
      <w:r w:rsidRPr="004D73DF">
        <w:t xml:space="preserve"> &lt; 100 m) cannot be</w:t>
      </w:r>
      <w:commentRangeStart w:id="433"/>
      <w:r w:rsidRPr="004D73DF">
        <w:t xml:space="preserve"> naturally reached over the long term</w:t>
      </w:r>
      <w:r>
        <w:t xml:space="preserve"> </w:t>
      </w:r>
      <w:commentRangeEnd w:id="433"/>
      <w:r w:rsidR="002D76EF">
        <w:rPr>
          <w:rStyle w:val="Marquedecommentaire"/>
        </w:rPr>
        <w:commentReference w:id="433"/>
      </w:r>
      <w:r>
        <w:t xml:space="preserve">and thus steady-state </w:t>
      </w:r>
      <w:r w:rsidR="00CA232C">
        <w:t xml:space="preserve">temperature </w:t>
      </w:r>
      <w:r>
        <w:t>conditions cannot be reached away from the borehole. For a fixed GSHP set up and production period, our study show</w:t>
      </w:r>
      <w:ins w:id="434" w:author="Stuart Gilfillan" w:date="2021-03-08T14:59:00Z">
        <w:r w:rsidR="002D76EF">
          <w:t>s</w:t>
        </w:r>
      </w:ins>
      <w:r>
        <w:t xml:space="preserve"> that the areal impact mostly depends on the conductivity of the ground. Although high conductivity rocks are generally preferred to avoid a fast cooling at the borehole location and ensure sustainable BHE, </w:t>
      </w:r>
      <w:r w:rsidRPr="00A34334">
        <w:t>it also considerably impacts the extent of heat depletion.</w:t>
      </w:r>
      <w:r>
        <w:t xml:space="preserve"> In a context where geothermal energy becomes of real interest, constraining the footprint area of heat extraction is </w:t>
      </w:r>
      <w:del w:id="435" w:author="Stuart Gilfillan" w:date="2021-03-08T15:00:00Z">
        <w:r w:rsidDel="002D76EF">
          <w:delText xml:space="preserve">nevertheless </w:delText>
        </w:r>
      </w:del>
      <w:r>
        <w:t>essential to avoid interferences.</w:t>
      </w:r>
    </w:p>
    <w:p w14:paraId="4050ED44" w14:textId="51F54410" w:rsidR="000A217B" w:rsidRDefault="000A217B" w:rsidP="000A217B">
      <w:pPr>
        <w:spacing w:afterLines="80" w:after="192" w:line="480" w:lineRule="auto"/>
        <w:ind w:left="-4" w:firstLine="339"/>
      </w:pPr>
      <w:r>
        <w:t xml:space="preserve"> </w:t>
      </w:r>
      <w:del w:id="436" w:author="Stuart Gilfillan" w:date="2021-03-08T15:00:00Z">
        <w:r w:rsidDel="002D76EF">
          <w:delText xml:space="preserve">By </w:delText>
        </w:r>
      </w:del>
      <w:ins w:id="437" w:author="Stuart Gilfillan" w:date="2021-03-08T15:00:00Z">
        <w:r w:rsidR="002D76EF">
          <w:t xml:space="preserve">Through the </w:t>
        </w:r>
      </w:ins>
      <w:r>
        <w:t>calculati</w:t>
      </w:r>
      <w:ins w:id="438" w:author="Stuart Gilfillan" w:date="2021-03-08T15:00:00Z">
        <w:r w:rsidR="002D76EF">
          <w:t>on of</w:t>
        </w:r>
      </w:ins>
      <w:del w:id="439" w:author="Stuart Gilfillan" w:date="2021-03-08T15:00:00Z">
        <w:r w:rsidDel="002D76EF">
          <w:delText>ng</w:delText>
        </w:r>
      </w:del>
      <w:r>
        <w:t xml:space="preserve"> the relative contribution from axial and lateral heat flux, we showed that the initial recharge in the system depends on the long-term energy balance between surface and deep geothermal flux (</w:t>
      </w:r>
      <w:proofErr w:type="gramStart"/>
      <w:r>
        <w:t>i.e.</w:t>
      </w:r>
      <w:proofErr w:type="gramEnd"/>
      <w:r>
        <w:t xml:space="preserve"> initial temperature gradient). As the production time increase</w:t>
      </w:r>
      <w:ins w:id="440" w:author="FRASER HARRIS Andrew" w:date="2021-03-12T20:24:00Z">
        <w:r w:rsidR="001F1222">
          <w:t>s</w:t>
        </w:r>
      </w:ins>
      <w:r>
        <w:t xml:space="preserve">, the heat is mined further away from the borehole </w:t>
      </w:r>
      <w:del w:id="441" w:author="FRASER HARRIS Andrew" w:date="2021-03-12T20:25:00Z">
        <w:r w:rsidDel="001F1222">
          <w:delText>a</w:delText>
        </w:r>
      </w:del>
      <w:ins w:id="442" w:author="FRASER HARRIS Andrew" w:date="2021-03-12T20:25:00Z">
        <w:r w:rsidR="001F1222">
          <w:t>because</w:t>
        </w:r>
      </w:ins>
      <w:del w:id="443" w:author="FRASER HARRIS Andrew" w:date="2021-03-12T20:25:00Z">
        <w:r w:rsidDel="001F1222">
          <w:delText>s</w:delText>
        </w:r>
      </w:del>
      <w:r>
        <w:t xml:space="preserve"> the</w:t>
      </w:r>
      <w:ins w:id="444" w:author="FRASER HARRIS Andrew" w:date="2021-03-12T20:25:00Z">
        <w:r w:rsidR="001F1222">
          <w:t>rmal recharge from</w:t>
        </w:r>
      </w:ins>
      <w:del w:id="445" w:author="FRASER HARRIS Andrew" w:date="2021-03-12T20:25:00Z">
        <w:r w:rsidDel="001F1222">
          <w:delText xml:space="preserve"> heat generated from</w:delText>
        </w:r>
      </w:del>
      <w:r>
        <w:t xml:space="preserve"> radiogenic </w:t>
      </w:r>
      <w:del w:id="446" w:author="FRASER HARRIS Andrew" w:date="2021-03-12T20:26:00Z">
        <w:r w:rsidDel="001F1222">
          <w:delText>elements</w:delText>
        </w:r>
      </w:del>
      <w:ins w:id="447" w:author="FRASER HARRIS Andrew" w:date="2021-03-12T20:26:00Z">
        <w:r w:rsidR="001F1222">
          <w:t xml:space="preserve">decay </w:t>
        </w:r>
      </w:ins>
      <w:del w:id="448" w:author="FRASER HARRIS Andrew" w:date="2021-03-12T20:26:00Z">
        <w:r w:rsidDel="001F1222">
          <w:delText xml:space="preserve"> </w:delText>
        </w:r>
      </w:del>
      <w:ins w:id="449" w:author="FRASER HARRIS Andrew" w:date="2021-03-12T20:26:00Z">
        <w:r w:rsidR="001F1222">
          <w:t>and</w:t>
        </w:r>
      </w:ins>
      <w:del w:id="450" w:author="FRASER HARRIS Andrew" w:date="2021-03-12T20:26:00Z">
        <w:r w:rsidDel="001F1222">
          <w:delText>and</w:delText>
        </w:r>
      </w:del>
      <w:del w:id="451" w:author="FRASER HARRIS Andrew" w:date="2021-03-12T20:25:00Z">
        <w:r w:rsidDel="001F1222">
          <w:delText xml:space="preserve"> recharged from</w:delText>
        </w:r>
      </w:del>
      <w:r>
        <w:t xml:space="preserve"> solar and geothermal flux</w:t>
      </w:r>
      <w:ins w:id="452" w:author="FRASER HARRIS Andrew" w:date="2021-03-12T20:26:00Z">
        <w:r w:rsidR="001F1222">
          <w:t>es</w:t>
        </w:r>
      </w:ins>
      <w:r>
        <w:t xml:space="preserve"> </w:t>
      </w:r>
      <w:proofErr w:type="gramStart"/>
      <w:r>
        <w:t>does</w:t>
      </w:r>
      <w:proofErr w:type="gramEnd"/>
      <w:r>
        <w:t xml:space="preserve"> not compensate for the heat extracted. Although steady radial flux can be reached after </w:t>
      </w:r>
      <w:r w:rsidR="005639F0">
        <w:t>~</w:t>
      </w:r>
      <w:r w:rsidR="00CA232C">
        <w:t xml:space="preserve"> 10</w:t>
      </w:r>
      <w:r>
        <w:t xml:space="preserve"> year</w:t>
      </w:r>
      <w:r w:rsidR="00CA232C">
        <w:t>s</w:t>
      </w:r>
      <w:r>
        <w:t xml:space="preserve"> of production (</w:t>
      </w:r>
      <w:proofErr w:type="gramStart"/>
      <w:r>
        <w:t>i.e.</w:t>
      </w:r>
      <w:proofErr w:type="gramEnd"/>
      <w:r>
        <w:t xml:space="preserve"> constant rate of temperature decline), axial flux tends to increase with depth, with a maximal amplitude at the borehole ends. </w:t>
      </w:r>
      <w:commentRangeStart w:id="453"/>
      <w:r>
        <w:t>This effect is amplified as they reach the upper boundary</w:t>
      </w:r>
      <w:commentRangeEnd w:id="453"/>
      <w:r w:rsidR="001F1222">
        <w:rPr>
          <w:rStyle w:val="Marquedecommentaire"/>
        </w:rPr>
        <w:commentReference w:id="453"/>
      </w:r>
      <w:r>
        <w:t xml:space="preserve">, where </w:t>
      </w:r>
      <w:r w:rsidR="00CA232C">
        <w:t xml:space="preserve">the lack of heat input prevents </w:t>
      </w:r>
      <w:del w:id="454" w:author="FRASER HARRIS Andrew" w:date="2021-03-12T20:29:00Z">
        <w:r w:rsidR="00CA232C" w:rsidDel="00E570C7">
          <w:delText>fro</w:delText>
        </w:r>
      </w:del>
      <w:del w:id="455" w:author="FRASER HARRIS Andrew" w:date="2021-03-12T20:28:00Z">
        <w:r w:rsidR="00CA232C" w:rsidDel="00E570C7">
          <w:delText>m providing</w:delText>
        </w:r>
      </w:del>
      <w:r w:rsidR="00CA232C">
        <w:t xml:space="preserve"> a constant heat recharge to the BHE. </w:t>
      </w:r>
    </w:p>
    <w:p w14:paraId="206E7ABF" w14:textId="726B8902" w:rsidR="000A217B" w:rsidRDefault="00CA232C" w:rsidP="00CA232C">
      <w:pPr>
        <w:spacing w:afterLines="80" w:after="192" w:line="480" w:lineRule="auto"/>
        <w:ind w:firstLine="360"/>
      </w:pPr>
      <w:r>
        <w:t xml:space="preserve">This study confirms that in geographical areas with low geothermal heat flux and low in-situ heat production, cyclical production and/or artificial heat recharge </w:t>
      </w:r>
      <w:ins w:id="456" w:author="FRASER HARRIS Andrew" w:date="2021-03-12T20:29:00Z">
        <w:r w:rsidR="00E570C7">
          <w:t xml:space="preserve">of BHEs </w:t>
        </w:r>
      </w:ins>
      <w:r>
        <w:t xml:space="preserve">is required to ensure sustainable heat extraction and </w:t>
      </w:r>
      <w:ins w:id="457" w:author="FRASER HARRIS Andrew" w:date="2021-03-12T20:30:00Z">
        <w:r w:rsidR="00E570C7">
          <w:t>limit</w:t>
        </w:r>
      </w:ins>
      <w:del w:id="458" w:author="FRASER HARRIS Andrew" w:date="2021-03-12T20:29:00Z">
        <w:r w:rsidDel="00E570C7">
          <w:delText>constrain</w:delText>
        </w:r>
      </w:del>
      <w:r>
        <w:t xml:space="preserve"> the footprint area impacted by heat mining. Further work is required to determine the best production scenario required to </w:t>
      </w:r>
      <w:ins w:id="459" w:author="FRASER HARRIS Andrew" w:date="2021-03-12T20:30:00Z">
        <w:r w:rsidR="00E570C7">
          <w:t>limit</w:t>
        </w:r>
      </w:ins>
      <w:del w:id="460" w:author="FRASER HARRIS Andrew" w:date="2021-03-12T20:30:00Z">
        <w:r w:rsidDel="00E570C7">
          <w:delText>constrain</w:delText>
        </w:r>
      </w:del>
      <w:r>
        <w:t xml:space="preserve"> the footprint area of heat extraction</w:t>
      </w:r>
      <w:ins w:id="461" w:author="FRASER HARRIS Andrew" w:date="2021-03-12T20:30:00Z">
        <w:r w:rsidR="00E570C7">
          <w:t xml:space="preserve"> </w:t>
        </w:r>
      </w:ins>
      <w:del w:id="462" w:author="FRASER HARRIS Andrew" w:date="2021-03-12T20:30:00Z">
        <w:r w:rsidDel="00E570C7">
          <w:delText>. We will also</w:delText>
        </w:r>
      </w:del>
      <w:ins w:id="463" w:author="FRASER HARRIS Andrew" w:date="2021-03-12T20:30:00Z">
        <w:r w:rsidR="00E570C7">
          <w:t>and</w:t>
        </w:r>
      </w:ins>
      <w:r>
        <w:t xml:space="preserve"> assess the relative contribution from heat diffusion and convection through the porous medium, using </w:t>
      </w:r>
      <w:commentRangeStart w:id="464"/>
      <w:r>
        <w:t>2</w:t>
      </w:r>
      <w:commentRangeEnd w:id="464"/>
      <w:r w:rsidR="00A94BAC">
        <w:rPr>
          <w:rStyle w:val="Marquedecommentaire"/>
        </w:rPr>
        <w:commentReference w:id="464"/>
      </w:r>
      <w:r>
        <w:t xml:space="preserve">D advection-diffusion models with groundwater </w:t>
      </w:r>
      <w:commentRangeStart w:id="465"/>
      <w:r>
        <w:t>flow</w:t>
      </w:r>
      <w:commentRangeEnd w:id="465"/>
      <w:r w:rsidR="00A94BAC">
        <w:rPr>
          <w:rStyle w:val="Marquedecommentaire"/>
        </w:rPr>
        <w:commentReference w:id="465"/>
      </w:r>
      <w:r>
        <w:t>.</w:t>
      </w:r>
    </w:p>
    <w:sectPr w:rsidR="000A217B" w:rsidSect="00EF2480">
      <w:headerReference w:type="even" r:id="rId27"/>
      <w:headerReference w:type="default" r:id="rId28"/>
      <w:footerReference w:type="even" r:id="rId29"/>
      <w:footerReference w:type="default" r:id="rId30"/>
      <w:headerReference w:type="first" r:id="rId31"/>
      <w:footerReference w:type="first" r:id="rId32"/>
      <w:pgSz w:w="12240" w:h="15840"/>
      <w:pgMar w:top="1256" w:right="1224" w:bottom="1145" w:left="1224" w:header="720" w:footer="579" w:gutter="0"/>
      <w:lnNumType w:countBy="1" w:restart="continuous"/>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Stuart Gilfillan" w:date="2021-03-08T12:48:00Z" w:initials="SG">
    <w:p w14:paraId="405EB9AA" w14:textId="2D6C21BA" w:rsidR="0017036C" w:rsidRDefault="0017036C">
      <w:pPr>
        <w:pStyle w:val="Commentaire"/>
      </w:pPr>
      <w:r>
        <w:rPr>
          <w:rStyle w:val="Marquedecommentaire"/>
        </w:rPr>
        <w:annotationRef/>
      </w:r>
      <w:r>
        <w:t>Needs a proper title and list of authors</w:t>
      </w:r>
    </w:p>
  </w:comment>
  <w:comment w:id="6" w:author="MCDERMOTT Christopher" w:date="2021-03-15T08:50:00Z" w:initials="MC">
    <w:p w14:paraId="115E162D" w14:textId="2806B4C5" w:rsidR="0017036C" w:rsidRDefault="0017036C">
      <w:pPr>
        <w:pStyle w:val="Commentaire"/>
      </w:pPr>
      <w:r>
        <w:rPr>
          <w:rStyle w:val="Marquedecommentaire"/>
        </w:rPr>
        <w:annotationRef/>
      </w:r>
      <w:proofErr w:type="gramStart"/>
      <w:r>
        <w:t>( OFGEM</w:t>
      </w:r>
      <w:proofErr w:type="gramEnd"/>
      <w:r>
        <w:t xml:space="preserve"> average household heating need)</w:t>
      </w:r>
    </w:p>
  </w:comment>
  <w:comment w:id="8" w:author="MCDERMOTT Christopher" w:date="2021-03-15T08:48:00Z" w:initials="MC">
    <w:p w14:paraId="55961689" w14:textId="5ED873F8" w:rsidR="0017036C" w:rsidRDefault="0017036C" w:rsidP="00A431BA">
      <w:pPr>
        <w:pStyle w:val="Commentaire"/>
      </w:pPr>
      <w:r>
        <w:rPr>
          <w:rStyle w:val="Marquedecommentaire"/>
        </w:rPr>
        <w:annotationRef/>
      </w:r>
      <w:r>
        <w:t>People would say that this is ~75W/m</w:t>
      </w:r>
      <w:r w:rsidRPr="00A431BA">
        <w:rPr>
          <w:vertAlign w:val="superscript"/>
        </w:rPr>
        <w:t>2</w:t>
      </w:r>
      <w:r>
        <w:t xml:space="preserve">, but that is the heating at the surface not what is transferred into the ground. Your 1.8W/m2 is the </w:t>
      </w:r>
      <w:proofErr w:type="spellStart"/>
      <w:r>
        <w:t>realisitic</w:t>
      </w:r>
      <w:proofErr w:type="spellEnd"/>
      <w:r>
        <w:t xml:space="preserve"> figure, but may need either more justification here, or a comment to say see later</w:t>
      </w:r>
      <w:proofErr w:type="gramStart"/>
      <w:r>
        <w:t>…..</w:t>
      </w:r>
      <w:proofErr w:type="gramEnd"/>
    </w:p>
    <w:p w14:paraId="30E5E502" w14:textId="43D80E1C" w:rsidR="0017036C" w:rsidRDefault="0017036C" w:rsidP="00A431BA">
      <w:pPr>
        <w:pStyle w:val="Commentaire"/>
      </w:pPr>
    </w:p>
    <w:p w14:paraId="52A228D4" w14:textId="77777777" w:rsidR="0017036C" w:rsidRDefault="0017036C" w:rsidP="00A431BA">
      <w:pPr>
        <w:pStyle w:val="Commentaire"/>
      </w:pPr>
    </w:p>
  </w:comment>
  <w:comment w:id="9" w:author="MCDERMOTT Christopher" w:date="2021-03-15T09:55:00Z" w:initials="MC">
    <w:p w14:paraId="5C42D2BB" w14:textId="2EE9A266" w:rsidR="0017036C" w:rsidRDefault="0017036C" w:rsidP="00BF6E0D">
      <w:pPr>
        <w:pStyle w:val="Commentaire"/>
      </w:pPr>
      <w:r>
        <w:rPr>
          <w:rStyle w:val="Marquedecommentaire"/>
        </w:rPr>
        <w:annotationRef/>
      </w:r>
      <w:r>
        <w:t xml:space="preserve">After reading through your </w:t>
      </w:r>
      <w:proofErr w:type="gramStart"/>
      <w:r>
        <w:t>paper</w:t>
      </w:r>
      <w:proofErr w:type="gramEnd"/>
      <w:r>
        <w:t xml:space="preserve"> I see you go into this in detail later.</w:t>
      </w:r>
    </w:p>
  </w:comment>
  <w:comment w:id="34" w:author="FRASER HARRIS Andrew" w:date="2021-03-11T13:36:00Z" w:initials="FHA">
    <w:p w14:paraId="25AA1F3D" w14:textId="29320187" w:rsidR="0017036C" w:rsidRDefault="0017036C">
      <w:pPr>
        <w:pStyle w:val="Commentaire"/>
      </w:pPr>
      <w:r>
        <w:rPr>
          <w:rStyle w:val="Marquedecommentaire"/>
        </w:rPr>
        <w:annotationRef/>
      </w:r>
      <w:r>
        <w:t>Or great depths when you consider EGS</w:t>
      </w:r>
    </w:p>
  </w:comment>
  <w:comment w:id="56" w:author="FRASER HARRIS Andrew" w:date="2021-03-11T15:44:00Z" w:initials="FHA">
    <w:p w14:paraId="6D5218DF" w14:textId="77777777" w:rsidR="0017036C" w:rsidRDefault="0017036C">
      <w:pPr>
        <w:pStyle w:val="Commentaire"/>
      </w:pPr>
      <w:r>
        <w:rPr>
          <w:rStyle w:val="Marquedecommentaire"/>
        </w:rPr>
        <w:annotationRef/>
      </w:r>
      <w:r>
        <w:t>The BHEs are not aiming to access the coal mines though in your model. Perhaps the justification is not that there are lots of coal mines, but that this is where the heat demand is? You can then relate to coal mines because the smaller towns and rural properties are more likely to take up this technology?</w:t>
      </w:r>
    </w:p>
    <w:p w14:paraId="1C69DBC0" w14:textId="609EE48B" w:rsidR="0017036C" w:rsidRDefault="0017036C">
      <w:pPr>
        <w:pStyle w:val="Commentaire"/>
      </w:pPr>
      <w:r>
        <w:t xml:space="preserve">Maybe this is what you have suggested but perhaps sit could be slightly reframed?  </w:t>
      </w:r>
    </w:p>
  </w:comment>
  <w:comment w:id="86" w:author="FRASER HARRIS Andrew" w:date="2021-03-11T13:45:00Z" w:initials="FHA">
    <w:p w14:paraId="03A177F7" w14:textId="36189AAE" w:rsidR="0017036C" w:rsidRDefault="0017036C">
      <w:pPr>
        <w:pStyle w:val="Commentaire"/>
      </w:pPr>
      <w:r>
        <w:rPr>
          <w:rStyle w:val="Marquedecommentaire"/>
        </w:rPr>
        <w:annotationRef/>
      </w:r>
      <w:r>
        <w:t xml:space="preserve">Who’s analysis? Do you have references for this or is it all the above? </w:t>
      </w:r>
    </w:p>
  </w:comment>
  <w:comment w:id="88" w:author="FRASER HARRIS Andrew" w:date="2021-03-11T13:48:00Z" w:initials="FHA">
    <w:p w14:paraId="4B8E2536" w14:textId="7D8A984F" w:rsidR="0017036C" w:rsidRDefault="0017036C">
      <w:pPr>
        <w:pStyle w:val="Commentaire"/>
      </w:pPr>
      <w:r>
        <w:rPr>
          <w:rStyle w:val="Marquedecommentaire"/>
        </w:rPr>
        <w:annotationRef/>
      </w:r>
      <w:r>
        <w:t xml:space="preserve">Do you need to clarify that this is diffusion alone at this point? </w:t>
      </w:r>
    </w:p>
  </w:comment>
  <w:comment w:id="89" w:author="Mylène RECEVEUR" w:date="2021-03-15T16:15:00Z" w:initials="MR">
    <w:p w14:paraId="76D7CEA7" w14:textId="77777777" w:rsidR="0017036C" w:rsidRDefault="0017036C">
      <w:pPr>
        <w:pStyle w:val="Commentaire"/>
      </w:pPr>
      <w:r>
        <w:rPr>
          <w:rStyle w:val="Marquedecommentaire"/>
        </w:rPr>
        <w:annotationRef/>
      </w:r>
      <w:r>
        <w:t xml:space="preserve">Highlight BHE – focus of this paper </w:t>
      </w:r>
    </w:p>
    <w:p w14:paraId="785D51BD" w14:textId="7607B53A" w:rsidR="0017036C" w:rsidRDefault="0017036C">
      <w:pPr>
        <w:pStyle w:val="Commentaire"/>
      </w:pPr>
      <w:r>
        <w:t xml:space="preserve">Remove if limited figure number </w:t>
      </w:r>
    </w:p>
  </w:comment>
  <w:comment w:id="91" w:author="FRASER HARRIS Andrew" w:date="2021-03-11T13:48:00Z" w:initials="FHA">
    <w:p w14:paraId="5A941C47" w14:textId="6332ACF0" w:rsidR="0017036C" w:rsidRDefault="0017036C">
      <w:pPr>
        <w:pStyle w:val="Commentaire"/>
      </w:pPr>
      <w:r>
        <w:rPr>
          <w:rStyle w:val="Marquedecommentaire"/>
        </w:rPr>
        <w:annotationRef/>
      </w:r>
      <w:r>
        <w:t>IS this the whole figure caption? I’ve made it a bit smaller so it is easier to see that this is the case</w:t>
      </w:r>
    </w:p>
  </w:comment>
  <w:comment w:id="118" w:author="FRASER HARRIS Andrew" w:date="2021-03-11T13:51:00Z" w:initials="FHA">
    <w:p w14:paraId="30D05301" w14:textId="4FAA3E86" w:rsidR="0017036C" w:rsidRDefault="0017036C">
      <w:pPr>
        <w:pStyle w:val="Commentaire"/>
      </w:pPr>
      <w:r>
        <w:rPr>
          <w:rStyle w:val="Marquedecommentaire"/>
        </w:rPr>
        <w:annotationRef/>
      </w:r>
      <w:r>
        <w:t>Is this because you approximate that process with your boundary conditions? If so, you could briefly mention this here</w:t>
      </w:r>
    </w:p>
  </w:comment>
  <w:comment w:id="129" w:author="MCDERMOTT Christopher" w:date="2021-03-15T09:01:00Z" w:initials="MC">
    <w:p w14:paraId="66D76D1E" w14:textId="2F6D5E78" w:rsidR="0017036C" w:rsidRDefault="0017036C">
      <w:pPr>
        <w:pStyle w:val="Commentaire"/>
      </w:pPr>
      <w:r>
        <w:rPr>
          <w:rStyle w:val="Marquedecommentaire"/>
        </w:rPr>
        <w:annotationRef/>
      </w:r>
      <w:r>
        <w:t>?</w:t>
      </w:r>
    </w:p>
  </w:comment>
  <w:comment w:id="131" w:author="MCDERMOTT Christopher" w:date="2021-03-15T09:01:00Z" w:initials="MC">
    <w:p w14:paraId="679A8CB7" w14:textId="448493D2" w:rsidR="0017036C" w:rsidRDefault="0017036C" w:rsidP="004D61E8">
      <w:pPr>
        <w:pStyle w:val="Commentaire"/>
      </w:pPr>
      <w:r>
        <w:rPr>
          <w:rStyle w:val="Marquedecommentaire"/>
        </w:rPr>
        <w:annotationRef/>
      </w:r>
      <w:r>
        <w:t>Give units of each of these values</w:t>
      </w:r>
    </w:p>
  </w:comment>
  <w:comment w:id="133" w:author="MCDERMOTT Christopher" w:date="2021-03-15T09:08:00Z" w:initials="MC">
    <w:p w14:paraId="2BF60DE5" w14:textId="2CDC5922" w:rsidR="0017036C" w:rsidRDefault="0017036C" w:rsidP="00A37A12">
      <w:pPr>
        <w:pStyle w:val="Commentaire"/>
        <w:ind w:firstLine="0"/>
      </w:pPr>
      <w:r>
        <w:rPr>
          <w:rStyle w:val="Marquedecommentaire"/>
        </w:rPr>
        <w:annotationRef/>
      </w:r>
      <w:r>
        <w:t xml:space="preserve">Groundwater velocities are typically of the order of 1m/day, but vary significantly depending on local hydrogeological conditions. </w:t>
      </w:r>
    </w:p>
  </w:comment>
  <w:comment w:id="156" w:author="MCDERMOTT Christopher" w:date="2021-03-15T09:04:00Z" w:initials="MC">
    <w:p w14:paraId="3E0DD517" w14:textId="33B4BAAF" w:rsidR="0017036C" w:rsidRDefault="0017036C">
      <w:pPr>
        <w:pStyle w:val="Commentaire"/>
      </w:pPr>
      <w:r>
        <w:rPr>
          <w:rStyle w:val="Marquedecommentaire"/>
        </w:rPr>
        <w:annotationRef/>
      </w:r>
    </w:p>
  </w:comment>
  <w:comment w:id="178" w:author="MCDERMOTT Christopher" w:date="2021-03-15T09:14:00Z" w:initials="MC">
    <w:p w14:paraId="3B8B7C95" w14:textId="2A8734F2" w:rsidR="0017036C" w:rsidRDefault="0017036C">
      <w:pPr>
        <w:pStyle w:val="Commentaire"/>
      </w:pPr>
      <w:r>
        <w:rPr>
          <w:rStyle w:val="Marquedecommentaire"/>
        </w:rPr>
        <w:annotationRef/>
      </w:r>
      <w:r>
        <w:t>You have different numbers in the abstract.</w:t>
      </w:r>
    </w:p>
  </w:comment>
  <w:comment w:id="201" w:author="FRASER HARRIS Andrew" w:date="2021-03-11T16:16:00Z" w:initials="FHA">
    <w:p w14:paraId="58830F45" w14:textId="356C69ED" w:rsidR="0017036C" w:rsidRDefault="0017036C">
      <w:pPr>
        <w:pStyle w:val="Commentaire"/>
      </w:pPr>
      <w:r>
        <w:rPr>
          <w:rStyle w:val="Marquedecommentaire"/>
        </w:rPr>
        <w:annotationRef/>
      </w:r>
      <w:r>
        <w:t>Why is this conservative? This is higher than the estimate using the BGS map?</w:t>
      </w:r>
    </w:p>
  </w:comment>
  <w:comment w:id="202" w:author="FRASER HARRIS Andrew" w:date="2021-03-11T16:19:00Z" w:initials="FHA">
    <w:p w14:paraId="5E63FF7F" w14:textId="5502A16C" w:rsidR="0017036C" w:rsidRDefault="0017036C">
      <w:pPr>
        <w:pStyle w:val="Commentaire"/>
      </w:pPr>
      <w:r>
        <w:rPr>
          <w:rStyle w:val="Marquedecommentaire"/>
        </w:rPr>
        <w:annotationRef/>
      </w:r>
      <w:r>
        <w:t>How is this calculated? Do you know why an average value is represented as a range?</w:t>
      </w:r>
    </w:p>
  </w:comment>
  <w:comment w:id="203" w:author="MCDERMOTT Christopher" w:date="2021-03-15T09:21:00Z" w:initials="MC">
    <w:p w14:paraId="66C1D002" w14:textId="70070347" w:rsidR="0017036C" w:rsidRDefault="0017036C">
      <w:pPr>
        <w:pStyle w:val="Commentaire"/>
        <w:rPr>
          <w:rFonts w:ascii="Helvetica" w:hAnsi="Helvetica" w:cs="Helvetica"/>
          <w:color w:val="323132"/>
          <w:sz w:val="27"/>
          <w:szCs w:val="27"/>
          <w:shd w:val="clear" w:color="auto" w:fill="FFFFFF"/>
        </w:rPr>
      </w:pPr>
      <w:r>
        <w:rPr>
          <w:rStyle w:val="Marquedecommentaire"/>
        </w:rPr>
        <w:annotationRef/>
      </w:r>
      <w:r>
        <w:t xml:space="preserve">This is house </w:t>
      </w:r>
      <w:proofErr w:type="gramStart"/>
      <w:r>
        <w:t>footprint,</w:t>
      </w:r>
      <w:proofErr w:type="gramEnd"/>
      <w:r>
        <w:t xml:space="preserve"> bit does not include garden area. </w:t>
      </w:r>
      <w:proofErr w:type="gramStart"/>
      <w:r>
        <w:t>However</w:t>
      </w:r>
      <w:proofErr w:type="gramEnd"/>
      <w:r>
        <w:t xml:space="preserve"> </w:t>
      </w:r>
      <w:r>
        <w:rPr>
          <w:rFonts w:ascii="Helvetica" w:hAnsi="Helvetica" w:cs="Helvetica"/>
          <w:color w:val="323132"/>
          <w:sz w:val="27"/>
          <w:szCs w:val="27"/>
          <w:shd w:val="clear" w:color="auto" w:fill="FFFFFF"/>
        </w:rPr>
        <w:t>The median garden size for a house in London is 140 square metres, just over half the size of a tennis court. This compares with 188 square metres across Great Britain and 226 square metres in Scotland (the largest</w:t>
      </w:r>
      <w:proofErr w:type="gramStart"/>
      <w:r>
        <w:rPr>
          <w:rFonts w:ascii="Helvetica" w:hAnsi="Helvetica" w:cs="Helvetica"/>
          <w:color w:val="323132"/>
          <w:sz w:val="27"/>
          <w:szCs w:val="27"/>
          <w:shd w:val="clear" w:color="auto" w:fill="FFFFFF"/>
        </w:rPr>
        <w:t>).One</w:t>
      </w:r>
      <w:proofErr w:type="gramEnd"/>
      <w:r>
        <w:rPr>
          <w:rFonts w:ascii="Helvetica" w:hAnsi="Helvetica" w:cs="Helvetica"/>
          <w:color w:val="323132"/>
          <w:sz w:val="27"/>
          <w:szCs w:val="27"/>
          <w:shd w:val="clear" w:color="auto" w:fill="FFFFFF"/>
        </w:rPr>
        <w:t xml:space="preserve"> in eight homes </w:t>
      </w:r>
      <w:proofErr w:type="spellStart"/>
      <w:r>
        <w:rPr>
          <w:rFonts w:ascii="Helvetica" w:hAnsi="Helvetica" w:cs="Helvetica"/>
          <w:color w:val="323132"/>
          <w:sz w:val="27"/>
          <w:szCs w:val="27"/>
          <w:shd w:val="clear" w:color="auto" w:fill="FFFFFF"/>
        </w:rPr>
        <w:t>british</w:t>
      </w:r>
      <w:proofErr w:type="spellEnd"/>
      <w:r>
        <w:rPr>
          <w:rFonts w:ascii="Helvetica" w:hAnsi="Helvetica" w:cs="Helvetica"/>
          <w:color w:val="323132"/>
          <w:sz w:val="27"/>
          <w:szCs w:val="27"/>
          <w:shd w:val="clear" w:color="auto" w:fill="FFFFFF"/>
        </w:rPr>
        <w:t xml:space="preserve"> households has not garden. </w:t>
      </w:r>
    </w:p>
    <w:p w14:paraId="5815A39E" w14:textId="7D52D5D0" w:rsidR="0017036C" w:rsidRDefault="0017036C">
      <w:pPr>
        <w:pStyle w:val="Commentaire"/>
      </w:pPr>
      <w:hyperlink r:id="rId1" w:history="1">
        <w:r>
          <w:rPr>
            <w:rStyle w:val="Lienhypertexte"/>
          </w:rPr>
          <w:t>One in eight British households has no garden - Office for National Statistics (ons.gov.uk)</w:t>
        </w:r>
      </w:hyperlink>
    </w:p>
  </w:comment>
  <w:comment w:id="210" w:author="FRASER HARRIS Andrew" w:date="2021-03-11T16:23:00Z" w:initials="FHA">
    <w:p w14:paraId="5C09836C" w14:textId="7D9B1723" w:rsidR="0017036C" w:rsidRDefault="0017036C">
      <w:pPr>
        <w:pStyle w:val="Commentaire"/>
      </w:pPr>
      <w:r>
        <w:rPr>
          <w:rStyle w:val="Marquedecommentaire"/>
        </w:rPr>
        <w:annotationRef/>
      </w:r>
      <w:r>
        <w:t>Think you need an A and B on the figure (or so it seems from the caption?)</w:t>
      </w:r>
    </w:p>
  </w:comment>
  <w:comment w:id="231" w:author="FRASER HARRIS Andrew" w:date="2021-03-11T16:27:00Z" w:initials="FHA">
    <w:p w14:paraId="67A5BCB8" w14:textId="2ABD7658" w:rsidR="0017036C" w:rsidRDefault="0017036C">
      <w:pPr>
        <w:pStyle w:val="Commentaire"/>
      </w:pPr>
      <w:r>
        <w:rPr>
          <w:rStyle w:val="Marquedecommentaire"/>
        </w:rPr>
        <w:annotationRef/>
      </w:r>
      <w:r>
        <w:t>Is this the amalgamation of all the processes you mention earlier or is it the contribution of solar?</w:t>
      </w:r>
    </w:p>
  </w:comment>
  <w:comment w:id="234" w:author="MCDERMOTT Christopher" w:date="2021-03-15T09:28:00Z" w:initials="MC">
    <w:p w14:paraId="3D7732C0" w14:textId="39234567" w:rsidR="0017036C" w:rsidRDefault="0017036C">
      <w:pPr>
        <w:pStyle w:val="Commentaire"/>
      </w:pPr>
      <w:r>
        <w:rPr>
          <w:rStyle w:val="Marquedecommentaire"/>
        </w:rPr>
        <w:annotationRef/>
      </w:r>
      <w:r>
        <w:t xml:space="preserve">Do you want to mention the modelling you undertook as </w:t>
      </w:r>
      <w:proofErr w:type="gramStart"/>
      <w:r>
        <w:t>well?,</w:t>
      </w:r>
      <w:proofErr w:type="gramEnd"/>
      <w:r>
        <w:t xml:space="preserve"> showing that any more heat input would lead to </w:t>
      </w:r>
      <w:proofErr w:type="spellStart"/>
      <w:r>
        <w:t>unrealisitic</w:t>
      </w:r>
      <w:proofErr w:type="spellEnd"/>
      <w:r>
        <w:t xml:space="preserve"> surface </w:t>
      </w:r>
      <w:proofErr w:type="spellStart"/>
      <w:r>
        <w:t>temepratures</w:t>
      </w:r>
      <w:proofErr w:type="spellEnd"/>
      <w:r>
        <w:t>?</w:t>
      </w:r>
    </w:p>
  </w:comment>
  <w:comment w:id="235" w:author="FRASER HARRIS Andrew" w:date="2021-03-11T16:30:00Z" w:initials="FHA">
    <w:p w14:paraId="5F56D2A6" w14:textId="5FD11D86" w:rsidR="0017036C" w:rsidRDefault="0017036C">
      <w:pPr>
        <w:pStyle w:val="Commentaire"/>
      </w:pPr>
      <w:r>
        <w:rPr>
          <w:rStyle w:val="Marquedecommentaire"/>
        </w:rPr>
        <w:annotationRef/>
      </w:r>
      <w:r>
        <w:t xml:space="preserve">This is what I was musing in a previous comment…Is there any way of putting a number on this do you think? </w:t>
      </w:r>
    </w:p>
    <w:p w14:paraId="74668EBE" w14:textId="43BC0A8B" w:rsidR="0017036C" w:rsidRDefault="0017036C">
      <w:pPr>
        <w:pStyle w:val="Commentaire"/>
      </w:pPr>
      <w:r>
        <w:t>Perhaps BHEs in cities could be a way to mitigate the UHI effect? Could you strategically arrange BHEs to reduce the temperature during the winter to effectively create a coolth resource for the summer that gets replenished by extra solar recharge and air-conditioning waste heat? (I’m thinking of warmer places like London or Paris)</w:t>
      </w:r>
    </w:p>
    <w:p w14:paraId="723D13F9" w14:textId="0D7057AB" w:rsidR="0017036C" w:rsidRDefault="0017036C">
      <w:pPr>
        <w:pStyle w:val="Commentaire"/>
      </w:pPr>
      <w:r>
        <w:t>(sorry, not particularly relevant to your paper!)</w:t>
      </w:r>
    </w:p>
  </w:comment>
  <w:comment w:id="236" w:author="FRASER HARRIS Andrew" w:date="2021-03-11T16:36:00Z" w:initials="FHA">
    <w:p w14:paraId="720E02B8" w14:textId="12F83838" w:rsidR="0017036C" w:rsidRDefault="0017036C">
      <w:pPr>
        <w:pStyle w:val="Commentaire"/>
      </w:pPr>
      <w:r>
        <w:rPr>
          <w:rStyle w:val="Marquedecommentaire"/>
        </w:rPr>
        <w:annotationRef/>
      </w:r>
      <w:r>
        <w:t>Suggest: cannot provide more than…</w:t>
      </w:r>
    </w:p>
  </w:comment>
  <w:comment w:id="237" w:author="FRASER HARRIS Andrew" w:date="2021-03-11T16:37:00Z" w:initials="FHA">
    <w:p w14:paraId="3776DFA1" w14:textId="3FF80C40" w:rsidR="0017036C" w:rsidRDefault="0017036C" w:rsidP="00652081">
      <w:pPr>
        <w:pStyle w:val="Commentaire"/>
      </w:pPr>
      <w:r>
        <w:rPr>
          <w:rStyle w:val="Marquedecommentaire"/>
        </w:rPr>
        <w:annotationRef/>
      </w:r>
      <w:r>
        <w:t>…needs to be? Or …must be?</w:t>
      </w:r>
    </w:p>
  </w:comment>
  <w:comment w:id="238" w:author="MCDERMOTT Christopher" w:date="2021-03-15T09:30:00Z" w:initials="MC">
    <w:p w14:paraId="6EAC36A0" w14:textId="2D56CBE3" w:rsidR="0017036C" w:rsidRDefault="0017036C">
      <w:pPr>
        <w:pStyle w:val="Commentaire"/>
      </w:pPr>
      <w:r>
        <w:rPr>
          <w:rStyle w:val="Marquedecommentaire"/>
        </w:rPr>
        <w:annotationRef/>
      </w:r>
      <w:r>
        <w:t>Needs to be</w:t>
      </w:r>
    </w:p>
  </w:comment>
  <w:comment w:id="246" w:author="FRASER HARRIS Andrew" w:date="2021-03-11T16:41:00Z" w:initials="FHA">
    <w:p w14:paraId="45D2BA03" w14:textId="53483147" w:rsidR="0017036C" w:rsidRDefault="0017036C">
      <w:pPr>
        <w:pStyle w:val="Commentaire"/>
      </w:pPr>
      <w:r>
        <w:rPr>
          <w:rStyle w:val="Marquedecommentaire"/>
        </w:rPr>
        <w:annotationRef/>
      </w:r>
      <w:r>
        <w:t xml:space="preserve">This is really good </w:t>
      </w:r>
      <w:r>
        <w:sym w:font="Wingdings" w:char="F04A"/>
      </w:r>
    </w:p>
  </w:comment>
  <w:comment w:id="281" w:author="FRASER HARRIS Andrew" w:date="2021-03-11T16:48:00Z" w:initials="FHA">
    <w:p w14:paraId="7FA0F961" w14:textId="4F0802A4" w:rsidR="0017036C" w:rsidRDefault="0017036C">
      <w:pPr>
        <w:pStyle w:val="Commentaire"/>
      </w:pPr>
      <w:r>
        <w:rPr>
          <w:rStyle w:val="Marquedecommentaire"/>
        </w:rPr>
        <w:annotationRef/>
      </w:r>
      <w:r>
        <w:t>Any reason to do a different length to the semi-infinite model?</w:t>
      </w:r>
    </w:p>
  </w:comment>
  <w:comment w:id="282" w:author="FRASER HARRIS Andrew" w:date="2021-03-11T16:49:00Z" w:initials="FHA">
    <w:p w14:paraId="0E40AFE0" w14:textId="51ADA477" w:rsidR="0017036C" w:rsidRDefault="0017036C">
      <w:pPr>
        <w:pStyle w:val="Commentaire"/>
      </w:pPr>
      <w:r>
        <w:rPr>
          <w:rStyle w:val="Marquedecommentaire"/>
        </w:rPr>
        <w:annotationRef/>
      </w:r>
      <w:r>
        <w:t>?</w:t>
      </w:r>
    </w:p>
  </w:comment>
  <w:comment w:id="290" w:author="FRASER HARRIS Andrew" w:date="2021-03-11T16:52:00Z" w:initials="FHA">
    <w:p w14:paraId="441954D0" w14:textId="124B61A8" w:rsidR="0017036C" w:rsidRDefault="0017036C">
      <w:pPr>
        <w:pStyle w:val="Commentaire"/>
      </w:pPr>
      <w:r>
        <w:rPr>
          <w:rStyle w:val="Marquedecommentaire"/>
        </w:rPr>
        <w:annotationRef/>
      </w:r>
      <w:r>
        <w:t>Is this a cylindrical model? You could just say 300 m diameter cylinder</w:t>
      </w:r>
    </w:p>
  </w:comment>
  <w:comment w:id="296" w:author="Mylène RECEVEUR" w:date="2020-09-21T15:08:00Z" w:initials="MR">
    <w:p w14:paraId="4F122DAE" w14:textId="1874EC75" w:rsidR="0017036C" w:rsidRDefault="0017036C" w:rsidP="00DB4060">
      <w:pPr>
        <w:pStyle w:val="Commentaire"/>
      </w:pPr>
      <w:r>
        <w:rPr>
          <w:rStyle w:val="Marquedecommentaire"/>
        </w:rPr>
        <w:annotationRef/>
      </w:r>
      <w:r>
        <w:t>Need to review the concepts of finite vs infinite – are not in agreement with Zeng et al. (2002) and Marcotte et al. (2013)</w:t>
      </w:r>
    </w:p>
  </w:comment>
  <w:comment w:id="304" w:author="MCDERMOTT Christopher" w:date="2021-03-15T09:39:00Z" w:initials="MC">
    <w:p w14:paraId="45E9EBA7" w14:textId="658F8BEF" w:rsidR="0017036C" w:rsidRDefault="0017036C">
      <w:pPr>
        <w:pStyle w:val="Commentaire"/>
      </w:pPr>
      <w:r>
        <w:rPr>
          <w:rStyle w:val="Marquedecommentaire"/>
        </w:rPr>
        <w:annotationRef/>
      </w:r>
      <w:r>
        <w:t>Nice figures, but I can not read them.</w:t>
      </w:r>
    </w:p>
  </w:comment>
  <w:comment w:id="305" w:author="FRASER HARRIS Andrew" w:date="2021-03-11T16:58:00Z" w:initials="FHA">
    <w:p w14:paraId="454A23A0" w14:textId="0EDB5492" w:rsidR="0017036C" w:rsidRDefault="0017036C">
      <w:pPr>
        <w:pStyle w:val="Commentaire"/>
      </w:pPr>
      <w:r>
        <w:rPr>
          <w:rStyle w:val="Marquedecommentaire"/>
        </w:rPr>
        <w:annotationRef/>
      </w:r>
      <w:r>
        <w:t>Think you need the figure labels on the figure too</w:t>
      </w:r>
    </w:p>
  </w:comment>
  <w:comment w:id="311" w:author="Mylène RECEVEUR" w:date="2021-02-25T12:59:00Z" w:initials="MR">
    <w:p w14:paraId="1E5D690C" w14:textId="77777777" w:rsidR="0017036C" w:rsidRDefault="0017036C" w:rsidP="00792DE6">
      <w:pPr>
        <w:pStyle w:val="Commentaire"/>
      </w:pPr>
      <w:r>
        <w:rPr>
          <w:rStyle w:val="Marquedecommentaire"/>
        </w:rPr>
        <w:annotationRef/>
      </w:r>
      <w:r>
        <w:t>After 20 years, the temperature around the borehole (x &lt; 4.5m) decreases at a quasi-linear rate of -0.05 °C/</w:t>
      </w:r>
      <w:proofErr w:type="spellStart"/>
      <w:r>
        <w:t>yr</w:t>
      </w:r>
      <w:proofErr w:type="spellEnd"/>
      <w:r>
        <w:t xml:space="preserve"> and -0.02°C/</w:t>
      </w:r>
      <w:proofErr w:type="spellStart"/>
      <w:r>
        <w:t>yr</w:t>
      </w:r>
      <w:proofErr w:type="spellEnd"/>
      <w:r>
        <w:t xml:space="preserve"> in the finite and semi-infinite models, respectively. After 20 years, the temperature decreases at a linear rate of -0.04°C/</w:t>
      </w:r>
      <w:proofErr w:type="spellStart"/>
      <w:r>
        <w:t>yr</w:t>
      </w:r>
      <w:proofErr w:type="spellEnd"/>
      <w:r>
        <w:t xml:space="preserve"> (finite model) and -0.016°C/</w:t>
      </w:r>
      <w:proofErr w:type="spellStart"/>
      <w:r>
        <w:t>yr</w:t>
      </w:r>
      <w:proofErr w:type="spellEnd"/>
      <w:r>
        <w:t xml:space="preserve"> (semi-infinite models)</w:t>
      </w:r>
    </w:p>
  </w:comment>
  <w:comment w:id="313" w:author="Mylène RECEVEUR" w:date="2021-03-15T16:18:00Z" w:initials="MR">
    <w:p w14:paraId="0125B710" w14:textId="0525375E" w:rsidR="0017036C" w:rsidRDefault="0017036C">
      <w:pPr>
        <w:pStyle w:val="Commentaire"/>
      </w:pPr>
      <w:r>
        <w:rPr>
          <w:rStyle w:val="Marquedecommentaire"/>
        </w:rPr>
        <w:annotationRef/>
      </w:r>
      <w:r>
        <w:t>Use in thesis but not paper</w:t>
      </w:r>
    </w:p>
  </w:comment>
  <w:comment w:id="312" w:author="FRASER HARRIS Andrew" w:date="2021-03-11T17:00:00Z" w:initials="FHA">
    <w:p w14:paraId="411A7ECF" w14:textId="45E4DF61" w:rsidR="0017036C" w:rsidRDefault="0017036C">
      <w:pPr>
        <w:pStyle w:val="Commentaire"/>
      </w:pPr>
      <w:r>
        <w:rPr>
          <w:rStyle w:val="Marquedecommentaire"/>
        </w:rPr>
        <w:annotationRef/>
      </w:r>
      <w:r>
        <w:t>I think you are going to need a legend for this figure…</w:t>
      </w:r>
    </w:p>
    <w:p w14:paraId="785A6AF2" w14:textId="59E4292E" w:rsidR="0017036C" w:rsidRDefault="0017036C">
      <w:pPr>
        <w:pStyle w:val="Commentaire"/>
      </w:pPr>
    </w:p>
  </w:comment>
  <w:comment w:id="316" w:author="FRASER HARRIS Andrew" w:date="2021-03-11T17:07:00Z" w:initials="FHA">
    <w:p w14:paraId="179F96AF" w14:textId="22037881" w:rsidR="0017036C" w:rsidRDefault="0017036C">
      <w:pPr>
        <w:pStyle w:val="Commentaire"/>
      </w:pPr>
      <w:r>
        <w:rPr>
          <w:rStyle w:val="Marquedecommentaire"/>
        </w:rPr>
        <w:annotationRef/>
      </w:r>
      <w:r>
        <w:t>See comment in the main text below – it is not the discretisation that causes this, it is the fact you are modelling 3D heat transfer instead of 1D</w:t>
      </w:r>
    </w:p>
  </w:comment>
  <w:comment w:id="319" w:author="FRASER HARRIS Andrew" w:date="2021-03-11T17:02:00Z" w:initials="FHA">
    <w:p w14:paraId="62032DBD" w14:textId="0C921304" w:rsidR="0017036C" w:rsidRDefault="0017036C">
      <w:pPr>
        <w:pStyle w:val="Commentaire"/>
      </w:pPr>
      <w:r>
        <w:rPr>
          <w:rStyle w:val="Marquedecommentaire"/>
        </w:rPr>
        <w:annotationRef/>
      </w:r>
      <w:r>
        <w:t>This is a long sentence… I’d suggest breaking it up into the key points. Maybe you don’t need to start with the ‘although’ and just present to contrast in a couple of sentences?</w:t>
      </w:r>
    </w:p>
  </w:comment>
  <w:comment w:id="321" w:author="FRASER HARRIS Andrew" w:date="2021-03-11T17:04:00Z" w:initials="FHA">
    <w:p w14:paraId="6A810C8A" w14:textId="1903BC71" w:rsidR="0017036C" w:rsidRDefault="0017036C">
      <w:pPr>
        <w:pStyle w:val="Commentaire"/>
      </w:pPr>
      <w:r>
        <w:rPr>
          <w:rStyle w:val="Marquedecommentaire"/>
        </w:rPr>
        <w:annotationRef/>
      </w:r>
      <w:r>
        <w:t>This makes it sound like the cone is caused by your model discretisation?! I don’t think that is the case is it? Perhaps you could rephrase to something like “…by considering the 3D heat transfer, we observe the development of a cone of thermal depression”</w:t>
      </w:r>
    </w:p>
  </w:comment>
  <w:comment w:id="323" w:author="FRASER HARRIS Andrew" w:date="2021-03-12T14:46:00Z" w:initials="FHA">
    <w:p w14:paraId="5CA41857" w14:textId="61B68AA1" w:rsidR="0017036C" w:rsidRDefault="0017036C">
      <w:pPr>
        <w:pStyle w:val="Commentaire"/>
      </w:pPr>
      <w:r>
        <w:rPr>
          <w:rStyle w:val="Marquedecommentaire"/>
        </w:rPr>
        <w:annotationRef/>
      </w:r>
      <w:r>
        <w:t>A and B needed again</w:t>
      </w:r>
    </w:p>
  </w:comment>
  <w:comment w:id="330" w:author="FRASER HARRIS Andrew" w:date="2021-03-12T16:22:00Z" w:initials="FHA">
    <w:p w14:paraId="0A226B20" w14:textId="221C4A69" w:rsidR="0017036C" w:rsidRDefault="0017036C">
      <w:pPr>
        <w:pStyle w:val="Commentaire"/>
      </w:pPr>
      <w:r>
        <w:rPr>
          <w:rStyle w:val="Marquedecommentaire"/>
        </w:rPr>
        <w:annotationRef/>
      </w:r>
      <w:r>
        <w:t>Need a-d again. Also, is it possible to plot vectors of conduction? I’m not sure it is but it might be a nice illustration of your point that the vertical fluxes become increasingly important</w:t>
      </w:r>
    </w:p>
  </w:comment>
  <w:comment w:id="331" w:author="MCDERMOTT Christopher" w:date="2021-03-15T09:43:00Z" w:initials="MC">
    <w:p w14:paraId="37F40546" w14:textId="3864F4F6" w:rsidR="0017036C" w:rsidRDefault="0017036C">
      <w:pPr>
        <w:pStyle w:val="Commentaire"/>
      </w:pPr>
      <w:r>
        <w:rPr>
          <w:rStyle w:val="Marquedecommentaire"/>
        </w:rPr>
        <w:annotationRef/>
      </w:r>
      <w:r>
        <w:t>Good idea</w:t>
      </w:r>
    </w:p>
  </w:comment>
  <w:comment w:id="336" w:author="FRASER HARRIS Andrew" w:date="2021-03-12T16:14:00Z" w:initials="FHA">
    <w:p w14:paraId="333065F2" w14:textId="1E8D9C5C" w:rsidR="0017036C" w:rsidRDefault="0017036C" w:rsidP="00953B4B">
      <w:pPr>
        <w:pStyle w:val="Commentaire"/>
      </w:pPr>
      <w:r>
        <w:rPr>
          <w:rStyle w:val="Marquedecommentaire"/>
        </w:rPr>
        <w:annotationRef/>
      </w:r>
      <w:r>
        <w:t xml:space="preserve">This is interesting. For my understanding, the larger thermal drawdown at the horizon of the well leads to a larger influence in the subsurface than the surface. Because the temperatures are reduced in the subsurface this increases the flux from the surface, thereby limiting the surface impacts? </w:t>
      </w:r>
    </w:p>
    <w:p w14:paraId="39B430FE" w14:textId="1F102AF6" w:rsidR="0017036C" w:rsidRDefault="0017036C" w:rsidP="00953B4B">
      <w:pPr>
        <w:pStyle w:val="Commentaire"/>
      </w:pPr>
    </w:p>
    <w:p w14:paraId="4A4CE74C" w14:textId="720258BD" w:rsidR="0017036C" w:rsidRDefault="0017036C" w:rsidP="00953B4B">
      <w:pPr>
        <w:pStyle w:val="Commentaire"/>
      </w:pPr>
      <w:r>
        <w:t xml:space="preserve">If this is the case then I think it has implications for how we monitor whether multiple BHEs are interacting. Both our monitoring points (surface and borehole) are not really showing us the extent of the thermal drawdown which means we do not really have a pre-emptive way of preventing interactions through monitoring. </w:t>
      </w:r>
    </w:p>
  </w:comment>
  <w:comment w:id="337" w:author="FRASER HARRIS Andrew" w:date="2021-03-12T20:34:00Z" w:initials="FHA">
    <w:p w14:paraId="0E8D7909" w14:textId="3FA1B3AF" w:rsidR="0017036C" w:rsidRDefault="0017036C">
      <w:pPr>
        <w:pStyle w:val="Commentaire"/>
      </w:pPr>
      <w:r>
        <w:rPr>
          <w:rStyle w:val="Marquedecommentaire"/>
        </w:rPr>
        <w:annotationRef/>
      </w:r>
      <w:r>
        <w:t xml:space="preserve">I’m not sure I fully understand this figure. From the text I think I understand that you are trying to compare the thermal drawdown at different radii and at different heights? Maybe it is Friday evening and my brain isn’t working very well but I think your story could be much clearer if you plotted dT on the Y axis and split the figure into 2 </w:t>
      </w:r>
      <w:proofErr w:type="gramStart"/>
      <w:r>
        <w:t>i.e.</w:t>
      </w:r>
      <w:proofErr w:type="gramEnd"/>
      <w:r>
        <w:t xml:space="preserve"> either compare the same radius or the same depth. Does that make sense? </w:t>
      </w:r>
    </w:p>
  </w:comment>
  <w:comment w:id="351" w:author="Mylène RECEVEUR" w:date="2021-03-15T16:29:00Z" w:initials="MR">
    <w:p w14:paraId="4B74BD1F" w14:textId="6F9D140F" w:rsidR="0017036C" w:rsidRDefault="0017036C">
      <w:pPr>
        <w:pStyle w:val="Commentaire"/>
      </w:pPr>
      <w:r>
        <w:rPr>
          <w:rStyle w:val="Marquedecommentaire"/>
        </w:rPr>
        <w:annotationRef/>
      </w:r>
      <w:r>
        <w:t>Depth on y axis</w:t>
      </w:r>
    </w:p>
  </w:comment>
  <w:comment w:id="350" w:author="Mylène RECEVEUR" w:date="2021-03-15T16:28:00Z" w:initials="MR">
    <w:p w14:paraId="297B2C14" w14:textId="67D123B7" w:rsidR="0017036C" w:rsidRDefault="0017036C">
      <w:pPr>
        <w:pStyle w:val="Commentaire"/>
      </w:pPr>
      <w:r>
        <w:rPr>
          <w:rStyle w:val="Marquedecommentaire"/>
        </w:rPr>
        <w:annotationRef/>
      </w:r>
      <w:r>
        <w:t>!!! surface temperature is 0</w:t>
      </w:r>
      <w:proofErr w:type="gramStart"/>
      <w:r>
        <w:t>. !!!</w:t>
      </w:r>
      <w:proofErr w:type="gramEnd"/>
    </w:p>
  </w:comment>
  <w:comment w:id="367" w:author="FRASER HARRIS Andrew" w:date="2021-03-12T16:28:00Z" w:initials="FHA">
    <w:p w14:paraId="0593AB6A" w14:textId="2796E19E" w:rsidR="0017036C" w:rsidRDefault="0017036C">
      <w:pPr>
        <w:pStyle w:val="Commentaire"/>
      </w:pPr>
      <w:r>
        <w:rPr>
          <w:rStyle w:val="Marquedecommentaire"/>
        </w:rPr>
        <w:annotationRef/>
      </w:r>
      <w:r>
        <w:t xml:space="preserve">Do you have evidence from your </w:t>
      </w:r>
      <w:proofErr w:type="gramStart"/>
      <w:r>
        <w:t>100 year</w:t>
      </w:r>
      <w:proofErr w:type="gramEnd"/>
      <w:r>
        <w:t xml:space="preserve"> model that it has not reached steady state? </w:t>
      </w:r>
    </w:p>
  </w:comment>
  <w:comment w:id="366" w:author="MCDERMOTT Christopher" w:date="2021-03-15T09:45:00Z" w:initials="MC">
    <w:p w14:paraId="4D7A0CE9" w14:textId="62639C19" w:rsidR="0017036C" w:rsidRDefault="0017036C">
      <w:pPr>
        <w:pStyle w:val="Commentaire"/>
      </w:pPr>
      <w:r>
        <w:rPr>
          <w:rStyle w:val="Marquedecommentaire"/>
        </w:rPr>
        <w:annotationRef/>
      </w:r>
      <w:r>
        <w:t>Don’t quite follow your meaning here.</w:t>
      </w:r>
    </w:p>
  </w:comment>
  <w:comment w:id="373" w:author="MCDERMOTT Christopher" w:date="2021-03-15T09:46:00Z" w:initials="MC">
    <w:p w14:paraId="73BA518E" w14:textId="0F584A9C" w:rsidR="0017036C" w:rsidRDefault="0017036C">
      <w:pPr>
        <w:pStyle w:val="Commentaire"/>
      </w:pPr>
      <w:r>
        <w:rPr>
          <w:rStyle w:val="Marquedecommentaire"/>
        </w:rPr>
        <w:annotationRef/>
      </w:r>
      <w:r>
        <w:t>Good</w:t>
      </w:r>
    </w:p>
  </w:comment>
  <w:comment w:id="380" w:author="FRASER HARRIS Andrew" w:date="2021-03-12T16:34:00Z" w:initials="FHA">
    <w:p w14:paraId="7F3E986C" w14:textId="41C43511" w:rsidR="0017036C" w:rsidRDefault="0017036C">
      <w:pPr>
        <w:pStyle w:val="Commentaire"/>
      </w:pPr>
      <w:r>
        <w:rPr>
          <w:rStyle w:val="Marquedecommentaire"/>
        </w:rPr>
        <w:annotationRef/>
      </w:r>
      <w:r>
        <w:t>Suggest BHE</w:t>
      </w:r>
    </w:p>
  </w:comment>
  <w:comment w:id="390" w:author="FRASER HARRIS Andrew" w:date="2021-03-12T16:37:00Z" w:initials="FHA">
    <w:p w14:paraId="356EA8DE" w14:textId="155FC993" w:rsidR="0017036C" w:rsidRDefault="0017036C">
      <w:pPr>
        <w:pStyle w:val="Commentaire"/>
      </w:pPr>
      <w:r>
        <w:rPr>
          <w:rStyle w:val="Marquedecommentaire"/>
        </w:rPr>
        <w:annotationRef/>
      </w:r>
      <w:r>
        <w:t>Suggest …requires significant</w:t>
      </w:r>
    </w:p>
  </w:comment>
  <w:comment w:id="393" w:author="FRASER HARRIS Andrew" w:date="2021-03-12T16:38:00Z" w:initials="FHA">
    <w:p w14:paraId="67F0AF55" w14:textId="596921EA" w:rsidR="0017036C" w:rsidRDefault="0017036C">
      <w:pPr>
        <w:pStyle w:val="Commentaire"/>
      </w:pPr>
      <w:r>
        <w:rPr>
          <w:rStyle w:val="Marquedecommentaire"/>
        </w:rPr>
        <w:annotationRef/>
      </w:r>
      <w:r>
        <w:t xml:space="preserve">Are you saying that increasing BHE efficiency of a given length is not as sustainable a solution as having a deeper BHE? (from the possibility of engineering interference perspective) </w:t>
      </w:r>
    </w:p>
  </w:comment>
  <w:comment w:id="421" w:author="Stuart Gilfillan" w:date="2021-03-08T14:57:00Z" w:initials="SG">
    <w:p w14:paraId="28AAF76D" w14:textId="1237FA06" w:rsidR="0017036C" w:rsidRDefault="0017036C">
      <w:pPr>
        <w:pStyle w:val="Commentaire"/>
      </w:pPr>
      <w:r>
        <w:rPr>
          <w:rStyle w:val="Marquedecommentaire"/>
        </w:rPr>
        <w:annotationRef/>
      </w:r>
      <w:r>
        <w:t>Needs a bit more thought</w:t>
      </w:r>
    </w:p>
  </w:comment>
  <w:comment w:id="422" w:author="FRASER HARRIS Andrew" w:date="2021-03-12T16:43:00Z" w:initials="FHA">
    <w:p w14:paraId="1FDDBAFC" w14:textId="14640C9E" w:rsidR="0017036C" w:rsidRDefault="0017036C">
      <w:pPr>
        <w:pStyle w:val="Commentaire"/>
      </w:pPr>
      <w:r>
        <w:rPr>
          <w:rStyle w:val="Marquedecommentaire"/>
        </w:rPr>
        <w:annotationRef/>
      </w:r>
      <w:r>
        <w:t xml:space="preserve">I agree. Perhaps you could frame this more like:  although steady-state temperatures can be achieved at the borehole in the conditions of our case study, our analysis indicates that stable borehole temperatures are not indicative of a non-evolving thermal footprint. As the thermal footprint continues to expand with continued extraction, this has major implications for planning and licensing of BHEs in close proximity due to the potential risk of thermal interference and reduced performance. </w:t>
      </w:r>
    </w:p>
    <w:p w14:paraId="5D44C6B0" w14:textId="4FBBBDAC" w:rsidR="0017036C" w:rsidRDefault="0017036C">
      <w:pPr>
        <w:pStyle w:val="Commentaire"/>
      </w:pPr>
    </w:p>
    <w:p w14:paraId="70685E00" w14:textId="5101F052" w:rsidR="0017036C" w:rsidRDefault="0017036C">
      <w:pPr>
        <w:pStyle w:val="Commentaire"/>
      </w:pPr>
      <w:r>
        <w:t xml:space="preserve">On a side note, this seems quite analogous to quasi-steady state conditions in groundwater wells </w:t>
      </w:r>
      <w:proofErr w:type="gramStart"/>
      <w:r>
        <w:t>i.e.</w:t>
      </w:r>
      <w:proofErr w:type="gramEnd"/>
      <w:r>
        <w:t xml:space="preserve"> you pump at a constant rate and the gradient of drawdown becomes constant but the areal influence increases.</w:t>
      </w:r>
    </w:p>
  </w:comment>
  <w:comment w:id="425" w:author="FRASER HARRIS Andrew" w:date="2021-03-12T16:57:00Z" w:initials="FHA">
    <w:p w14:paraId="6FA8738E" w14:textId="1D940810" w:rsidR="0017036C" w:rsidRDefault="0017036C">
      <w:pPr>
        <w:pStyle w:val="Commentaire"/>
      </w:pPr>
      <w:r>
        <w:rPr>
          <w:rStyle w:val="Marquedecommentaire"/>
        </w:rPr>
        <w:annotationRef/>
      </w:r>
      <w:r>
        <w:t xml:space="preserve">Someone suggested to me in a previous paper that “this is the conclusions section, not the aims…” it might sound harsh, but I had to agree with them. </w:t>
      </w:r>
    </w:p>
    <w:p w14:paraId="5688CA67" w14:textId="3A241780" w:rsidR="0017036C" w:rsidRDefault="0017036C" w:rsidP="001F1222">
      <w:pPr>
        <w:pStyle w:val="Commentaire"/>
        <w:ind w:firstLine="0"/>
      </w:pPr>
    </w:p>
    <w:p w14:paraId="15A64A51" w14:textId="739FEA27" w:rsidR="0017036C" w:rsidRDefault="0017036C" w:rsidP="001F1222">
      <w:pPr>
        <w:pStyle w:val="Commentaire"/>
        <w:ind w:firstLine="0"/>
      </w:pPr>
      <w:r>
        <w:t xml:space="preserve">Perhaps you could rephrase this as: </w:t>
      </w:r>
    </w:p>
    <w:p w14:paraId="58E6D5F3" w14:textId="46DA34D7" w:rsidR="0017036C" w:rsidRDefault="0017036C" w:rsidP="001F1222">
      <w:pPr>
        <w:pStyle w:val="Commentaire"/>
        <w:ind w:firstLine="0"/>
      </w:pPr>
      <w:r>
        <w:t xml:space="preserve">We used a combination of modelling approaches ranging from simple analytical models to 1D and 3D numerical models to assess the spatial impact of heat extraction from BHE systems and the sustainability of these </w:t>
      </w:r>
      <w:proofErr w:type="gramStart"/>
      <w:r>
        <w:t>low grade</w:t>
      </w:r>
      <w:proofErr w:type="gramEnd"/>
      <w:r>
        <w:t xml:space="preserve"> geothermal resources. </w:t>
      </w:r>
    </w:p>
    <w:p w14:paraId="59607C43" w14:textId="79752762" w:rsidR="0017036C" w:rsidRDefault="0017036C" w:rsidP="001F1222">
      <w:pPr>
        <w:pStyle w:val="Commentaire"/>
        <w:ind w:firstLine="0"/>
      </w:pPr>
    </w:p>
    <w:p w14:paraId="1E74CB39" w14:textId="400048A4" w:rsidR="0017036C" w:rsidRDefault="0017036C" w:rsidP="001F1222">
      <w:pPr>
        <w:pStyle w:val="Commentaire"/>
        <w:ind w:firstLine="0"/>
      </w:pPr>
    </w:p>
  </w:comment>
  <w:comment w:id="433" w:author="Stuart Gilfillan" w:date="2021-03-08T14:59:00Z" w:initials="SG">
    <w:p w14:paraId="64C1944C" w14:textId="4D6BB0E4" w:rsidR="0017036C" w:rsidRDefault="0017036C">
      <w:pPr>
        <w:pStyle w:val="Commentaire"/>
      </w:pPr>
      <w:r>
        <w:rPr>
          <w:rStyle w:val="Marquedecommentaire"/>
        </w:rPr>
        <w:annotationRef/>
      </w:r>
      <w:r>
        <w:t>What exact timescale? 30 years?</w:t>
      </w:r>
    </w:p>
  </w:comment>
  <w:comment w:id="453" w:author="FRASER HARRIS Andrew" w:date="2021-03-12T20:27:00Z" w:initials="FHA">
    <w:p w14:paraId="766B0CCF" w14:textId="77777777" w:rsidR="0017036C" w:rsidRDefault="0017036C">
      <w:pPr>
        <w:pStyle w:val="Commentaire"/>
      </w:pPr>
      <w:r>
        <w:rPr>
          <w:rStyle w:val="Marquedecommentaire"/>
        </w:rPr>
        <w:annotationRef/>
      </w:r>
      <w:r>
        <w:t xml:space="preserve">This sounds like it is written about the model rather than a real BHE. </w:t>
      </w:r>
    </w:p>
    <w:p w14:paraId="38292CE9" w14:textId="0D171017" w:rsidR="0017036C" w:rsidRDefault="0017036C">
      <w:pPr>
        <w:pStyle w:val="Commentaire"/>
      </w:pPr>
      <w:r>
        <w:t xml:space="preserve">BY ‘they’ do you mean the borehole ends? </w:t>
      </w:r>
    </w:p>
    <w:p w14:paraId="3C4D7636" w14:textId="2E3EBEC4" w:rsidR="0017036C" w:rsidRDefault="0017036C">
      <w:pPr>
        <w:pStyle w:val="Commentaire"/>
      </w:pPr>
      <w:r>
        <w:t>Perhaps you could change the upper boundary to the surface</w:t>
      </w:r>
    </w:p>
  </w:comment>
  <w:comment w:id="464" w:author="MCDERMOTT Christopher" w:date="2021-03-15T09:52:00Z" w:initials="MC">
    <w:p w14:paraId="209C4D9B" w14:textId="4C1C5CB9" w:rsidR="0017036C" w:rsidRDefault="0017036C">
      <w:pPr>
        <w:pStyle w:val="Commentaire"/>
      </w:pPr>
      <w:r>
        <w:rPr>
          <w:rStyle w:val="Marquedecommentaire"/>
        </w:rPr>
        <w:annotationRef/>
      </w:r>
      <w:r>
        <w:t>Why 2D?</w:t>
      </w:r>
    </w:p>
  </w:comment>
  <w:comment w:id="465" w:author="MCDERMOTT Christopher" w:date="2021-03-15T09:52:00Z" w:initials="MC">
    <w:p w14:paraId="732091B8" w14:textId="370F851D" w:rsidR="0017036C" w:rsidRDefault="0017036C" w:rsidP="00A94BAC">
      <w:pPr>
        <w:pStyle w:val="Commentaire"/>
      </w:pPr>
      <w:r>
        <w:rPr>
          <w:rStyle w:val="Marquedecommentaire"/>
        </w:rPr>
        <w:annotationRef/>
      </w:r>
      <w:r>
        <w:t xml:space="preserve">Think it is worth mentioning that even although you do not simulate the groundwater movement, you do simulate with groundwater present in the rock. The movement of the water is only going to change the location of the cooling, and not the fact that the cooling has taken place. </w:t>
      </w:r>
      <w:proofErr w:type="gramStart"/>
      <w:r>
        <w:t>Therefore</w:t>
      </w:r>
      <w:proofErr w:type="gramEnd"/>
      <w:r>
        <w:t xml:space="preserve"> it does not affect the energy balance.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05EB9AA" w15:done="0"/>
  <w15:commentEx w15:paraId="115E162D" w15:done="0"/>
  <w15:commentEx w15:paraId="52A228D4" w15:done="0"/>
  <w15:commentEx w15:paraId="5C42D2BB" w15:paraIdParent="52A228D4" w15:done="0"/>
  <w15:commentEx w15:paraId="25AA1F3D" w15:done="0"/>
  <w15:commentEx w15:paraId="1C69DBC0" w15:done="0"/>
  <w15:commentEx w15:paraId="03A177F7" w15:done="0"/>
  <w15:commentEx w15:paraId="4B8E2536" w15:done="0"/>
  <w15:commentEx w15:paraId="785D51BD" w15:done="0"/>
  <w15:commentEx w15:paraId="5A941C47" w15:done="0"/>
  <w15:commentEx w15:paraId="30D05301" w15:done="0"/>
  <w15:commentEx w15:paraId="66D76D1E" w15:done="0"/>
  <w15:commentEx w15:paraId="679A8CB7" w15:done="0"/>
  <w15:commentEx w15:paraId="2BF60DE5" w15:done="0"/>
  <w15:commentEx w15:paraId="3E0DD517" w15:done="0"/>
  <w15:commentEx w15:paraId="3B8B7C95" w15:done="0"/>
  <w15:commentEx w15:paraId="58830F45" w15:done="0"/>
  <w15:commentEx w15:paraId="5E63FF7F" w15:done="0"/>
  <w15:commentEx w15:paraId="5815A39E" w15:done="0"/>
  <w15:commentEx w15:paraId="5C09836C" w15:done="0"/>
  <w15:commentEx w15:paraId="67A5BCB8" w15:done="0"/>
  <w15:commentEx w15:paraId="3D7732C0" w15:done="0"/>
  <w15:commentEx w15:paraId="723D13F9" w15:done="0"/>
  <w15:commentEx w15:paraId="720E02B8" w15:done="0"/>
  <w15:commentEx w15:paraId="3776DFA1" w15:done="0"/>
  <w15:commentEx w15:paraId="6EAC36A0" w15:paraIdParent="3776DFA1" w15:done="0"/>
  <w15:commentEx w15:paraId="45D2BA03" w15:done="0"/>
  <w15:commentEx w15:paraId="7FA0F961" w15:done="0"/>
  <w15:commentEx w15:paraId="0E40AFE0" w15:done="0"/>
  <w15:commentEx w15:paraId="441954D0" w15:done="0"/>
  <w15:commentEx w15:paraId="4F122DAE" w15:done="0"/>
  <w15:commentEx w15:paraId="45E9EBA7" w15:done="0"/>
  <w15:commentEx w15:paraId="454A23A0" w15:done="0"/>
  <w15:commentEx w15:paraId="1E5D690C" w15:done="0"/>
  <w15:commentEx w15:paraId="0125B710" w15:done="0"/>
  <w15:commentEx w15:paraId="785A6AF2" w15:done="0"/>
  <w15:commentEx w15:paraId="179F96AF" w15:done="0"/>
  <w15:commentEx w15:paraId="62032DBD" w15:done="0"/>
  <w15:commentEx w15:paraId="6A810C8A" w15:done="0"/>
  <w15:commentEx w15:paraId="5CA41857" w15:done="0"/>
  <w15:commentEx w15:paraId="0A226B20" w15:done="0"/>
  <w15:commentEx w15:paraId="37F40546" w15:paraIdParent="0A226B20" w15:done="0"/>
  <w15:commentEx w15:paraId="4A4CE74C" w15:done="0"/>
  <w15:commentEx w15:paraId="0E8D7909" w15:done="0"/>
  <w15:commentEx w15:paraId="4B74BD1F" w15:done="0"/>
  <w15:commentEx w15:paraId="297B2C14" w15:done="0"/>
  <w15:commentEx w15:paraId="0593AB6A" w15:done="0"/>
  <w15:commentEx w15:paraId="4D7A0CE9" w15:done="0"/>
  <w15:commentEx w15:paraId="73BA518E" w15:done="0"/>
  <w15:commentEx w15:paraId="7F3E986C" w15:done="0"/>
  <w15:commentEx w15:paraId="356EA8DE" w15:done="0"/>
  <w15:commentEx w15:paraId="67F0AF55" w15:done="0"/>
  <w15:commentEx w15:paraId="28AAF76D" w15:done="0"/>
  <w15:commentEx w15:paraId="70685E00" w15:paraIdParent="28AAF76D" w15:done="0"/>
  <w15:commentEx w15:paraId="1E74CB39" w15:done="0"/>
  <w15:commentEx w15:paraId="64C1944C" w15:done="0"/>
  <w15:commentEx w15:paraId="3C4D7636" w15:done="0"/>
  <w15:commentEx w15:paraId="209C4D9B" w15:done="0"/>
  <w15:commentEx w15:paraId="732091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A06B0" w16cex:dateUtc="2021-03-15T16:15:00Z"/>
  <w16cex:commentExtensible w16cex:durableId="2313407C" w16cex:dateUtc="2020-09-21T14:08:00Z"/>
  <w16cex:commentExtensible w16cex:durableId="23E21DC1" w16cex:dateUtc="2021-02-25T12:59:00Z"/>
  <w16cex:commentExtensible w16cex:durableId="23FA0772" w16cex:dateUtc="2021-03-15T16:18:00Z"/>
  <w16cex:commentExtensible w16cex:durableId="23FA09E9" w16cex:dateUtc="2021-03-15T16:29:00Z"/>
  <w16cex:commentExtensible w16cex:durableId="23FA09B1" w16cex:dateUtc="2021-03-15T16: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05EB9AA" w16cid:durableId="23F9B4CF"/>
  <w16cid:commentId w16cid:paraId="115E162D" w16cid:durableId="23F9B4D0"/>
  <w16cid:commentId w16cid:paraId="52A228D4" w16cid:durableId="23F9B4D1"/>
  <w16cid:commentId w16cid:paraId="5C42D2BB" w16cid:durableId="23F9B4D2"/>
  <w16cid:commentId w16cid:paraId="25AA1F3D" w16cid:durableId="23F9B4D3"/>
  <w16cid:commentId w16cid:paraId="1C69DBC0" w16cid:durableId="23F9B4D4"/>
  <w16cid:commentId w16cid:paraId="03A177F7" w16cid:durableId="23F9B4D5"/>
  <w16cid:commentId w16cid:paraId="4B8E2536" w16cid:durableId="23F9B4D6"/>
  <w16cid:commentId w16cid:paraId="785D51BD" w16cid:durableId="23FA06B0"/>
  <w16cid:commentId w16cid:paraId="5A941C47" w16cid:durableId="23F9B4D7"/>
  <w16cid:commentId w16cid:paraId="30D05301" w16cid:durableId="23F9B4D8"/>
  <w16cid:commentId w16cid:paraId="66D76D1E" w16cid:durableId="23F9B4D9"/>
  <w16cid:commentId w16cid:paraId="679A8CB7" w16cid:durableId="23F9B4DA"/>
  <w16cid:commentId w16cid:paraId="2BF60DE5" w16cid:durableId="23F9B4DB"/>
  <w16cid:commentId w16cid:paraId="3E0DD517" w16cid:durableId="23F9B4DC"/>
  <w16cid:commentId w16cid:paraId="3B8B7C95" w16cid:durableId="23F9B4DD"/>
  <w16cid:commentId w16cid:paraId="58830F45" w16cid:durableId="23F9B4DE"/>
  <w16cid:commentId w16cid:paraId="5E63FF7F" w16cid:durableId="23F9B4DF"/>
  <w16cid:commentId w16cid:paraId="5815A39E" w16cid:durableId="23F9B4E0"/>
  <w16cid:commentId w16cid:paraId="5C09836C" w16cid:durableId="23F9B4E1"/>
  <w16cid:commentId w16cid:paraId="67A5BCB8" w16cid:durableId="23F9B4E2"/>
  <w16cid:commentId w16cid:paraId="3D7732C0" w16cid:durableId="23F9B4E3"/>
  <w16cid:commentId w16cid:paraId="723D13F9" w16cid:durableId="23F9B4E4"/>
  <w16cid:commentId w16cid:paraId="720E02B8" w16cid:durableId="23F9B4E5"/>
  <w16cid:commentId w16cid:paraId="3776DFA1" w16cid:durableId="23F9B4E6"/>
  <w16cid:commentId w16cid:paraId="6EAC36A0" w16cid:durableId="23F9B4E7"/>
  <w16cid:commentId w16cid:paraId="45D2BA03" w16cid:durableId="23F9B4E8"/>
  <w16cid:commentId w16cid:paraId="7FA0F961" w16cid:durableId="23F9B4E9"/>
  <w16cid:commentId w16cid:paraId="0E40AFE0" w16cid:durableId="23F9B4EA"/>
  <w16cid:commentId w16cid:paraId="441954D0" w16cid:durableId="23F9B4EB"/>
  <w16cid:commentId w16cid:paraId="4F122DAE" w16cid:durableId="2313407C"/>
  <w16cid:commentId w16cid:paraId="45E9EBA7" w16cid:durableId="23F9B4ED"/>
  <w16cid:commentId w16cid:paraId="454A23A0" w16cid:durableId="23F9B4EE"/>
  <w16cid:commentId w16cid:paraId="1E5D690C" w16cid:durableId="23E21DC1"/>
  <w16cid:commentId w16cid:paraId="0125B710" w16cid:durableId="23FA0772"/>
  <w16cid:commentId w16cid:paraId="785A6AF2" w16cid:durableId="23F9B4F0"/>
  <w16cid:commentId w16cid:paraId="179F96AF" w16cid:durableId="23F9B4F1"/>
  <w16cid:commentId w16cid:paraId="62032DBD" w16cid:durableId="23F9B4F2"/>
  <w16cid:commentId w16cid:paraId="6A810C8A" w16cid:durableId="23F9B4F3"/>
  <w16cid:commentId w16cid:paraId="5CA41857" w16cid:durableId="23F9B4F4"/>
  <w16cid:commentId w16cid:paraId="0A226B20" w16cid:durableId="23F9B4F5"/>
  <w16cid:commentId w16cid:paraId="37F40546" w16cid:durableId="23F9B4F6"/>
  <w16cid:commentId w16cid:paraId="4A4CE74C" w16cid:durableId="23F9B4F7"/>
  <w16cid:commentId w16cid:paraId="0E8D7909" w16cid:durableId="23F9B4F8"/>
  <w16cid:commentId w16cid:paraId="4B74BD1F" w16cid:durableId="23FA09E9"/>
  <w16cid:commentId w16cid:paraId="297B2C14" w16cid:durableId="23FA09B1"/>
  <w16cid:commentId w16cid:paraId="0593AB6A" w16cid:durableId="23F9B4F9"/>
  <w16cid:commentId w16cid:paraId="4D7A0CE9" w16cid:durableId="23F9B4FA"/>
  <w16cid:commentId w16cid:paraId="73BA518E" w16cid:durableId="23F9B4FB"/>
  <w16cid:commentId w16cid:paraId="7F3E986C" w16cid:durableId="23F9B4FC"/>
  <w16cid:commentId w16cid:paraId="356EA8DE" w16cid:durableId="23F9B4FD"/>
  <w16cid:commentId w16cid:paraId="67F0AF55" w16cid:durableId="23F9B4FE"/>
  <w16cid:commentId w16cid:paraId="28AAF76D" w16cid:durableId="23F9B4FF"/>
  <w16cid:commentId w16cid:paraId="70685E00" w16cid:durableId="23F9B500"/>
  <w16cid:commentId w16cid:paraId="1E74CB39" w16cid:durableId="23F9B501"/>
  <w16cid:commentId w16cid:paraId="64C1944C" w16cid:durableId="23F9B502"/>
  <w16cid:commentId w16cid:paraId="3C4D7636" w16cid:durableId="23F9B503"/>
  <w16cid:commentId w16cid:paraId="209C4D9B" w16cid:durableId="23F9B504"/>
  <w16cid:commentId w16cid:paraId="732091B8" w16cid:durableId="23F9B5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B2C0F9" w14:textId="77777777" w:rsidR="007A7FEA" w:rsidRDefault="007A7FEA">
      <w:pPr>
        <w:spacing w:after="0" w:line="240" w:lineRule="auto"/>
      </w:pPr>
      <w:r>
        <w:separator/>
      </w:r>
    </w:p>
  </w:endnote>
  <w:endnote w:type="continuationSeparator" w:id="0">
    <w:p w14:paraId="2394A11D" w14:textId="77777777" w:rsidR="007A7FEA" w:rsidRDefault="007A7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4FEB3" w14:textId="7846C1CE" w:rsidR="0017036C" w:rsidRDefault="0017036C">
    <w:pPr>
      <w:spacing w:after="0" w:line="259" w:lineRule="auto"/>
      <w:ind w:left="11" w:firstLine="0"/>
      <w:jc w:val="center"/>
    </w:pPr>
    <w:r>
      <w:fldChar w:fldCharType="begin"/>
    </w:r>
    <w:r>
      <w:instrText xml:space="preserve"> PAGE   \* MERGEFORMAT </w:instrText>
    </w:r>
    <w:r>
      <w:fldChar w:fldCharType="separate"/>
    </w:r>
    <w:r>
      <w:rPr>
        <w:noProof/>
      </w:rPr>
      <w:t>14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E9894" w14:textId="0F9C5ED9" w:rsidR="0017036C" w:rsidRDefault="0017036C">
    <w:pPr>
      <w:spacing w:after="0" w:line="259" w:lineRule="auto"/>
      <w:ind w:left="11" w:firstLine="0"/>
      <w:jc w:val="center"/>
    </w:pPr>
    <w:r>
      <w:fldChar w:fldCharType="begin"/>
    </w:r>
    <w:r>
      <w:instrText xml:space="preserve"> PAGE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E72439" w14:textId="77777777" w:rsidR="0017036C" w:rsidRDefault="0017036C">
    <w:pPr>
      <w:spacing w:after="0" w:line="259" w:lineRule="auto"/>
      <w:ind w:left="11" w:firstLine="0"/>
      <w:jc w:val="center"/>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D27196" w14:textId="41D0AA1C" w:rsidR="0017036C" w:rsidRDefault="0017036C">
    <w:pPr>
      <w:spacing w:after="0" w:line="259" w:lineRule="auto"/>
      <w:ind w:right="117" w:firstLine="0"/>
      <w:jc w:val="center"/>
    </w:pPr>
    <w:r>
      <w:fldChar w:fldCharType="begin"/>
    </w:r>
    <w:r>
      <w:instrText xml:space="preserve"> PAGE   \* MERGEFORMAT </w:instrText>
    </w:r>
    <w:r>
      <w:fldChar w:fldCharType="separate"/>
    </w:r>
    <w:r>
      <w:rPr>
        <w:noProof/>
      </w:rPr>
      <w:t>20</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806D3" w14:textId="0A35858E" w:rsidR="0017036C" w:rsidRDefault="0017036C">
    <w:pPr>
      <w:spacing w:after="0" w:line="259" w:lineRule="auto"/>
      <w:ind w:right="117" w:firstLine="0"/>
      <w:jc w:val="center"/>
    </w:pPr>
    <w:r>
      <w:fldChar w:fldCharType="begin"/>
    </w:r>
    <w:r>
      <w:instrText xml:space="preserve"> PAGE   \* MERGEFORMAT </w:instrText>
    </w:r>
    <w:r>
      <w:fldChar w:fldCharType="separate"/>
    </w:r>
    <w:r>
      <w:rPr>
        <w:noProof/>
      </w:rPr>
      <w:t>21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92AE7E" w14:textId="1B19307D" w:rsidR="0017036C" w:rsidRDefault="0017036C">
    <w:pPr>
      <w:spacing w:after="0" w:line="259" w:lineRule="auto"/>
      <w:ind w:right="117" w:firstLine="0"/>
      <w:jc w:val="center"/>
    </w:pPr>
    <w:r>
      <w:fldChar w:fldCharType="begin"/>
    </w:r>
    <w:r>
      <w:instrText xml:space="preserve"> PAGE   \* MERGEFORMAT </w:instrText>
    </w:r>
    <w:r>
      <w:fldChar w:fldCharType="separate"/>
    </w:r>
    <w:r>
      <w:rPr>
        <w:noProof/>
      </w:rPr>
      <w:t>16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42D583" w14:textId="77777777" w:rsidR="007A7FEA" w:rsidRDefault="007A7FEA">
      <w:pPr>
        <w:spacing w:after="0" w:line="240" w:lineRule="auto"/>
      </w:pPr>
      <w:r>
        <w:separator/>
      </w:r>
    </w:p>
  </w:footnote>
  <w:footnote w:type="continuationSeparator" w:id="0">
    <w:p w14:paraId="3AC15DD8" w14:textId="77777777" w:rsidR="007A7FEA" w:rsidRDefault="007A7F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3115B" w14:textId="77777777" w:rsidR="0017036C" w:rsidRDefault="0017036C">
    <w:pPr>
      <w:tabs>
        <w:tab w:val="right" w:pos="9803"/>
      </w:tabs>
      <w:spacing w:after="0" w:line="259" w:lineRule="auto"/>
      <w:ind w:firstLine="0"/>
      <w:jc w:val="left"/>
    </w:pPr>
    <w:r>
      <w:rPr>
        <w:noProof/>
        <w:lang w:eastAsia="zh-CN"/>
      </w:rPr>
      <mc:AlternateContent>
        <mc:Choice Requires="wpg">
          <w:drawing>
            <wp:anchor distT="0" distB="0" distL="114300" distR="114300" simplePos="0" relativeHeight="251659264" behindDoc="0" locked="0" layoutInCell="1" allowOverlap="1" wp14:anchorId="56508F3D" wp14:editId="6B9405FA">
              <wp:simplePos x="0" y="0"/>
              <wp:positionH relativeFrom="page">
                <wp:posOffset>777240</wp:posOffset>
              </wp:positionH>
              <wp:positionV relativeFrom="page">
                <wp:posOffset>483705</wp:posOffset>
              </wp:positionV>
              <wp:extent cx="6217908" cy="5055"/>
              <wp:effectExtent l="0" t="0" r="0" b="0"/>
              <wp:wrapSquare wrapText="bothSides"/>
              <wp:docPr id="38245" name="Group 38245"/>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46" name="Shape 38246"/>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45" style="width:489.599pt;height:0.398pt;position:absolute;mso-position-horizontal-relative:page;mso-position-horizontal:absolute;margin-left:61.2pt;mso-position-vertical-relative:page;margin-top:38.087pt;" coordsize="62179,50">
              <v:shape id="Shape 38246"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F9768" w14:textId="77777777" w:rsidR="0017036C" w:rsidRDefault="0017036C">
    <w:pPr>
      <w:tabs>
        <w:tab w:val="right" w:pos="9803"/>
      </w:tabs>
      <w:spacing w:after="0" w:line="259" w:lineRule="auto"/>
      <w:ind w:firstLine="0"/>
      <w:jc w:val="left"/>
    </w:pPr>
    <w:r>
      <w:rPr>
        <w:noProof/>
        <w:lang w:eastAsia="zh-CN"/>
      </w:rPr>
      <mc:AlternateContent>
        <mc:Choice Requires="wpg">
          <w:drawing>
            <wp:anchor distT="0" distB="0" distL="114300" distR="114300" simplePos="0" relativeHeight="251660288" behindDoc="0" locked="0" layoutInCell="1" allowOverlap="1" wp14:anchorId="28B63A76" wp14:editId="71ED9768">
              <wp:simplePos x="0" y="0"/>
              <wp:positionH relativeFrom="page">
                <wp:posOffset>777240</wp:posOffset>
              </wp:positionH>
              <wp:positionV relativeFrom="page">
                <wp:posOffset>483705</wp:posOffset>
              </wp:positionV>
              <wp:extent cx="6217908" cy="5055"/>
              <wp:effectExtent l="0" t="0" r="0" b="0"/>
              <wp:wrapSquare wrapText="bothSides"/>
              <wp:docPr id="38229" name="Group 38229"/>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30" name="Shape 38230"/>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29" style="width:489.599pt;height:0.398pt;position:absolute;mso-position-horizontal-relative:page;mso-position-horizontal:absolute;margin-left:61.2pt;mso-position-vertical-relative:page;margin-top:38.087pt;" coordsize="62179,50">
              <v:shape id="Shape 38230"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421BD" w14:textId="77777777" w:rsidR="0017036C" w:rsidRDefault="0017036C">
    <w:pPr>
      <w:tabs>
        <w:tab w:val="right" w:pos="9803"/>
      </w:tabs>
      <w:spacing w:after="0" w:line="259" w:lineRule="auto"/>
      <w:ind w:firstLine="0"/>
      <w:jc w:val="left"/>
    </w:pPr>
    <w:r>
      <w:rPr>
        <w:noProof/>
        <w:lang w:eastAsia="zh-CN"/>
      </w:rPr>
      <mc:AlternateContent>
        <mc:Choice Requires="wpg">
          <w:drawing>
            <wp:anchor distT="0" distB="0" distL="114300" distR="114300" simplePos="0" relativeHeight="251661312" behindDoc="0" locked="0" layoutInCell="1" allowOverlap="1" wp14:anchorId="42D6691E" wp14:editId="368B72F3">
              <wp:simplePos x="0" y="0"/>
              <wp:positionH relativeFrom="page">
                <wp:posOffset>777240</wp:posOffset>
              </wp:positionH>
              <wp:positionV relativeFrom="page">
                <wp:posOffset>483705</wp:posOffset>
              </wp:positionV>
              <wp:extent cx="6217908" cy="5055"/>
              <wp:effectExtent l="0" t="0" r="0" b="0"/>
              <wp:wrapSquare wrapText="bothSides"/>
              <wp:docPr id="38213" name="Group 38213"/>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14" name="Shape 38214"/>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13" style="width:489.599pt;height:0.398pt;position:absolute;mso-position-horizontal-relative:page;mso-position-horizontal:absolute;margin-left:61.2pt;mso-position-vertical-relative:page;margin-top:38.087pt;" coordsize="62179,50">
              <v:shape id="Shape 38214"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C2A5A7" w14:textId="77777777" w:rsidR="0017036C" w:rsidRDefault="0017036C">
    <w:pPr>
      <w:tabs>
        <w:tab w:val="right" w:pos="9909"/>
      </w:tabs>
      <w:spacing w:after="0" w:line="259" w:lineRule="auto"/>
      <w:ind w:firstLine="0"/>
      <w:jc w:val="left"/>
    </w:pPr>
    <w:r>
      <w:rPr>
        <w:noProof/>
        <w:lang w:eastAsia="zh-CN"/>
      </w:rPr>
      <mc:AlternateContent>
        <mc:Choice Requires="wpg">
          <w:drawing>
            <wp:anchor distT="0" distB="0" distL="114300" distR="114300" simplePos="0" relativeHeight="251670528" behindDoc="0" locked="0" layoutInCell="1" allowOverlap="1" wp14:anchorId="6B64682E" wp14:editId="05FDA593">
              <wp:simplePos x="0" y="0"/>
              <wp:positionH relativeFrom="page">
                <wp:posOffset>777240</wp:posOffset>
              </wp:positionH>
              <wp:positionV relativeFrom="page">
                <wp:posOffset>483705</wp:posOffset>
              </wp:positionV>
              <wp:extent cx="6217908" cy="5055"/>
              <wp:effectExtent l="0" t="0" r="0" b="0"/>
              <wp:wrapSquare wrapText="bothSides"/>
              <wp:docPr id="38476" name="Group 38476"/>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77" name="Shape 38477"/>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76" style="width:489.599pt;height:0.398pt;position:absolute;mso-position-horizontal-relative:page;mso-position-horizontal:absolute;margin-left:61.2pt;mso-position-vertical-relative:page;margin-top:38.087pt;" coordsize="62179,50">
              <v:shape id="Shape 38477"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7D8252" w14:textId="77777777" w:rsidR="0017036C" w:rsidRDefault="0017036C">
    <w:pPr>
      <w:tabs>
        <w:tab w:val="right" w:pos="9909"/>
      </w:tabs>
      <w:spacing w:after="0" w:line="259" w:lineRule="auto"/>
      <w:ind w:firstLine="0"/>
      <w:jc w:val="left"/>
    </w:pPr>
    <w:r>
      <w:rPr>
        <w:noProof/>
        <w:lang w:eastAsia="zh-CN"/>
      </w:rPr>
      <mc:AlternateContent>
        <mc:Choice Requires="wpg">
          <w:drawing>
            <wp:anchor distT="0" distB="0" distL="114300" distR="114300" simplePos="0" relativeHeight="251671552" behindDoc="0" locked="0" layoutInCell="1" allowOverlap="1" wp14:anchorId="6EC5AB6D" wp14:editId="304E6930">
              <wp:simplePos x="0" y="0"/>
              <wp:positionH relativeFrom="page">
                <wp:posOffset>777240</wp:posOffset>
              </wp:positionH>
              <wp:positionV relativeFrom="page">
                <wp:posOffset>483705</wp:posOffset>
              </wp:positionV>
              <wp:extent cx="6217908" cy="5055"/>
              <wp:effectExtent l="0" t="0" r="0" b="0"/>
              <wp:wrapSquare wrapText="bothSides"/>
              <wp:docPr id="38460" name="Group 38460"/>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61" name="Shape 38461"/>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60" style="width:489.599pt;height:0.398pt;position:absolute;mso-position-horizontal-relative:page;mso-position-horizontal:absolute;margin-left:61.2pt;mso-position-vertical-relative:page;margin-top:38.087pt;" coordsize="62179,50">
              <v:shape id="Shape 38461"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F47FE5" w14:textId="77777777" w:rsidR="0017036C" w:rsidRDefault="0017036C">
    <w:pPr>
      <w:tabs>
        <w:tab w:val="right" w:pos="9909"/>
      </w:tabs>
      <w:spacing w:after="0" w:line="259" w:lineRule="auto"/>
      <w:ind w:firstLine="0"/>
      <w:jc w:val="left"/>
    </w:pPr>
    <w:r>
      <w:rPr>
        <w:noProof/>
        <w:lang w:eastAsia="zh-CN"/>
      </w:rPr>
      <mc:AlternateContent>
        <mc:Choice Requires="wpg">
          <w:drawing>
            <wp:anchor distT="0" distB="0" distL="114300" distR="114300" simplePos="0" relativeHeight="251672576" behindDoc="0" locked="0" layoutInCell="1" allowOverlap="1" wp14:anchorId="4B262231" wp14:editId="10FA7DC8">
              <wp:simplePos x="0" y="0"/>
              <wp:positionH relativeFrom="page">
                <wp:posOffset>777240</wp:posOffset>
              </wp:positionH>
              <wp:positionV relativeFrom="page">
                <wp:posOffset>483705</wp:posOffset>
              </wp:positionV>
              <wp:extent cx="6217908" cy="5055"/>
              <wp:effectExtent l="0" t="0" r="0" b="0"/>
              <wp:wrapSquare wrapText="bothSides"/>
              <wp:docPr id="38444" name="Group 38444"/>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45" name="Shape 38445"/>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44" style="width:489.599pt;height:0.398pt;position:absolute;mso-position-horizontal-relative:page;mso-position-horizontal:absolute;margin-left:61.2pt;mso-position-vertical-relative:page;margin-top:38.087pt;" coordsize="62179,50">
              <v:shape id="Shape 38445"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A0707"/>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66E5CBD"/>
    <w:multiLevelType w:val="hybridMultilevel"/>
    <w:tmpl w:val="38BAA2BA"/>
    <w:lvl w:ilvl="0" w:tplc="00CE3074">
      <w:start w:val="40"/>
      <w:numFmt w:val="bullet"/>
      <w:lvlText w:val=""/>
      <w:lvlJc w:val="left"/>
      <w:pPr>
        <w:ind w:left="361" w:hanging="360"/>
      </w:pPr>
      <w:rPr>
        <w:rFonts w:ascii="Wingdings" w:eastAsia="Calibri" w:hAnsi="Wingdings" w:cs="Calibri" w:hint="default"/>
      </w:rPr>
    </w:lvl>
    <w:lvl w:ilvl="1" w:tplc="08090003" w:tentative="1">
      <w:start w:val="1"/>
      <w:numFmt w:val="bullet"/>
      <w:lvlText w:val="o"/>
      <w:lvlJc w:val="left"/>
      <w:pPr>
        <w:ind w:left="1081" w:hanging="360"/>
      </w:pPr>
      <w:rPr>
        <w:rFonts w:ascii="Courier New" w:hAnsi="Courier New" w:cs="Courier New" w:hint="default"/>
      </w:rPr>
    </w:lvl>
    <w:lvl w:ilvl="2" w:tplc="08090005" w:tentative="1">
      <w:start w:val="1"/>
      <w:numFmt w:val="bullet"/>
      <w:lvlText w:val=""/>
      <w:lvlJc w:val="left"/>
      <w:pPr>
        <w:ind w:left="1801" w:hanging="360"/>
      </w:pPr>
      <w:rPr>
        <w:rFonts w:ascii="Wingdings" w:hAnsi="Wingdings" w:hint="default"/>
      </w:rPr>
    </w:lvl>
    <w:lvl w:ilvl="3" w:tplc="08090001" w:tentative="1">
      <w:start w:val="1"/>
      <w:numFmt w:val="bullet"/>
      <w:lvlText w:val=""/>
      <w:lvlJc w:val="left"/>
      <w:pPr>
        <w:ind w:left="2521" w:hanging="360"/>
      </w:pPr>
      <w:rPr>
        <w:rFonts w:ascii="Symbol" w:hAnsi="Symbol" w:hint="default"/>
      </w:rPr>
    </w:lvl>
    <w:lvl w:ilvl="4" w:tplc="08090003" w:tentative="1">
      <w:start w:val="1"/>
      <w:numFmt w:val="bullet"/>
      <w:lvlText w:val="o"/>
      <w:lvlJc w:val="left"/>
      <w:pPr>
        <w:ind w:left="3241" w:hanging="360"/>
      </w:pPr>
      <w:rPr>
        <w:rFonts w:ascii="Courier New" w:hAnsi="Courier New" w:cs="Courier New" w:hint="default"/>
      </w:rPr>
    </w:lvl>
    <w:lvl w:ilvl="5" w:tplc="08090005" w:tentative="1">
      <w:start w:val="1"/>
      <w:numFmt w:val="bullet"/>
      <w:lvlText w:val=""/>
      <w:lvlJc w:val="left"/>
      <w:pPr>
        <w:ind w:left="3961" w:hanging="360"/>
      </w:pPr>
      <w:rPr>
        <w:rFonts w:ascii="Wingdings" w:hAnsi="Wingdings" w:hint="default"/>
      </w:rPr>
    </w:lvl>
    <w:lvl w:ilvl="6" w:tplc="08090001" w:tentative="1">
      <w:start w:val="1"/>
      <w:numFmt w:val="bullet"/>
      <w:lvlText w:val=""/>
      <w:lvlJc w:val="left"/>
      <w:pPr>
        <w:ind w:left="4681" w:hanging="360"/>
      </w:pPr>
      <w:rPr>
        <w:rFonts w:ascii="Symbol" w:hAnsi="Symbol" w:hint="default"/>
      </w:rPr>
    </w:lvl>
    <w:lvl w:ilvl="7" w:tplc="08090003" w:tentative="1">
      <w:start w:val="1"/>
      <w:numFmt w:val="bullet"/>
      <w:lvlText w:val="o"/>
      <w:lvlJc w:val="left"/>
      <w:pPr>
        <w:ind w:left="5401" w:hanging="360"/>
      </w:pPr>
      <w:rPr>
        <w:rFonts w:ascii="Courier New" w:hAnsi="Courier New" w:cs="Courier New" w:hint="default"/>
      </w:rPr>
    </w:lvl>
    <w:lvl w:ilvl="8" w:tplc="08090005" w:tentative="1">
      <w:start w:val="1"/>
      <w:numFmt w:val="bullet"/>
      <w:lvlText w:val=""/>
      <w:lvlJc w:val="left"/>
      <w:pPr>
        <w:ind w:left="6121" w:hanging="360"/>
      </w:pPr>
      <w:rPr>
        <w:rFonts w:ascii="Wingdings" w:hAnsi="Wingdings" w:hint="default"/>
      </w:rPr>
    </w:lvl>
  </w:abstractNum>
  <w:abstractNum w:abstractNumId="2" w15:restartNumberingAfterBreak="0">
    <w:nsid w:val="074A4F1A"/>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07244F"/>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E1B1BEE"/>
    <w:multiLevelType w:val="hybridMultilevel"/>
    <w:tmpl w:val="C2026C6E"/>
    <w:lvl w:ilvl="0" w:tplc="B19C2AD0">
      <w:start w:val="2"/>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5" w15:restartNumberingAfterBreak="0">
    <w:nsid w:val="1FA706D7"/>
    <w:multiLevelType w:val="hybridMultilevel"/>
    <w:tmpl w:val="C3DECEB0"/>
    <w:lvl w:ilvl="0" w:tplc="AE5EC4B4">
      <w:start w:val="4"/>
      <w:numFmt w:val="bullet"/>
      <w:lvlText w:val="-"/>
      <w:lvlJc w:val="left"/>
      <w:pPr>
        <w:ind w:left="361" w:hanging="360"/>
      </w:pPr>
      <w:rPr>
        <w:rFonts w:ascii="Calibri" w:eastAsia="Calibri" w:hAnsi="Calibri" w:cs="Calibri" w:hint="default"/>
      </w:rPr>
    </w:lvl>
    <w:lvl w:ilvl="1" w:tplc="08090003" w:tentative="1">
      <w:start w:val="1"/>
      <w:numFmt w:val="bullet"/>
      <w:lvlText w:val="o"/>
      <w:lvlJc w:val="left"/>
      <w:pPr>
        <w:ind w:left="1081" w:hanging="360"/>
      </w:pPr>
      <w:rPr>
        <w:rFonts w:ascii="Courier New" w:hAnsi="Courier New" w:cs="Courier New" w:hint="default"/>
      </w:rPr>
    </w:lvl>
    <w:lvl w:ilvl="2" w:tplc="08090005" w:tentative="1">
      <w:start w:val="1"/>
      <w:numFmt w:val="bullet"/>
      <w:lvlText w:val=""/>
      <w:lvlJc w:val="left"/>
      <w:pPr>
        <w:ind w:left="1801" w:hanging="360"/>
      </w:pPr>
      <w:rPr>
        <w:rFonts w:ascii="Wingdings" w:hAnsi="Wingdings" w:hint="default"/>
      </w:rPr>
    </w:lvl>
    <w:lvl w:ilvl="3" w:tplc="08090001" w:tentative="1">
      <w:start w:val="1"/>
      <w:numFmt w:val="bullet"/>
      <w:lvlText w:val=""/>
      <w:lvlJc w:val="left"/>
      <w:pPr>
        <w:ind w:left="2521" w:hanging="360"/>
      </w:pPr>
      <w:rPr>
        <w:rFonts w:ascii="Symbol" w:hAnsi="Symbol" w:hint="default"/>
      </w:rPr>
    </w:lvl>
    <w:lvl w:ilvl="4" w:tplc="08090003" w:tentative="1">
      <w:start w:val="1"/>
      <w:numFmt w:val="bullet"/>
      <w:lvlText w:val="o"/>
      <w:lvlJc w:val="left"/>
      <w:pPr>
        <w:ind w:left="3241" w:hanging="360"/>
      </w:pPr>
      <w:rPr>
        <w:rFonts w:ascii="Courier New" w:hAnsi="Courier New" w:cs="Courier New" w:hint="default"/>
      </w:rPr>
    </w:lvl>
    <w:lvl w:ilvl="5" w:tplc="08090005" w:tentative="1">
      <w:start w:val="1"/>
      <w:numFmt w:val="bullet"/>
      <w:lvlText w:val=""/>
      <w:lvlJc w:val="left"/>
      <w:pPr>
        <w:ind w:left="3961" w:hanging="360"/>
      </w:pPr>
      <w:rPr>
        <w:rFonts w:ascii="Wingdings" w:hAnsi="Wingdings" w:hint="default"/>
      </w:rPr>
    </w:lvl>
    <w:lvl w:ilvl="6" w:tplc="08090001" w:tentative="1">
      <w:start w:val="1"/>
      <w:numFmt w:val="bullet"/>
      <w:lvlText w:val=""/>
      <w:lvlJc w:val="left"/>
      <w:pPr>
        <w:ind w:left="4681" w:hanging="360"/>
      </w:pPr>
      <w:rPr>
        <w:rFonts w:ascii="Symbol" w:hAnsi="Symbol" w:hint="default"/>
      </w:rPr>
    </w:lvl>
    <w:lvl w:ilvl="7" w:tplc="08090003" w:tentative="1">
      <w:start w:val="1"/>
      <w:numFmt w:val="bullet"/>
      <w:lvlText w:val="o"/>
      <w:lvlJc w:val="left"/>
      <w:pPr>
        <w:ind w:left="5401" w:hanging="360"/>
      </w:pPr>
      <w:rPr>
        <w:rFonts w:ascii="Courier New" w:hAnsi="Courier New" w:cs="Courier New" w:hint="default"/>
      </w:rPr>
    </w:lvl>
    <w:lvl w:ilvl="8" w:tplc="08090005" w:tentative="1">
      <w:start w:val="1"/>
      <w:numFmt w:val="bullet"/>
      <w:lvlText w:val=""/>
      <w:lvlJc w:val="left"/>
      <w:pPr>
        <w:ind w:left="6121" w:hanging="360"/>
      </w:pPr>
      <w:rPr>
        <w:rFonts w:ascii="Wingdings" w:hAnsi="Wingdings" w:hint="default"/>
      </w:rPr>
    </w:lvl>
  </w:abstractNum>
  <w:abstractNum w:abstractNumId="6" w15:restartNumberingAfterBreak="0">
    <w:nsid w:val="2BF21F1E"/>
    <w:multiLevelType w:val="hybridMultilevel"/>
    <w:tmpl w:val="416ADF8C"/>
    <w:lvl w:ilvl="0" w:tplc="040C0001">
      <w:start w:val="1"/>
      <w:numFmt w:val="bullet"/>
      <w:lvlText w:val=""/>
      <w:lvlJc w:val="left"/>
      <w:pPr>
        <w:ind w:left="1055" w:hanging="360"/>
      </w:pPr>
      <w:rPr>
        <w:rFonts w:ascii="Symbol" w:hAnsi="Symbol" w:hint="default"/>
      </w:rPr>
    </w:lvl>
    <w:lvl w:ilvl="1" w:tplc="08090003" w:tentative="1">
      <w:start w:val="1"/>
      <w:numFmt w:val="bullet"/>
      <w:lvlText w:val="o"/>
      <w:lvlJc w:val="left"/>
      <w:pPr>
        <w:ind w:left="1775" w:hanging="360"/>
      </w:pPr>
      <w:rPr>
        <w:rFonts w:ascii="Courier New" w:hAnsi="Courier New" w:cs="Courier New" w:hint="default"/>
      </w:rPr>
    </w:lvl>
    <w:lvl w:ilvl="2" w:tplc="08090005" w:tentative="1">
      <w:start w:val="1"/>
      <w:numFmt w:val="bullet"/>
      <w:lvlText w:val=""/>
      <w:lvlJc w:val="left"/>
      <w:pPr>
        <w:ind w:left="2495" w:hanging="360"/>
      </w:pPr>
      <w:rPr>
        <w:rFonts w:ascii="Wingdings" w:hAnsi="Wingdings" w:hint="default"/>
      </w:rPr>
    </w:lvl>
    <w:lvl w:ilvl="3" w:tplc="08090001" w:tentative="1">
      <w:start w:val="1"/>
      <w:numFmt w:val="bullet"/>
      <w:lvlText w:val=""/>
      <w:lvlJc w:val="left"/>
      <w:pPr>
        <w:ind w:left="3215" w:hanging="360"/>
      </w:pPr>
      <w:rPr>
        <w:rFonts w:ascii="Symbol" w:hAnsi="Symbol" w:hint="default"/>
      </w:rPr>
    </w:lvl>
    <w:lvl w:ilvl="4" w:tplc="08090003" w:tentative="1">
      <w:start w:val="1"/>
      <w:numFmt w:val="bullet"/>
      <w:lvlText w:val="o"/>
      <w:lvlJc w:val="left"/>
      <w:pPr>
        <w:ind w:left="3935" w:hanging="360"/>
      </w:pPr>
      <w:rPr>
        <w:rFonts w:ascii="Courier New" w:hAnsi="Courier New" w:cs="Courier New" w:hint="default"/>
      </w:rPr>
    </w:lvl>
    <w:lvl w:ilvl="5" w:tplc="08090005" w:tentative="1">
      <w:start w:val="1"/>
      <w:numFmt w:val="bullet"/>
      <w:lvlText w:val=""/>
      <w:lvlJc w:val="left"/>
      <w:pPr>
        <w:ind w:left="4655" w:hanging="360"/>
      </w:pPr>
      <w:rPr>
        <w:rFonts w:ascii="Wingdings" w:hAnsi="Wingdings" w:hint="default"/>
      </w:rPr>
    </w:lvl>
    <w:lvl w:ilvl="6" w:tplc="08090001" w:tentative="1">
      <w:start w:val="1"/>
      <w:numFmt w:val="bullet"/>
      <w:lvlText w:val=""/>
      <w:lvlJc w:val="left"/>
      <w:pPr>
        <w:ind w:left="5375" w:hanging="360"/>
      </w:pPr>
      <w:rPr>
        <w:rFonts w:ascii="Symbol" w:hAnsi="Symbol" w:hint="default"/>
      </w:rPr>
    </w:lvl>
    <w:lvl w:ilvl="7" w:tplc="08090003" w:tentative="1">
      <w:start w:val="1"/>
      <w:numFmt w:val="bullet"/>
      <w:lvlText w:val="o"/>
      <w:lvlJc w:val="left"/>
      <w:pPr>
        <w:ind w:left="6095" w:hanging="360"/>
      </w:pPr>
      <w:rPr>
        <w:rFonts w:ascii="Courier New" w:hAnsi="Courier New" w:cs="Courier New" w:hint="default"/>
      </w:rPr>
    </w:lvl>
    <w:lvl w:ilvl="8" w:tplc="08090005" w:tentative="1">
      <w:start w:val="1"/>
      <w:numFmt w:val="bullet"/>
      <w:lvlText w:val=""/>
      <w:lvlJc w:val="left"/>
      <w:pPr>
        <w:ind w:left="6815" w:hanging="360"/>
      </w:pPr>
      <w:rPr>
        <w:rFonts w:ascii="Wingdings" w:hAnsi="Wingdings" w:hint="default"/>
      </w:rPr>
    </w:lvl>
  </w:abstractNum>
  <w:abstractNum w:abstractNumId="7" w15:restartNumberingAfterBreak="0">
    <w:nsid w:val="2C723CFA"/>
    <w:multiLevelType w:val="hybridMultilevel"/>
    <w:tmpl w:val="FAE6122C"/>
    <w:lvl w:ilvl="0" w:tplc="040C0001">
      <w:start w:val="1"/>
      <w:numFmt w:val="bullet"/>
      <w:lvlText w:val=""/>
      <w:lvlJc w:val="left"/>
      <w:pPr>
        <w:ind w:left="695" w:hanging="360"/>
      </w:pPr>
      <w:rPr>
        <w:rFonts w:ascii="Symbol" w:hAnsi="Symbol"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8" w15:restartNumberingAfterBreak="0">
    <w:nsid w:val="2CD82299"/>
    <w:multiLevelType w:val="hybridMultilevel"/>
    <w:tmpl w:val="9C04B608"/>
    <w:lvl w:ilvl="0" w:tplc="6D68B17E">
      <w:start w:val="5"/>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9" w15:restartNumberingAfterBreak="0">
    <w:nsid w:val="2F157919"/>
    <w:multiLevelType w:val="hybridMultilevel"/>
    <w:tmpl w:val="4F68C110"/>
    <w:lvl w:ilvl="0" w:tplc="5FFA700E">
      <w:start w:val="4"/>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10" w15:restartNumberingAfterBreak="0">
    <w:nsid w:val="2FBE53F3"/>
    <w:multiLevelType w:val="hybridMultilevel"/>
    <w:tmpl w:val="5B2C0910"/>
    <w:lvl w:ilvl="0" w:tplc="F52AE9D6">
      <w:start w:val="4"/>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11" w15:restartNumberingAfterBreak="0">
    <w:nsid w:val="5FC54ABF"/>
    <w:multiLevelType w:val="hybridMultilevel"/>
    <w:tmpl w:val="B14898C0"/>
    <w:lvl w:ilvl="0" w:tplc="04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E224C2D"/>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6E836525"/>
    <w:multiLevelType w:val="hybridMultilevel"/>
    <w:tmpl w:val="3A86808A"/>
    <w:lvl w:ilvl="0" w:tplc="73480F8E">
      <w:start w:val="4"/>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14" w15:restartNumberingAfterBreak="0">
    <w:nsid w:val="757732E8"/>
    <w:multiLevelType w:val="multilevel"/>
    <w:tmpl w:val="76F8821E"/>
    <w:lvl w:ilvl="0">
      <w:start w:val="1"/>
      <w:numFmt w:val="decimal"/>
      <w:pStyle w:val="Titre1"/>
      <w:lvlText w:val="%1"/>
      <w:lvlJc w:val="left"/>
      <w:pPr>
        <w:ind w:left="0"/>
      </w:pPr>
      <w:rPr>
        <w:rFonts w:ascii="Calibri" w:eastAsia="Calibri" w:hAnsi="Calibri" w:cs="Calibri"/>
        <w:b w:val="0"/>
        <w:i w:val="0"/>
        <w:strike w:val="0"/>
        <w:dstrike w:val="0"/>
        <w:color w:val="000000"/>
        <w:sz w:val="41"/>
        <w:szCs w:val="41"/>
        <w:u w:val="none" w:color="000000"/>
        <w:bdr w:val="none" w:sz="0" w:space="0" w:color="auto"/>
        <w:shd w:val="clear" w:color="auto" w:fill="auto"/>
        <w:vertAlign w:val="baseline"/>
      </w:rPr>
    </w:lvl>
    <w:lvl w:ilvl="1">
      <w:start w:val="1"/>
      <w:numFmt w:val="decimal"/>
      <w:pStyle w:val="Titre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decimal"/>
      <w:pStyle w:val="Titre3"/>
      <w:lvlText w:val="%1.%2.%3"/>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78E4E27"/>
    <w:multiLevelType w:val="hybridMultilevel"/>
    <w:tmpl w:val="D0E806BE"/>
    <w:lvl w:ilvl="0" w:tplc="B5AC2116">
      <w:numFmt w:val="bullet"/>
      <w:lvlText w:val="-"/>
      <w:lvlJc w:val="left"/>
      <w:pPr>
        <w:ind w:left="356" w:hanging="360"/>
      </w:pPr>
      <w:rPr>
        <w:rFonts w:ascii="Calibri" w:eastAsia="Calibri" w:hAnsi="Calibri" w:cs="Calibri" w:hint="default"/>
      </w:rPr>
    </w:lvl>
    <w:lvl w:ilvl="1" w:tplc="08090003" w:tentative="1">
      <w:start w:val="1"/>
      <w:numFmt w:val="bullet"/>
      <w:lvlText w:val="o"/>
      <w:lvlJc w:val="left"/>
      <w:pPr>
        <w:ind w:left="1076" w:hanging="360"/>
      </w:pPr>
      <w:rPr>
        <w:rFonts w:ascii="Courier New" w:hAnsi="Courier New" w:cs="Courier New" w:hint="default"/>
      </w:rPr>
    </w:lvl>
    <w:lvl w:ilvl="2" w:tplc="08090005" w:tentative="1">
      <w:start w:val="1"/>
      <w:numFmt w:val="bullet"/>
      <w:lvlText w:val=""/>
      <w:lvlJc w:val="left"/>
      <w:pPr>
        <w:ind w:left="1796" w:hanging="360"/>
      </w:pPr>
      <w:rPr>
        <w:rFonts w:ascii="Wingdings" w:hAnsi="Wingdings" w:hint="default"/>
      </w:rPr>
    </w:lvl>
    <w:lvl w:ilvl="3" w:tplc="08090001" w:tentative="1">
      <w:start w:val="1"/>
      <w:numFmt w:val="bullet"/>
      <w:lvlText w:val=""/>
      <w:lvlJc w:val="left"/>
      <w:pPr>
        <w:ind w:left="2516" w:hanging="360"/>
      </w:pPr>
      <w:rPr>
        <w:rFonts w:ascii="Symbol" w:hAnsi="Symbol" w:hint="default"/>
      </w:rPr>
    </w:lvl>
    <w:lvl w:ilvl="4" w:tplc="08090003" w:tentative="1">
      <w:start w:val="1"/>
      <w:numFmt w:val="bullet"/>
      <w:lvlText w:val="o"/>
      <w:lvlJc w:val="left"/>
      <w:pPr>
        <w:ind w:left="3236" w:hanging="360"/>
      </w:pPr>
      <w:rPr>
        <w:rFonts w:ascii="Courier New" w:hAnsi="Courier New" w:cs="Courier New" w:hint="default"/>
      </w:rPr>
    </w:lvl>
    <w:lvl w:ilvl="5" w:tplc="08090005" w:tentative="1">
      <w:start w:val="1"/>
      <w:numFmt w:val="bullet"/>
      <w:lvlText w:val=""/>
      <w:lvlJc w:val="left"/>
      <w:pPr>
        <w:ind w:left="3956" w:hanging="360"/>
      </w:pPr>
      <w:rPr>
        <w:rFonts w:ascii="Wingdings" w:hAnsi="Wingdings" w:hint="default"/>
      </w:rPr>
    </w:lvl>
    <w:lvl w:ilvl="6" w:tplc="08090001" w:tentative="1">
      <w:start w:val="1"/>
      <w:numFmt w:val="bullet"/>
      <w:lvlText w:val=""/>
      <w:lvlJc w:val="left"/>
      <w:pPr>
        <w:ind w:left="4676" w:hanging="360"/>
      </w:pPr>
      <w:rPr>
        <w:rFonts w:ascii="Symbol" w:hAnsi="Symbol" w:hint="default"/>
      </w:rPr>
    </w:lvl>
    <w:lvl w:ilvl="7" w:tplc="08090003" w:tentative="1">
      <w:start w:val="1"/>
      <w:numFmt w:val="bullet"/>
      <w:lvlText w:val="o"/>
      <w:lvlJc w:val="left"/>
      <w:pPr>
        <w:ind w:left="5396" w:hanging="360"/>
      </w:pPr>
      <w:rPr>
        <w:rFonts w:ascii="Courier New" w:hAnsi="Courier New" w:cs="Courier New" w:hint="default"/>
      </w:rPr>
    </w:lvl>
    <w:lvl w:ilvl="8" w:tplc="08090005" w:tentative="1">
      <w:start w:val="1"/>
      <w:numFmt w:val="bullet"/>
      <w:lvlText w:val=""/>
      <w:lvlJc w:val="left"/>
      <w:pPr>
        <w:ind w:left="6116" w:hanging="360"/>
      </w:pPr>
      <w:rPr>
        <w:rFonts w:ascii="Wingdings" w:hAnsi="Wingdings" w:hint="default"/>
      </w:rPr>
    </w:lvl>
  </w:abstractNum>
  <w:abstractNum w:abstractNumId="16" w15:restartNumberingAfterBreak="0">
    <w:nsid w:val="786F19A2"/>
    <w:multiLevelType w:val="hybridMultilevel"/>
    <w:tmpl w:val="EF6CA3A8"/>
    <w:lvl w:ilvl="0" w:tplc="352C41F0">
      <w:start w:val="1"/>
      <w:numFmt w:val="bullet"/>
      <w:lvlText w:val=""/>
      <w:lvlJc w:val="left"/>
      <w:pPr>
        <w:ind w:left="361" w:hanging="360"/>
      </w:pPr>
      <w:rPr>
        <w:rFonts w:ascii="Wingdings" w:eastAsia="Calibri" w:hAnsi="Wingdings" w:cs="Calibri" w:hint="default"/>
      </w:rPr>
    </w:lvl>
    <w:lvl w:ilvl="1" w:tplc="08090003" w:tentative="1">
      <w:start w:val="1"/>
      <w:numFmt w:val="bullet"/>
      <w:lvlText w:val="o"/>
      <w:lvlJc w:val="left"/>
      <w:pPr>
        <w:ind w:left="1081" w:hanging="360"/>
      </w:pPr>
      <w:rPr>
        <w:rFonts w:ascii="Courier New" w:hAnsi="Courier New" w:cs="Courier New" w:hint="default"/>
      </w:rPr>
    </w:lvl>
    <w:lvl w:ilvl="2" w:tplc="08090005" w:tentative="1">
      <w:start w:val="1"/>
      <w:numFmt w:val="bullet"/>
      <w:lvlText w:val=""/>
      <w:lvlJc w:val="left"/>
      <w:pPr>
        <w:ind w:left="1801" w:hanging="360"/>
      </w:pPr>
      <w:rPr>
        <w:rFonts w:ascii="Wingdings" w:hAnsi="Wingdings" w:hint="default"/>
      </w:rPr>
    </w:lvl>
    <w:lvl w:ilvl="3" w:tplc="08090001" w:tentative="1">
      <w:start w:val="1"/>
      <w:numFmt w:val="bullet"/>
      <w:lvlText w:val=""/>
      <w:lvlJc w:val="left"/>
      <w:pPr>
        <w:ind w:left="2521" w:hanging="360"/>
      </w:pPr>
      <w:rPr>
        <w:rFonts w:ascii="Symbol" w:hAnsi="Symbol" w:hint="default"/>
      </w:rPr>
    </w:lvl>
    <w:lvl w:ilvl="4" w:tplc="08090003" w:tentative="1">
      <w:start w:val="1"/>
      <w:numFmt w:val="bullet"/>
      <w:lvlText w:val="o"/>
      <w:lvlJc w:val="left"/>
      <w:pPr>
        <w:ind w:left="3241" w:hanging="360"/>
      </w:pPr>
      <w:rPr>
        <w:rFonts w:ascii="Courier New" w:hAnsi="Courier New" w:cs="Courier New" w:hint="default"/>
      </w:rPr>
    </w:lvl>
    <w:lvl w:ilvl="5" w:tplc="08090005" w:tentative="1">
      <w:start w:val="1"/>
      <w:numFmt w:val="bullet"/>
      <w:lvlText w:val=""/>
      <w:lvlJc w:val="left"/>
      <w:pPr>
        <w:ind w:left="3961" w:hanging="360"/>
      </w:pPr>
      <w:rPr>
        <w:rFonts w:ascii="Wingdings" w:hAnsi="Wingdings" w:hint="default"/>
      </w:rPr>
    </w:lvl>
    <w:lvl w:ilvl="6" w:tplc="08090001" w:tentative="1">
      <w:start w:val="1"/>
      <w:numFmt w:val="bullet"/>
      <w:lvlText w:val=""/>
      <w:lvlJc w:val="left"/>
      <w:pPr>
        <w:ind w:left="4681" w:hanging="360"/>
      </w:pPr>
      <w:rPr>
        <w:rFonts w:ascii="Symbol" w:hAnsi="Symbol" w:hint="default"/>
      </w:rPr>
    </w:lvl>
    <w:lvl w:ilvl="7" w:tplc="08090003" w:tentative="1">
      <w:start w:val="1"/>
      <w:numFmt w:val="bullet"/>
      <w:lvlText w:val="o"/>
      <w:lvlJc w:val="left"/>
      <w:pPr>
        <w:ind w:left="5401" w:hanging="360"/>
      </w:pPr>
      <w:rPr>
        <w:rFonts w:ascii="Courier New" w:hAnsi="Courier New" w:cs="Courier New" w:hint="default"/>
      </w:rPr>
    </w:lvl>
    <w:lvl w:ilvl="8" w:tplc="08090005" w:tentative="1">
      <w:start w:val="1"/>
      <w:numFmt w:val="bullet"/>
      <w:lvlText w:val=""/>
      <w:lvlJc w:val="left"/>
      <w:pPr>
        <w:ind w:left="6121" w:hanging="360"/>
      </w:pPr>
      <w:rPr>
        <w:rFonts w:ascii="Wingdings" w:hAnsi="Wingdings" w:hint="default"/>
      </w:rPr>
    </w:lvl>
  </w:abstractNum>
  <w:abstractNum w:abstractNumId="17" w15:restartNumberingAfterBreak="0">
    <w:nsid w:val="7F43069E"/>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4"/>
  </w:num>
  <w:num w:numId="2">
    <w:abstractNumId w:val="4"/>
  </w:num>
  <w:num w:numId="3">
    <w:abstractNumId w:val="17"/>
  </w:num>
  <w:num w:numId="4">
    <w:abstractNumId w:val="10"/>
  </w:num>
  <w:num w:numId="5">
    <w:abstractNumId w:val="11"/>
  </w:num>
  <w:num w:numId="6">
    <w:abstractNumId w:val="6"/>
  </w:num>
  <w:num w:numId="7">
    <w:abstractNumId w:val="9"/>
  </w:num>
  <w:num w:numId="8">
    <w:abstractNumId w:val="7"/>
  </w:num>
  <w:num w:numId="9">
    <w:abstractNumId w:val="12"/>
  </w:num>
  <w:num w:numId="10">
    <w:abstractNumId w:val="0"/>
  </w:num>
  <w:num w:numId="11">
    <w:abstractNumId w:val="15"/>
  </w:num>
  <w:num w:numId="12">
    <w:abstractNumId w:val="16"/>
  </w:num>
  <w:num w:numId="13">
    <w:abstractNumId w:val="5"/>
  </w:num>
  <w:num w:numId="14">
    <w:abstractNumId w:val="13"/>
  </w:num>
  <w:num w:numId="15">
    <w:abstractNumId w:val="8"/>
  </w:num>
  <w:num w:numId="16">
    <w:abstractNumId w:val="1"/>
  </w:num>
  <w:num w:numId="17">
    <w:abstractNumId w:val="2"/>
  </w:num>
  <w:num w:numId="1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ylène RECEVEUR">
    <w15:presenceInfo w15:providerId="Windows Live" w15:userId="fe745b9169b9370e"/>
  </w15:person>
  <w15:person w15:author="Stuart Gilfillan">
    <w15:presenceInfo w15:providerId="None" w15:userId="Stuart Gilfillan"/>
  </w15:person>
  <w15:person w15:author="MCDERMOTT Christopher">
    <w15:presenceInfo w15:providerId="AD" w15:userId="S-1-5-21-861567501-1417001333-682003330-279549"/>
  </w15:person>
  <w15:person w15:author="FRASER HARRIS Andrew">
    <w15:presenceInfo w15:providerId="AD" w15:userId="S-1-5-21-861567501-1417001333-682003330-4947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7564A6"/>
    <w:rsid w:val="0000084C"/>
    <w:rsid w:val="000017C4"/>
    <w:rsid w:val="000058E2"/>
    <w:rsid w:val="00007A1F"/>
    <w:rsid w:val="000123D4"/>
    <w:rsid w:val="00013156"/>
    <w:rsid w:val="00014283"/>
    <w:rsid w:val="00015375"/>
    <w:rsid w:val="000261AF"/>
    <w:rsid w:val="00027FB8"/>
    <w:rsid w:val="0003296E"/>
    <w:rsid w:val="0003617F"/>
    <w:rsid w:val="00043630"/>
    <w:rsid w:val="000503CB"/>
    <w:rsid w:val="00052032"/>
    <w:rsid w:val="00052FA6"/>
    <w:rsid w:val="00054D5D"/>
    <w:rsid w:val="00056B2E"/>
    <w:rsid w:val="00060DC8"/>
    <w:rsid w:val="0007477C"/>
    <w:rsid w:val="0007549C"/>
    <w:rsid w:val="000766FF"/>
    <w:rsid w:val="000853E6"/>
    <w:rsid w:val="00087C33"/>
    <w:rsid w:val="00092623"/>
    <w:rsid w:val="00093FCD"/>
    <w:rsid w:val="00097005"/>
    <w:rsid w:val="000A217B"/>
    <w:rsid w:val="000A2206"/>
    <w:rsid w:val="000A2300"/>
    <w:rsid w:val="000A3E8C"/>
    <w:rsid w:val="000A547F"/>
    <w:rsid w:val="000A573D"/>
    <w:rsid w:val="000A7087"/>
    <w:rsid w:val="000B096F"/>
    <w:rsid w:val="000B0FFA"/>
    <w:rsid w:val="000B1A7C"/>
    <w:rsid w:val="000B2540"/>
    <w:rsid w:val="000B31F2"/>
    <w:rsid w:val="000B7819"/>
    <w:rsid w:val="000B7C92"/>
    <w:rsid w:val="000C2E74"/>
    <w:rsid w:val="000C326E"/>
    <w:rsid w:val="000C7FB7"/>
    <w:rsid w:val="000D1876"/>
    <w:rsid w:val="000D4E31"/>
    <w:rsid w:val="000D5C52"/>
    <w:rsid w:val="000D5E10"/>
    <w:rsid w:val="000E23BB"/>
    <w:rsid w:val="000E316D"/>
    <w:rsid w:val="000E54EA"/>
    <w:rsid w:val="000E55F0"/>
    <w:rsid w:val="000E6233"/>
    <w:rsid w:val="000E6FCB"/>
    <w:rsid w:val="000F0EBC"/>
    <w:rsid w:val="000F5351"/>
    <w:rsid w:val="000F5A0E"/>
    <w:rsid w:val="000F5C18"/>
    <w:rsid w:val="00102920"/>
    <w:rsid w:val="00107392"/>
    <w:rsid w:val="001101B3"/>
    <w:rsid w:val="001145EA"/>
    <w:rsid w:val="00116DAE"/>
    <w:rsid w:val="00123D80"/>
    <w:rsid w:val="00125476"/>
    <w:rsid w:val="00125BC8"/>
    <w:rsid w:val="00127582"/>
    <w:rsid w:val="00131381"/>
    <w:rsid w:val="0013212F"/>
    <w:rsid w:val="001324D5"/>
    <w:rsid w:val="0013479C"/>
    <w:rsid w:val="001358A5"/>
    <w:rsid w:val="00137BA9"/>
    <w:rsid w:val="00140285"/>
    <w:rsid w:val="00140E58"/>
    <w:rsid w:val="00142CCE"/>
    <w:rsid w:val="00143261"/>
    <w:rsid w:val="001467D6"/>
    <w:rsid w:val="00146A81"/>
    <w:rsid w:val="00147183"/>
    <w:rsid w:val="00150B80"/>
    <w:rsid w:val="00151AFB"/>
    <w:rsid w:val="0015349C"/>
    <w:rsid w:val="0015384E"/>
    <w:rsid w:val="001539BE"/>
    <w:rsid w:val="001541CE"/>
    <w:rsid w:val="00160BA3"/>
    <w:rsid w:val="001662B9"/>
    <w:rsid w:val="0017036C"/>
    <w:rsid w:val="0017249E"/>
    <w:rsid w:val="00174AF4"/>
    <w:rsid w:val="00174DC9"/>
    <w:rsid w:val="0017744A"/>
    <w:rsid w:val="00180EED"/>
    <w:rsid w:val="0018147A"/>
    <w:rsid w:val="00182F1F"/>
    <w:rsid w:val="00183533"/>
    <w:rsid w:val="0018365A"/>
    <w:rsid w:val="00183BB2"/>
    <w:rsid w:val="0019080D"/>
    <w:rsid w:val="0019083F"/>
    <w:rsid w:val="001929B7"/>
    <w:rsid w:val="00192B13"/>
    <w:rsid w:val="00192B2C"/>
    <w:rsid w:val="001930A5"/>
    <w:rsid w:val="00193B0B"/>
    <w:rsid w:val="0019600B"/>
    <w:rsid w:val="00196A17"/>
    <w:rsid w:val="001A173E"/>
    <w:rsid w:val="001A545F"/>
    <w:rsid w:val="001A689F"/>
    <w:rsid w:val="001B1194"/>
    <w:rsid w:val="001B2D61"/>
    <w:rsid w:val="001B5D46"/>
    <w:rsid w:val="001B6CFC"/>
    <w:rsid w:val="001B7295"/>
    <w:rsid w:val="001C0605"/>
    <w:rsid w:val="001C27AA"/>
    <w:rsid w:val="001C75AF"/>
    <w:rsid w:val="001D03F3"/>
    <w:rsid w:val="001D3255"/>
    <w:rsid w:val="001D3813"/>
    <w:rsid w:val="001E02E3"/>
    <w:rsid w:val="001E034F"/>
    <w:rsid w:val="001E5C12"/>
    <w:rsid w:val="001E5FD2"/>
    <w:rsid w:val="001E7978"/>
    <w:rsid w:val="001F0E7B"/>
    <w:rsid w:val="001F1222"/>
    <w:rsid w:val="00200987"/>
    <w:rsid w:val="00201759"/>
    <w:rsid w:val="0020182A"/>
    <w:rsid w:val="00202266"/>
    <w:rsid w:val="00203741"/>
    <w:rsid w:val="00205D84"/>
    <w:rsid w:val="00210F1B"/>
    <w:rsid w:val="0021211B"/>
    <w:rsid w:val="00212CFD"/>
    <w:rsid w:val="00216548"/>
    <w:rsid w:val="00216C22"/>
    <w:rsid w:val="0022195B"/>
    <w:rsid w:val="00222B91"/>
    <w:rsid w:val="00224EAF"/>
    <w:rsid w:val="0022601B"/>
    <w:rsid w:val="00226F00"/>
    <w:rsid w:val="00230B64"/>
    <w:rsid w:val="00232105"/>
    <w:rsid w:val="0023267D"/>
    <w:rsid w:val="002331BA"/>
    <w:rsid w:val="00234AA0"/>
    <w:rsid w:val="00236DCB"/>
    <w:rsid w:val="00236E73"/>
    <w:rsid w:val="002378BD"/>
    <w:rsid w:val="0024321D"/>
    <w:rsid w:val="00243F67"/>
    <w:rsid w:val="00245B2C"/>
    <w:rsid w:val="00246866"/>
    <w:rsid w:val="002475BD"/>
    <w:rsid w:val="00253C4E"/>
    <w:rsid w:val="00253C69"/>
    <w:rsid w:val="00254851"/>
    <w:rsid w:val="00255D1E"/>
    <w:rsid w:val="002562D4"/>
    <w:rsid w:val="0026141A"/>
    <w:rsid w:val="00264983"/>
    <w:rsid w:val="0026532B"/>
    <w:rsid w:val="00265E8A"/>
    <w:rsid w:val="00265F70"/>
    <w:rsid w:val="00275CA4"/>
    <w:rsid w:val="00276BBC"/>
    <w:rsid w:val="002802D5"/>
    <w:rsid w:val="00282930"/>
    <w:rsid w:val="002852E0"/>
    <w:rsid w:val="002866D0"/>
    <w:rsid w:val="00294FD2"/>
    <w:rsid w:val="00297528"/>
    <w:rsid w:val="00297EEF"/>
    <w:rsid w:val="002A3E9C"/>
    <w:rsid w:val="002A3EFC"/>
    <w:rsid w:val="002A58B4"/>
    <w:rsid w:val="002A659A"/>
    <w:rsid w:val="002B220C"/>
    <w:rsid w:val="002B243A"/>
    <w:rsid w:val="002B2AD9"/>
    <w:rsid w:val="002C26D4"/>
    <w:rsid w:val="002C3693"/>
    <w:rsid w:val="002C4307"/>
    <w:rsid w:val="002C4CE9"/>
    <w:rsid w:val="002C7B8B"/>
    <w:rsid w:val="002C7D60"/>
    <w:rsid w:val="002D5C28"/>
    <w:rsid w:val="002D5E3E"/>
    <w:rsid w:val="002D76EF"/>
    <w:rsid w:val="002E3442"/>
    <w:rsid w:val="002E3A38"/>
    <w:rsid w:val="002E417C"/>
    <w:rsid w:val="002E48E6"/>
    <w:rsid w:val="002E54B2"/>
    <w:rsid w:val="002E6F08"/>
    <w:rsid w:val="002E7399"/>
    <w:rsid w:val="002F04A2"/>
    <w:rsid w:val="002F2E19"/>
    <w:rsid w:val="002F45EC"/>
    <w:rsid w:val="002F57BD"/>
    <w:rsid w:val="002F6526"/>
    <w:rsid w:val="002F6D72"/>
    <w:rsid w:val="00302DEE"/>
    <w:rsid w:val="00305020"/>
    <w:rsid w:val="00306B25"/>
    <w:rsid w:val="00312303"/>
    <w:rsid w:val="00314AAD"/>
    <w:rsid w:val="0031709C"/>
    <w:rsid w:val="00317939"/>
    <w:rsid w:val="00327865"/>
    <w:rsid w:val="00331336"/>
    <w:rsid w:val="00335535"/>
    <w:rsid w:val="00341FE9"/>
    <w:rsid w:val="00343694"/>
    <w:rsid w:val="00346577"/>
    <w:rsid w:val="003474D9"/>
    <w:rsid w:val="00347F70"/>
    <w:rsid w:val="0035022D"/>
    <w:rsid w:val="00351C74"/>
    <w:rsid w:val="00352507"/>
    <w:rsid w:val="00364436"/>
    <w:rsid w:val="00364D25"/>
    <w:rsid w:val="00365805"/>
    <w:rsid w:val="00365AA6"/>
    <w:rsid w:val="0037080B"/>
    <w:rsid w:val="0037080E"/>
    <w:rsid w:val="00374C3A"/>
    <w:rsid w:val="00374D7E"/>
    <w:rsid w:val="0037516E"/>
    <w:rsid w:val="00376858"/>
    <w:rsid w:val="003773AA"/>
    <w:rsid w:val="00381313"/>
    <w:rsid w:val="0038213E"/>
    <w:rsid w:val="003840C5"/>
    <w:rsid w:val="00384C16"/>
    <w:rsid w:val="00385810"/>
    <w:rsid w:val="00387497"/>
    <w:rsid w:val="003876D5"/>
    <w:rsid w:val="00390B1A"/>
    <w:rsid w:val="00392333"/>
    <w:rsid w:val="003A065C"/>
    <w:rsid w:val="003A14B2"/>
    <w:rsid w:val="003A525C"/>
    <w:rsid w:val="003A6118"/>
    <w:rsid w:val="003A68AB"/>
    <w:rsid w:val="003B10B7"/>
    <w:rsid w:val="003B1D5A"/>
    <w:rsid w:val="003B2F58"/>
    <w:rsid w:val="003B6D4E"/>
    <w:rsid w:val="003C090B"/>
    <w:rsid w:val="003C0C21"/>
    <w:rsid w:val="003C18A2"/>
    <w:rsid w:val="003C1BEB"/>
    <w:rsid w:val="003C1F40"/>
    <w:rsid w:val="003C2973"/>
    <w:rsid w:val="003C6D62"/>
    <w:rsid w:val="003D0071"/>
    <w:rsid w:val="003D01F0"/>
    <w:rsid w:val="003D231D"/>
    <w:rsid w:val="003D2F23"/>
    <w:rsid w:val="003D5818"/>
    <w:rsid w:val="003E0231"/>
    <w:rsid w:val="003E18A3"/>
    <w:rsid w:val="003F1BC7"/>
    <w:rsid w:val="003F2B07"/>
    <w:rsid w:val="003F2EC7"/>
    <w:rsid w:val="003F2F5F"/>
    <w:rsid w:val="003F4EBE"/>
    <w:rsid w:val="003F6CCA"/>
    <w:rsid w:val="003F7056"/>
    <w:rsid w:val="00400210"/>
    <w:rsid w:val="00400BD1"/>
    <w:rsid w:val="004012CB"/>
    <w:rsid w:val="0040212A"/>
    <w:rsid w:val="00406C58"/>
    <w:rsid w:val="00406CBA"/>
    <w:rsid w:val="004077B5"/>
    <w:rsid w:val="004130D1"/>
    <w:rsid w:val="00413D41"/>
    <w:rsid w:val="00416129"/>
    <w:rsid w:val="0041685C"/>
    <w:rsid w:val="00417564"/>
    <w:rsid w:val="00420FDD"/>
    <w:rsid w:val="004210ED"/>
    <w:rsid w:val="0042531D"/>
    <w:rsid w:val="00426254"/>
    <w:rsid w:val="00426555"/>
    <w:rsid w:val="00430F73"/>
    <w:rsid w:val="004335C7"/>
    <w:rsid w:val="00433770"/>
    <w:rsid w:val="00435D5A"/>
    <w:rsid w:val="00437927"/>
    <w:rsid w:val="00437C70"/>
    <w:rsid w:val="00445421"/>
    <w:rsid w:val="004457E2"/>
    <w:rsid w:val="00450CB6"/>
    <w:rsid w:val="00451550"/>
    <w:rsid w:val="00451BC2"/>
    <w:rsid w:val="0045602F"/>
    <w:rsid w:val="00457B3E"/>
    <w:rsid w:val="00464534"/>
    <w:rsid w:val="00464B6B"/>
    <w:rsid w:val="00465983"/>
    <w:rsid w:val="00466022"/>
    <w:rsid w:val="004668A8"/>
    <w:rsid w:val="00467938"/>
    <w:rsid w:val="00467E01"/>
    <w:rsid w:val="004709AA"/>
    <w:rsid w:val="004711D7"/>
    <w:rsid w:val="00471468"/>
    <w:rsid w:val="00483A61"/>
    <w:rsid w:val="00485B14"/>
    <w:rsid w:val="00493D69"/>
    <w:rsid w:val="004A0B0D"/>
    <w:rsid w:val="004A3CCB"/>
    <w:rsid w:val="004A42E4"/>
    <w:rsid w:val="004A4A90"/>
    <w:rsid w:val="004A5840"/>
    <w:rsid w:val="004B1535"/>
    <w:rsid w:val="004B24C4"/>
    <w:rsid w:val="004B4AB5"/>
    <w:rsid w:val="004C2C85"/>
    <w:rsid w:val="004C3EFA"/>
    <w:rsid w:val="004C5624"/>
    <w:rsid w:val="004D0802"/>
    <w:rsid w:val="004D10F2"/>
    <w:rsid w:val="004D55F0"/>
    <w:rsid w:val="004D61E8"/>
    <w:rsid w:val="004D63AB"/>
    <w:rsid w:val="004D6A4D"/>
    <w:rsid w:val="004D73DF"/>
    <w:rsid w:val="004E1976"/>
    <w:rsid w:val="004F266D"/>
    <w:rsid w:val="004F43F8"/>
    <w:rsid w:val="004F6A66"/>
    <w:rsid w:val="00501252"/>
    <w:rsid w:val="0050404A"/>
    <w:rsid w:val="00512AE8"/>
    <w:rsid w:val="00514CE8"/>
    <w:rsid w:val="00514F33"/>
    <w:rsid w:val="00516EC6"/>
    <w:rsid w:val="00520854"/>
    <w:rsid w:val="0052195A"/>
    <w:rsid w:val="00521D30"/>
    <w:rsid w:val="00522A88"/>
    <w:rsid w:val="00524945"/>
    <w:rsid w:val="005322F8"/>
    <w:rsid w:val="00536335"/>
    <w:rsid w:val="005374F1"/>
    <w:rsid w:val="00540815"/>
    <w:rsid w:val="005420A9"/>
    <w:rsid w:val="005448FF"/>
    <w:rsid w:val="00545E6A"/>
    <w:rsid w:val="00552D43"/>
    <w:rsid w:val="00554AC5"/>
    <w:rsid w:val="00560ABA"/>
    <w:rsid w:val="0056146E"/>
    <w:rsid w:val="005622EE"/>
    <w:rsid w:val="005639F0"/>
    <w:rsid w:val="00564095"/>
    <w:rsid w:val="005676EF"/>
    <w:rsid w:val="00570287"/>
    <w:rsid w:val="00571CC1"/>
    <w:rsid w:val="00572B58"/>
    <w:rsid w:val="00576F23"/>
    <w:rsid w:val="00581E6D"/>
    <w:rsid w:val="00582BC3"/>
    <w:rsid w:val="005851C6"/>
    <w:rsid w:val="00585C8F"/>
    <w:rsid w:val="005906A5"/>
    <w:rsid w:val="00591A8A"/>
    <w:rsid w:val="005925B7"/>
    <w:rsid w:val="00592D85"/>
    <w:rsid w:val="00594974"/>
    <w:rsid w:val="005A33D4"/>
    <w:rsid w:val="005A6EEE"/>
    <w:rsid w:val="005B2C7E"/>
    <w:rsid w:val="005B37DC"/>
    <w:rsid w:val="005B4B50"/>
    <w:rsid w:val="005B78DD"/>
    <w:rsid w:val="005C3218"/>
    <w:rsid w:val="005C5D74"/>
    <w:rsid w:val="005D1070"/>
    <w:rsid w:val="005D5C67"/>
    <w:rsid w:val="005D7412"/>
    <w:rsid w:val="005D7A1D"/>
    <w:rsid w:val="005E438D"/>
    <w:rsid w:val="005E6C87"/>
    <w:rsid w:val="005E7611"/>
    <w:rsid w:val="005F39FB"/>
    <w:rsid w:val="005F6425"/>
    <w:rsid w:val="005F67F4"/>
    <w:rsid w:val="005F6B6F"/>
    <w:rsid w:val="006033A3"/>
    <w:rsid w:val="00604A87"/>
    <w:rsid w:val="00605848"/>
    <w:rsid w:val="00605947"/>
    <w:rsid w:val="00606054"/>
    <w:rsid w:val="0060635A"/>
    <w:rsid w:val="00606FBD"/>
    <w:rsid w:val="00610F61"/>
    <w:rsid w:val="006126D2"/>
    <w:rsid w:val="0061400D"/>
    <w:rsid w:val="00614D03"/>
    <w:rsid w:val="006163F4"/>
    <w:rsid w:val="00622A85"/>
    <w:rsid w:val="00623D3B"/>
    <w:rsid w:val="00627432"/>
    <w:rsid w:val="006277E3"/>
    <w:rsid w:val="00632005"/>
    <w:rsid w:val="00632E49"/>
    <w:rsid w:val="00634D6F"/>
    <w:rsid w:val="0063541D"/>
    <w:rsid w:val="00636DBC"/>
    <w:rsid w:val="006401D1"/>
    <w:rsid w:val="00640C0E"/>
    <w:rsid w:val="006428B6"/>
    <w:rsid w:val="006444DA"/>
    <w:rsid w:val="00647309"/>
    <w:rsid w:val="00650FDE"/>
    <w:rsid w:val="00652081"/>
    <w:rsid w:val="00655C64"/>
    <w:rsid w:val="006613B1"/>
    <w:rsid w:val="00661C47"/>
    <w:rsid w:val="006623AC"/>
    <w:rsid w:val="006662C4"/>
    <w:rsid w:val="00666805"/>
    <w:rsid w:val="006677CE"/>
    <w:rsid w:val="00673D74"/>
    <w:rsid w:val="00675F51"/>
    <w:rsid w:val="00684172"/>
    <w:rsid w:val="00684F56"/>
    <w:rsid w:val="00685BC3"/>
    <w:rsid w:val="00685FA0"/>
    <w:rsid w:val="00687643"/>
    <w:rsid w:val="006911F5"/>
    <w:rsid w:val="00695001"/>
    <w:rsid w:val="006A4E01"/>
    <w:rsid w:val="006A4F05"/>
    <w:rsid w:val="006A6F20"/>
    <w:rsid w:val="006A7E34"/>
    <w:rsid w:val="006A7ED9"/>
    <w:rsid w:val="006B1403"/>
    <w:rsid w:val="006B3967"/>
    <w:rsid w:val="006B3BFA"/>
    <w:rsid w:val="006B69D8"/>
    <w:rsid w:val="006B7288"/>
    <w:rsid w:val="006B7BFA"/>
    <w:rsid w:val="006C0050"/>
    <w:rsid w:val="006C4754"/>
    <w:rsid w:val="006C665B"/>
    <w:rsid w:val="006D1ED3"/>
    <w:rsid w:val="006D1F41"/>
    <w:rsid w:val="006D4B29"/>
    <w:rsid w:val="006D544B"/>
    <w:rsid w:val="006D6079"/>
    <w:rsid w:val="006D6BD6"/>
    <w:rsid w:val="006E0350"/>
    <w:rsid w:val="006E1F6E"/>
    <w:rsid w:val="006E3236"/>
    <w:rsid w:val="006E3604"/>
    <w:rsid w:val="006E5D40"/>
    <w:rsid w:val="006F07CA"/>
    <w:rsid w:val="006F38EF"/>
    <w:rsid w:val="006F3B05"/>
    <w:rsid w:val="007003FA"/>
    <w:rsid w:val="0070235C"/>
    <w:rsid w:val="00704B3B"/>
    <w:rsid w:val="0070614A"/>
    <w:rsid w:val="0070676A"/>
    <w:rsid w:val="00711397"/>
    <w:rsid w:val="00711A75"/>
    <w:rsid w:val="00712B39"/>
    <w:rsid w:val="007229D7"/>
    <w:rsid w:val="007232B6"/>
    <w:rsid w:val="00724731"/>
    <w:rsid w:val="00731439"/>
    <w:rsid w:val="00735F22"/>
    <w:rsid w:val="00735F61"/>
    <w:rsid w:val="00737878"/>
    <w:rsid w:val="00737D20"/>
    <w:rsid w:val="0074550C"/>
    <w:rsid w:val="00747343"/>
    <w:rsid w:val="00754E60"/>
    <w:rsid w:val="007564A6"/>
    <w:rsid w:val="00760007"/>
    <w:rsid w:val="00765593"/>
    <w:rsid w:val="007679CA"/>
    <w:rsid w:val="00767CB6"/>
    <w:rsid w:val="00771234"/>
    <w:rsid w:val="00773DFB"/>
    <w:rsid w:val="00774351"/>
    <w:rsid w:val="00774965"/>
    <w:rsid w:val="00775722"/>
    <w:rsid w:val="007767AA"/>
    <w:rsid w:val="00776E33"/>
    <w:rsid w:val="00776F16"/>
    <w:rsid w:val="0077763F"/>
    <w:rsid w:val="00780226"/>
    <w:rsid w:val="007804C6"/>
    <w:rsid w:val="007900BF"/>
    <w:rsid w:val="00791E51"/>
    <w:rsid w:val="00792DE6"/>
    <w:rsid w:val="007943D3"/>
    <w:rsid w:val="00795E42"/>
    <w:rsid w:val="007A44C5"/>
    <w:rsid w:val="007A4EEA"/>
    <w:rsid w:val="007A7090"/>
    <w:rsid w:val="007A783E"/>
    <w:rsid w:val="007A7FEA"/>
    <w:rsid w:val="007B1900"/>
    <w:rsid w:val="007B2153"/>
    <w:rsid w:val="007B23C9"/>
    <w:rsid w:val="007C20FD"/>
    <w:rsid w:val="007C7552"/>
    <w:rsid w:val="007D030A"/>
    <w:rsid w:val="007D1911"/>
    <w:rsid w:val="007D1B14"/>
    <w:rsid w:val="007D36CB"/>
    <w:rsid w:val="007D375D"/>
    <w:rsid w:val="007D45B3"/>
    <w:rsid w:val="007D4658"/>
    <w:rsid w:val="007E0C67"/>
    <w:rsid w:val="007E1E42"/>
    <w:rsid w:val="007E2DB8"/>
    <w:rsid w:val="007E4F82"/>
    <w:rsid w:val="007E64B7"/>
    <w:rsid w:val="007F275E"/>
    <w:rsid w:val="007F57EF"/>
    <w:rsid w:val="00802EBA"/>
    <w:rsid w:val="0080388E"/>
    <w:rsid w:val="008066BB"/>
    <w:rsid w:val="00806C7B"/>
    <w:rsid w:val="00811B6F"/>
    <w:rsid w:val="0081274C"/>
    <w:rsid w:val="00820297"/>
    <w:rsid w:val="00822774"/>
    <w:rsid w:val="00823659"/>
    <w:rsid w:val="0083164B"/>
    <w:rsid w:val="00832C80"/>
    <w:rsid w:val="008337DF"/>
    <w:rsid w:val="008378ED"/>
    <w:rsid w:val="008400A8"/>
    <w:rsid w:val="00840AD6"/>
    <w:rsid w:val="00850652"/>
    <w:rsid w:val="008511B1"/>
    <w:rsid w:val="008524D6"/>
    <w:rsid w:val="008560D4"/>
    <w:rsid w:val="008574DC"/>
    <w:rsid w:val="00861D82"/>
    <w:rsid w:val="00862635"/>
    <w:rsid w:val="008638B0"/>
    <w:rsid w:val="00865591"/>
    <w:rsid w:val="00865E68"/>
    <w:rsid w:val="00867D75"/>
    <w:rsid w:val="00876CFC"/>
    <w:rsid w:val="008770AC"/>
    <w:rsid w:val="00881FFA"/>
    <w:rsid w:val="0088368A"/>
    <w:rsid w:val="00886A2E"/>
    <w:rsid w:val="0089040C"/>
    <w:rsid w:val="008911D7"/>
    <w:rsid w:val="00892B4B"/>
    <w:rsid w:val="00897D02"/>
    <w:rsid w:val="008A2576"/>
    <w:rsid w:val="008A497C"/>
    <w:rsid w:val="008B0177"/>
    <w:rsid w:val="008B257E"/>
    <w:rsid w:val="008B2748"/>
    <w:rsid w:val="008B338F"/>
    <w:rsid w:val="008B3FC0"/>
    <w:rsid w:val="008B7467"/>
    <w:rsid w:val="008B74F7"/>
    <w:rsid w:val="008C0300"/>
    <w:rsid w:val="008C27DB"/>
    <w:rsid w:val="008C33A2"/>
    <w:rsid w:val="008C5821"/>
    <w:rsid w:val="008C64E7"/>
    <w:rsid w:val="008C6649"/>
    <w:rsid w:val="008D441B"/>
    <w:rsid w:val="008D5D2A"/>
    <w:rsid w:val="008D7496"/>
    <w:rsid w:val="008E7FF8"/>
    <w:rsid w:val="008F02AC"/>
    <w:rsid w:val="008F4024"/>
    <w:rsid w:val="008F621A"/>
    <w:rsid w:val="008F7A9C"/>
    <w:rsid w:val="009004CC"/>
    <w:rsid w:val="00903B80"/>
    <w:rsid w:val="009057C8"/>
    <w:rsid w:val="00911C89"/>
    <w:rsid w:val="0091213B"/>
    <w:rsid w:val="00912C77"/>
    <w:rsid w:val="00920969"/>
    <w:rsid w:val="0093106B"/>
    <w:rsid w:val="00933D1B"/>
    <w:rsid w:val="00936F14"/>
    <w:rsid w:val="009409BC"/>
    <w:rsid w:val="009430B2"/>
    <w:rsid w:val="00943897"/>
    <w:rsid w:val="0094439C"/>
    <w:rsid w:val="00944852"/>
    <w:rsid w:val="00945BBB"/>
    <w:rsid w:val="009509C3"/>
    <w:rsid w:val="00952715"/>
    <w:rsid w:val="00953B4B"/>
    <w:rsid w:val="00953BAA"/>
    <w:rsid w:val="00955C3D"/>
    <w:rsid w:val="009561AD"/>
    <w:rsid w:val="00956689"/>
    <w:rsid w:val="0096200A"/>
    <w:rsid w:val="00962852"/>
    <w:rsid w:val="00963962"/>
    <w:rsid w:val="00963B8A"/>
    <w:rsid w:val="0096432F"/>
    <w:rsid w:val="009646E1"/>
    <w:rsid w:val="00965530"/>
    <w:rsid w:val="00966834"/>
    <w:rsid w:val="00967E0B"/>
    <w:rsid w:val="00975C6C"/>
    <w:rsid w:val="00976CA1"/>
    <w:rsid w:val="00977453"/>
    <w:rsid w:val="0098096B"/>
    <w:rsid w:val="009814F8"/>
    <w:rsid w:val="009831EE"/>
    <w:rsid w:val="00984EA7"/>
    <w:rsid w:val="0098606E"/>
    <w:rsid w:val="00986598"/>
    <w:rsid w:val="00987829"/>
    <w:rsid w:val="00987F56"/>
    <w:rsid w:val="0099013A"/>
    <w:rsid w:val="00990ADE"/>
    <w:rsid w:val="009A0DF6"/>
    <w:rsid w:val="009A0F48"/>
    <w:rsid w:val="009A21C6"/>
    <w:rsid w:val="009A5F18"/>
    <w:rsid w:val="009A6C4A"/>
    <w:rsid w:val="009B01AF"/>
    <w:rsid w:val="009B3673"/>
    <w:rsid w:val="009B3D2C"/>
    <w:rsid w:val="009B6FB5"/>
    <w:rsid w:val="009C1376"/>
    <w:rsid w:val="009C6991"/>
    <w:rsid w:val="009C7704"/>
    <w:rsid w:val="009D638A"/>
    <w:rsid w:val="009E19F8"/>
    <w:rsid w:val="009E3AB5"/>
    <w:rsid w:val="009E4EE4"/>
    <w:rsid w:val="009E5159"/>
    <w:rsid w:val="009E631E"/>
    <w:rsid w:val="009E74FE"/>
    <w:rsid w:val="009F189F"/>
    <w:rsid w:val="009F1CFD"/>
    <w:rsid w:val="009F3F4B"/>
    <w:rsid w:val="009F5E13"/>
    <w:rsid w:val="00A011E4"/>
    <w:rsid w:val="00A06C8F"/>
    <w:rsid w:val="00A07629"/>
    <w:rsid w:val="00A07B56"/>
    <w:rsid w:val="00A07F33"/>
    <w:rsid w:val="00A137A4"/>
    <w:rsid w:val="00A13E64"/>
    <w:rsid w:val="00A22BDE"/>
    <w:rsid w:val="00A230E1"/>
    <w:rsid w:val="00A23349"/>
    <w:rsid w:val="00A2520C"/>
    <w:rsid w:val="00A27005"/>
    <w:rsid w:val="00A327D0"/>
    <w:rsid w:val="00A33561"/>
    <w:rsid w:val="00A34334"/>
    <w:rsid w:val="00A35798"/>
    <w:rsid w:val="00A35BB4"/>
    <w:rsid w:val="00A37A12"/>
    <w:rsid w:val="00A42E25"/>
    <w:rsid w:val="00A43160"/>
    <w:rsid w:val="00A431BA"/>
    <w:rsid w:val="00A4647A"/>
    <w:rsid w:val="00A522CC"/>
    <w:rsid w:val="00A53FB6"/>
    <w:rsid w:val="00A569AC"/>
    <w:rsid w:val="00A570CB"/>
    <w:rsid w:val="00A61AB6"/>
    <w:rsid w:val="00A63C62"/>
    <w:rsid w:val="00A67E74"/>
    <w:rsid w:val="00A766CC"/>
    <w:rsid w:val="00A7775F"/>
    <w:rsid w:val="00A81C09"/>
    <w:rsid w:val="00A82790"/>
    <w:rsid w:val="00A85F72"/>
    <w:rsid w:val="00A86647"/>
    <w:rsid w:val="00A86712"/>
    <w:rsid w:val="00A9259D"/>
    <w:rsid w:val="00A9313F"/>
    <w:rsid w:val="00A94BAC"/>
    <w:rsid w:val="00A958C4"/>
    <w:rsid w:val="00AA08C3"/>
    <w:rsid w:val="00AA0C62"/>
    <w:rsid w:val="00AA4A16"/>
    <w:rsid w:val="00AA593E"/>
    <w:rsid w:val="00AB4E31"/>
    <w:rsid w:val="00AB5297"/>
    <w:rsid w:val="00AB59BC"/>
    <w:rsid w:val="00AB7145"/>
    <w:rsid w:val="00AB7873"/>
    <w:rsid w:val="00AC138C"/>
    <w:rsid w:val="00AC142F"/>
    <w:rsid w:val="00AC2838"/>
    <w:rsid w:val="00AC3F94"/>
    <w:rsid w:val="00AC51E4"/>
    <w:rsid w:val="00AC70DD"/>
    <w:rsid w:val="00AD0C94"/>
    <w:rsid w:val="00AD47E8"/>
    <w:rsid w:val="00AD7592"/>
    <w:rsid w:val="00AE075A"/>
    <w:rsid w:val="00AE1980"/>
    <w:rsid w:val="00AE2292"/>
    <w:rsid w:val="00AE32A2"/>
    <w:rsid w:val="00AE3BFB"/>
    <w:rsid w:val="00AE755A"/>
    <w:rsid w:val="00AF0E5D"/>
    <w:rsid w:val="00AF33F6"/>
    <w:rsid w:val="00AF3BD2"/>
    <w:rsid w:val="00AF7AE2"/>
    <w:rsid w:val="00AF7FB1"/>
    <w:rsid w:val="00B005B9"/>
    <w:rsid w:val="00B00C4B"/>
    <w:rsid w:val="00B21319"/>
    <w:rsid w:val="00B21AB7"/>
    <w:rsid w:val="00B22B6A"/>
    <w:rsid w:val="00B23828"/>
    <w:rsid w:val="00B23AFC"/>
    <w:rsid w:val="00B31FA2"/>
    <w:rsid w:val="00B3209B"/>
    <w:rsid w:val="00B32A89"/>
    <w:rsid w:val="00B33EC1"/>
    <w:rsid w:val="00B377D7"/>
    <w:rsid w:val="00B41CF0"/>
    <w:rsid w:val="00B4432E"/>
    <w:rsid w:val="00B4586C"/>
    <w:rsid w:val="00B45D4E"/>
    <w:rsid w:val="00B461FF"/>
    <w:rsid w:val="00B46C98"/>
    <w:rsid w:val="00B4727B"/>
    <w:rsid w:val="00B51FD5"/>
    <w:rsid w:val="00B5294D"/>
    <w:rsid w:val="00B52E8A"/>
    <w:rsid w:val="00B5396A"/>
    <w:rsid w:val="00B53D3C"/>
    <w:rsid w:val="00B62173"/>
    <w:rsid w:val="00B676CA"/>
    <w:rsid w:val="00B70B40"/>
    <w:rsid w:val="00B71714"/>
    <w:rsid w:val="00B72C23"/>
    <w:rsid w:val="00B72D84"/>
    <w:rsid w:val="00B75254"/>
    <w:rsid w:val="00B75DE5"/>
    <w:rsid w:val="00B77C48"/>
    <w:rsid w:val="00B77C7C"/>
    <w:rsid w:val="00B84354"/>
    <w:rsid w:val="00B86F89"/>
    <w:rsid w:val="00B87355"/>
    <w:rsid w:val="00B909EF"/>
    <w:rsid w:val="00B96C7D"/>
    <w:rsid w:val="00BA382D"/>
    <w:rsid w:val="00BA524D"/>
    <w:rsid w:val="00BA6766"/>
    <w:rsid w:val="00BA74D0"/>
    <w:rsid w:val="00BB2E23"/>
    <w:rsid w:val="00BB3165"/>
    <w:rsid w:val="00BB4F08"/>
    <w:rsid w:val="00BB72BE"/>
    <w:rsid w:val="00BC0CBC"/>
    <w:rsid w:val="00BC2E33"/>
    <w:rsid w:val="00BC5B37"/>
    <w:rsid w:val="00BC5CC0"/>
    <w:rsid w:val="00BC6971"/>
    <w:rsid w:val="00BC6974"/>
    <w:rsid w:val="00BC6BB6"/>
    <w:rsid w:val="00BD5DDC"/>
    <w:rsid w:val="00BD5FA5"/>
    <w:rsid w:val="00BD723D"/>
    <w:rsid w:val="00BE104E"/>
    <w:rsid w:val="00BE35DA"/>
    <w:rsid w:val="00BE6870"/>
    <w:rsid w:val="00BF2582"/>
    <w:rsid w:val="00BF6E0D"/>
    <w:rsid w:val="00BF7737"/>
    <w:rsid w:val="00C00BC6"/>
    <w:rsid w:val="00C028DD"/>
    <w:rsid w:val="00C0556C"/>
    <w:rsid w:val="00C06865"/>
    <w:rsid w:val="00C12B35"/>
    <w:rsid w:val="00C135C5"/>
    <w:rsid w:val="00C15B45"/>
    <w:rsid w:val="00C15D03"/>
    <w:rsid w:val="00C16DC3"/>
    <w:rsid w:val="00C205C6"/>
    <w:rsid w:val="00C22353"/>
    <w:rsid w:val="00C305AB"/>
    <w:rsid w:val="00C347D4"/>
    <w:rsid w:val="00C36BB1"/>
    <w:rsid w:val="00C37840"/>
    <w:rsid w:val="00C37EE6"/>
    <w:rsid w:val="00C41307"/>
    <w:rsid w:val="00C41A84"/>
    <w:rsid w:val="00C41FC4"/>
    <w:rsid w:val="00C429C1"/>
    <w:rsid w:val="00C50008"/>
    <w:rsid w:val="00C52571"/>
    <w:rsid w:val="00C572E9"/>
    <w:rsid w:val="00C60E13"/>
    <w:rsid w:val="00C63687"/>
    <w:rsid w:val="00C63D2F"/>
    <w:rsid w:val="00C63EA9"/>
    <w:rsid w:val="00C6767B"/>
    <w:rsid w:val="00C707CE"/>
    <w:rsid w:val="00C72989"/>
    <w:rsid w:val="00C77EFB"/>
    <w:rsid w:val="00C812C1"/>
    <w:rsid w:val="00C83C34"/>
    <w:rsid w:val="00C8691C"/>
    <w:rsid w:val="00C869F3"/>
    <w:rsid w:val="00C876EC"/>
    <w:rsid w:val="00C91651"/>
    <w:rsid w:val="00C9175E"/>
    <w:rsid w:val="00C92061"/>
    <w:rsid w:val="00C92DE3"/>
    <w:rsid w:val="00C9770F"/>
    <w:rsid w:val="00CA0632"/>
    <w:rsid w:val="00CA1690"/>
    <w:rsid w:val="00CA232C"/>
    <w:rsid w:val="00CA2B3D"/>
    <w:rsid w:val="00CB2517"/>
    <w:rsid w:val="00CB2BDF"/>
    <w:rsid w:val="00CB2DD8"/>
    <w:rsid w:val="00CB366E"/>
    <w:rsid w:val="00CB42CD"/>
    <w:rsid w:val="00CB4CE0"/>
    <w:rsid w:val="00CB70B3"/>
    <w:rsid w:val="00CC1468"/>
    <w:rsid w:val="00CC1A15"/>
    <w:rsid w:val="00CC2AAA"/>
    <w:rsid w:val="00CC39A9"/>
    <w:rsid w:val="00CC3DE4"/>
    <w:rsid w:val="00CC40AC"/>
    <w:rsid w:val="00CC4A29"/>
    <w:rsid w:val="00CC4E66"/>
    <w:rsid w:val="00CD02C8"/>
    <w:rsid w:val="00CD1FE2"/>
    <w:rsid w:val="00CD2BD4"/>
    <w:rsid w:val="00CD2F9D"/>
    <w:rsid w:val="00CD35C7"/>
    <w:rsid w:val="00CD56C6"/>
    <w:rsid w:val="00CE34E4"/>
    <w:rsid w:val="00CE67D6"/>
    <w:rsid w:val="00CF0114"/>
    <w:rsid w:val="00CF14C9"/>
    <w:rsid w:val="00CF1EE1"/>
    <w:rsid w:val="00CF3003"/>
    <w:rsid w:val="00CF563D"/>
    <w:rsid w:val="00CF5D72"/>
    <w:rsid w:val="00CF6643"/>
    <w:rsid w:val="00D01C6C"/>
    <w:rsid w:val="00D02B40"/>
    <w:rsid w:val="00D02D90"/>
    <w:rsid w:val="00D06A46"/>
    <w:rsid w:val="00D13A7A"/>
    <w:rsid w:val="00D15306"/>
    <w:rsid w:val="00D155B9"/>
    <w:rsid w:val="00D21335"/>
    <w:rsid w:val="00D22E12"/>
    <w:rsid w:val="00D264D5"/>
    <w:rsid w:val="00D311C1"/>
    <w:rsid w:val="00D3136A"/>
    <w:rsid w:val="00D31441"/>
    <w:rsid w:val="00D347E1"/>
    <w:rsid w:val="00D375E1"/>
    <w:rsid w:val="00D4009D"/>
    <w:rsid w:val="00D40833"/>
    <w:rsid w:val="00D40978"/>
    <w:rsid w:val="00D41878"/>
    <w:rsid w:val="00D4365D"/>
    <w:rsid w:val="00D44D4D"/>
    <w:rsid w:val="00D4646E"/>
    <w:rsid w:val="00D47F29"/>
    <w:rsid w:val="00D502DB"/>
    <w:rsid w:val="00D52AC1"/>
    <w:rsid w:val="00D53235"/>
    <w:rsid w:val="00D60A97"/>
    <w:rsid w:val="00D62B4A"/>
    <w:rsid w:val="00D638C0"/>
    <w:rsid w:val="00D6417D"/>
    <w:rsid w:val="00D65C9E"/>
    <w:rsid w:val="00D663A6"/>
    <w:rsid w:val="00D709D0"/>
    <w:rsid w:val="00D73A50"/>
    <w:rsid w:val="00D7415B"/>
    <w:rsid w:val="00D748F4"/>
    <w:rsid w:val="00D84D8D"/>
    <w:rsid w:val="00D8744A"/>
    <w:rsid w:val="00D87E48"/>
    <w:rsid w:val="00D9602B"/>
    <w:rsid w:val="00D96976"/>
    <w:rsid w:val="00D97545"/>
    <w:rsid w:val="00DA153C"/>
    <w:rsid w:val="00DB076B"/>
    <w:rsid w:val="00DB0B10"/>
    <w:rsid w:val="00DB2AB7"/>
    <w:rsid w:val="00DB38AD"/>
    <w:rsid w:val="00DB4060"/>
    <w:rsid w:val="00DB499E"/>
    <w:rsid w:val="00DB5751"/>
    <w:rsid w:val="00DB6C57"/>
    <w:rsid w:val="00DB74C5"/>
    <w:rsid w:val="00DC02C2"/>
    <w:rsid w:val="00DC074D"/>
    <w:rsid w:val="00DC1E39"/>
    <w:rsid w:val="00DC2268"/>
    <w:rsid w:val="00DC3486"/>
    <w:rsid w:val="00DD1489"/>
    <w:rsid w:val="00DD4041"/>
    <w:rsid w:val="00DD43CA"/>
    <w:rsid w:val="00DD442B"/>
    <w:rsid w:val="00DD6A97"/>
    <w:rsid w:val="00DD73AF"/>
    <w:rsid w:val="00DE05A3"/>
    <w:rsid w:val="00DE1102"/>
    <w:rsid w:val="00DE3D09"/>
    <w:rsid w:val="00DE5667"/>
    <w:rsid w:val="00DE7520"/>
    <w:rsid w:val="00DF31A8"/>
    <w:rsid w:val="00DF4695"/>
    <w:rsid w:val="00DF7642"/>
    <w:rsid w:val="00DF7D91"/>
    <w:rsid w:val="00E0074E"/>
    <w:rsid w:val="00E016FF"/>
    <w:rsid w:val="00E03B01"/>
    <w:rsid w:val="00E0657F"/>
    <w:rsid w:val="00E07196"/>
    <w:rsid w:val="00E13D85"/>
    <w:rsid w:val="00E1689B"/>
    <w:rsid w:val="00E16BF9"/>
    <w:rsid w:val="00E22702"/>
    <w:rsid w:val="00E2463F"/>
    <w:rsid w:val="00E24BEE"/>
    <w:rsid w:val="00E345C6"/>
    <w:rsid w:val="00E3707C"/>
    <w:rsid w:val="00E4228D"/>
    <w:rsid w:val="00E42C99"/>
    <w:rsid w:val="00E47450"/>
    <w:rsid w:val="00E501DA"/>
    <w:rsid w:val="00E54A68"/>
    <w:rsid w:val="00E56FC3"/>
    <w:rsid w:val="00E570C7"/>
    <w:rsid w:val="00E623EC"/>
    <w:rsid w:val="00E63598"/>
    <w:rsid w:val="00E63C5C"/>
    <w:rsid w:val="00E63FC1"/>
    <w:rsid w:val="00E66083"/>
    <w:rsid w:val="00E6760D"/>
    <w:rsid w:val="00E707C7"/>
    <w:rsid w:val="00E71F17"/>
    <w:rsid w:val="00E74A20"/>
    <w:rsid w:val="00E80BD8"/>
    <w:rsid w:val="00E81225"/>
    <w:rsid w:val="00E820AE"/>
    <w:rsid w:val="00E82158"/>
    <w:rsid w:val="00E8395B"/>
    <w:rsid w:val="00E84139"/>
    <w:rsid w:val="00E84CEC"/>
    <w:rsid w:val="00E85C67"/>
    <w:rsid w:val="00E8616B"/>
    <w:rsid w:val="00E86D28"/>
    <w:rsid w:val="00E91490"/>
    <w:rsid w:val="00E924FD"/>
    <w:rsid w:val="00E925D1"/>
    <w:rsid w:val="00E937BC"/>
    <w:rsid w:val="00E93BA3"/>
    <w:rsid w:val="00E97BA7"/>
    <w:rsid w:val="00EA4FEE"/>
    <w:rsid w:val="00EA569F"/>
    <w:rsid w:val="00EB0BE5"/>
    <w:rsid w:val="00EB3D40"/>
    <w:rsid w:val="00EB6397"/>
    <w:rsid w:val="00EC0004"/>
    <w:rsid w:val="00EC426A"/>
    <w:rsid w:val="00EC4497"/>
    <w:rsid w:val="00EC6325"/>
    <w:rsid w:val="00EC69DC"/>
    <w:rsid w:val="00ED0FBC"/>
    <w:rsid w:val="00ED28EC"/>
    <w:rsid w:val="00ED46B5"/>
    <w:rsid w:val="00ED6DF2"/>
    <w:rsid w:val="00EE3CA0"/>
    <w:rsid w:val="00EE4DF0"/>
    <w:rsid w:val="00EE75AB"/>
    <w:rsid w:val="00EF2480"/>
    <w:rsid w:val="00EF4319"/>
    <w:rsid w:val="00EF7231"/>
    <w:rsid w:val="00F026B6"/>
    <w:rsid w:val="00F04322"/>
    <w:rsid w:val="00F045E6"/>
    <w:rsid w:val="00F04D93"/>
    <w:rsid w:val="00F067F6"/>
    <w:rsid w:val="00F10637"/>
    <w:rsid w:val="00F13606"/>
    <w:rsid w:val="00F14663"/>
    <w:rsid w:val="00F14AC6"/>
    <w:rsid w:val="00F21F1A"/>
    <w:rsid w:val="00F233D1"/>
    <w:rsid w:val="00F27029"/>
    <w:rsid w:val="00F31A5B"/>
    <w:rsid w:val="00F35EB3"/>
    <w:rsid w:val="00F40972"/>
    <w:rsid w:val="00F414C3"/>
    <w:rsid w:val="00F429E8"/>
    <w:rsid w:val="00F43A2E"/>
    <w:rsid w:val="00F44020"/>
    <w:rsid w:val="00F46B1A"/>
    <w:rsid w:val="00F507FE"/>
    <w:rsid w:val="00F54B84"/>
    <w:rsid w:val="00F562FC"/>
    <w:rsid w:val="00F6290D"/>
    <w:rsid w:val="00F63A36"/>
    <w:rsid w:val="00F65558"/>
    <w:rsid w:val="00F655BE"/>
    <w:rsid w:val="00F73F28"/>
    <w:rsid w:val="00F77E3D"/>
    <w:rsid w:val="00F80DB6"/>
    <w:rsid w:val="00F8600A"/>
    <w:rsid w:val="00F875BE"/>
    <w:rsid w:val="00FA25AE"/>
    <w:rsid w:val="00FA72F8"/>
    <w:rsid w:val="00FA77DE"/>
    <w:rsid w:val="00FB10B7"/>
    <w:rsid w:val="00FB617A"/>
    <w:rsid w:val="00FB735E"/>
    <w:rsid w:val="00FC0731"/>
    <w:rsid w:val="00FC2989"/>
    <w:rsid w:val="00FC2CCF"/>
    <w:rsid w:val="00FC3C7F"/>
    <w:rsid w:val="00FC5CCE"/>
    <w:rsid w:val="00FD1528"/>
    <w:rsid w:val="00FD2155"/>
    <w:rsid w:val="00FD5429"/>
    <w:rsid w:val="00FD6B99"/>
    <w:rsid w:val="00FD7498"/>
    <w:rsid w:val="00FD75EF"/>
    <w:rsid w:val="00FD7DDD"/>
    <w:rsid w:val="00FE1155"/>
    <w:rsid w:val="00FE5AD9"/>
    <w:rsid w:val="00FF33B8"/>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3A3A7"/>
  <w15:docId w15:val="{B7CDD08E-6B21-479F-A0A6-FE0977AA6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16" w:lineRule="auto"/>
      <w:ind w:firstLine="1"/>
      <w:jc w:val="both"/>
    </w:pPr>
    <w:rPr>
      <w:rFonts w:ascii="Calibri" w:eastAsia="Calibri" w:hAnsi="Calibri" w:cs="Calibri"/>
      <w:color w:val="000000"/>
    </w:rPr>
  </w:style>
  <w:style w:type="paragraph" w:styleId="Titre1">
    <w:name w:val="heading 1"/>
    <w:next w:val="Normal"/>
    <w:link w:val="Titre1Car"/>
    <w:uiPriority w:val="9"/>
    <w:qFormat/>
    <w:pPr>
      <w:keepNext/>
      <w:keepLines/>
      <w:numPr>
        <w:numId w:val="1"/>
      </w:numPr>
      <w:spacing w:after="43"/>
      <w:outlineLvl w:val="0"/>
    </w:pPr>
    <w:rPr>
      <w:rFonts w:ascii="Calibri" w:eastAsia="Calibri" w:hAnsi="Calibri" w:cs="Calibri"/>
      <w:color w:val="000000"/>
      <w:sz w:val="41"/>
    </w:rPr>
  </w:style>
  <w:style w:type="paragraph" w:styleId="Titre2">
    <w:name w:val="heading 2"/>
    <w:next w:val="Normal"/>
    <w:link w:val="Titre2Car"/>
    <w:uiPriority w:val="9"/>
    <w:unhideWhenUsed/>
    <w:qFormat/>
    <w:pPr>
      <w:keepNext/>
      <w:keepLines/>
      <w:numPr>
        <w:ilvl w:val="1"/>
        <w:numId w:val="1"/>
      </w:numPr>
      <w:spacing w:after="186"/>
      <w:outlineLvl w:val="1"/>
    </w:pPr>
    <w:rPr>
      <w:rFonts w:ascii="Calibri" w:eastAsia="Calibri" w:hAnsi="Calibri" w:cs="Calibri"/>
      <w:color w:val="000000"/>
      <w:sz w:val="29"/>
    </w:rPr>
  </w:style>
  <w:style w:type="paragraph" w:styleId="Titre3">
    <w:name w:val="heading 3"/>
    <w:next w:val="Normal"/>
    <w:link w:val="Titre3Car"/>
    <w:uiPriority w:val="9"/>
    <w:unhideWhenUsed/>
    <w:qFormat/>
    <w:pPr>
      <w:keepNext/>
      <w:keepLines/>
      <w:numPr>
        <w:ilvl w:val="2"/>
        <w:numId w:val="1"/>
      </w:numPr>
      <w:spacing w:after="173"/>
      <w:outlineLvl w:val="2"/>
    </w:pPr>
    <w:rPr>
      <w:rFonts w:ascii="Calibri" w:eastAsia="Calibri" w:hAnsi="Calibri" w:cs="Calibri"/>
      <w:color w:val="000000"/>
      <w:sz w:val="24"/>
    </w:rPr>
  </w:style>
  <w:style w:type="paragraph" w:styleId="Titre4">
    <w:name w:val="heading 4"/>
    <w:next w:val="Normal"/>
    <w:link w:val="Titre4Car"/>
    <w:uiPriority w:val="9"/>
    <w:unhideWhenUsed/>
    <w:qFormat/>
    <w:pPr>
      <w:keepNext/>
      <w:keepLines/>
      <w:spacing w:after="173"/>
      <w:ind w:left="21" w:hanging="10"/>
      <w:outlineLvl w:val="3"/>
    </w:pPr>
    <w:rPr>
      <w:rFonts w:ascii="Calibri" w:eastAsia="Calibri" w:hAnsi="Calibri" w:cs="Calibri"/>
      <w:color w:val="00000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Calibri" w:eastAsia="Calibri" w:hAnsi="Calibri" w:cs="Calibri"/>
      <w:color w:val="000000"/>
      <w:sz w:val="41"/>
    </w:rPr>
  </w:style>
  <w:style w:type="character" w:customStyle="1" w:styleId="Titre3Car">
    <w:name w:val="Titre 3 Car"/>
    <w:link w:val="Titre3"/>
    <w:rPr>
      <w:rFonts w:ascii="Calibri" w:eastAsia="Calibri" w:hAnsi="Calibri" w:cs="Calibri"/>
      <w:color w:val="000000"/>
      <w:sz w:val="24"/>
    </w:rPr>
  </w:style>
  <w:style w:type="character" w:customStyle="1" w:styleId="Titre4Car">
    <w:name w:val="Titre 4 Car"/>
    <w:link w:val="Titre4"/>
    <w:rPr>
      <w:rFonts w:ascii="Calibri" w:eastAsia="Calibri" w:hAnsi="Calibri" w:cs="Calibri"/>
      <w:color w:val="000000"/>
      <w:sz w:val="24"/>
    </w:rPr>
  </w:style>
  <w:style w:type="character" w:customStyle="1" w:styleId="Titre2Car">
    <w:name w:val="Titre 2 Car"/>
    <w:link w:val="Titre2"/>
    <w:rPr>
      <w:rFonts w:ascii="Calibri" w:eastAsia="Calibri" w:hAnsi="Calibri" w:cs="Calibri"/>
      <w:color w:val="000000"/>
      <w:sz w:val="29"/>
    </w:rPr>
  </w:style>
  <w:style w:type="character" w:styleId="Marquedecommentaire">
    <w:name w:val="annotation reference"/>
    <w:basedOn w:val="Policepardfaut"/>
    <w:uiPriority w:val="99"/>
    <w:semiHidden/>
    <w:unhideWhenUsed/>
    <w:rsid w:val="007E0C67"/>
    <w:rPr>
      <w:sz w:val="16"/>
      <w:szCs w:val="16"/>
    </w:rPr>
  </w:style>
  <w:style w:type="paragraph" w:styleId="Commentaire">
    <w:name w:val="annotation text"/>
    <w:basedOn w:val="Normal"/>
    <w:link w:val="CommentaireCar"/>
    <w:uiPriority w:val="99"/>
    <w:unhideWhenUsed/>
    <w:rsid w:val="007E0C67"/>
    <w:pPr>
      <w:spacing w:line="240" w:lineRule="auto"/>
    </w:pPr>
    <w:rPr>
      <w:sz w:val="20"/>
      <w:szCs w:val="20"/>
    </w:rPr>
  </w:style>
  <w:style w:type="character" w:customStyle="1" w:styleId="CommentaireCar">
    <w:name w:val="Commentaire Car"/>
    <w:basedOn w:val="Policepardfaut"/>
    <w:link w:val="Commentaire"/>
    <w:uiPriority w:val="99"/>
    <w:rsid w:val="007E0C67"/>
    <w:rPr>
      <w:rFonts w:ascii="Calibri" w:eastAsia="Calibri" w:hAnsi="Calibri" w:cs="Calibri"/>
      <w:color w:val="000000"/>
      <w:sz w:val="20"/>
      <w:szCs w:val="20"/>
    </w:rPr>
  </w:style>
  <w:style w:type="paragraph" w:styleId="Objetducommentaire">
    <w:name w:val="annotation subject"/>
    <w:basedOn w:val="Commentaire"/>
    <w:next w:val="Commentaire"/>
    <w:link w:val="ObjetducommentaireCar"/>
    <w:uiPriority w:val="99"/>
    <w:semiHidden/>
    <w:unhideWhenUsed/>
    <w:rsid w:val="007E0C67"/>
    <w:rPr>
      <w:b/>
      <w:bCs/>
    </w:rPr>
  </w:style>
  <w:style w:type="character" w:customStyle="1" w:styleId="ObjetducommentaireCar">
    <w:name w:val="Objet du commentaire Car"/>
    <w:basedOn w:val="CommentaireCar"/>
    <w:link w:val="Objetducommentaire"/>
    <w:uiPriority w:val="99"/>
    <w:semiHidden/>
    <w:rsid w:val="007E0C67"/>
    <w:rPr>
      <w:rFonts w:ascii="Calibri" w:eastAsia="Calibri" w:hAnsi="Calibri" w:cs="Calibri"/>
      <w:b/>
      <w:bCs/>
      <w:color w:val="000000"/>
      <w:sz w:val="20"/>
      <w:szCs w:val="20"/>
    </w:rPr>
  </w:style>
  <w:style w:type="paragraph" w:styleId="Textedebulles">
    <w:name w:val="Balloon Text"/>
    <w:basedOn w:val="Normal"/>
    <w:link w:val="TextedebullesCar"/>
    <w:uiPriority w:val="99"/>
    <w:semiHidden/>
    <w:unhideWhenUsed/>
    <w:rsid w:val="007E0C6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E0C67"/>
    <w:rPr>
      <w:rFonts w:ascii="Segoe UI" w:eastAsia="Calibri" w:hAnsi="Segoe UI" w:cs="Segoe UI"/>
      <w:color w:val="000000"/>
      <w:sz w:val="18"/>
      <w:szCs w:val="18"/>
    </w:rPr>
  </w:style>
  <w:style w:type="paragraph" w:styleId="Paragraphedeliste">
    <w:name w:val="List Paragraph"/>
    <w:basedOn w:val="Normal"/>
    <w:uiPriority w:val="34"/>
    <w:qFormat/>
    <w:rsid w:val="00AD0C94"/>
    <w:pPr>
      <w:ind w:left="720"/>
      <w:contextualSpacing/>
    </w:pPr>
  </w:style>
  <w:style w:type="character" w:styleId="Textedelespacerserv">
    <w:name w:val="Placeholder Text"/>
    <w:basedOn w:val="Policepardfaut"/>
    <w:uiPriority w:val="99"/>
    <w:semiHidden/>
    <w:rsid w:val="00297528"/>
    <w:rPr>
      <w:color w:val="808080"/>
    </w:rPr>
  </w:style>
  <w:style w:type="paragraph" w:styleId="Sansinterligne">
    <w:name w:val="No Spacing"/>
    <w:uiPriority w:val="1"/>
    <w:qFormat/>
    <w:rsid w:val="004457E2"/>
    <w:pPr>
      <w:spacing w:after="0" w:line="240" w:lineRule="auto"/>
      <w:ind w:firstLine="1"/>
      <w:jc w:val="both"/>
    </w:pPr>
    <w:rPr>
      <w:rFonts w:ascii="Calibri" w:eastAsia="Calibri" w:hAnsi="Calibri" w:cs="Calibri"/>
      <w:color w:val="000000"/>
    </w:rPr>
  </w:style>
  <w:style w:type="character" w:styleId="Numrodeligne">
    <w:name w:val="line number"/>
    <w:basedOn w:val="Policepardfaut"/>
    <w:uiPriority w:val="99"/>
    <w:semiHidden/>
    <w:unhideWhenUsed/>
    <w:rsid w:val="00FA77DE"/>
  </w:style>
  <w:style w:type="character" w:styleId="Lienhypertexte">
    <w:name w:val="Hyperlink"/>
    <w:basedOn w:val="Policepardfaut"/>
    <w:uiPriority w:val="99"/>
    <w:semiHidden/>
    <w:unhideWhenUsed/>
    <w:rsid w:val="009A21C6"/>
    <w:rPr>
      <w:color w:val="0000FF"/>
      <w:u w:val="single"/>
    </w:rPr>
  </w:style>
  <w:style w:type="character" w:styleId="Lienhypertextesuivivisit">
    <w:name w:val="FollowedHyperlink"/>
    <w:basedOn w:val="Policepardfaut"/>
    <w:uiPriority w:val="99"/>
    <w:semiHidden/>
    <w:unhideWhenUsed/>
    <w:rsid w:val="008066BB"/>
    <w:rPr>
      <w:color w:val="954F72" w:themeColor="followedHyperlink"/>
      <w:u w:val="single"/>
    </w:rPr>
  </w:style>
  <w:style w:type="table" w:styleId="Grilledutableau">
    <w:name w:val="Table Grid"/>
    <w:basedOn w:val="TableauNormal"/>
    <w:uiPriority w:val="39"/>
    <w:rsid w:val="009E3A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5">
    <w:name w:val="Plain Table 5"/>
    <w:basedOn w:val="TableauNormal"/>
    <w:uiPriority w:val="45"/>
    <w:rsid w:val="009E3AB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1">
    <w:name w:val="Plain Table 1"/>
    <w:basedOn w:val="TableauNormal"/>
    <w:uiPriority w:val="41"/>
    <w:rsid w:val="009E3AB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1Clair">
    <w:name w:val="Grid Table 1 Light"/>
    <w:basedOn w:val="TableauNormal"/>
    <w:uiPriority w:val="46"/>
    <w:rsid w:val="009E3AB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simple2">
    <w:name w:val="Plain Table 2"/>
    <w:basedOn w:val="TableauNormal"/>
    <w:uiPriority w:val="42"/>
    <w:rsid w:val="002E73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629472">
      <w:bodyDiv w:val="1"/>
      <w:marLeft w:val="0"/>
      <w:marRight w:val="0"/>
      <w:marTop w:val="0"/>
      <w:marBottom w:val="0"/>
      <w:divBdr>
        <w:top w:val="none" w:sz="0" w:space="0" w:color="auto"/>
        <w:left w:val="none" w:sz="0" w:space="0" w:color="auto"/>
        <w:bottom w:val="none" w:sz="0" w:space="0" w:color="auto"/>
        <w:right w:val="none" w:sz="0" w:space="0" w:color="auto"/>
      </w:divBdr>
    </w:div>
    <w:div w:id="813062853">
      <w:bodyDiv w:val="1"/>
      <w:marLeft w:val="0"/>
      <w:marRight w:val="0"/>
      <w:marTop w:val="0"/>
      <w:marBottom w:val="0"/>
      <w:divBdr>
        <w:top w:val="none" w:sz="0" w:space="0" w:color="auto"/>
        <w:left w:val="none" w:sz="0" w:space="0" w:color="auto"/>
        <w:bottom w:val="none" w:sz="0" w:space="0" w:color="auto"/>
        <w:right w:val="none" w:sz="0" w:space="0" w:color="auto"/>
      </w:divBdr>
    </w:div>
    <w:div w:id="1104377878">
      <w:bodyDiv w:val="1"/>
      <w:marLeft w:val="0"/>
      <w:marRight w:val="0"/>
      <w:marTop w:val="0"/>
      <w:marBottom w:val="0"/>
      <w:divBdr>
        <w:top w:val="none" w:sz="0" w:space="0" w:color="auto"/>
        <w:left w:val="none" w:sz="0" w:space="0" w:color="auto"/>
        <w:bottom w:val="none" w:sz="0" w:space="0" w:color="auto"/>
        <w:right w:val="none" w:sz="0" w:space="0" w:color="auto"/>
      </w:divBdr>
    </w:div>
    <w:div w:id="1159542001">
      <w:bodyDiv w:val="1"/>
      <w:marLeft w:val="0"/>
      <w:marRight w:val="0"/>
      <w:marTop w:val="0"/>
      <w:marBottom w:val="0"/>
      <w:divBdr>
        <w:top w:val="none" w:sz="0" w:space="0" w:color="auto"/>
        <w:left w:val="none" w:sz="0" w:space="0" w:color="auto"/>
        <w:bottom w:val="none" w:sz="0" w:space="0" w:color="auto"/>
        <w:right w:val="none" w:sz="0" w:space="0" w:color="auto"/>
      </w:divBdr>
    </w:div>
    <w:div w:id="1824002365">
      <w:bodyDiv w:val="1"/>
      <w:marLeft w:val="0"/>
      <w:marRight w:val="0"/>
      <w:marTop w:val="0"/>
      <w:marBottom w:val="0"/>
      <w:divBdr>
        <w:top w:val="none" w:sz="0" w:space="0" w:color="auto"/>
        <w:left w:val="none" w:sz="0" w:space="0" w:color="auto"/>
        <w:bottom w:val="none" w:sz="0" w:space="0" w:color="auto"/>
        <w:right w:val="none" w:sz="0" w:space="0" w:color="auto"/>
      </w:divBdr>
      <w:divsChild>
        <w:div w:id="1249118952">
          <w:marLeft w:val="0"/>
          <w:marRight w:val="0"/>
          <w:marTop w:val="0"/>
          <w:marBottom w:val="0"/>
          <w:divBdr>
            <w:top w:val="none" w:sz="0" w:space="0" w:color="auto"/>
            <w:left w:val="none" w:sz="0" w:space="0" w:color="auto"/>
            <w:bottom w:val="none" w:sz="0" w:space="0" w:color="auto"/>
            <w:right w:val="none" w:sz="0" w:space="0" w:color="auto"/>
          </w:divBdr>
        </w:div>
        <w:div w:id="1695040242">
          <w:marLeft w:val="0"/>
          <w:marRight w:val="0"/>
          <w:marTop w:val="0"/>
          <w:marBottom w:val="0"/>
          <w:divBdr>
            <w:top w:val="none" w:sz="0" w:space="0" w:color="auto"/>
            <w:left w:val="none" w:sz="0" w:space="0" w:color="auto"/>
            <w:bottom w:val="none" w:sz="0" w:space="0" w:color="auto"/>
            <w:right w:val="none" w:sz="0" w:space="0" w:color="auto"/>
          </w:divBdr>
        </w:div>
      </w:divsChild>
    </w:div>
    <w:div w:id="21417277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www.ons.gov.uk/economy/environmentalaccounts/articles/oneineightbritishhouseholdshasnogarden/2020-05-14"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microsoft.com/office/2011/relationships/people" Target="peop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3.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header" Target="header5.xml"/><Relationship Id="rId10" Type="http://schemas.microsoft.com/office/2016/09/relationships/commentsIds" Target="commentsIds.xml"/><Relationship Id="rId19" Type="http://schemas.openxmlformats.org/officeDocument/2006/relationships/footer" Target="footer3.xml"/><Relationship Id="rId31" Type="http://schemas.openxmlformats.org/officeDocument/2006/relationships/header" Target="header6.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header" Target="header4.xml"/><Relationship Id="rId30" Type="http://schemas.openxmlformats.org/officeDocument/2006/relationships/footer" Target="footer5.xml"/><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CA19C-B138-42CA-8B44-0B89CBAED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9929</Words>
  <Characters>56599</Characters>
  <Application>Microsoft Office Word</Application>
  <DocSecurity>0</DocSecurity>
  <Lines>471</Lines>
  <Paragraphs>132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Mylène RECEVEUR</dc:creator>
  <cp:keywords/>
  <cp:lastModifiedBy>Mylène RECEVEUR</cp:lastModifiedBy>
  <cp:revision>2</cp:revision>
  <dcterms:created xsi:type="dcterms:W3CDTF">2021-03-15T18:59:00Z</dcterms:created>
  <dcterms:modified xsi:type="dcterms:W3CDTF">2021-03-15T18:59:00Z</dcterms:modified>
</cp:coreProperties>
</file>