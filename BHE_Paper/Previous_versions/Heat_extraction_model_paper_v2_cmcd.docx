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C439E1" w14:textId="23A31CCE" w:rsidR="002F57BD" w:rsidRDefault="002F57BD" w:rsidP="002F57BD">
      <w:pPr>
        <w:pStyle w:val="Heading1"/>
        <w:numPr>
          <w:ilvl w:val="0"/>
          <w:numId w:val="0"/>
        </w:numPr>
      </w:pPr>
      <w:bookmarkStart w:id="0" w:name="_Hlk48124224"/>
      <w:bookmarkEnd w:id="0"/>
      <w:r>
        <w:t>ABSTRACT</w:t>
      </w:r>
    </w:p>
    <w:p w14:paraId="06156589" w14:textId="033C71CF" w:rsidR="002F57BD" w:rsidRDefault="002F57BD" w:rsidP="002F57BD">
      <w:pPr>
        <w:spacing w:afterLines="80" w:after="192" w:line="480" w:lineRule="auto"/>
        <w:ind w:left="-4" w:firstLine="339"/>
      </w:pPr>
      <w:r>
        <w:t>The objective of this paper is therefore to investigate the capacity of the ground to provide the required heat load to an individual vertical BHE in the Midlothian Coalfield, Scotland as well as the footprint area of heat extraction considering a purely diffusive medium. Assessing the footprint area is an important issue in a context where</w:t>
      </w:r>
      <w:r w:rsidRPr="00127582">
        <w:t xml:space="preserve"> </w:t>
      </w:r>
      <w:r>
        <w:t xml:space="preserve">the number of geothermal heat schemes </w:t>
      </w:r>
      <w:proofErr w:type="gramStart"/>
      <w:r>
        <w:t>is expected</w:t>
      </w:r>
      <w:proofErr w:type="gramEnd"/>
      <w:r>
        <w:t xml:space="preserve"> to increase drastically in the next decades, coming along with a need to delineate/license heat resources. </w:t>
      </w:r>
      <w:commentRangeStart w:id="1"/>
      <w:r>
        <w:t>Using</w:t>
      </w:r>
      <w:commentRangeEnd w:id="1"/>
      <w:r w:rsidR="00B70B40">
        <w:rPr>
          <w:rStyle w:val="CommentReference"/>
        </w:rPr>
        <w:commentReference w:id="1"/>
      </w:r>
      <w:r>
        <w:t xml:space="preserve"> 1D and 3D numerical model, w</w:t>
      </w:r>
      <w:r w:rsidRPr="004D73DF">
        <w:t xml:space="preserve">e evaluated the extent of heat depletion caused by a constant heat load extraction from a simple homogeneous system without groundwater flow for 30 years. We confirm that despite steady state fluxes and temperature equilibrium are reached at the BHE after a few years of heat </w:t>
      </w:r>
      <w:proofErr w:type="gramStart"/>
      <w:r w:rsidRPr="004D73DF">
        <w:t>extraction,</w:t>
      </w:r>
      <w:proofErr w:type="gramEnd"/>
      <w:r w:rsidRPr="004D73DF">
        <w:t xml:space="preserve"> the extent of the temperature keeps increasing with time, to an area that is far beyond the average area of a single house</w:t>
      </w:r>
      <w:r>
        <w:t xml:space="preserve"> (70m²)</w:t>
      </w:r>
      <w:r w:rsidRPr="004D73DF">
        <w:t xml:space="preserve">. Results from the sensitivity analysis showed that the footprint area of heat extraction mainly depends on the conductivity of the ground, to the yearly </w:t>
      </w:r>
      <w:proofErr w:type="gramStart"/>
      <w:r w:rsidRPr="004D73DF">
        <w:t>average heat extraction rate</w:t>
      </w:r>
      <w:proofErr w:type="gramEnd"/>
      <w:r w:rsidRPr="004D73DF">
        <w:t xml:space="preserve"> and to</w:t>
      </w:r>
      <w:ins w:id="2" w:author="MCDERMOTT Christopher" w:date="2020-09-30T09:27:00Z">
        <w:r w:rsidR="00B70B40">
          <w:t xml:space="preserve"> </w:t>
        </w:r>
      </w:ins>
      <w:r>
        <w:t>a lesser extent to</w:t>
      </w:r>
      <w:r w:rsidRPr="004D73DF">
        <w:t xml:space="preserve"> the borehole length, and is inversely proportional to the temperature decline at the borehole. Different heat extraction scenarios </w:t>
      </w:r>
      <w:proofErr w:type="gramStart"/>
      <w:r w:rsidRPr="004D73DF">
        <w:t>are finally simulated</w:t>
      </w:r>
      <w:proofErr w:type="gramEnd"/>
      <w:r w:rsidRPr="004D73DF">
        <w:t xml:space="preserve"> in order to investigate how to optimize heat recharge. Discontinue heat extraction (i.e. with periods of total recovery allowed) allows reducing up to XXX the footprint area, while providing artificial recharge contribute to both reducing the temperature decline in the system, and to a lesser extent to the footprint area </w:t>
      </w:r>
      <w:proofErr w:type="gramStart"/>
      <w:r w:rsidRPr="004D73DF">
        <w:t>of</w:t>
      </w:r>
      <w:proofErr w:type="gramEnd"/>
      <w:r w:rsidRPr="004D73DF">
        <w:t xml:space="preserve"> heat extraction.</w:t>
      </w:r>
    </w:p>
    <w:p w14:paraId="65E71F06" w14:textId="77777777" w:rsidR="007564A6" w:rsidRDefault="00747343" w:rsidP="00EF2480">
      <w:pPr>
        <w:pStyle w:val="Heading1"/>
        <w:spacing w:afterLines="80" w:after="192" w:line="480" w:lineRule="auto"/>
        <w:ind w:left="590" w:hanging="605"/>
      </w:pPr>
      <w:r>
        <w:t>Introduction</w:t>
      </w:r>
    </w:p>
    <w:p w14:paraId="6E9E1F6A" w14:textId="4AAD74D8" w:rsidR="007564A6" w:rsidRDefault="00747343" w:rsidP="00EF2480">
      <w:pPr>
        <w:spacing w:afterLines="80" w:after="192" w:line="480" w:lineRule="auto"/>
        <w:ind w:left="-4" w:firstLine="339"/>
      </w:pPr>
      <w:r>
        <w:t xml:space="preserve">Heat demand for domestic and industrial space heating account for about 50% of the energy consumption in the UK. Currently, around </w:t>
      </w:r>
      <w:r w:rsidR="00B21AB7">
        <w:t>85</w:t>
      </w:r>
      <w:r>
        <w:t xml:space="preserve">% of this energy </w:t>
      </w:r>
      <w:proofErr w:type="gramStart"/>
      <w:r>
        <w:t>is supplied</w:t>
      </w:r>
      <w:proofErr w:type="gramEnd"/>
      <w:r>
        <w:t xml:space="preserve"> by natural gas, contributing to about 34% of the Gre</w:t>
      </w:r>
      <w:r w:rsidR="0088368A">
        <w:t>e</w:t>
      </w:r>
      <w:r>
        <w:t>nhouses Gas Emissions of the country</w:t>
      </w:r>
      <w:r w:rsidR="005D5C67">
        <w:t xml:space="preserve"> (</w:t>
      </w:r>
      <w:r w:rsidR="00C92061" w:rsidRPr="00C92061">
        <w:rPr>
          <w:highlight w:val="yellow"/>
        </w:rPr>
        <w:t>BEIS 2019 ECUK – end uses database</w:t>
      </w:r>
      <w:r w:rsidR="005D5C67" w:rsidRPr="00C92061">
        <w:rPr>
          <w:highlight w:val="yellow"/>
        </w:rPr>
        <w:t>)</w:t>
      </w:r>
      <w:r w:rsidRPr="00C92061">
        <w:rPr>
          <w:highlight w:val="yellow"/>
        </w:rPr>
        <w:t>.</w:t>
      </w:r>
      <w:r>
        <w:t xml:space="preserve"> </w:t>
      </w:r>
      <w:r w:rsidR="006163F4">
        <w:t xml:space="preserve">Following the Paris Agreement, the UK targeted </w:t>
      </w:r>
      <w:r w:rsidR="005D5C67">
        <w:t>to reach</w:t>
      </w:r>
      <w:r w:rsidR="006163F4">
        <w:t xml:space="preserve"> net zero carbon emission by 2050</w:t>
      </w:r>
      <w:r w:rsidR="005D5C67">
        <w:t xml:space="preserve"> through the 2019 Climate Change Act</w:t>
      </w:r>
      <w:r w:rsidR="006163F4">
        <w:t xml:space="preserve">. </w:t>
      </w:r>
      <w:r w:rsidR="006163F4">
        <w:lastRenderedPageBreak/>
        <w:t xml:space="preserve">To achieve this goal, attentions </w:t>
      </w:r>
      <w:proofErr w:type="gramStart"/>
      <w:r w:rsidR="006163F4">
        <w:t>have been focused</w:t>
      </w:r>
      <w:proofErr w:type="gramEnd"/>
      <w:r w:rsidR="006163F4">
        <w:t xml:space="preserve"> on th</w:t>
      </w:r>
      <w:r w:rsidR="0088368A">
        <w:t xml:space="preserve">e </w:t>
      </w:r>
      <w:r w:rsidR="006163F4">
        <w:t xml:space="preserve">need to decarbonize residential </w:t>
      </w:r>
      <w:r w:rsidR="0088368A">
        <w:t>heat and the development of new low-carbon energy sources such as geothermal energy</w:t>
      </w:r>
      <w:r w:rsidR="006163F4">
        <w:t>.</w:t>
      </w:r>
    </w:p>
    <w:p w14:paraId="6BB501AE" w14:textId="0C8265A1" w:rsidR="000D5E10" w:rsidRDefault="0026141A" w:rsidP="000F5A0E">
      <w:pPr>
        <w:spacing w:afterLines="80" w:after="192" w:line="480" w:lineRule="auto"/>
        <w:ind w:left="-4" w:firstLine="339"/>
      </w:pPr>
      <w:r>
        <w:t>Ground-source heat pump</w:t>
      </w:r>
      <w:r w:rsidR="00232105">
        <w:t xml:space="preserve"> (GSHP)</w:t>
      </w:r>
      <w:r>
        <w:t xml:space="preserve"> technologies have been </w:t>
      </w:r>
      <w:r w:rsidR="00232105">
        <w:t xml:space="preserve">widely </w:t>
      </w:r>
      <w:r>
        <w:t xml:space="preserve">used worldwide to provide </w:t>
      </w:r>
      <w:r w:rsidR="00232105">
        <w:t xml:space="preserve">domestic space </w:t>
      </w:r>
      <w:r>
        <w:t>heating and cooling services by accessing the low temperature geothermal resources. In opposition to high-temperature systems,</w:t>
      </w:r>
      <w:r w:rsidR="00232105">
        <w:t xml:space="preserve"> from which steam can be extracted and used to</w:t>
      </w:r>
      <w:r w:rsidR="00232105" w:rsidRPr="0026141A">
        <w:t xml:space="preserve"> generate electrical power</w:t>
      </w:r>
      <w:r w:rsidR="00FD6B99" w:rsidRPr="00FD6B99">
        <w:t xml:space="preserve"> </w:t>
      </w:r>
      <w:r w:rsidR="00FD6B99">
        <w:t>(i.e. Enhanced geothermal systems, such as in Cornwall, UK),</w:t>
      </w:r>
      <w:r w:rsidR="00232105">
        <w:t xml:space="preserve"> </w:t>
      </w:r>
      <w:r>
        <w:t xml:space="preserve">low grade geothermal systems can be found everywhere and therefore represent an important resource. </w:t>
      </w:r>
      <w:r w:rsidR="00232105">
        <w:t>GS</w:t>
      </w:r>
      <w:r w:rsidRPr="0026141A">
        <w:t xml:space="preserve">HP </w:t>
      </w:r>
      <w:r w:rsidR="00232105">
        <w:t xml:space="preserve">technologies consists of a heat pump unit coupled </w:t>
      </w:r>
      <w:r w:rsidRPr="0026141A">
        <w:t>with a ground heat exchanger (GHE), usually a vertical borehole heat exchanger (BHE) or, less commonly, horizontal loops</w:t>
      </w:r>
      <w:r w:rsidR="00232105">
        <w:t xml:space="preserve"> (XXX). </w:t>
      </w:r>
      <w:r w:rsidR="00445421">
        <w:t>T</w:t>
      </w:r>
      <w:r w:rsidR="00232105">
        <w:t xml:space="preserve">hose closed-loop technologies </w:t>
      </w:r>
      <w:proofErr w:type="gramStart"/>
      <w:r w:rsidR="00232105">
        <w:t>have been developed</w:t>
      </w:r>
      <w:proofErr w:type="gramEnd"/>
      <w:r w:rsidR="00232105">
        <w:t xml:space="preserve"> to extract</w:t>
      </w:r>
      <w:r w:rsidR="00FD6B99">
        <w:t xml:space="preserve"> heat</w:t>
      </w:r>
      <w:r w:rsidR="00232105">
        <w:t xml:space="preserve"> </w:t>
      </w:r>
      <w:r w:rsidR="00445421">
        <w:t xml:space="preserve">energy from resources situated at </w:t>
      </w:r>
      <w:r w:rsidR="00232105">
        <w:t>different depth range in environments where no groundwater is available.</w:t>
      </w:r>
      <w:r w:rsidR="00245B2C">
        <w:t xml:space="preserve"> </w:t>
      </w:r>
      <w:r w:rsidR="00AF7AE2">
        <w:t>Horizontal ground heat exchangers</w:t>
      </w:r>
      <w:r w:rsidR="00232105">
        <w:t xml:space="preserve"> </w:t>
      </w:r>
      <w:r w:rsidR="00245B2C">
        <w:t xml:space="preserve">are generally installed at depth of </w:t>
      </w:r>
      <w:r w:rsidR="00232105">
        <w:t>~2 meters below the surface</w:t>
      </w:r>
      <w:r w:rsidR="00230B64">
        <w:t>, where the ground temperature is mainly controlled by the surface conditions</w:t>
      </w:r>
      <w:r w:rsidR="005A6EEE">
        <w:t xml:space="preserve"> (i.e. air temperature, solar radiations)</w:t>
      </w:r>
      <w:r w:rsidR="00230B64">
        <w:t>,</w:t>
      </w:r>
      <w:r w:rsidR="00245B2C">
        <w:t xml:space="preserve"> and </w:t>
      </w:r>
      <w:r w:rsidR="00230B64">
        <w:t>are essentially known as</w:t>
      </w:r>
      <w:r w:rsidR="00245B2C">
        <w:t xml:space="preserve"> solar thermal energy</w:t>
      </w:r>
      <w:r w:rsidR="00230B64">
        <w:t xml:space="preserve"> collectors </w:t>
      </w:r>
      <w:r w:rsidR="00FD6B99">
        <w:t xml:space="preserve">(Banks, 2008). </w:t>
      </w:r>
      <w:r w:rsidR="00245B2C">
        <w:t xml:space="preserve">On the other hands, heat exchanger </w:t>
      </w:r>
      <w:proofErr w:type="gramStart"/>
      <w:r w:rsidR="00245B2C">
        <w:t>can be installed</w:t>
      </w:r>
      <w:proofErr w:type="gramEnd"/>
      <w:r w:rsidR="00245B2C">
        <w:t xml:space="preserve"> within </w:t>
      </w:r>
      <w:r w:rsidR="00232105">
        <w:t>vertical</w:t>
      </w:r>
      <w:r w:rsidR="00445421">
        <w:t xml:space="preserve"> </w:t>
      </w:r>
      <w:r w:rsidR="00245B2C">
        <w:t xml:space="preserve">boreholes that allow accessing greater depth. Deep </w:t>
      </w:r>
      <w:r w:rsidR="00445421">
        <w:t>Borehole Heat Exchangers (</w:t>
      </w:r>
      <w:r w:rsidR="00232105">
        <w:t>BHE</w:t>
      </w:r>
      <w:r w:rsidR="00445421">
        <w:t>)</w:t>
      </w:r>
      <w:r w:rsidR="00232105">
        <w:t xml:space="preserve"> </w:t>
      </w:r>
      <w:proofErr w:type="gramStart"/>
      <w:r w:rsidR="005A6EEE">
        <w:t>ca</w:t>
      </w:r>
      <w:r w:rsidR="00245B2C">
        <w:t>n be drilled</w:t>
      </w:r>
      <w:proofErr w:type="gramEnd"/>
      <w:r w:rsidR="00245B2C">
        <w:t xml:space="preserve"> down </w:t>
      </w:r>
      <w:r w:rsidR="005A6EEE">
        <w:t xml:space="preserve">to </w:t>
      </w:r>
      <w:r w:rsidR="00232105">
        <w:t>~2 kilometres</w:t>
      </w:r>
      <w:r w:rsidR="005A6EEE">
        <w:t xml:space="preserve"> depth, where the sub-surface temperature profile is mainly controlled by the local geothermal gradient</w:t>
      </w:r>
      <w:r w:rsidR="00232105">
        <w:t xml:space="preserve">. Deep BHE have been proven </w:t>
      </w:r>
      <w:proofErr w:type="gramStart"/>
      <w:r w:rsidR="00232105">
        <w:t>to be more</w:t>
      </w:r>
      <w:proofErr w:type="gramEnd"/>
      <w:r w:rsidR="00232105">
        <w:t xml:space="preserve"> performant, as greater and more stable heat energy can be extracted throughout the year</w:t>
      </w:r>
      <w:r w:rsidR="005A6EEE">
        <w:t xml:space="preserve"> (Chen et al., 2019). Due to the greater </w:t>
      </w:r>
      <w:commentRangeStart w:id="3"/>
      <w:r w:rsidR="005A6EEE">
        <w:t>temperature accessed</w:t>
      </w:r>
      <w:commentRangeEnd w:id="3"/>
      <w:r w:rsidR="00B70B40">
        <w:rPr>
          <w:rStyle w:val="CommentReference"/>
        </w:rPr>
        <w:commentReference w:id="3"/>
      </w:r>
      <w:r w:rsidR="005A6EEE">
        <w:t xml:space="preserve">, the energy </w:t>
      </w:r>
      <w:proofErr w:type="gramStart"/>
      <w:r w:rsidR="005A6EEE">
        <w:t>can be used</w:t>
      </w:r>
      <w:proofErr w:type="gramEnd"/>
      <w:r w:rsidR="00232105">
        <w:t xml:space="preserve"> to provide heat to district heating network (i.e. XXX).</w:t>
      </w:r>
      <w:r w:rsidR="00FD6B99">
        <w:t xml:space="preserve"> </w:t>
      </w:r>
      <w:r w:rsidR="00E63FC1">
        <w:t xml:space="preserve">In this study, we focus on shallow vertical BHE, a technology that </w:t>
      </w:r>
      <w:proofErr w:type="gramStart"/>
      <w:r w:rsidR="00E63FC1">
        <w:t>can be used</w:t>
      </w:r>
      <w:proofErr w:type="gramEnd"/>
      <w:r w:rsidR="00E63FC1">
        <w:t xml:space="preserve"> for hot water and space heating of individual houses (Fig. 1). Those boreholes are usually</w:t>
      </w:r>
      <w:r w:rsidR="000F5A0E">
        <w:t xml:space="preserve"> below the depth of influence of seasonal variations and are generally 40 to 200 m long. This design is expected to ensure good performances through the </w:t>
      </w:r>
      <w:proofErr w:type="gramStart"/>
      <w:r w:rsidR="000F5A0E">
        <w:t>year</w:t>
      </w:r>
      <w:proofErr w:type="gramEnd"/>
      <w:r w:rsidR="000F5A0E">
        <w:t xml:space="preserve"> as the temperature is not affected by the surface weather conditions (XXX). At that depth, the temperature is assumed </w:t>
      </w:r>
      <w:proofErr w:type="gramStart"/>
      <w:r w:rsidR="000F5A0E">
        <w:t>to be relatively</w:t>
      </w:r>
      <w:proofErr w:type="gramEnd"/>
      <w:r w:rsidR="000F5A0E">
        <w:t xml:space="preserve"> constant as a result of complex interactions between the solar heat flow coming from the ground surface and the deep geothermal flux, and tends to equal the average yearly air temperature </w:t>
      </w:r>
      <w:commentRangeStart w:id="4"/>
      <w:r w:rsidR="000F5A0E">
        <w:t xml:space="preserve">(XXX).  </w:t>
      </w:r>
      <w:commentRangeEnd w:id="4"/>
      <w:r w:rsidR="00B70B40">
        <w:rPr>
          <w:rStyle w:val="CommentReference"/>
        </w:rPr>
        <w:commentReference w:id="4"/>
      </w:r>
      <w:r w:rsidR="000F5A0E">
        <w:t xml:space="preserve">Despite of the high installation costs of vertical BHE that require drilling technologies, they present the </w:t>
      </w:r>
      <w:r w:rsidR="000F5A0E">
        <w:lastRenderedPageBreak/>
        <w:t xml:space="preserve">advantage of occupying less land surface area </w:t>
      </w:r>
      <w:ins w:id="5" w:author="MCDERMOTT Christopher" w:date="2020-09-30T09:39:00Z">
        <w:r w:rsidR="00540815">
          <w:t xml:space="preserve">than </w:t>
        </w:r>
      </w:ins>
      <w:del w:id="6" w:author="MCDERMOTT Christopher" w:date="2020-09-30T09:39:00Z">
        <w:r w:rsidR="000F5A0E" w:rsidDel="00540815">
          <w:delText>that</w:delText>
        </w:r>
      </w:del>
      <w:r w:rsidR="000F5A0E">
        <w:t xml:space="preserve"> horizontal ground heat exchanger</w:t>
      </w:r>
      <w:ins w:id="7" w:author="MCDERMOTT Christopher" w:date="2020-09-30T09:39:00Z">
        <w:r w:rsidR="00540815">
          <w:t>s</w:t>
        </w:r>
      </w:ins>
      <w:r w:rsidR="000F5A0E">
        <w:t>, which represents an advantages in areas of high land price (</w:t>
      </w:r>
      <w:proofErr w:type="spellStart"/>
      <w:r w:rsidR="000F5A0E">
        <w:t>Trillat-Berdal</w:t>
      </w:r>
      <w:proofErr w:type="spellEnd"/>
      <w:r w:rsidR="000F5A0E">
        <w:t xml:space="preserve"> et al., 2006). </w:t>
      </w:r>
      <w:r w:rsidR="005A6EEE">
        <w:t xml:space="preserve">To date, the performances and the sustainability aspects of BHE </w:t>
      </w:r>
      <w:proofErr w:type="gramStart"/>
      <w:r w:rsidR="005A6EEE">
        <w:t>have been well studied</w:t>
      </w:r>
      <w:proofErr w:type="gramEnd"/>
      <w:r w:rsidR="005A6EEE">
        <w:t xml:space="preserve">. Many authors used both analytical and numerical models, ranging from one-dimensional BHE model to full 3D subsurface numerical models to assess the long-term performances of </w:t>
      </w:r>
      <w:r w:rsidR="000D5E10">
        <w:t xml:space="preserve">GSHP </w:t>
      </w:r>
      <w:r w:rsidR="005A6EEE">
        <w:t xml:space="preserve">system (i.e. </w:t>
      </w:r>
      <w:proofErr w:type="spellStart"/>
      <w:r w:rsidR="005A6EEE">
        <w:t>Rybach</w:t>
      </w:r>
      <w:proofErr w:type="spellEnd"/>
      <w:r w:rsidR="005A6EEE">
        <w:t xml:space="preserve"> and </w:t>
      </w:r>
      <w:proofErr w:type="spellStart"/>
      <w:r w:rsidR="005A6EEE">
        <w:t>Eugster</w:t>
      </w:r>
      <w:proofErr w:type="spellEnd"/>
      <w:r w:rsidR="005A6EEE">
        <w:t xml:space="preserve">, 2010; Signorelli et al., 2005; </w:t>
      </w:r>
      <w:proofErr w:type="spellStart"/>
      <w:r w:rsidR="005A6EEE">
        <w:t>Lyu</w:t>
      </w:r>
      <w:proofErr w:type="spellEnd"/>
      <w:r w:rsidR="005A6EEE">
        <w:t xml:space="preserve"> et al., 2017; Zhang et al., 2016; </w:t>
      </w:r>
      <w:proofErr w:type="spellStart"/>
      <w:r w:rsidR="005A6EEE">
        <w:t>Stylianou</w:t>
      </w:r>
      <w:proofErr w:type="spellEnd"/>
      <w:r w:rsidR="005A6EEE">
        <w:t xml:space="preserve"> et al., 2017; </w:t>
      </w:r>
      <w:proofErr w:type="spellStart"/>
      <w:r w:rsidR="005A6EEE">
        <w:t>Zanchini</w:t>
      </w:r>
      <w:proofErr w:type="spellEnd"/>
      <w:r w:rsidR="005A6EEE">
        <w:t xml:space="preserve"> et al., 2010; </w:t>
      </w:r>
      <w:proofErr w:type="spellStart"/>
      <w:r w:rsidR="005A6EEE">
        <w:t>Lazzari</w:t>
      </w:r>
      <w:proofErr w:type="spellEnd"/>
      <w:r w:rsidR="005A6EEE">
        <w:t xml:space="preserve"> et al., 2010).</w:t>
      </w:r>
      <w:r w:rsidR="0074550C">
        <w:t xml:space="preserve"> In most of the studies, t</w:t>
      </w:r>
      <w:r w:rsidR="005A6EEE">
        <w:t xml:space="preserve">he efficiency of BHE </w:t>
      </w:r>
      <w:proofErr w:type="gramStart"/>
      <w:r w:rsidR="005A6EEE">
        <w:t>is expressed</w:t>
      </w:r>
      <w:proofErr w:type="gramEnd"/>
      <w:r w:rsidR="005A6EEE">
        <w:t xml:space="preserve"> </w:t>
      </w:r>
      <w:r w:rsidR="0074550C">
        <w:t>in terms of the system c</w:t>
      </w:r>
      <w:r w:rsidR="005A6EEE">
        <w:t xml:space="preserve">oefficient of </w:t>
      </w:r>
      <w:r w:rsidR="0074550C">
        <w:t>p</w:t>
      </w:r>
      <w:r w:rsidR="005A6EEE">
        <w:t>erformance (COP). The COP</w:t>
      </w:r>
      <w:r w:rsidR="0074550C">
        <w:t xml:space="preserve">, which </w:t>
      </w:r>
      <w:r w:rsidR="005A6EEE">
        <w:t xml:space="preserve">represents the ratio between the </w:t>
      </w:r>
      <w:r w:rsidR="0074550C">
        <w:t xml:space="preserve">electrical </w:t>
      </w:r>
      <w:r w:rsidR="005A6EEE">
        <w:t xml:space="preserve">energy provided </w:t>
      </w:r>
      <w:r w:rsidR="0074550C">
        <w:t>to the heat pump</w:t>
      </w:r>
      <w:r w:rsidR="005A6EEE">
        <w:t xml:space="preserve"> and </w:t>
      </w:r>
      <w:r w:rsidR="0074550C">
        <w:t xml:space="preserve">the </w:t>
      </w:r>
      <w:r w:rsidR="005A6EEE">
        <w:t xml:space="preserve">energy delivered, </w:t>
      </w:r>
      <w:ins w:id="8" w:author="MCDERMOTT Christopher" w:date="2020-09-30T09:40:00Z">
        <w:r w:rsidR="00540815">
          <w:t xml:space="preserve">which is a function of </w:t>
        </w:r>
      </w:ins>
      <w:del w:id="9" w:author="MCDERMOTT Christopher" w:date="2020-09-30T09:40:00Z">
        <w:r w:rsidR="005A6EEE" w:rsidDel="00540815">
          <w:delText>mainly depends on</w:delText>
        </w:r>
      </w:del>
      <w:r w:rsidR="005A6EEE">
        <w:t xml:space="preserve"> the temperature contrast between the ground and the circulating fluid in the BHE.</w:t>
      </w:r>
      <w:r w:rsidR="0074550C">
        <w:t xml:space="preserve"> As suggested by Banks (2008), heat extraction from the ground in the early stage of production </w:t>
      </w:r>
      <w:proofErr w:type="gramStart"/>
      <w:r w:rsidR="0074550C">
        <w:t>is expected</w:t>
      </w:r>
      <w:proofErr w:type="gramEnd"/>
      <w:r w:rsidR="0074550C">
        <w:t xml:space="preserve"> to create a zone of depressed temperature around the borehole, leading to radial conduction of the heat stored in surrounding rocks toward the BHE. Cooling of the area would then induce an increasing heat flow of solar energy from the surface that will eventually balance the heat abstracted. </w:t>
      </w:r>
      <w:r w:rsidR="000D5E10">
        <w:t xml:space="preserve">Ideally, </w:t>
      </w:r>
      <w:r w:rsidR="0074550C">
        <w:t xml:space="preserve">the production temperature will stabilize as the production time increase, indicating that the geothermal system has reached </w:t>
      </w:r>
      <w:proofErr w:type="gramStart"/>
      <w:r w:rsidR="0074550C">
        <w:t>a new thermal steady-state conditions</w:t>
      </w:r>
      <w:proofErr w:type="gramEnd"/>
      <w:r w:rsidR="0074550C">
        <w:t xml:space="preserve"> and ensuring a stable COP of the GSHP.</w:t>
      </w:r>
      <w:r w:rsidR="000D5E10">
        <w:t xml:space="preserve"> </w:t>
      </w:r>
      <w:proofErr w:type="gramStart"/>
      <w:r w:rsidR="005A6EEE">
        <w:t xml:space="preserve">While </w:t>
      </w:r>
      <w:r w:rsidR="005A6EEE" w:rsidRPr="00E2463F">
        <w:t>Chen et al., 2019 showed that using a specific heat extraction rate of 100 W/m, quasi steady-state outflow temperature could be reached after 20 years of production from a BHE in China, considering a geothermal gradient of 0.03 ◦C/m</w:t>
      </w:r>
      <w:r w:rsidR="005A6EEE">
        <w:t>, XXX warned that unbalanced heat extraction and injection from BHE in cold regions (i.e. due to greater needs in heating relative to cooling) might lead to an extensive cooling of the ground.</w:t>
      </w:r>
      <w:proofErr w:type="gramEnd"/>
      <w:r w:rsidR="005A6EEE">
        <w:t xml:space="preserve"> </w:t>
      </w:r>
      <w:r w:rsidR="000D5E10">
        <w:t>Injecting excess solar heat energy collected from solar panels in summer into the ground was view by the authors as a potential solution to compensate for the geothermal heat extracted in winter and guarantee the long-term viability of such installations.</w:t>
      </w:r>
      <w:r w:rsidR="000D5E10" w:rsidRPr="000D5E10">
        <w:t xml:space="preserve"> </w:t>
      </w:r>
    </w:p>
    <w:p w14:paraId="46E55FC3" w14:textId="74CC3ED3" w:rsidR="008B7467" w:rsidRDefault="000D5E10" w:rsidP="008B7467">
      <w:pPr>
        <w:spacing w:afterLines="80" w:after="192" w:line="480" w:lineRule="auto"/>
        <w:ind w:firstLine="335"/>
      </w:pPr>
      <w:r>
        <w:t xml:space="preserve">Several studies showed that the efficiency of heat extraction mostly depends on the heat transfer process between the BHEs and the ground. In a purely diffusive medium, it mainly depends over the long term on the thermal conductivity and diffusivity of the ground (i.e. </w:t>
      </w:r>
      <w:proofErr w:type="spellStart"/>
      <w:r>
        <w:t>Stylianou</w:t>
      </w:r>
      <w:proofErr w:type="spellEnd"/>
      <w:r>
        <w:t xml:space="preserve"> et al., 2017; Chen et al., 2019; Choi and </w:t>
      </w:r>
      <w:proofErr w:type="spellStart"/>
      <w:r>
        <w:t>Ooka</w:t>
      </w:r>
      <w:proofErr w:type="spellEnd"/>
      <w:r>
        <w:t xml:space="preserve">, 2015). The presence of groundwater was suggested to improve the long-term performance of BHE both by </w:t>
      </w:r>
      <w:r>
        <w:lastRenderedPageBreak/>
        <w:t>increasing the heat exchange rate during production (</w:t>
      </w:r>
      <w:proofErr w:type="spellStart"/>
      <w:r>
        <w:t>Zanchini</w:t>
      </w:r>
      <w:proofErr w:type="spellEnd"/>
      <w:r>
        <w:t xml:space="preserve"> et al., 2010; </w:t>
      </w:r>
      <w:proofErr w:type="spellStart"/>
      <w:r>
        <w:t>Stylianou</w:t>
      </w:r>
      <w:proofErr w:type="spellEnd"/>
      <w:r>
        <w:t xml:space="preserve"> et al., 2017; Wang et al., 2013) and by favouring heat recovery during periods of no production (Hein et al., 2016; Erol et al., 2015). In medium with groundwater circulation, analysis however showed that soil heat capacity and thermal conductivity only have minor impact on the sustainability of a GSHP system and that dispersion tends to increase the area of impact of heat extraction. </w:t>
      </w:r>
      <w:r w:rsidR="00943897">
        <w:t xml:space="preserve">However, there is still a lack of investigation regarding the extent of the heat accessed by shallow vertical BHE over the long term. The favourable contribution of advective recharge to the BHE performances makes BHEs another site-specific geothermal resource that is out of the scope of this study. Here, we </w:t>
      </w:r>
      <w:r w:rsidR="00943897" w:rsidRPr="00943897">
        <w:t>investigat</w:t>
      </w:r>
      <w:r w:rsidR="00943897">
        <w:t>e</w:t>
      </w:r>
      <w:r w:rsidR="00943897" w:rsidRPr="00943897">
        <w:t xml:space="preserve"> </w:t>
      </w:r>
      <w:r w:rsidR="00943897">
        <w:t xml:space="preserve">a </w:t>
      </w:r>
      <w:r w:rsidR="00943897" w:rsidRPr="00943897">
        <w:t xml:space="preserve">case with no advection </w:t>
      </w:r>
      <w:r w:rsidR="00943897">
        <w:t>by focusing solely on diffusive heat transfers.</w:t>
      </w:r>
      <w:r w:rsidR="008B7467">
        <w:rPr>
          <w:rStyle w:val="CommentReference"/>
        </w:rPr>
        <w:annotationRef/>
      </w:r>
    </w:p>
    <w:p w14:paraId="357EE4B0" w14:textId="35C680AF" w:rsidR="00E63FC1" w:rsidRDefault="00E63FC1" w:rsidP="00DE1102">
      <w:pPr>
        <w:spacing w:afterLines="80" w:after="192" w:line="480" w:lineRule="auto"/>
        <w:ind w:firstLine="335"/>
      </w:pPr>
      <w:r>
        <w:t xml:space="preserve">Most of the previous research </w:t>
      </w:r>
      <w:r w:rsidRPr="00CA1690">
        <w:t xml:space="preserve">papers </w:t>
      </w:r>
      <w:r>
        <w:t>tend to focus</w:t>
      </w:r>
      <w:r w:rsidRPr="00CA1690">
        <w:t xml:space="preserve"> on production temperatures</w:t>
      </w:r>
      <w:r>
        <w:t>,</w:t>
      </w:r>
      <w:r w:rsidRPr="00CA1690">
        <w:t xml:space="preserve"> treating </w:t>
      </w:r>
      <w:r>
        <w:t xml:space="preserve">the sustainability issue from an engineering point of view but not seeing the </w:t>
      </w:r>
      <w:r w:rsidRPr="00CA1690">
        <w:t>ground as a finite resource</w:t>
      </w:r>
      <w:r>
        <w:t>.</w:t>
      </w:r>
      <w:r w:rsidR="002F57BD">
        <w:t xml:space="preserve"> O</w:t>
      </w:r>
      <w:r w:rsidR="002F57BD" w:rsidRPr="004D73DF">
        <w:t>nly a few studies considered the footprint area of the heat extracted as a limitation of the long-term efficiency of BHE</w:t>
      </w:r>
      <w:r w:rsidR="002F57BD">
        <w:t>.</w:t>
      </w:r>
      <w:r>
        <w:t xml:space="preserve"> </w:t>
      </w:r>
      <w:r w:rsidR="003F2EC7" w:rsidRPr="003F2EC7">
        <w:rPr>
          <w:highlight w:val="yellow"/>
        </w:rPr>
        <w:t xml:space="preserve">[Develop on boundary conditions / model </w:t>
      </w:r>
      <w:r w:rsidR="004709AA" w:rsidRPr="003F2EC7">
        <w:rPr>
          <w:highlight w:val="yellow"/>
        </w:rPr>
        <w:t>accuracies]</w:t>
      </w:r>
      <w:r w:rsidR="002F57BD">
        <w:t xml:space="preserve"> </w:t>
      </w:r>
      <w:r w:rsidR="002F57BD" w:rsidRPr="004D73DF">
        <w:t>Being able to discriminate between the energy sources through a detailed understanding of the heat fluxes induced during heat extraction (both axial and radial) is therefore essential to get a better insight on the sustainability of heat extraction (i.e. Rivera et al., 2015).</w:t>
      </w:r>
      <w:r w:rsidR="002F57BD">
        <w:t xml:space="preserve"> </w:t>
      </w:r>
      <w:r w:rsidR="003F2EC7">
        <w:t xml:space="preserve"> </w:t>
      </w:r>
      <w:r w:rsidR="006623AC">
        <w:t>T</w:t>
      </w:r>
      <w:r>
        <w:t xml:space="preserve">he objective of this paper is therefore to investigate </w:t>
      </w:r>
      <w:r w:rsidR="006623AC">
        <w:t xml:space="preserve">the capacity of the ground to provide the required heat load to an individual vertical BHE as well as </w:t>
      </w:r>
      <w:r>
        <w:t>the footprint area of heat extraction</w:t>
      </w:r>
      <w:r w:rsidR="006623AC">
        <w:t xml:space="preserve"> considering a purely diffusive medium</w:t>
      </w:r>
      <w:r>
        <w:t xml:space="preserve">. </w:t>
      </w:r>
      <w:r w:rsidR="00CC4E66">
        <w:t xml:space="preserve">We focus our study on the sub-surface of the Midlothian Coalfield in Scotland. Much of the population density in Scotland is situated in the Midland Valley and over coal measured that have been mined until the 1990’. Today, all the underground mines </w:t>
      </w:r>
      <w:proofErr w:type="gramStart"/>
      <w:r w:rsidR="00CC4E66">
        <w:t>are closed</w:t>
      </w:r>
      <w:proofErr w:type="gramEnd"/>
      <w:r w:rsidR="00CC4E66">
        <w:t xml:space="preserve">, in rural areas that are likely to suffer from energy poverty. In addition to the need to decarbonize heat sources, the interest in using small-scale ground-source heat pump has been growing in the past years. </w:t>
      </w:r>
      <w:del w:id="10" w:author="MCDERMOTT Christopher" w:date="2020-09-30T09:43:00Z">
        <w:r w:rsidR="00CC4E66" w:rsidDel="00540815">
          <w:delText>In opposition</w:delText>
        </w:r>
      </w:del>
      <w:ins w:id="11" w:author="MCDERMOTT Christopher" w:date="2020-09-30T09:43:00Z">
        <w:r w:rsidR="00540815">
          <w:t>Unlike</w:t>
        </w:r>
      </w:ins>
      <w:r w:rsidR="00CC4E66">
        <w:t xml:space="preserve"> </w:t>
      </w:r>
      <w:del w:id="12" w:author="MCDERMOTT Christopher" w:date="2020-09-30T09:43:00Z">
        <w:r w:rsidR="00CC4E66" w:rsidDel="00540815">
          <w:delText xml:space="preserve">to </w:delText>
        </w:r>
      </w:del>
      <w:ins w:id="13" w:author="MCDERMOTT Christopher" w:date="2020-09-30T09:43:00Z">
        <w:r w:rsidR="00540815">
          <w:t xml:space="preserve">a </w:t>
        </w:r>
      </w:ins>
      <w:r w:rsidR="00CC4E66">
        <w:t xml:space="preserve">large-scale system, </w:t>
      </w:r>
      <w:ins w:id="14" w:author="MCDERMOTT Christopher" w:date="2020-09-30T09:44:00Z">
        <w:r w:rsidR="00540815">
          <w:t>small-scale ground-source heat pump</w:t>
        </w:r>
      </w:ins>
      <w:del w:id="15" w:author="MCDERMOTT Christopher" w:date="2020-09-30T09:44:00Z">
        <w:r w:rsidR="00CC4E66" w:rsidDel="00540815">
          <w:delText>this</w:delText>
        </w:r>
      </w:del>
      <w:r w:rsidR="00CC4E66">
        <w:t xml:space="preserve"> technology would </w:t>
      </w:r>
      <w:ins w:id="16" w:author="MCDERMOTT Christopher" w:date="2020-09-30T09:44:00Z">
        <w:r w:rsidR="00540815">
          <w:t xml:space="preserve">avoid a number of </w:t>
        </w:r>
      </w:ins>
      <w:del w:id="17" w:author="MCDERMOTT Christopher" w:date="2020-09-30T09:44:00Z">
        <w:r w:rsidR="00CC4E66" w:rsidDel="00540815">
          <w:delText xml:space="preserve">prevent from a few </w:delText>
        </w:r>
      </w:del>
      <w:r w:rsidR="00CC4E66">
        <w:t>disadvantages, including the need for central heat pump</w:t>
      </w:r>
      <w:ins w:id="18" w:author="MCDERMOTT Christopher" w:date="2020-09-30T09:44:00Z">
        <w:r w:rsidR="00540815">
          <w:t xml:space="preserve"> system</w:t>
        </w:r>
      </w:ins>
      <w:r w:rsidR="00CC4E66">
        <w:t xml:space="preserve">, heat losses in </w:t>
      </w:r>
      <w:proofErr w:type="gramStart"/>
      <w:ins w:id="19" w:author="MCDERMOTT Christopher" w:date="2020-09-30T09:44:00Z">
        <w:r w:rsidR="00540815">
          <w:t xml:space="preserve">community distribution </w:t>
        </w:r>
      </w:ins>
      <w:r w:rsidR="00CC4E66">
        <w:t>pipe networks</w:t>
      </w:r>
      <w:proofErr w:type="gramEnd"/>
      <w:r w:rsidR="00CC4E66">
        <w:t>, maintenance of heat interface units and high operating costs (Matthew Black, Online Conference). B</w:t>
      </w:r>
      <w:r>
        <w:t xml:space="preserve">y looking at the impact of heat extraction from a geological resource perspective rather than a BHE performance perspective, we clarify the concept of </w:t>
      </w:r>
      <w:r>
        <w:lastRenderedPageBreak/>
        <w:t xml:space="preserve">“steady state” production temperature and show that geological conditions in the UK cannot sustainably provide heat to shallow </w:t>
      </w:r>
      <w:r w:rsidR="00CC4E66">
        <w:t xml:space="preserve">stand-alone </w:t>
      </w:r>
      <w:r>
        <w:t xml:space="preserve">vertical BHE. </w:t>
      </w:r>
      <w:r w:rsidR="006623AC">
        <w:t xml:space="preserve"> Assessing the footprint area is an important issue in a context where</w:t>
      </w:r>
      <w:r w:rsidR="006623AC" w:rsidRPr="00127582">
        <w:t xml:space="preserve"> </w:t>
      </w:r>
      <w:r w:rsidR="006623AC">
        <w:t xml:space="preserve">the number of geothermal heat schemes </w:t>
      </w:r>
      <w:proofErr w:type="gramStart"/>
      <w:r w:rsidR="006623AC">
        <w:t>is expected</w:t>
      </w:r>
      <w:proofErr w:type="gramEnd"/>
      <w:r w:rsidR="006623AC">
        <w:t xml:space="preserve"> to increase drastically in the next decades, coming along with a need to delineate/license heat resources.</w:t>
      </w:r>
      <w:r w:rsidR="006623AC" w:rsidRPr="000D5E10">
        <w:t xml:space="preserve"> </w:t>
      </w:r>
    </w:p>
    <w:p w14:paraId="6899F805" w14:textId="5106C1F7" w:rsidR="00865E68" w:rsidRDefault="00DE1102" w:rsidP="006623AC">
      <w:pPr>
        <w:spacing w:afterLines="80" w:after="192" w:line="480" w:lineRule="auto"/>
        <w:jc w:val="center"/>
      </w:pPr>
      <w:r>
        <w:rPr>
          <w:noProof/>
        </w:rPr>
        <w:drawing>
          <wp:inline distT="0" distB="0" distL="0" distR="0" wp14:anchorId="7515049F" wp14:editId="347719B0">
            <wp:extent cx="6224905" cy="2956560"/>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23478" b="34152"/>
                    <a:stretch/>
                  </pic:blipFill>
                  <pic:spPr bwMode="auto">
                    <a:xfrm>
                      <a:off x="0" y="0"/>
                      <a:ext cx="6224905" cy="2956560"/>
                    </a:xfrm>
                    <a:prstGeom prst="rect">
                      <a:avLst/>
                    </a:prstGeom>
                    <a:noFill/>
                    <a:ln>
                      <a:noFill/>
                    </a:ln>
                    <a:extLst>
                      <a:ext uri="{53640926-AAD7-44D8-BBD7-CCE9431645EC}">
                        <a14:shadowObscured xmlns:a14="http://schemas.microsoft.com/office/drawing/2010/main"/>
                      </a:ext>
                    </a:extLst>
                  </pic:spPr>
                </pic:pic>
              </a:graphicData>
            </a:graphic>
          </wp:inline>
        </w:drawing>
      </w:r>
    </w:p>
    <w:p w14:paraId="660D7850" w14:textId="404E5872" w:rsidR="000D5E10" w:rsidRDefault="00865E68" w:rsidP="000D5E10">
      <w:pPr>
        <w:spacing w:afterLines="80" w:after="192" w:line="480" w:lineRule="auto"/>
        <w:ind w:left="-4" w:firstLine="339"/>
      </w:pPr>
      <w:r>
        <w:t xml:space="preserve">Figure </w:t>
      </w:r>
      <w:r w:rsidR="00116DAE">
        <w:t>1</w:t>
      </w:r>
      <w:r>
        <w:t>: Type of geothermal energy available in the UK</w:t>
      </w:r>
      <w:r w:rsidR="00DE1102">
        <w:t xml:space="preserve">, including low-temperature resources (i.e. </w:t>
      </w:r>
      <w:proofErr w:type="gramStart"/>
      <w:r w:rsidR="00DE1102">
        <w:t>open-loop</w:t>
      </w:r>
      <w:proofErr w:type="gramEnd"/>
      <w:r w:rsidR="00DE1102">
        <w:t xml:space="preserve"> and closed-loop GSHP systems that comprise horizontal ground heat exchangers (GHE) and vertical borehole heat exchangers BHE), low-medium temperature resources (i.e. doublet systems, flooded mines) and high-temperature systems (i.e. Hot dry rock, Hot sedimentary aquifers)</w:t>
      </w:r>
      <w:r>
        <w:t xml:space="preserve">. </w:t>
      </w:r>
      <w:r w:rsidR="00DE1102">
        <w:t xml:space="preserve">Open-loop systems </w:t>
      </w:r>
      <w:proofErr w:type="gramStart"/>
      <w:r w:rsidR="00DE1102">
        <w:t>are used</w:t>
      </w:r>
      <w:proofErr w:type="gramEnd"/>
      <w:r w:rsidR="00E63FC1">
        <w:t xml:space="preserve"> to harness geothermal heat from in-situ water, by pumping</w:t>
      </w:r>
      <w:r w:rsidR="00DE1102">
        <w:t>/</w:t>
      </w:r>
      <w:r w:rsidR="00E63FC1">
        <w:t>reinjecting groundwater from/to</w:t>
      </w:r>
      <w:r w:rsidR="00DE1102">
        <w:t xml:space="preserve"> i.e.</w:t>
      </w:r>
      <w:r w:rsidR="00E63FC1">
        <w:t xml:space="preserve"> aquifers or legacy mine</w:t>
      </w:r>
      <w:r w:rsidR="000D5E10">
        <w:t xml:space="preserve"> workings.</w:t>
      </w:r>
      <w:r w:rsidR="00DE1102">
        <w:t xml:space="preserve"> Closed-loop systems use a working fluid to extract heat from the ground.</w:t>
      </w:r>
      <w:r w:rsidR="000D5E10">
        <w:t xml:space="preserve"> </w:t>
      </w:r>
      <w:r w:rsidR="00DE1102">
        <w:t xml:space="preserve">The aim of this paper is to assess the long-term effects of heat extraction from vertical BHE on the </w:t>
      </w:r>
      <w:commentRangeStart w:id="20"/>
      <w:r w:rsidR="00DE1102">
        <w:t>subsurface</w:t>
      </w:r>
      <w:commentRangeEnd w:id="20"/>
      <w:r w:rsidR="00EC426A">
        <w:rPr>
          <w:rStyle w:val="CommentReference"/>
        </w:rPr>
        <w:commentReference w:id="20"/>
      </w:r>
      <w:r w:rsidR="00DE1102">
        <w:t>.</w:t>
      </w:r>
    </w:p>
    <w:p w14:paraId="05FBCD04" w14:textId="51C0DF87" w:rsidR="006623AC" w:rsidRDefault="006623AC" w:rsidP="006623AC">
      <w:pPr>
        <w:spacing w:afterLines="80" w:after="192" w:line="480" w:lineRule="auto"/>
        <w:ind w:firstLine="335"/>
      </w:pPr>
      <w:r>
        <w:t xml:space="preserve">Mathematical solutions </w:t>
      </w:r>
      <w:proofErr w:type="gramStart"/>
      <w:r>
        <w:t>are used</w:t>
      </w:r>
      <w:proofErr w:type="gramEnd"/>
      <w:r>
        <w:t xml:space="preserve"> to calculate the volume of rock required to provide the equivalent of a yearly average heat consumption to a single house in the UK, and quantify the amount of heat recharge available in the ground. Heat balance </w:t>
      </w:r>
      <w:proofErr w:type="gramStart"/>
      <w:r>
        <w:t>is then verified</w:t>
      </w:r>
      <w:proofErr w:type="gramEnd"/>
      <w:r>
        <w:t xml:space="preserve"> numerically by performing a series of 1D and 3D heat extraction simulations in a homogeneous porous medium, simplifying the BHE to a vertical line source to ignore </w:t>
      </w:r>
      <w:r>
        <w:lastRenderedPageBreak/>
        <w:t xml:space="preserve">the engineering aspects </w:t>
      </w:r>
      <w:del w:id="21" w:author="MCDERMOTT Christopher" w:date="2020-09-30T09:47:00Z">
        <w:r w:rsidDel="00EC426A">
          <w:delText xml:space="preserve">if </w:delText>
        </w:r>
      </w:del>
      <w:ins w:id="22" w:author="MCDERMOTT Christopher" w:date="2020-09-30T09:47:00Z">
        <w:r w:rsidR="00EC426A">
          <w:t xml:space="preserve">of </w:t>
        </w:r>
      </w:ins>
      <w:r>
        <w:t xml:space="preserve">the problem. Results </w:t>
      </w:r>
      <w:proofErr w:type="gramStart"/>
      <w:r>
        <w:t>are used</w:t>
      </w:r>
      <w:proofErr w:type="gramEnd"/>
      <w:r>
        <w:t xml:space="preserve"> to quantify the relative contributions from vertical and lateral conductive heat fluxes providing heat to the borehole over a 30-year extraction period, through heat mining of surrounding rock. A sensitivity analysis performed to assess the key parameters controlling the extent of the heat depletion caused by constant/cyclical production as well as the maximal temperature drop at the borehole. We finally investigate how cyclical production and heat recharge contribute to reduce the areal thermal drawdown on the ground.  </w:t>
      </w:r>
      <w:r w:rsidRPr="003F2EC7">
        <w:t xml:space="preserve">Results indicate that cyclical production with period of artificial heat recharge to the ground is mandatory to both constrain the areal impact of heat extraction on the ground and reduce the </w:t>
      </w:r>
      <w:commentRangeStart w:id="23"/>
      <w:r w:rsidRPr="003F2EC7">
        <w:t xml:space="preserve">temperature decline at the borehole, both inversely correlated </w:t>
      </w:r>
      <w:r w:rsidR="000A3E8C" w:rsidRPr="003F2EC7">
        <w:t>and dependent o</w:t>
      </w:r>
      <w:r w:rsidRPr="003F2EC7">
        <w:t>n the thermal conductivity of the ground.</w:t>
      </w:r>
      <w:r>
        <w:t xml:space="preserve"> </w:t>
      </w:r>
      <w:commentRangeEnd w:id="23"/>
      <w:r w:rsidR="00EC426A">
        <w:rPr>
          <w:rStyle w:val="CommentReference"/>
        </w:rPr>
        <w:commentReference w:id="23"/>
      </w:r>
    </w:p>
    <w:p w14:paraId="0CBBCF6C" w14:textId="61C11B81" w:rsidR="007564A6" w:rsidRDefault="00376858" w:rsidP="00EF2480">
      <w:pPr>
        <w:pStyle w:val="Heading1"/>
        <w:spacing w:afterLines="80" w:after="192" w:line="480" w:lineRule="auto"/>
        <w:ind w:left="590" w:hanging="605"/>
      </w:pPr>
      <w:r>
        <w:t>Conceptual model of heat extraction from vertical BHE</w:t>
      </w:r>
    </w:p>
    <w:p w14:paraId="1C110B86" w14:textId="77777777" w:rsidR="007564A6" w:rsidRDefault="00747343" w:rsidP="00EF2480">
      <w:pPr>
        <w:pStyle w:val="Heading2"/>
        <w:spacing w:afterLines="80" w:after="192" w:line="480" w:lineRule="auto"/>
        <w:ind w:left="642" w:hanging="646"/>
      </w:pPr>
      <w:r>
        <w:t>Borehole Heat Exchanger</w:t>
      </w:r>
    </w:p>
    <w:p w14:paraId="2F904EB7" w14:textId="72A777CE" w:rsidR="00DB0B10" w:rsidRDefault="00747343" w:rsidP="00DB0B10">
      <w:pPr>
        <w:spacing w:afterLines="80" w:after="192" w:line="480" w:lineRule="auto"/>
        <w:ind w:left="-4"/>
      </w:pPr>
      <w:r>
        <w:t xml:space="preserve">Geothermal energy characterizes the heat energy contained in rocks of the Earth’s crust and that </w:t>
      </w:r>
      <w:proofErr w:type="gramStart"/>
      <w:r>
        <w:t>can be either used as an energy source for space or water heating, or converted into electricity</w:t>
      </w:r>
      <w:proofErr w:type="gramEnd"/>
      <w:r>
        <w:t xml:space="preserve">. Different technologies </w:t>
      </w:r>
      <w:proofErr w:type="gramStart"/>
      <w:r>
        <w:t>have been developed</w:t>
      </w:r>
      <w:proofErr w:type="gramEnd"/>
      <w:r>
        <w:t xml:space="preserve"> to access this energy resource, depending on its depth, on the presence of </w:t>
      </w:r>
      <w:r w:rsidR="006163F4">
        <w:t xml:space="preserve">groundwater </w:t>
      </w:r>
      <w:r>
        <w:t xml:space="preserve">and on the purpose of utilization. Rocks </w:t>
      </w:r>
      <w:r w:rsidR="00445421">
        <w:t>g</w:t>
      </w:r>
      <w:r>
        <w:t xml:space="preserve">enerally get hotter with depth </w:t>
      </w:r>
      <w:r w:rsidR="00445421">
        <w:t>following</w:t>
      </w:r>
      <w:r>
        <w:t xml:space="preserve"> the geothermal gradient, and </w:t>
      </w:r>
      <w:r w:rsidR="00445421">
        <w:t>although</w:t>
      </w:r>
      <w:r>
        <w:t xml:space="preserve"> accessible high-temperature geothermal resources are limited to only a few geographical area</w:t>
      </w:r>
      <w:r w:rsidR="006163F4">
        <w:t>s</w:t>
      </w:r>
      <w:r>
        <w:t>, harnessing the shallow low temperature geothermal resources available worldwide ha</w:t>
      </w:r>
      <w:r w:rsidR="00445421">
        <w:t>s</w:t>
      </w:r>
      <w:r>
        <w:t xml:space="preserve"> been of growing interest since the </w:t>
      </w:r>
      <w:r w:rsidR="00445421">
        <w:t>19</w:t>
      </w:r>
      <w:r>
        <w:t>80’</w:t>
      </w:r>
      <w:r w:rsidR="00445421">
        <w:t>s</w:t>
      </w:r>
      <w:r>
        <w:t>.</w:t>
      </w:r>
      <w:r w:rsidR="0096200A">
        <w:t xml:space="preserve"> </w:t>
      </w:r>
      <w:r w:rsidR="00445421">
        <w:t>As</w:t>
      </w:r>
      <w:r>
        <w:t xml:space="preserve"> the total heat content of a rock </w:t>
      </w:r>
      <w:proofErr w:type="gramStart"/>
      <w:r>
        <w:t>is intrinsically linked</w:t>
      </w:r>
      <w:proofErr w:type="gramEnd"/>
      <w:r>
        <w:t xml:space="preserve"> to its temperature, the amount of energy </w:t>
      </w:r>
      <w:r w:rsidR="00DB0B10">
        <w:t xml:space="preserve">that can be </w:t>
      </w:r>
      <w:r w:rsidR="00E74A20">
        <w:t xml:space="preserve">extracted </w:t>
      </w:r>
      <w:r w:rsidR="00DB0B10">
        <w:t xml:space="preserve">from cooling </w:t>
      </w:r>
      <w:commentRangeStart w:id="24"/>
      <w:r w:rsidR="00DB0B10">
        <w:t>the rock is expressed as:</w:t>
      </w:r>
      <w:commentRangeEnd w:id="24"/>
      <w:r w:rsidR="00EC426A">
        <w:rPr>
          <w:rStyle w:val="CommentReference"/>
        </w:rPr>
        <w:commentReference w:id="24"/>
      </w:r>
    </w:p>
    <w:p w14:paraId="667F2B38" w14:textId="7B6CA897" w:rsidR="007564A6" w:rsidRDefault="00747343" w:rsidP="00DB0B10">
      <w:pPr>
        <w:spacing w:afterLines="80" w:after="192" w:line="480" w:lineRule="auto"/>
        <w:ind w:left="-4"/>
        <w:jc w:val="center"/>
      </w:pPr>
      <w:r>
        <w:rPr>
          <w:i/>
        </w:rPr>
        <w:t xml:space="preserve">Q </w:t>
      </w:r>
      <w:r>
        <w:rPr>
          <w:rFonts w:ascii="Cambria" w:eastAsia="Cambria" w:hAnsi="Cambria" w:cs="Cambria"/>
        </w:rPr>
        <w:t xml:space="preserve">= </w:t>
      </w:r>
      <w:r>
        <w:t>∆</w:t>
      </w:r>
      <w:r>
        <w:rPr>
          <w:i/>
        </w:rPr>
        <w:t>T</w:t>
      </w:r>
      <w:r w:rsidR="00B5294D">
        <w:rPr>
          <w:i/>
        </w:rPr>
        <w:t xml:space="preserve"> </w:t>
      </w:r>
      <w:proofErr w:type="gramStart"/>
      <w:r>
        <w:rPr>
          <w:i/>
        </w:rPr>
        <w:t>V</w:t>
      </w:r>
      <w:r>
        <w:rPr>
          <w:rFonts w:ascii="Cambria" w:eastAsia="Cambria" w:hAnsi="Cambria" w:cs="Cambria"/>
        </w:rPr>
        <w:t>(</w:t>
      </w:r>
      <w:proofErr w:type="gramEnd"/>
      <w:r>
        <w:t>1</w:t>
      </w:r>
      <w:r>
        <w:rPr>
          <w:rFonts w:ascii="Cambria" w:eastAsia="Cambria" w:hAnsi="Cambria" w:cs="Cambria"/>
        </w:rPr>
        <w:t>−</w:t>
      </w:r>
      <w:r>
        <w:rPr>
          <w:i/>
        </w:rPr>
        <w:t>φ</w:t>
      </w:r>
      <w:r>
        <w:rPr>
          <w:rFonts w:ascii="Cambria" w:eastAsia="Cambria" w:hAnsi="Cambria" w:cs="Cambria"/>
        </w:rPr>
        <w:t>)</w:t>
      </w:r>
      <w:r w:rsidR="00B5294D">
        <w:rPr>
          <w:rFonts w:ascii="Cambria" w:eastAsia="Cambria" w:hAnsi="Cambria" w:cs="Cambria"/>
        </w:rPr>
        <w:t xml:space="preserve"> </w:t>
      </w:r>
      <w:proofErr w:type="spellStart"/>
      <w:r>
        <w:rPr>
          <w:i/>
        </w:rPr>
        <w:t>ρc</w:t>
      </w:r>
      <w:proofErr w:type="spellEnd"/>
      <w:r>
        <w:rPr>
          <w:i/>
        </w:rPr>
        <w:tab/>
      </w:r>
      <w:r>
        <w:t>(2.1)</w:t>
      </w:r>
    </w:p>
    <w:p w14:paraId="1E892B42" w14:textId="00ECA68D" w:rsidR="0096200A" w:rsidRDefault="00747343" w:rsidP="00B4586C">
      <w:pPr>
        <w:spacing w:afterLines="80" w:after="192" w:line="480" w:lineRule="auto"/>
        <w:ind w:left="-4"/>
      </w:pPr>
      <w:proofErr w:type="gramStart"/>
      <w:r>
        <w:t>where</w:t>
      </w:r>
      <w:proofErr w:type="gramEnd"/>
      <w:r w:rsidR="00DB0B10">
        <w:t xml:space="preserve"> ∆</w:t>
      </w:r>
      <w:r w:rsidR="00DB0B10">
        <w:rPr>
          <w:i/>
        </w:rPr>
        <w:t xml:space="preserve">T </w:t>
      </w:r>
      <w:r w:rsidR="00DB0B10" w:rsidRPr="00DB0B10">
        <w:rPr>
          <w:iCs/>
        </w:rPr>
        <w:t>is the amount of cooling,</w:t>
      </w:r>
      <w:r w:rsidR="00DB0B10">
        <w:rPr>
          <w:i/>
        </w:rPr>
        <w:t xml:space="preserve"> </w:t>
      </w:r>
      <w:proofErr w:type="spellStart"/>
      <w:r>
        <w:rPr>
          <w:i/>
        </w:rPr>
        <w:t>ρc</w:t>
      </w:r>
      <w:proofErr w:type="spellEnd"/>
      <w:r>
        <w:rPr>
          <w:i/>
        </w:rPr>
        <w:t xml:space="preserve"> </w:t>
      </w:r>
      <w:r>
        <w:t xml:space="preserve">is the volumetric heat capacity of the rock of volume </w:t>
      </w:r>
      <w:r>
        <w:rPr>
          <w:i/>
        </w:rPr>
        <w:t xml:space="preserve">V </w:t>
      </w:r>
      <w:r>
        <w:t xml:space="preserve">and porosity </w:t>
      </w:r>
      <w:r>
        <w:rPr>
          <w:i/>
        </w:rPr>
        <w:t>φ</w:t>
      </w:r>
      <w:r w:rsidR="00E623EC">
        <w:rPr>
          <w:i/>
        </w:rPr>
        <w:t>, c</w:t>
      </w:r>
      <w:r w:rsidR="00E623EC">
        <w:t xml:space="preserve"> is the heat capacity, </w:t>
      </w:r>
      <w:r w:rsidR="00E623EC">
        <w:rPr>
          <w:i/>
        </w:rPr>
        <w:t xml:space="preserve">λ </w:t>
      </w:r>
      <w:r w:rsidR="00E623EC">
        <w:t xml:space="preserve">the heat conductivity, and </w:t>
      </w:r>
      <w:r w:rsidR="00E623EC">
        <w:rPr>
          <w:i/>
        </w:rPr>
        <w:t xml:space="preserve">ρ </w:t>
      </w:r>
      <w:r w:rsidR="00E623EC" w:rsidRPr="00445421">
        <w:rPr>
          <w:iCs/>
        </w:rPr>
        <w:t>the density</w:t>
      </w:r>
      <w:r w:rsidR="00E623EC">
        <w:rPr>
          <w:i/>
        </w:rPr>
        <w:t xml:space="preserve"> </w:t>
      </w:r>
      <w:r w:rsidR="00E623EC">
        <w:t xml:space="preserve">of the material. </w:t>
      </w:r>
      <w:r w:rsidR="00B4586C">
        <w:t>∆</w:t>
      </w:r>
      <w:r w:rsidR="00B4586C">
        <w:rPr>
          <w:i/>
        </w:rPr>
        <w:t>T</w:t>
      </w:r>
      <w:r w:rsidR="00B4586C">
        <w:t xml:space="preserve"> is generally in the order of </w:t>
      </w:r>
      <w:r w:rsidR="00B4586C">
        <w:lastRenderedPageBreak/>
        <w:t xml:space="preserve">5°C, </w:t>
      </w:r>
      <w:proofErr w:type="gramStart"/>
      <w:r w:rsidR="00B4586C">
        <w:t>either representing</w:t>
      </w:r>
      <w:proofErr w:type="gramEnd"/>
      <w:r w:rsidR="00B4586C">
        <w:t xml:space="preserve"> the temperature difference between the abstracted and injected water i</w:t>
      </w:r>
      <w:r w:rsidR="00DB0B10">
        <w:t xml:space="preserve">n a doublet system </w:t>
      </w:r>
      <w:r w:rsidR="00B4586C">
        <w:t>or th</w:t>
      </w:r>
      <w:r w:rsidR="00DB0B10">
        <w:t xml:space="preserve">e difference between the inflow and outflow temperature through </w:t>
      </w:r>
      <w:r w:rsidR="00B4586C">
        <w:t>a</w:t>
      </w:r>
      <w:r w:rsidR="00DB0B10">
        <w:t xml:space="preserve"> Heat Pump</w:t>
      </w:r>
      <w:r w:rsidR="00B4586C">
        <w:t xml:space="preserve"> </w:t>
      </w:r>
      <w:r w:rsidR="00DB0B10">
        <w:t>in a BHE system</w:t>
      </w:r>
      <w:r w:rsidR="00B4586C">
        <w:t xml:space="preserve">. </w:t>
      </w:r>
      <w:commentRangeStart w:id="25"/>
      <w:r w:rsidR="00B4586C">
        <w:t xml:space="preserve">Alternatively, </w:t>
      </w:r>
      <w:r>
        <w:t>Raymond and Therrien</w:t>
      </w:r>
      <w:r w:rsidR="00E623EC">
        <w:t xml:space="preserve"> (</w:t>
      </w:r>
      <w:r>
        <w:t>2008</w:t>
      </w:r>
      <w:r w:rsidR="00E623EC">
        <w:t xml:space="preserve">) </w:t>
      </w:r>
      <w:r>
        <w:t>suggested to use</w:t>
      </w:r>
      <w:r w:rsidR="00B4586C">
        <w:t xml:space="preserve"> Eq. 2.1</w:t>
      </w:r>
      <w:r>
        <w:t xml:space="preserve"> to calculate the heat content of rock sections along a vertical profile, where</w:t>
      </w:r>
      <w:r w:rsidR="00445421">
        <w:t xml:space="preserve"> </w:t>
      </w:r>
      <m:oMath>
        <m:r>
          <w:rPr>
            <w:rFonts w:ascii="Cambria Math" w:hAnsi="Cambria Math"/>
          </w:rPr>
          <m:t>∆T=</m:t>
        </m:r>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×z</m:t>
        </m:r>
      </m:oMath>
      <w:r w:rsidR="00445421">
        <w:t>,</w:t>
      </w:r>
      <w:r>
        <w:t xml:space="preserve"> with </w:t>
      </w:r>
      <w:r>
        <w:rPr>
          <w:i/>
        </w:rPr>
        <w:t xml:space="preserve">z </w:t>
      </w:r>
      <w:r>
        <w:t xml:space="preserve">the average depth of the considered rock section and </w:t>
      </w:r>
      <m:oMath>
        <m:f>
          <m:fPr>
            <m:ctrlPr>
              <w:rPr>
                <w:rFonts w:ascii="Cambria Math" w:hAnsi="Cambria Math"/>
                <w:i/>
              </w:rPr>
            </m:ctrlPr>
          </m:fPr>
          <m:num>
            <m:r>
              <w:rPr>
                <w:rFonts w:ascii="Cambria Math" w:hAnsi="Cambria Math"/>
              </w:rPr>
              <m:t>dT</m:t>
            </m:r>
          </m:num>
          <m:den>
            <m:r>
              <w:rPr>
                <w:rFonts w:ascii="Cambria Math" w:hAnsi="Cambria Math"/>
              </w:rPr>
              <m:t>dz</m:t>
            </m:r>
          </m:den>
        </m:f>
      </m:oMath>
      <w:r>
        <w:rPr>
          <w:i/>
          <w:vertAlign w:val="subscript"/>
        </w:rPr>
        <w:t xml:space="preserve"> </w:t>
      </w:r>
      <w:r>
        <w:t>the mean geothermal gradient.</w:t>
      </w:r>
      <w:r w:rsidR="00E623EC">
        <w:t xml:space="preserve"> </w:t>
      </w:r>
      <w:commentRangeEnd w:id="25"/>
      <w:r w:rsidR="00EC426A">
        <w:rPr>
          <w:rStyle w:val="CommentReference"/>
        </w:rPr>
        <w:commentReference w:id="25"/>
      </w:r>
    </w:p>
    <w:p w14:paraId="25C170C3" w14:textId="5E230EF1" w:rsidR="00445421" w:rsidRDefault="00445421" w:rsidP="00B4586C">
      <w:pPr>
        <w:spacing w:afterLines="80" w:after="192" w:line="480" w:lineRule="auto"/>
        <w:ind w:left="-4" w:firstLine="339"/>
      </w:pPr>
      <w:r w:rsidRPr="00DE1102">
        <w:rPr>
          <w:highlight w:val="yellow"/>
        </w:rPr>
        <w:t>Explain why focusing on footprint of impact and assuming conductive heat flux</w:t>
      </w:r>
    </w:p>
    <w:p w14:paraId="6F2A52CB" w14:textId="3D32CDDB" w:rsidR="00E501DA" w:rsidRDefault="00E501DA" w:rsidP="00B4586C">
      <w:pPr>
        <w:spacing w:afterLines="80" w:after="192" w:line="480" w:lineRule="auto"/>
        <w:ind w:left="-4" w:firstLine="339"/>
      </w:pPr>
      <w:r>
        <w:t xml:space="preserve">We will moreover consider that heat </w:t>
      </w:r>
      <w:proofErr w:type="gramStart"/>
      <w:r>
        <w:t>is extracted</w:t>
      </w:r>
      <w:proofErr w:type="gramEnd"/>
      <w:r>
        <w:t xml:space="preserve"> from a</w:t>
      </w:r>
      <w:r w:rsidR="00DC2268">
        <w:t xml:space="preserve"> purely diffusive</w:t>
      </w:r>
      <w:r>
        <w:t xml:space="preserve"> </w:t>
      </w:r>
      <w:commentRangeStart w:id="26"/>
      <w:r>
        <w:t>homogeneous</w:t>
      </w:r>
      <w:r w:rsidR="00DC2268">
        <w:t xml:space="preserve"> porous medium</w:t>
      </w:r>
      <w:r>
        <w:t xml:space="preserve">, </w:t>
      </w:r>
      <w:commentRangeEnd w:id="26"/>
      <w:r w:rsidR="00EC426A">
        <w:rPr>
          <w:rStyle w:val="CommentReference"/>
        </w:rPr>
        <w:commentReference w:id="26"/>
      </w:r>
      <w:r w:rsidR="003C1F40">
        <w:t xml:space="preserve">whose characteristics are defined accordingly </w:t>
      </w:r>
      <w:r w:rsidR="006623AC">
        <w:t>by</w:t>
      </w:r>
      <w:r w:rsidR="003C1F40">
        <w:t xml:space="preserve"> a typical geological profile in the Midlothian Coalfield, </w:t>
      </w:r>
      <w:r>
        <w:t>Scotland</w:t>
      </w:r>
      <w:r w:rsidR="003C1F40">
        <w:t>.</w:t>
      </w:r>
    </w:p>
    <w:p w14:paraId="37E75DE3" w14:textId="77777777" w:rsidR="007564A6" w:rsidRDefault="00747343" w:rsidP="00EF2480">
      <w:pPr>
        <w:pStyle w:val="Heading2"/>
        <w:spacing w:afterLines="80" w:after="192" w:line="480" w:lineRule="auto"/>
        <w:ind w:left="642" w:hanging="646"/>
      </w:pPr>
      <w:r>
        <w:t>Heat load</w:t>
      </w:r>
    </w:p>
    <w:p w14:paraId="080AE583" w14:textId="070CC941" w:rsidR="007564A6" w:rsidRDefault="00747343" w:rsidP="00EF2480">
      <w:pPr>
        <w:spacing w:afterLines="80" w:after="192" w:line="480" w:lineRule="auto"/>
        <w:ind w:left="-4"/>
      </w:pPr>
      <w:r>
        <w:t xml:space="preserve">We </w:t>
      </w:r>
      <w:r w:rsidR="003C1F40">
        <w:t xml:space="preserve">first </w:t>
      </w:r>
      <w:r>
        <w:t>suggest to calculate the volume of rock that would be required to provide the energy requirements for a single house in the UK</w:t>
      </w:r>
      <w:r w:rsidR="00297528">
        <w:t xml:space="preserve">, which </w:t>
      </w:r>
      <w:r>
        <w:t xml:space="preserve">is in the order of 12 400 kWh </w:t>
      </w:r>
      <w:r w:rsidR="006623AC">
        <w:t>o</w:t>
      </w:r>
      <w:r w:rsidR="00297528">
        <w:t xml:space="preserve">n average </w:t>
      </w:r>
      <w:r>
        <w:t>per year, with a maximum of 18 000 kWh in winter and 8 000 kWh in summer</w:t>
      </w:r>
      <w:r w:rsidR="00253C4E">
        <w:t xml:space="preserve"> </w:t>
      </w:r>
      <w:commentRangeStart w:id="27"/>
      <w:r w:rsidR="00253C4E">
        <w:t>(XXX)</w:t>
      </w:r>
      <w:r>
        <w:t xml:space="preserve">. </w:t>
      </w:r>
      <w:commentRangeEnd w:id="27"/>
      <w:r w:rsidR="00EC426A">
        <w:rPr>
          <w:rStyle w:val="CommentReference"/>
        </w:rPr>
        <w:commentReference w:id="27"/>
      </w:r>
      <w:r>
        <w:t xml:space="preserve">To satisfy this yearly demand, a heat pump would need to deliver an average heat load </w:t>
      </w:r>
      <w:r>
        <w:rPr>
          <w:i/>
        </w:rPr>
        <w:t xml:space="preserve">H </w:t>
      </w:r>
      <w:r>
        <w:t xml:space="preserve">= 1415 W by extracting heat from the subsurface. In reality, part of the heat load is supplied by the heat pump in the form of electrical heat </w:t>
      </w:r>
      <w:r>
        <w:rPr>
          <w:i/>
        </w:rPr>
        <w:t>E</w:t>
      </w:r>
      <w:r w:rsidR="00F80DB6">
        <w:rPr>
          <w:i/>
        </w:rPr>
        <w:t xml:space="preserve"> </w:t>
      </w:r>
      <w:r w:rsidR="00253C4E" w:rsidRPr="00253C4E">
        <w:rPr>
          <w:iCs/>
        </w:rPr>
        <w:t xml:space="preserve">that is </w:t>
      </w:r>
      <w:r w:rsidR="00F80DB6" w:rsidRPr="00F80DB6">
        <w:rPr>
          <w:iCs/>
        </w:rPr>
        <w:t>required for air compression</w:t>
      </w:r>
      <w:r>
        <w:t xml:space="preserve">, reducing the energy that needs to be extracted from the ground </w:t>
      </w:r>
      <w:r>
        <w:rPr>
          <w:i/>
        </w:rPr>
        <w:t xml:space="preserve">G </w:t>
      </w:r>
      <w:r>
        <w:t xml:space="preserve">by an amount that depends on the </w:t>
      </w:r>
      <w:r w:rsidR="00F80DB6">
        <w:t>c</w:t>
      </w:r>
      <w:r>
        <w:t xml:space="preserve">oefficient of </w:t>
      </w:r>
      <w:r w:rsidR="00F80DB6">
        <w:t>p</w:t>
      </w:r>
      <w:r>
        <w:t>erformances (COP) of the heat pump</w:t>
      </w:r>
      <w:r w:rsidR="00F80DB6">
        <w:t xml:space="preserve"> (Banks, 2008)</w:t>
      </w:r>
      <w:r>
        <w:t xml:space="preserve">. </w:t>
      </w:r>
    </w:p>
    <w:p w14:paraId="5310782F" w14:textId="08F907A1" w:rsidR="00F80DB6" w:rsidRDefault="00747343" w:rsidP="00EF2480">
      <w:pPr>
        <w:tabs>
          <w:tab w:val="center" w:pos="4600"/>
          <w:tab w:val="center" w:pos="5418"/>
          <w:tab w:val="right" w:pos="9792"/>
        </w:tabs>
        <w:spacing w:afterLines="80" w:after="192" w:line="480" w:lineRule="auto"/>
        <w:ind w:firstLine="0"/>
        <w:jc w:val="left"/>
        <w:rPr>
          <w:rFonts w:ascii="Cambria" w:eastAsia="Cambria" w:hAnsi="Cambria" w:cs="Cambria"/>
        </w:rPr>
      </w:pPr>
      <w:r>
        <w:tab/>
      </w:r>
      <w:r>
        <w:rPr>
          <w:i/>
        </w:rPr>
        <w:t xml:space="preserve">G </w:t>
      </w:r>
      <w:r>
        <w:rPr>
          <w:rFonts w:ascii="Cambria" w:eastAsia="Cambria" w:hAnsi="Cambria" w:cs="Cambria"/>
        </w:rPr>
        <w:t xml:space="preserve">= </w:t>
      </w:r>
      <w:r>
        <w:rPr>
          <w:i/>
        </w:rPr>
        <w:t>H</w:t>
      </w:r>
      <w:r w:rsidR="00297528">
        <w:rPr>
          <w:i/>
        </w:rPr>
        <w:t xml:space="preserve"> </w:t>
      </w:r>
      <w:r>
        <w:rPr>
          <w:rFonts w:ascii="Cambria" w:eastAsia="Cambria" w:hAnsi="Cambria" w:cs="Cambria"/>
        </w:rPr>
        <w:t>(</w:t>
      </w:r>
      <w:r>
        <w:t>1</w:t>
      </w:r>
      <w:r>
        <w:rPr>
          <w:rFonts w:ascii="Cambria" w:eastAsia="Cambria" w:hAnsi="Cambria" w:cs="Cambria"/>
        </w:rPr>
        <w:t>−</w:t>
      </w:r>
      <w:r>
        <w:rPr>
          <w:rFonts w:ascii="Cambria" w:eastAsia="Cambria" w:hAnsi="Cambria" w:cs="Cambria"/>
        </w:rPr>
        <w:tab/>
      </w:r>
      <w:r w:rsidR="00F80DB6">
        <w:rPr>
          <w:rFonts w:ascii="Cambria" w:eastAsia="Cambria" w:hAnsi="Cambria" w:cs="Cambria"/>
        </w:rPr>
        <w:t>1/COP)</w:t>
      </w:r>
      <w:r w:rsidR="00F80DB6">
        <w:rPr>
          <w:rFonts w:ascii="Cambria" w:eastAsia="Cambria" w:hAnsi="Cambria" w:cs="Cambria"/>
        </w:rPr>
        <w:tab/>
        <w:t>(2.2)</w:t>
      </w:r>
    </w:p>
    <w:p w14:paraId="05FD6724" w14:textId="360CD23A" w:rsidR="0056146E" w:rsidRDefault="00747343" w:rsidP="00EF2480">
      <w:pPr>
        <w:spacing w:afterLines="80" w:after="192" w:line="480" w:lineRule="auto"/>
        <w:ind w:left="-4" w:firstLine="339"/>
      </w:pPr>
      <w:r>
        <w:t>Using a</w:t>
      </w:r>
      <w:r w:rsidR="001E5C12">
        <w:t xml:space="preserve"> </w:t>
      </w:r>
      <w:r>
        <w:t xml:space="preserve">COP of 3.4, the average heat that would need to be extracted from the ground to satisfy a </w:t>
      </w:r>
      <w:r w:rsidR="00F80DB6">
        <w:t xml:space="preserve">total </w:t>
      </w:r>
      <w:r>
        <w:t>heat demand H = 1415 W is therefore reduced to G = 1000</w:t>
      </w:r>
      <w:r w:rsidR="001E5C12">
        <w:t xml:space="preserve"> W</w:t>
      </w:r>
      <w:r>
        <w:t xml:space="preserve">. This corresponds to a total energy </w:t>
      </w:r>
      <w:r w:rsidR="00F80DB6" w:rsidRPr="00521D30">
        <w:rPr>
          <w:highlight w:val="yellow"/>
        </w:rPr>
        <w:t>Q</w:t>
      </w:r>
      <w:r w:rsidR="00253C4E" w:rsidRPr="00521D30">
        <w:rPr>
          <w:highlight w:val="yellow"/>
        </w:rPr>
        <w:t xml:space="preserve"> </w:t>
      </w:r>
      <w:r w:rsidR="00F80DB6" w:rsidRPr="00521D30">
        <w:rPr>
          <w:highlight w:val="yellow"/>
        </w:rPr>
        <w:t>=</w:t>
      </w:r>
      <w:r w:rsidR="00253C4E" w:rsidRPr="00521D30">
        <w:rPr>
          <w:highlight w:val="yellow"/>
        </w:rPr>
        <w:t xml:space="preserve"> </w:t>
      </w:r>
      <w:r w:rsidRPr="00521D30">
        <w:rPr>
          <w:highlight w:val="yellow"/>
        </w:rPr>
        <w:t>3</w:t>
      </w:r>
      <w:r w:rsidRPr="00521D30">
        <w:rPr>
          <w:rFonts w:ascii="Cambria" w:eastAsia="Cambria" w:hAnsi="Cambria" w:cs="Cambria"/>
          <w:i/>
          <w:highlight w:val="yellow"/>
        </w:rPr>
        <w:t>.</w:t>
      </w:r>
      <w:r w:rsidRPr="00521D30">
        <w:rPr>
          <w:highlight w:val="yellow"/>
        </w:rPr>
        <w:t>15</w:t>
      </w:r>
      <w:r w:rsidRPr="00521D30">
        <w:rPr>
          <w:rFonts w:ascii="Cambria" w:eastAsia="Cambria" w:hAnsi="Cambria" w:cs="Cambria"/>
          <w:highlight w:val="yellow"/>
        </w:rPr>
        <w:t>×</w:t>
      </w:r>
      <w:r w:rsidRPr="00521D30">
        <w:rPr>
          <w:highlight w:val="yellow"/>
        </w:rPr>
        <w:t>10</w:t>
      </w:r>
      <w:r w:rsidRPr="00521D30">
        <w:rPr>
          <w:highlight w:val="yellow"/>
          <w:vertAlign w:val="superscript"/>
        </w:rPr>
        <w:t>10</w:t>
      </w:r>
      <w:r w:rsidRPr="00521D30">
        <w:rPr>
          <w:i/>
          <w:highlight w:val="yellow"/>
        </w:rPr>
        <w:t>J</w:t>
      </w:r>
      <w:r>
        <w:rPr>
          <w:i/>
        </w:rPr>
        <w:t xml:space="preserve"> </w:t>
      </w:r>
      <w:r>
        <w:t xml:space="preserve">over a year. </w:t>
      </w:r>
      <w:r w:rsidR="0056146E">
        <w:t xml:space="preserve">Considering a dry solid rock mass with a porosity </w:t>
      </w:r>
      <w:r w:rsidR="0056146E">
        <w:rPr>
          <w:i/>
        </w:rPr>
        <w:t xml:space="preserve">φ </w:t>
      </w:r>
      <w:r w:rsidR="0056146E">
        <w:rPr>
          <w:rFonts w:ascii="Cambria" w:eastAsia="Cambria" w:hAnsi="Cambria" w:cs="Cambria"/>
        </w:rPr>
        <w:t xml:space="preserve">= </w:t>
      </w:r>
      <w:r w:rsidR="0056146E">
        <w:t>0</w:t>
      </w:r>
      <w:r w:rsidR="0056146E">
        <w:rPr>
          <w:rFonts w:ascii="Cambria" w:eastAsia="Cambria" w:hAnsi="Cambria" w:cs="Cambria"/>
          <w:i/>
        </w:rPr>
        <w:t>.</w:t>
      </w:r>
      <w:r w:rsidR="0056146E">
        <w:t xml:space="preserve">1, a density of </w:t>
      </w:r>
      <w:r w:rsidR="0056146E">
        <w:rPr>
          <w:i/>
        </w:rPr>
        <w:t xml:space="preserve">ρ </w:t>
      </w:r>
      <w:r w:rsidR="0056146E">
        <w:t xml:space="preserve">= 2500 </w:t>
      </w:r>
      <w:r w:rsidR="0056146E">
        <w:rPr>
          <w:i/>
        </w:rPr>
        <w:t>kg</w:t>
      </w:r>
      <w:r w:rsidR="0056146E">
        <w:rPr>
          <w:rFonts w:ascii="Cambria" w:eastAsia="Cambria" w:hAnsi="Cambria" w:cs="Cambria"/>
          <w:i/>
        </w:rPr>
        <w:t>/</w:t>
      </w:r>
      <w:r w:rsidR="0056146E">
        <w:rPr>
          <w:i/>
        </w:rPr>
        <w:t>m</w:t>
      </w:r>
      <w:r w:rsidR="0056146E">
        <w:rPr>
          <w:vertAlign w:val="superscript"/>
        </w:rPr>
        <w:t xml:space="preserve">3 </w:t>
      </w:r>
      <w:r w:rsidR="0056146E">
        <w:t xml:space="preserve">and a specific heat capacity of c = 950 </w:t>
      </w:r>
      <w:r w:rsidR="0056146E">
        <w:rPr>
          <w:i/>
        </w:rPr>
        <w:t>J</w:t>
      </w:r>
      <w:r w:rsidR="0056146E">
        <w:rPr>
          <w:rFonts w:ascii="Cambria" w:eastAsia="Cambria" w:hAnsi="Cambria" w:cs="Cambria"/>
          <w:i/>
        </w:rPr>
        <w:t>/</w:t>
      </w:r>
      <w:proofErr w:type="spellStart"/>
      <w:r w:rsidR="0056146E">
        <w:rPr>
          <w:i/>
        </w:rPr>
        <w:t>kg</w:t>
      </w:r>
      <w:proofErr w:type="gramStart"/>
      <w:r w:rsidR="00253C4E">
        <w:rPr>
          <w:rFonts w:ascii="Cambria" w:eastAsia="Cambria" w:hAnsi="Cambria" w:cs="Cambria"/>
          <w:i/>
        </w:rPr>
        <w:t>.°</w:t>
      </w:r>
      <w:proofErr w:type="gramEnd"/>
      <w:r w:rsidR="0056146E">
        <w:rPr>
          <w:i/>
        </w:rPr>
        <w:t>C</w:t>
      </w:r>
      <w:proofErr w:type="spellEnd"/>
      <w:r w:rsidR="0056146E">
        <w:t>, the volume of rock</w:t>
      </w:r>
      <w:r w:rsidR="0056146E" w:rsidRPr="0056146E">
        <w:t xml:space="preserve"> </w:t>
      </w:r>
      <w:r w:rsidR="0056146E">
        <w:rPr>
          <w:i/>
        </w:rPr>
        <w:t xml:space="preserve">V </w:t>
      </w:r>
      <w:r w:rsidR="0056146E">
        <w:rPr>
          <w:rFonts w:ascii="Cambria" w:eastAsia="Cambria" w:hAnsi="Cambria" w:cs="Cambria"/>
        </w:rPr>
        <w:t xml:space="preserve">= </w:t>
      </w:r>
      <w:r w:rsidR="0056146E">
        <w:rPr>
          <w:i/>
        </w:rPr>
        <w:t>V</w:t>
      </w:r>
      <w:r w:rsidR="0056146E">
        <w:rPr>
          <w:rFonts w:ascii="Cambria" w:eastAsia="Cambria" w:hAnsi="Cambria" w:cs="Cambria"/>
        </w:rPr>
        <w:t>(</w:t>
      </w:r>
      <w:r w:rsidR="0056146E">
        <w:t>1</w:t>
      </w:r>
      <w:r w:rsidR="0056146E">
        <w:rPr>
          <w:rFonts w:ascii="Cambria" w:eastAsia="Cambria" w:hAnsi="Cambria" w:cs="Cambria"/>
        </w:rPr>
        <w:t>−</w:t>
      </w:r>
      <w:r w:rsidR="0056146E">
        <w:rPr>
          <w:i/>
        </w:rPr>
        <w:t>φ</w:t>
      </w:r>
      <w:r w:rsidR="0056146E">
        <w:rPr>
          <w:rFonts w:ascii="Cambria" w:eastAsia="Cambria" w:hAnsi="Cambria" w:cs="Cambria"/>
        </w:rPr>
        <w:t>)</w:t>
      </w:r>
      <w:r w:rsidR="0056146E">
        <w:t xml:space="preserve">  required to provide this energy by cooling the </w:t>
      </w:r>
      <w:r w:rsidR="0056146E">
        <w:lastRenderedPageBreak/>
        <w:t>rocks by ∆</w:t>
      </w:r>
      <w:r w:rsidR="0056146E">
        <w:rPr>
          <w:i/>
        </w:rPr>
        <w:t xml:space="preserve">T </w:t>
      </w:r>
      <w:r w:rsidR="0056146E">
        <w:rPr>
          <w:rFonts w:ascii="Cambria" w:eastAsia="Cambria" w:hAnsi="Cambria" w:cs="Cambria"/>
        </w:rPr>
        <w:t xml:space="preserve">= </w:t>
      </w:r>
      <w:r w:rsidR="0056146E">
        <w:t>5</w:t>
      </w:r>
      <w:r w:rsidR="0056146E">
        <w:rPr>
          <w:rFonts w:ascii="Cambria" w:eastAsia="Cambria" w:hAnsi="Cambria" w:cs="Cambria"/>
          <w:vertAlign w:val="superscript"/>
        </w:rPr>
        <w:t>◦</w:t>
      </w:r>
      <w:r w:rsidR="0056146E">
        <w:rPr>
          <w:i/>
        </w:rPr>
        <w:t xml:space="preserve">C </w:t>
      </w:r>
      <w:r w:rsidR="0056146E">
        <w:t xml:space="preserve">is about </w:t>
      </w:r>
      <w:r w:rsidR="0056146E" w:rsidRPr="003F2EC7">
        <w:t xml:space="preserve">2800 </w:t>
      </w:r>
      <w:r w:rsidR="0056146E" w:rsidRPr="003F2EC7">
        <w:rPr>
          <w:i/>
        </w:rPr>
        <w:t>m</w:t>
      </w:r>
      <w:r w:rsidR="0056146E" w:rsidRPr="003F2EC7">
        <w:rPr>
          <w:vertAlign w:val="superscript"/>
        </w:rPr>
        <w:t>3</w:t>
      </w:r>
      <w:r w:rsidR="0056146E" w:rsidRPr="003F2EC7">
        <w:t>,</w:t>
      </w:r>
      <w:r w:rsidR="0056146E">
        <w:t xml:space="preserve"> according to Eq. 2.1. Assuming that the heat is extracted radially from a borehole with a length h = 40 m situated in the centre of a cylinder, the radius of this cylinder would be 4.8 m, corresponding to a surface area of about 70 </w:t>
      </w:r>
      <w:r w:rsidR="0056146E">
        <w:rPr>
          <w:i/>
        </w:rPr>
        <w:t>m</w:t>
      </w:r>
      <w:r w:rsidR="0056146E">
        <w:rPr>
          <w:vertAlign w:val="superscript"/>
        </w:rPr>
        <w:t>2</w:t>
      </w:r>
      <w:r w:rsidR="00253C4E">
        <w:t>. The</w:t>
      </w:r>
      <w:r w:rsidR="0056146E">
        <w:t xml:space="preserve"> specific heat absorption from the rock, as defined by Banks, 2008 would therefore be </w:t>
      </w:r>
      <w:r w:rsidR="0056146E">
        <w:rPr>
          <w:noProof/>
        </w:rPr>
        <w:drawing>
          <wp:inline distT="0" distB="0" distL="0" distR="0" wp14:anchorId="7921E3C5" wp14:editId="242BECA9">
            <wp:extent cx="207264" cy="176784"/>
            <wp:effectExtent l="0" t="0" r="0" b="0"/>
            <wp:docPr id="38152" name="Picture 38152"/>
            <wp:cNvGraphicFramePr/>
            <a:graphic xmlns:a="http://schemas.openxmlformats.org/drawingml/2006/main">
              <a:graphicData uri="http://schemas.openxmlformats.org/drawingml/2006/picture">
                <pic:pic xmlns:pic="http://schemas.openxmlformats.org/drawingml/2006/picture">
                  <pic:nvPicPr>
                    <pic:cNvPr id="38152" name="Picture 38152"/>
                    <pic:cNvPicPr/>
                  </pic:nvPicPr>
                  <pic:blipFill>
                    <a:blip r:embed="rId11"/>
                    <a:stretch>
                      <a:fillRect/>
                    </a:stretch>
                  </pic:blipFill>
                  <pic:spPr>
                    <a:xfrm>
                      <a:off x="0" y="0"/>
                      <a:ext cx="207264" cy="176784"/>
                    </a:xfrm>
                    <a:prstGeom prst="rect">
                      <a:avLst/>
                    </a:prstGeom>
                  </pic:spPr>
                </pic:pic>
              </a:graphicData>
            </a:graphic>
          </wp:inline>
        </w:drawing>
      </w:r>
      <w:r w:rsidR="0056146E">
        <w:rPr>
          <w:rFonts w:ascii="Cambria" w:eastAsia="Cambria" w:hAnsi="Cambria" w:cs="Cambria"/>
        </w:rPr>
        <w:t xml:space="preserve"> = </w:t>
      </w:r>
      <w:r w:rsidR="0056146E">
        <w:t>25 W/m. Over a 30-year operation period (</w:t>
      </w:r>
      <w:r w:rsidR="0056146E">
        <w:rPr>
          <w:i/>
        </w:rPr>
        <w:t xml:space="preserve">Q </w:t>
      </w:r>
      <w:r w:rsidR="0056146E">
        <w:rPr>
          <w:rFonts w:ascii="Cambria" w:eastAsia="Cambria" w:hAnsi="Cambria" w:cs="Cambria"/>
        </w:rPr>
        <w:t xml:space="preserve">= </w:t>
      </w:r>
      <w:r w:rsidR="0056146E">
        <w:t>9</w:t>
      </w:r>
      <w:r w:rsidR="0056146E">
        <w:rPr>
          <w:rFonts w:ascii="Cambria" w:eastAsia="Cambria" w:hAnsi="Cambria" w:cs="Cambria"/>
          <w:i/>
        </w:rPr>
        <w:t>.</w:t>
      </w:r>
      <w:r w:rsidR="0056146E">
        <w:t>47</w:t>
      </w:r>
      <w:r w:rsidR="0056146E">
        <w:rPr>
          <w:rFonts w:ascii="Cambria" w:eastAsia="Cambria" w:hAnsi="Cambria" w:cs="Cambria"/>
        </w:rPr>
        <w:t>×</w:t>
      </w:r>
      <w:r w:rsidR="0056146E">
        <w:t>10</w:t>
      </w:r>
      <w:r w:rsidR="0056146E">
        <w:rPr>
          <w:vertAlign w:val="superscript"/>
        </w:rPr>
        <w:t>11</w:t>
      </w:r>
      <w:r w:rsidR="0056146E">
        <w:rPr>
          <w:i/>
        </w:rPr>
        <w:t>J</w:t>
      </w:r>
      <w:r w:rsidR="0056146E">
        <w:t xml:space="preserve">) and </w:t>
      </w:r>
      <w:r w:rsidR="00253C4E">
        <w:t>considering that no recharge occurs</w:t>
      </w:r>
      <w:r w:rsidR="0056146E">
        <w:t xml:space="preserve">, an area of 2200 </w:t>
      </w:r>
      <w:r w:rsidR="0056146E">
        <w:rPr>
          <w:i/>
        </w:rPr>
        <w:t>m</w:t>
      </w:r>
      <w:r w:rsidR="0056146E">
        <w:rPr>
          <w:vertAlign w:val="superscript"/>
        </w:rPr>
        <w:t xml:space="preserve">2 </w:t>
      </w:r>
      <w:r w:rsidR="0056146E">
        <w:t xml:space="preserve">would be required (r= 26.5 m), corresponding to a rock volume </w:t>
      </w:r>
      <w:r w:rsidR="0056146E">
        <w:rPr>
          <w:i/>
        </w:rPr>
        <w:t xml:space="preserve">V </w:t>
      </w:r>
      <w:r w:rsidR="0056146E">
        <w:rPr>
          <w:rFonts w:ascii="Cambria" w:eastAsia="Cambria" w:hAnsi="Cambria" w:cs="Cambria"/>
        </w:rPr>
        <w:t xml:space="preserve">= </w:t>
      </w:r>
      <w:r w:rsidR="0056146E">
        <w:t>8</w:t>
      </w:r>
      <w:r w:rsidR="0056146E">
        <w:rPr>
          <w:rFonts w:ascii="Cambria" w:eastAsia="Cambria" w:hAnsi="Cambria" w:cs="Cambria"/>
          <w:i/>
        </w:rPr>
        <w:t>.</w:t>
      </w:r>
      <w:r w:rsidR="0056146E">
        <w:t>9</w:t>
      </w:r>
      <w:r w:rsidR="0056146E">
        <w:rPr>
          <w:rFonts w:ascii="Cambria" w:eastAsia="Cambria" w:hAnsi="Cambria" w:cs="Cambria"/>
        </w:rPr>
        <w:t>×</w:t>
      </w:r>
      <w:r w:rsidR="0056146E">
        <w:t>10</w:t>
      </w:r>
      <w:r w:rsidR="0056146E">
        <w:rPr>
          <w:vertAlign w:val="superscript"/>
        </w:rPr>
        <w:t xml:space="preserve">4 </w:t>
      </w:r>
      <w:r w:rsidR="0056146E">
        <w:rPr>
          <w:i/>
        </w:rPr>
        <w:t>m</w:t>
      </w:r>
      <w:r w:rsidR="0056146E">
        <w:rPr>
          <w:vertAlign w:val="superscript"/>
        </w:rPr>
        <w:t>3</w:t>
      </w:r>
      <w:r w:rsidR="0056146E">
        <w:t>.</w:t>
      </w:r>
      <w:r w:rsidR="00C41A84">
        <w:t xml:space="preserve"> In a case where we use </w:t>
      </w:r>
      <m:oMath>
        <m:r>
          <m:rPr>
            <m:sty m:val="p"/>
          </m:rPr>
          <w:rPr>
            <w:rFonts w:ascii="Cambria Math" w:hAnsi="Cambria Math"/>
          </w:rPr>
          <m:t>∆</m:t>
        </m:r>
        <m:r>
          <w:rPr>
            <w:rFonts w:ascii="Cambria Math" w:hAnsi="Cambria Math"/>
          </w:rPr>
          <m:t>T</m:t>
        </m:r>
        <m:r>
          <w:rPr>
            <w:rFonts w:ascii="Cambria Math"/>
          </w:rPr>
          <m:t>=</m:t>
        </m:r>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z</m:t>
        </m:r>
      </m:oMath>
      <w:r w:rsidR="00C41A84">
        <w:rPr>
          <w:i/>
        </w:rPr>
        <w:t xml:space="preserve"> </w:t>
      </w:r>
      <w:r w:rsidR="00C41A84">
        <w:t>as defined by Raymond and Therrien (2008), the volume of rock required for cooling highly depends on the initial rock temperature</w:t>
      </w:r>
      <w:r w:rsidR="008378ED">
        <w:t xml:space="preserve">. In that case, assuming an average borehole depth z = 70 m and a geothermal gradient </w:t>
      </w:r>
      <w:r w:rsidR="008378ED">
        <w:rPr>
          <w:i/>
        </w:rPr>
        <w:t xml:space="preserve">α </w:t>
      </w:r>
      <w:r w:rsidR="008378ED">
        <w:t xml:space="preserve">= 31 </w:t>
      </w:r>
      <w:r w:rsidR="008378ED">
        <w:rPr>
          <w:rFonts w:ascii="Cambria" w:eastAsia="Cambria" w:hAnsi="Cambria" w:cs="Cambria"/>
          <w:vertAlign w:val="superscript"/>
        </w:rPr>
        <w:t>◦</w:t>
      </w:r>
      <w:r w:rsidR="008378ED">
        <w:rPr>
          <w:i/>
        </w:rPr>
        <w:t>C</w:t>
      </w:r>
      <w:r w:rsidR="008378ED">
        <w:rPr>
          <w:rFonts w:ascii="Cambria" w:eastAsia="Cambria" w:hAnsi="Cambria" w:cs="Cambria"/>
          <w:i/>
        </w:rPr>
        <w:t>/</w:t>
      </w:r>
      <w:r w:rsidR="008378ED">
        <w:rPr>
          <w:i/>
        </w:rPr>
        <w:t>km</w:t>
      </w:r>
      <w:r w:rsidR="008378ED">
        <w:t>, ∆</w:t>
      </w:r>
      <w:r w:rsidR="008378ED">
        <w:rPr>
          <w:i/>
        </w:rPr>
        <w:t xml:space="preserve">T </w:t>
      </w:r>
      <w:r w:rsidR="008378ED">
        <w:t>would be reduced to 2°</w:t>
      </w:r>
      <w:commentRangeStart w:id="28"/>
      <w:commentRangeStart w:id="29"/>
      <w:r w:rsidR="008378ED">
        <w:t>C</w:t>
      </w:r>
      <w:commentRangeEnd w:id="28"/>
      <w:r w:rsidR="008378ED">
        <w:rPr>
          <w:rStyle w:val="CommentReference"/>
        </w:rPr>
        <w:commentReference w:id="28"/>
      </w:r>
      <w:commentRangeEnd w:id="29"/>
      <w:r w:rsidR="00EC426A">
        <w:rPr>
          <w:rStyle w:val="CommentReference"/>
        </w:rPr>
        <w:commentReference w:id="29"/>
      </w:r>
      <w:r w:rsidR="008378ED">
        <w:t xml:space="preserve">, increasing the required area for 1 year to 180 </w:t>
      </w:r>
      <w:r w:rsidR="008378ED">
        <w:rPr>
          <w:i/>
        </w:rPr>
        <w:t>m</w:t>
      </w:r>
      <w:r w:rsidR="008378ED">
        <w:rPr>
          <w:vertAlign w:val="superscript"/>
        </w:rPr>
        <w:t>2</w:t>
      </w:r>
      <w:r w:rsidR="008378ED">
        <w:t>. This shows that by choosing the ∆</w:t>
      </w:r>
      <w:r w:rsidR="008378ED">
        <w:rPr>
          <w:i/>
        </w:rPr>
        <w:t>T</w:t>
      </w:r>
      <w:r w:rsidR="008378ED">
        <w:t xml:space="preserve"> at the heat pump, the calculation of the required volume neglect what the actual temperature of the rock is. </w:t>
      </w:r>
      <w:r w:rsidR="00F77E3D">
        <w:t xml:space="preserve">Considering </w:t>
      </w:r>
      <w:r w:rsidR="008378ED">
        <w:t>a low geothermal gradient</w:t>
      </w:r>
      <w:r w:rsidR="00F77E3D">
        <w:t xml:space="preserve"> and thus a l</w:t>
      </w:r>
      <w:r w:rsidR="008378ED">
        <w:t xml:space="preserve">ow </w:t>
      </w:r>
      <m:oMath>
        <m:r>
          <m:rPr>
            <m:sty m:val="p"/>
          </m:rPr>
          <w:rPr>
            <w:rFonts w:ascii="Cambria Math" w:hAnsi="Cambria Math"/>
          </w:rPr>
          <m:t>∆</m:t>
        </m:r>
        <m:r>
          <w:rPr>
            <w:rFonts w:ascii="Cambria Math" w:hAnsi="Cambria Math"/>
          </w:rPr>
          <m:t>T</m:t>
        </m:r>
      </m:oMath>
      <w:r w:rsidR="008378ED">
        <w:t xml:space="preserve"> at the borehole </w:t>
      </w:r>
      <w:r w:rsidR="00F77E3D">
        <w:t>would require gr</w:t>
      </w:r>
      <w:ins w:id="30" w:author="MCDERMOTT Christopher" w:date="2020-09-30T09:55:00Z">
        <w:r w:rsidR="00EC426A">
          <w:t>e</w:t>
        </w:r>
      </w:ins>
      <w:r w:rsidR="00F77E3D">
        <w:t xml:space="preserve">ater </w:t>
      </w:r>
      <w:r w:rsidR="008378ED">
        <w:t>rock volume</w:t>
      </w:r>
      <w:r w:rsidR="00F77E3D">
        <w:t xml:space="preserve"> to provide the necessary heat load</w:t>
      </w:r>
      <w:r w:rsidR="00C41A84">
        <w:t>.</w:t>
      </w:r>
    </w:p>
    <w:p w14:paraId="57756093" w14:textId="77777777" w:rsidR="007564A6" w:rsidRDefault="00747343" w:rsidP="00EF2480">
      <w:pPr>
        <w:pStyle w:val="Heading2"/>
        <w:spacing w:afterLines="80" w:after="192" w:line="480" w:lineRule="auto"/>
        <w:ind w:left="642" w:hanging="646"/>
      </w:pPr>
      <w:r>
        <w:t>Heat recharge</w:t>
      </w:r>
    </w:p>
    <w:p w14:paraId="6556FDBA" w14:textId="66B297ED" w:rsidR="00265E8A" w:rsidRDefault="00747343" w:rsidP="00EF2480">
      <w:pPr>
        <w:spacing w:afterLines="80" w:after="192" w:line="480" w:lineRule="auto"/>
        <w:ind w:left="-4"/>
      </w:pPr>
      <w:r>
        <w:t>Sustainable heat production from BHE</w:t>
      </w:r>
      <w:r w:rsidR="00F13606">
        <w:t xml:space="preserve"> </w:t>
      </w:r>
      <w:proofErr w:type="gramStart"/>
      <w:r w:rsidR="00F13606">
        <w:t>is achieved</w:t>
      </w:r>
      <w:proofErr w:type="gramEnd"/>
      <w:r w:rsidR="00F13606">
        <w:t xml:space="preserve"> when </w:t>
      </w:r>
      <w:r>
        <w:t xml:space="preserve">the heat load extracted is balanced by heat recharge in the subsurface. We therefore here attempt to quantify the rate of heat production in the subsurface as well as the potential recovery rate from solar and geothermal heat flux, based on a typical temperature and geological profile in </w:t>
      </w:r>
      <w:r w:rsidR="001E5C12">
        <w:t>the Midlothian Coalfield</w:t>
      </w:r>
      <w:r w:rsidR="0056146E">
        <w:t xml:space="preserve"> in</w:t>
      </w:r>
      <w:r w:rsidR="001E5C12">
        <w:t xml:space="preserve"> Scotland.</w:t>
      </w:r>
      <w:r w:rsidR="00265E8A">
        <w:t xml:space="preserve"> </w:t>
      </w:r>
    </w:p>
    <w:p w14:paraId="4D8610AD" w14:textId="56D032BD" w:rsidR="007564A6" w:rsidRDefault="00747343" w:rsidP="00EF2480">
      <w:pPr>
        <w:pStyle w:val="Heading3"/>
        <w:spacing w:afterLines="80" w:after="192" w:line="480" w:lineRule="auto"/>
        <w:ind w:left="713" w:hanging="717"/>
      </w:pPr>
      <w:r>
        <w:t xml:space="preserve">Geothermal </w:t>
      </w:r>
      <w:r w:rsidR="004457E2">
        <w:t>heat flux</w:t>
      </w:r>
    </w:p>
    <w:p w14:paraId="4501F0C8" w14:textId="136CE95E" w:rsidR="00265E8A" w:rsidRDefault="00265E8A" w:rsidP="00EF2480">
      <w:pPr>
        <w:spacing w:afterLines="80" w:after="192" w:line="480" w:lineRule="auto"/>
      </w:pPr>
      <w:r>
        <w:t xml:space="preserve">The Earth’s natural heat flow </w:t>
      </w:r>
      <w:r w:rsidR="007F275E">
        <w:t>is</w:t>
      </w:r>
      <w:r>
        <w:t xml:space="preserve"> </w:t>
      </w:r>
      <w:r w:rsidR="00F13606">
        <w:t>broadly</w:t>
      </w:r>
      <w:r>
        <w:t xml:space="preserve"> attributed to a contribution from the primordial heat inherited from the formation of Earth and from the natural decay of radioactive element</w:t>
      </w:r>
      <w:r w:rsidR="00DE05A3">
        <w:t>s</w:t>
      </w:r>
      <w:r w:rsidR="007F275E">
        <w:t xml:space="preserve">, typically </w:t>
      </w:r>
      <w:r>
        <w:t>of the isotopes of uranium (</w:t>
      </w:r>
      <w:r>
        <w:rPr>
          <w:vertAlign w:val="superscript"/>
        </w:rPr>
        <w:t>238</w:t>
      </w:r>
      <w:r>
        <w:t xml:space="preserve">U, </w:t>
      </w:r>
      <w:r>
        <w:rPr>
          <w:vertAlign w:val="superscript"/>
        </w:rPr>
        <w:t>235</w:t>
      </w:r>
      <w:r>
        <w:t>U), Thorium (</w:t>
      </w:r>
      <w:r>
        <w:rPr>
          <w:vertAlign w:val="superscript"/>
        </w:rPr>
        <w:t>232</w:t>
      </w:r>
      <w:r>
        <w:t>Th) and potassium (</w:t>
      </w:r>
      <w:r>
        <w:rPr>
          <w:vertAlign w:val="superscript"/>
        </w:rPr>
        <w:t>40</w:t>
      </w:r>
      <w:r>
        <w:t>K) (Pollack and Chapman, 1977). Due to geochemical differentiation, partial melting and magma crystallization processes, the upper crust is generally enriched in heat producing elements</w:t>
      </w:r>
      <w:r w:rsidR="004457E2">
        <w:t xml:space="preserve"> </w:t>
      </w:r>
      <w:r>
        <w:t>(Beamish and Busby, 2016)</w:t>
      </w:r>
      <w:r w:rsidR="004457E2">
        <w:t xml:space="preserve"> and their distribution can provide an important control </w:t>
      </w:r>
      <w:r>
        <w:lastRenderedPageBreak/>
        <w:t>on the temperature distribution within the earth lithosphere (Sandiford, McLaren, et al., 2006)</w:t>
      </w:r>
      <w:r w:rsidR="004457E2">
        <w:t>. A</w:t>
      </w:r>
      <w:r>
        <w:t xml:space="preserve"> combined determination of the conductive heat flow and radiogenic heat production (RHP) </w:t>
      </w:r>
      <w:proofErr w:type="gramStart"/>
      <w:r w:rsidR="004457E2">
        <w:t>is therefore here suggested</w:t>
      </w:r>
      <w:proofErr w:type="gramEnd"/>
      <w:r w:rsidR="004457E2">
        <w:t xml:space="preserve"> to better </w:t>
      </w:r>
      <w:r>
        <w:t xml:space="preserve">constrain the thermal field within the </w:t>
      </w:r>
      <w:r w:rsidR="004457E2">
        <w:t>study area</w:t>
      </w:r>
      <w:r>
        <w:t xml:space="preserve"> (</w:t>
      </w:r>
      <w:r w:rsidR="004457E2">
        <w:t xml:space="preserve">i.e. </w:t>
      </w:r>
      <w:proofErr w:type="spellStart"/>
      <w:r>
        <w:t>Jaupart</w:t>
      </w:r>
      <w:proofErr w:type="spellEnd"/>
      <w:r>
        <w:t xml:space="preserve"> and </w:t>
      </w:r>
      <w:proofErr w:type="spellStart"/>
      <w:r>
        <w:t>Mareschal</w:t>
      </w:r>
      <w:proofErr w:type="spellEnd"/>
      <w:r>
        <w:t>, 2005).</w:t>
      </w:r>
    </w:p>
    <w:p w14:paraId="42FF9C26" w14:textId="7764DB94" w:rsidR="004457E2" w:rsidRDefault="00265E8A" w:rsidP="00EF2480">
      <w:pPr>
        <w:spacing w:afterLines="80" w:after="192" w:line="480" w:lineRule="auto"/>
        <w:ind w:firstLine="720"/>
      </w:pPr>
      <w:r>
        <w:t xml:space="preserve">The Midlothian Coalfield is situated in the south east of the Midland Valley of Scotland (MVS), </w:t>
      </w:r>
      <w:proofErr w:type="gramStart"/>
      <w:r>
        <w:t>a</w:t>
      </w:r>
      <w:proofErr w:type="gramEnd"/>
      <w:r>
        <w:t xml:space="preserve"> 80 km wide, 150 km long WSW-ENE trending Carboniferous graben extending across Scotland (Browne et al., 1999; Underhill et al., 2008). </w:t>
      </w:r>
      <w:r w:rsidR="004457E2">
        <w:t>It is located in a geologically stable part of Earth’s crust, where only granite intrusions would contain sufficient concentration of K</w:t>
      </w:r>
      <w:proofErr w:type="gramStart"/>
      <w:r w:rsidR="004457E2">
        <w:t>,T</w:t>
      </w:r>
      <w:proofErr w:type="gramEnd"/>
      <w:r w:rsidR="004457E2">
        <w:t xml:space="preserve"> and U element</w:t>
      </w:r>
      <w:r w:rsidR="00DE05A3">
        <w:t>s</w:t>
      </w:r>
      <w:r w:rsidR="004457E2">
        <w:t xml:space="preserve"> to generate significant radiogenic heat (Gillespie et al., 2013). An analysis of the radiogenic heat production in the Midlothian Coalfield is suggested in </w:t>
      </w:r>
      <w:r w:rsidR="00DE05A3">
        <w:t xml:space="preserve">Supplementary Material </w:t>
      </w:r>
      <w:r w:rsidR="004457E2">
        <w:t xml:space="preserve">XXX and show that, assuming a </w:t>
      </w:r>
      <w:r w:rsidR="004457E2" w:rsidRPr="003F2EC7">
        <w:t xml:space="preserve">homogeneous 2800 </w:t>
      </w:r>
      <w:r w:rsidR="004457E2" w:rsidRPr="003F2EC7">
        <w:rPr>
          <w:i/>
        </w:rPr>
        <w:t>m</w:t>
      </w:r>
      <w:r w:rsidR="004457E2" w:rsidRPr="003F2EC7">
        <w:rPr>
          <w:vertAlign w:val="superscript"/>
        </w:rPr>
        <w:t>3</w:t>
      </w:r>
      <w:r w:rsidR="004457E2" w:rsidRPr="003F2EC7">
        <w:t xml:space="preserve"> rock</w:t>
      </w:r>
      <w:r w:rsidR="004457E2">
        <w:t xml:space="preserve"> volume with an average RHP of 1.217 </w:t>
      </w:r>
      <w:proofErr w:type="spellStart"/>
      <w:r w:rsidR="004457E2">
        <w:t>uW</w:t>
      </w:r>
      <w:proofErr w:type="spellEnd"/>
      <w:r w:rsidR="004457E2">
        <w:t>/m3, the total heat generated would equal 3</w:t>
      </w:r>
      <w:r w:rsidR="004457E2">
        <w:rPr>
          <w:rFonts w:ascii="Cambria" w:eastAsia="Cambria" w:hAnsi="Cambria" w:cs="Cambria"/>
          <w:i/>
        </w:rPr>
        <w:t>.</w:t>
      </w:r>
      <w:r w:rsidR="004457E2">
        <w:t>41</w:t>
      </w:r>
      <w:r w:rsidR="004457E2">
        <w:rPr>
          <w:rFonts w:ascii="Cambria" w:eastAsia="Cambria" w:hAnsi="Cambria" w:cs="Cambria"/>
        </w:rPr>
        <w:t>×</w:t>
      </w:r>
      <w:r w:rsidR="004457E2">
        <w:t>10</w:t>
      </w:r>
      <w:r w:rsidR="004457E2">
        <w:rPr>
          <w:rFonts w:ascii="Cambria" w:eastAsia="Cambria" w:hAnsi="Cambria" w:cs="Cambria"/>
          <w:vertAlign w:val="superscript"/>
        </w:rPr>
        <w:t>−</w:t>
      </w:r>
      <w:r w:rsidR="004457E2">
        <w:rPr>
          <w:vertAlign w:val="superscript"/>
        </w:rPr>
        <w:t xml:space="preserve">3 </w:t>
      </w:r>
      <w:r w:rsidR="004457E2">
        <w:t>W, representing about 0.0003 % of the yearly average heat requirements of 1000 W.</w:t>
      </w:r>
    </w:p>
    <w:p w14:paraId="55AEB26E" w14:textId="63EA28F5" w:rsidR="0056146E" w:rsidRDefault="00265E8A" w:rsidP="00EF2480">
      <w:pPr>
        <w:spacing w:afterLines="80" w:after="192" w:line="480" w:lineRule="auto"/>
        <w:ind w:firstLine="335"/>
      </w:pPr>
      <w:r>
        <w:t xml:space="preserve">In 2013, Gillespie et al. used a compilation of 35 heat flow data reported from the BGS Catalogue of Geothermal Data for the UK (Burley et al., 1984; Rollin, 1987) and Brereton et al. (1988) to map the heat flow in Scotland (Fig. 2.1). An average heat flow of 56 </w:t>
      </w:r>
      <w:proofErr w:type="spellStart"/>
      <w:r>
        <w:t>mW</w:t>
      </w:r>
      <w:proofErr w:type="spellEnd"/>
      <w:r>
        <w:t>/m2 was calculated f</w:t>
      </w:r>
      <w:r w:rsidR="0056146E">
        <w:t>rom</w:t>
      </w:r>
      <w:r>
        <w:t xml:space="preserve"> values ranging from 29 to 82 </w:t>
      </w:r>
      <w:proofErr w:type="spellStart"/>
      <w:r>
        <w:t>mW</w:t>
      </w:r>
      <w:proofErr w:type="spellEnd"/>
      <w:r>
        <w:t xml:space="preserve">/m2 mostly measured at depth &lt; 400 m in onshore boreholes. Apparent ‘hot spots’ corresponding to granite intrusions were identified in the central part of the Midland Valley and in the East Grampians region, with heat flows of 60 </w:t>
      </w:r>
      <w:proofErr w:type="spellStart"/>
      <w:r>
        <w:t>mW</w:t>
      </w:r>
      <w:proofErr w:type="spellEnd"/>
      <w:r>
        <w:t xml:space="preserve">/m2 and 70 </w:t>
      </w:r>
      <w:proofErr w:type="spellStart"/>
      <w:r>
        <w:t>mW</w:t>
      </w:r>
      <w:proofErr w:type="spellEnd"/>
      <w:r>
        <w:t xml:space="preserve">/m2, respectively (Gillespie et al., 2013). </w:t>
      </w:r>
      <w:r w:rsidR="00747343">
        <w:t>In borehole</w:t>
      </w:r>
      <w:r w:rsidR="00BC0CBC">
        <w:t>s</w:t>
      </w:r>
      <w:r w:rsidR="00747343">
        <w:t xml:space="preserve"> where no heat flow </w:t>
      </w:r>
      <w:proofErr w:type="gramStart"/>
      <w:r w:rsidR="00747343">
        <w:t>ha</w:t>
      </w:r>
      <w:r w:rsidR="0056146E">
        <w:t xml:space="preserve">s </w:t>
      </w:r>
      <w:r w:rsidR="00747343">
        <w:t>been measured</w:t>
      </w:r>
      <w:proofErr w:type="gramEnd"/>
      <w:r w:rsidR="00747343">
        <w:t xml:space="preserve">, geothermal gradients were calculated from the </w:t>
      </w:r>
      <w:r w:rsidR="007F275E">
        <w:t xml:space="preserve">surface and </w:t>
      </w:r>
      <w:r w:rsidR="00747343">
        <w:t xml:space="preserve">bottom-hole temperatures measured in 61 boreholes, down to 1300 m depth (Burley et al., 1984). </w:t>
      </w:r>
      <w:proofErr w:type="gramStart"/>
      <w:r w:rsidR="007F275E">
        <w:t xml:space="preserve">The average temperature gradient for all boreholes ranges from 3.7 to 45 </w:t>
      </w:r>
      <w:r w:rsidR="007F275E">
        <w:rPr>
          <w:rFonts w:ascii="Cambria" w:eastAsia="Cambria" w:hAnsi="Cambria" w:cs="Cambria"/>
          <w:vertAlign w:val="superscript"/>
        </w:rPr>
        <w:t>◦</w:t>
      </w:r>
      <w:r w:rsidR="007F275E">
        <w:t xml:space="preserve">C/km, with a mean of 22.5 </w:t>
      </w:r>
      <w:r w:rsidR="007F275E">
        <w:rPr>
          <w:rFonts w:ascii="Cambria" w:eastAsia="Cambria" w:hAnsi="Cambria" w:cs="Cambria"/>
          <w:vertAlign w:val="superscript"/>
        </w:rPr>
        <w:t>◦</w:t>
      </w:r>
      <w:r w:rsidR="007F275E">
        <w:t>C/km while plotted all together, the data indicate an average</w:t>
      </w:r>
      <w:r w:rsidR="00BC0CBC">
        <w:t xml:space="preserve"> temperature gradient</w:t>
      </w:r>
      <w:r w:rsidR="007F275E">
        <w:t xml:space="preserve"> </w:t>
      </w:r>
      <w:r w:rsidR="007F275E" w:rsidRPr="00417564">
        <w:rPr>
          <w:highlight w:val="yellow"/>
        </w:rPr>
        <w:t xml:space="preserve">of 30.5 </w:t>
      </w:r>
      <w:r w:rsidR="007F275E" w:rsidRPr="00417564">
        <w:rPr>
          <w:rFonts w:ascii="Cambria" w:eastAsia="Cambria" w:hAnsi="Cambria" w:cs="Cambria"/>
          <w:highlight w:val="yellow"/>
          <w:vertAlign w:val="superscript"/>
        </w:rPr>
        <w:t>◦</w:t>
      </w:r>
      <w:r w:rsidR="007F275E" w:rsidRPr="00417564">
        <w:rPr>
          <w:highlight w:val="yellow"/>
        </w:rPr>
        <w:t>C/km.</w:t>
      </w:r>
      <w:r w:rsidR="007F275E">
        <w:t xml:space="preserve"> Using 133 B</w:t>
      </w:r>
      <w:r w:rsidR="00BC0CBC">
        <w:t>ottom-Hole temperature (B</w:t>
      </w:r>
      <w:r w:rsidR="007F275E">
        <w:t>HT</w:t>
      </w:r>
      <w:r w:rsidR="00BC0CBC">
        <w:t>)</w:t>
      </w:r>
      <w:r w:rsidR="007F275E">
        <w:t xml:space="preserve"> acquired from depth &gt;1.5 km in 72 offshore wells in the North West Margin area (</w:t>
      </w:r>
      <w:proofErr w:type="spellStart"/>
      <w:r w:rsidR="007F275E">
        <w:t>Gatliff</w:t>
      </w:r>
      <w:proofErr w:type="spellEnd"/>
      <w:r w:rsidR="007F275E">
        <w:t xml:space="preserve"> et al., 1996 in Gillespie et al., 2013)</w:t>
      </w:r>
      <w:r w:rsidR="00F13606">
        <w:t>, the authors</w:t>
      </w:r>
      <w:r w:rsidR="007F275E">
        <w:t xml:space="preserve"> however noted the increase in the deep geothermal gradient from about 35.8</w:t>
      </w:r>
      <w:r w:rsidR="007F275E">
        <w:rPr>
          <w:rFonts w:ascii="Cambria" w:eastAsia="Cambria" w:hAnsi="Cambria" w:cs="Cambria"/>
          <w:vertAlign w:val="superscript"/>
        </w:rPr>
        <w:t>◦</w:t>
      </w:r>
      <w:r w:rsidR="007F275E">
        <w:t>C/km at 1 - 3.5 km to 46.7</w:t>
      </w:r>
      <w:r w:rsidR="007F275E">
        <w:rPr>
          <w:rFonts w:ascii="Cambria" w:eastAsia="Cambria" w:hAnsi="Cambria" w:cs="Cambria"/>
          <w:vertAlign w:val="superscript"/>
        </w:rPr>
        <w:t>◦</w:t>
      </w:r>
      <w:r w:rsidR="007F275E">
        <w:t xml:space="preserve">C/km at 3.5 - 5 km, relatively consistent across Scotland, and independent of the location </w:t>
      </w:r>
      <w:r w:rsidR="007F275E">
        <w:lastRenderedPageBreak/>
        <w:t>(i.e. onshore or offshore) and the type of rock (i.e. sedimentary, crystalline basement) in which measurement were taken.</w:t>
      </w:r>
      <w:proofErr w:type="gramEnd"/>
      <w:r w:rsidR="007F275E">
        <w:t xml:space="preserve"> Plotted together, onshore and offshore temperature measurements </w:t>
      </w:r>
      <w:r w:rsidR="00BC0CBC">
        <w:t xml:space="preserve">for the whole depth range (0-5km) </w:t>
      </w:r>
      <w:r w:rsidR="007F275E">
        <w:t xml:space="preserve">indicated an average geothermal gradient of </w:t>
      </w:r>
      <w:r w:rsidR="007F275E" w:rsidRPr="00417564">
        <w:t xml:space="preserve">31.9 </w:t>
      </w:r>
      <w:r w:rsidR="007F275E" w:rsidRPr="00417564">
        <w:rPr>
          <w:rFonts w:ascii="Cambria" w:eastAsia="Cambria" w:hAnsi="Cambria" w:cs="Cambria"/>
          <w:vertAlign w:val="superscript"/>
        </w:rPr>
        <w:t>◦</w:t>
      </w:r>
      <w:r w:rsidR="007F275E" w:rsidRPr="00417564">
        <w:t>C/km.</w:t>
      </w:r>
      <w:r w:rsidR="0056146E">
        <w:t xml:space="preserve"> </w:t>
      </w:r>
    </w:p>
    <w:p w14:paraId="06444A0F" w14:textId="4A346403" w:rsidR="00DF4695" w:rsidRDefault="00DF4695" w:rsidP="00564095">
      <w:pPr>
        <w:spacing w:afterLines="80" w:after="192" w:line="480" w:lineRule="auto"/>
        <w:ind w:firstLine="335"/>
        <w:rPr>
          <w:iCs/>
        </w:rPr>
      </w:pPr>
      <w:r>
        <w:t xml:space="preserve">Here, we chose the average </w:t>
      </w:r>
      <w:r w:rsidR="00F13606">
        <w:t xml:space="preserve">linear geothermal gradient </w:t>
      </w:r>
      <m:oMath>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 xml:space="preserve">=0.031 </m:t>
        </m:r>
      </m:oMath>
      <w:r w:rsidR="00417564">
        <w:t>°C/</w:t>
      </w:r>
      <w:r w:rsidR="00F13606">
        <w:t xml:space="preserve">m </w:t>
      </w:r>
      <w:r>
        <w:t xml:space="preserve">for depth &lt; 1300 m depth (Gillespie et al., 2013) </w:t>
      </w:r>
      <w:r w:rsidR="00F13606">
        <w:t>and</w:t>
      </w:r>
      <w:r>
        <w:t xml:space="preserve"> an average</w:t>
      </w:r>
      <w:r w:rsidR="00F13606">
        <w:t xml:space="preserve"> thermal conductivit</w:t>
      </w:r>
      <w:r w:rsidR="004130D1">
        <w:t>y</w:t>
      </w:r>
      <w:r>
        <w:t xml:space="preserve"> </w:t>
      </w:r>
      <m:oMath>
        <m:acc>
          <m:accPr>
            <m:chr m:val="̅"/>
            <m:ctrlPr>
              <w:rPr>
                <w:rFonts w:ascii="Cambria Math" w:hAnsi="Cambria Math"/>
                <w:i/>
              </w:rPr>
            </m:ctrlPr>
          </m:accPr>
          <m:e>
            <m:r>
              <w:rPr>
                <w:rFonts w:ascii="Cambria Math" w:hAnsi="Cambria Math"/>
              </w:rPr>
              <m:t>λ</m:t>
            </m:r>
          </m:e>
        </m:acc>
      </m:oMath>
      <w:r w:rsidR="004130D1">
        <w:t xml:space="preserve"> </w:t>
      </w:r>
      <w:r>
        <w:t>to</w:t>
      </w:r>
      <w:r w:rsidR="00F13606">
        <w:t xml:space="preserve"> estimate </w:t>
      </w:r>
      <w:r w:rsidR="00806C7B">
        <w:t xml:space="preserve">the </w:t>
      </w:r>
      <w:r w:rsidR="004130D1">
        <w:rPr>
          <w:iCs/>
        </w:rPr>
        <w:t xml:space="preserve">average upward </w:t>
      </w:r>
      <w:r w:rsidR="004130D1" w:rsidRPr="00806C7B">
        <w:rPr>
          <w:iCs/>
        </w:rPr>
        <w:t xml:space="preserve">heat </w:t>
      </w:r>
      <w:r w:rsidR="004130D1">
        <w:rPr>
          <w:iCs/>
        </w:rPr>
        <w:t>flux through the homogeneous rock column</w:t>
      </w:r>
      <w:r w:rsidR="00417564">
        <w:rPr>
          <w:iCs/>
        </w:rPr>
        <w:t xml:space="preserve"> </w:t>
      </w:r>
      <w:proofErr w:type="gramStart"/>
      <w:r>
        <w:rPr>
          <w:iCs/>
        </w:rPr>
        <w:t>from</w:t>
      </w:r>
      <w:proofErr w:type="gramEnd"/>
      <w:r>
        <w:rPr>
          <w:iCs/>
        </w:rPr>
        <w:t>:</w:t>
      </w:r>
    </w:p>
    <w:p w14:paraId="2AA2020B" w14:textId="61271C65" w:rsidR="00DF4695" w:rsidRDefault="00212CFD" w:rsidP="00DF4695">
      <w:pPr>
        <w:spacing w:afterLines="80" w:after="192" w:line="480" w:lineRule="auto"/>
        <w:ind w:firstLine="0"/>
      </w:pPr>
      <m:oMathPara>
        <m:oMath>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 xml:space="preserve"> </m:t>
          </m:r>
          <m:f>
            <m:fPr>
              <m:ctrlPr>
                <w:rPr>
                  <w:rFonts w:ascii="Cambria Math" w:hAnsi="Cambria Math"/>
                  <w:i/>
                </w:rPr>
              </m:ctrlPr>
            </m:fPr>
            <m:num>
              <m:r>
                <w:rPr>
                  <w:rFonts w:ascii="Cambria Math" w:hAnsi="Cambria Math"/>
                </w:rPr>
                <m:t>dT</m:t>
              </m:r>
            </m:num>
            <m:den>
              <m:r>
                <w:rPr>
                  <w:rFonts w:ascii="Cambria Math" w:hAnsi="Cambria Math"/>
                </w:rPr>
                <m:t>dz</m:t>
              </m:r>
            </m:den>
          </m:f>
        </m:oMath>
      </m:oMathPara>
    </w:p>
    <w:p w14:paraId="0A4268EB" w14:textId="03312CBE" w:rsidR="007564A6" w:rsidRDefault="00DF4695" w:rsidP="00564095">
      <w:pPr>
        <w:spacing w:afterLines="80" w:after="192" w:line="480" w:lineRule="auto"/>
        <w:ind w:firstLine="335"/>
      </w:pPr>
      <w:r>
        <w:t>W</w:t>
      </w:r>
      <w:r w:rsidR="00417564">
        <w:t xml:space="preserve">ith </w:t>
      </w:r>
      <m:oMath>
        <m:acc>
          <m:accPr>
            <m:chr m:val="̅"/>
            <m:ctrlPr>
              <w:rPr>
                <w:rFonts w:ascii="Cambria Math" w:hAnsi="Cambria Math"/>
                <w:i/>
              </w:rPr>
            </m:ctrlPr>
          </m:accPr>
          <m:e>
            <m:r>
              <w:rPr>
                <w:rFonts w:ascii="Cambria Math" w:hAnsi="Cambria Math"/>
              </w:rPr>
              <m:t>λ</m:t>
            </m:r>
          </m:e>
        </m:acc>
      </m:oMath>
      <w:r w:rsidR="00417564">
        <w:t xml:space="preserve">  = 2.2 </w:t>
      </w:r>
      <w:r w:rsidR="00417564">
        <w:rPr>
          <w:i/>
        </w:rPr>
        <w:t>W</w:t>
      </w:r>
      <w:r w:rsidR="00417564">
        <w:rPr>
          <w:rFonts w:ascii="Cambria" w:eastAsia="Cambria" w:hAnsi="Cambria" w:cs="Cambria"/>
          <w:i/>
        </w:rPr>
        <w:t>/</w:t>
      </w:r>
      <w:r w:rsidR="00417564">
        <w:rPr>
          <w:rFonts w:ascii="Cambria" w:eastAsia="Cambria" w:hAnsi="Cambria" w:cs="Cambria"/>
          <w:vertAlign w:val="superscript"/>
        </w:rPr>
        <w:t>◦</w:t>
      </w:r>
      <w:proofErr w:type="spellStart"/>
      <w:del w:id="31" w:author="MCDERMOTT Christopher" w:date="2020-09-30T09:59:00Z">
        <w:r w:rsidR="00417564" w:rsidDel="00DB38AD">
          <w:rPr>
            <w:i/>
          </w:rPr>
          <w:delText>C</w:delText>
        </w:r>
      </w:del>
      <w:ins w:id="32" w:author="MCDERMOTT Christopher" w:date="2020-09-30T09:59:00Z">
        <w:r w:rsidR="00DB38AD">
          <w:rPr>
            <w:i/>
          </w:rPr>
          <w:t>K</w:t>
        </w:r>
      </w:ins>
      <w:r w:rsidR="00417564" w:rsidRPr="00806C7B">
        <w:rPr>
          <w:rFonts w:ascii="Cambria" w:eastAsia="Cambria" w:hAnsi="Cambria" w:cs="Cambria"/>
          <w:iCs/>
        </w:rPr>
        <w:t>.</w:t>
      </w:r>
      <w:r w:rsidR="00417564" w:rsidRPr="00806C7B">
        <w:rPr>
          <w:iCs/>
        </w:rPr>
        <w:t>m</w:t>
      </w:r>
      <w:proofErr w:type="spellEnd"/>
      <w:r w:rsidR="00417564">
        <w:rPr>
          <w:iCs/>
        </w:rPr>
        <w:t xml:space="preserve">, </w:t>
      </w:r>
      <w:r>
        <w:rPr>
          <w:iCs/>
        </w:rPr>
        <w:t xml:space="preserve">calculated from the weight average the </w:t>
      </w:r>
      <w:r w:rsidRPr="00A35798">
        <w:t>lithologies composing</w:t>
      </w:r>
      <w:r>
        <w:t xml:space="preserve"> the upper 100 meters of the XXX Well log, situated in the Midlothian Coalfield (Appendix XXX)</w:t>
      </w:r>
      <w:r>
        <w:rPr>
          <w:iCs/>
        </w:rPr>
        <w:t>, we estimate</w:t>
      </w:r>
      <w:r w:rsidRPr="00806C7B">
        <w:rPr>
          <w:iCs/>
        </w:rPr>
        <w:t xml:space="preserve"> </w:t>
      </w:r>
      <w:r w:rsidR="00417564">
        <w:rPr>
          <w:iCs/>
        </w:rPr>
        <w:t>the steady state flux</w:t>
      </w:r>
      <w:r>
        <w:rPr>
          <w:iCs/>
        </w:rPr>
        <w:t xml:space="preserve"> to be about</w:t>
      </w:r>
      <w:r w:rsidR="004130D1">
        <w:rPr>
          <w:iCs/>
        </w:rPr>
        <w:t xml:space="preserve"> </w:t>
      </w:r>
      <w:r w:rsidR="004130D1">
        <w:t xml:space="preserve">0.068 </w:t>
      </w:r>
      <w:r w:rsidR="004130D1">
        <w:rPr>
          <w:i/>
        </w:rPr>
        <w:t>W</w:t>
      </w:r>
      <w:r w:rsidR="004130D1">
        <w:rPr>
          <w:rFonts w:ascii="Cambria" w:eastAsia="Cambria" w:hAnsi="Cambria" w:cs="Cambria"/>
          <w:i/>
        </w:rPr>
        <w:t>/</w:t>
      </w:r>
      <w:r w:rsidR="004130D1">
        <w:rPr>
          <w:i/>
        </w:rPr>
        <w:t>m</w:t>
      </w:r>
      <w:r w:rsidR="004130D1">
        <w:rPr>
          <w:vertAlign w:val="superscript"/>
        </w:rPr>
        <w:t>2</w:t>
      </w:r>
      <w:r w:rsidR="004130D1">
        <w:t>.</w:t>
      </w:r>
      <w:r w:rsidR="00417564">
        <w:t xml:space="preserve"> </w:t>
      </w:r>
      <w:r w:rsidR="00564095">
        <w:t xml:space="preserve"> </w:t>
      </w:r>
      <w:r w:rsidR="009A21C6">
        <w:t xml:space="preserve">Based on the estimated </w:t>
      </w:r>
      <w:proofErr w:type="gramStart"/>
      <w:r w:rsidR="009A21C6">
        <w:t>70 m</w:t>
      </w:r>
      <w:r w:rsidR="009A21C6">
        <w:rPr>
          <w:vertAlign w:val="superscript"/>
        </w:rPr>
        <w:t>2</w:t>
      </w:r>
      <w:proofErr w:type="gramEnd"/>
      <w:r w:rsidR="009A21C6">
        <w:rPr>
          <w:vertAlign w:val="superscript"/>
        </w:rPr>
        <w:t xml:space="preserve"> </w:t>
      </w:r>
      <w:r w:rsidR="009A21C6">
        <w:t xml:space="preserve">footprint area required for a 40 m long BHE to access the </w:t>
      </w:r>
      <w:r w:rsidR="00564095">
        <w:t>necessary heat load by cooling rocks by 5°C,</w:t>
      </w:r>
      <w:r w:rsidR="00564095" w:rsidRPr="00564095">
        <w:t xml:space="preserve"> </w:t>
      </w:r>
      <w:r w:rsidR="00564095">
        <w:t xml:space="preserve">the geothermal heat flux would contribute up </w:t>
      </w:r>
      <w:commentRangeStart w:id="33"/>
      <w:r w:rsidR="00564095">
        <w:t>to 0</w:t>
      </w:r>
      <w:r w:rsidR="00564095">
        <w:rPr>
          <w:rFonts w:ascii="Cambria" w:eastAsia="Cambria" w:hAnsi="Cambria" w:cs="Cambria"/>
          <w:i/>
        </w:rPr>
        <w:t>.</w:t>
      </w:r>
      <w:r w:rsidR="00564095">
        <w:t xml:space="preserve">068 </w:t>
      </w:r>
      <w:r w:rsidR="00564095">
        <w:rPr>
          <w:rFonts w:ascii="Cambria" w:eastAsia="Cambria" w:hAnsi="Cambria" w:cs="Cambria"/>
        </w:rPr>
        <w:t xml:space="preserve">× </w:t>
      </w:r>
      <w:r w:rsidR="00564095">
        <w:t xml:space="preserve">70 </w:t>
      </w:r>
      <w:r w:rsidR="00564095">
        <w:rPr>
          <w:rFonts w:ascii="Cambria" w:eastAsia="Cambria" w:hAnsi="Cambria" w:cs="Cambria"/>
        </w:rPr>
        <w:t xml:space="preserve">≈ </w:t>
      </w:r>
      <w:r w:rsidR="00564095" w:rsidRPr="0007477C">
        <w:rPr>
          <w:highlight w:val="yellow"/>
        </w:rPr>
        <w:t>5</w:t>
      </w:r>
      <w:r w:rsidR="00564095" w:rsidRPr="0007477C">
        <w:rPr>
          <w:i/>
          <w:highlight w:val="yellow"/>
        </w:rPr>
        <w:t xml:space="preserve">W </w:t>
      </w:r>
      <w:r w:rsidR="00521D30">
        <w:rPr>
          <w:highlight w:val="yellow"/>
        </w:rPr>
        <w:t xml:space="preserve">or </w:t>
      </w:r>
      <m:oMath>
        <m:r>
          <w:rPr>
            <w:rFonts w:ascii="Cambria Math" w:hAnsi="Cambria Math"/>
            <w:highlight w:val="yellow"/>
          </w:rPr>
          <m:t>5 W×86400 s×365 d=1.51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J</m:t>
        </m:r>
      </m:oMath>
      <w:r w:rsidR="00521D30">
        <w:rPr>
          <w:highlight w:val="yellow"/>
        </w:rPr>
        <w:t xml:space="preserve"> t</w:t>
      </w:r>
      <w:r w:rsidR="00564095" w:rsidRPr="0007477C">
        <w:rPr>
          <w:highlight w:val="yellow"/>
        </w:rPr>
        <w:t>o the total heat recharge, re</w:t>
      </w:r>
      <w:r w:rsidR="00564095" w:rsidRPr="009A21C6">
        <w:rPr>
          <w:highlight w:val="yellow"/>
        </w:rPr>
        <w:t xml:space="preserve">presenting 0.5 % of the heat </w:t>
      </w:r>
      <w:commentRangeEnd w:id="33"/>
      <w:r w:rsidR="00DB38AD">
        <w:rPr>
          <w:rStyle w:val="CommentReference"/>
        </w:rPr>
        <w:commentReference w:id="33"/>
      </w:r>
      <w:r w:rsidR="00564095" w:rsidRPr="00052032">
        <w:t>consumed by a single house in the UK</w:t>
      </w:r>
      <w:r w:rsidR="009A21C6" w:rsidRPr="00052032">
        <w:t xml:space="preserve"> in one</w:t>
      </w:r>
      <w:r w:rsidR="009A21C6">
        <w:t xml:space="preserve"> year</w:t>
      </w:r>
      <w:r w:rsidR="0007477C">
        <w:t>.</w:t>
      </w:r>
      <w:r w:rsidR="009A21C6">
        <w:t xml:space="preserve"> </w:t>
      </w:r>
      <w:r w:rsidR="00747343">
        <w:t>Alternatively, if we assume a yearly average geothermal heat flux of about 0.068 W/m</w:t>
      </w:r>
      <w:r w:rsidR="00747343">
        <w:rPr>
          <w:vertAlign w:val="superscript"/>
        </w:rPr>
        <w:t>2</w:t>
      </w:r>
      <w:r w:rsidR="00747343">
        <w:t>, the area required to provide the necessary recharge to the BHE (for G = 1000 W) is in the order of 14300</w:t>
      </w:r>
      <w:r w:rsidR="00806C7B">
        <w:t xml:space="preserve"> </w:t>
      </w:r>
      <w:r w:rsidR="00747343">
        <w:rPr>
          <w:i/>
        </w:rPr>
        <w:t>m</w:t>
      </w:r>
      <w:r w:rsidR="00747343">
        <w:rPr>
          <w:vertAlign w:val="superscript"/>
        </w:rPr>
        <w:t>2</w:t>
      </w:r>
      <w:r w:rsidR="00747343">
        <w:t xml:space="preserve">, or 200 times the surface area required for heat extraction in one year. Given that the average area of a house in the UK is 70-100 </w:t>
      </w:r>
      <w:r w:rsidR="00747343">
        <w:rPr>
          <w:i/>
        </w:rPr>
        <w:t>m</w:t>
      </w:r>
      <w:r w:rsidR="00747343">
        <w:rPr>
          <w:vertAlign w:val="superscript"/>
        </w:rPr>
        <w:t xml:space="preserve">2 </w:t>
      </w:r>
      <w:r w:rsidR="00747343">
        <w:t>(source: LABC Warranty, 2018), such required area is not realistic and vertical heat flux cannot contribute to recharge the subsurface in heat in a sustainable way.</w:t>
      </w:r>
    </w:p>
    <w:p w14:paraId="143901B2" w14:textId="77777777" w:rsidR="00D96976" w:rsidRDefault="008560D4" w:rsidP="00D96976">
      <w:pPr>
        <w:spacing w:afterLines="80" w:after="192" w:line="480" w:lineRule="auto"/>
        <w:ind w:left="371" w:firstLine="0"/>
        <w:jc w:val="left"/>
      </w:pPr>
      <w:r>
        <w:rPr>
          <w:noProof/>
        </w:rPr>
        <w:lastRenderedPageBreak/>
        <w:drawing>
          <wp:inline distT="0" distB="0" distL="0" distR="0" wp14:anchorId="226ABB13" wp14:editId="02918C70">
            <wp:extent cx="5520267" cy="2387425"/>
            <wp:effectExtent l="0" t="0" r="4445"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9231" cy="2391302"/>
                    </a:xfrm>
                    <a:prstGeom prst="rect">
                      <a:avLst/>
                    </a:prstGeom>
                  </pic:spPr>
                </pic:pic>
              </a:graphicData>
            </a:graphic>
          </wp:inline>
        </w:drawing>
      </w:r>
    </w:p>
    <w:p w14:paraId="2E59B016" w14:textId="39FE6E2F" w:rsidR="00341FE9" w:rsidRDefault="00341FE9" w:rsidP="00D96976">
      <w:pPr>
        <w:spacing w:afterLines="80" w:after="192" w:line="480" w:lineRule="auto"/>
        <w:ind w:firstLine="0"/>
      </w:pPr>
      <w:r>
        <w:t xml:space="preserve">Figure 2: Conceptual models for the heat extraction model from vertical BHE. </w:t>
      </w:r>
      <w:r w:rsidR="00C707CE">
        <w:t xml:space="preserve">a) Sketch of the </w:t>
      </w:r>
      <w:r>
        <w:t xml:space="preserve">1D and 3D numerical models developed in this study. </w:t>
      </w:r>
      <w:r w:rsidR="00C707CE">
        <w:t xml:space="preserve">b) Heat balance around the vertical BHE determined from mathematical </w:t>
      </w:r>
      <w:r w:rsidR="00D96976">
        <w:t xml:space="preserve">models. The thermal state of the models is defined by an initial steady-state temperature gradient of 0.031°C/m and an average effective thermal conductivity of </w:t>
      </w:r>
      <m:oMath>
        <m:acc>
          <m:accPr>
            <m:chr m:val="̅"/>
            <m:ctrlPr>
              <w:rPr>
                <w:rFonts w:ascii="Cambria Math" w:hAnsi="Cambria Math"/>
                <w:i/>
              </w:rPr>
            </m:ctrlPr>
          </m:accPr>
          <m:e>
            <m:r>
              <w:rPr>
                <w:rFonts w:ascii="Cambria Math" w:hAnsi="Cambria Math"/>
              </w:rPr>
              <m:t>λ</m:t>
            </m:r>
          </m:e>
        </m:acc>
      </m:oMath>
      <w:r w:rsidR="00D96976">
        <w:t xml:space="preserve">=2.2 </w:t>
      </w:r>
      <w:r w:rsidR="00D96976">
        <w:rPr>
          <w:i/>
        </w:rPr>
        <w:t>W</w:t>
      </w:r>
      <w:r w:rsidR="00D96976">
        <w:rPr>
          <w:rFonts w:ascii="Cambria" w:eastAsia="Cambria" w:hAnsi="Cambria" w:cs="Cambria"/>
          <w:i/>
        </w:rPr>
        <w:t>/</w:t>
      </w:r>
      <w:r w:rsidR="00D96976">
        <w:rPr>
          <w:i/>
        </w:rPr>
        <w:t>m</w:t>
      </w:r>
      <w:r w:rsidR="00D96976">
        <w:rPr>
          <w:vertAlign w:val="superscript"/>
        </w:rPr>
        <w:t>2</w:t>
      </w:r>
      <w:r w:rsidR="00D96976">
        <w:t>.</w:t>
      </w:r>
      <w:r w:rsidR="00C707CE">
        <w:t xml:space="preserve"> T</w:t>
      </w:r>
      <w:r w:rsidR="00C707CE" w:rsidRPr="0052195A">
        <w:t>he</w:t>
      </w:r>
      <w:r w:rsidR="00C707CE">
        <w:t xml:space="preserve"> heat flux </w:t>
      </w:r>
      <w:r w:rsidR="00C707CE" w:rsidRPr="0052195A">
        <w:t>entering the system from belo</w:t>
      </w:r>
      <w:r w:rsidR="00C707CE">
        <w:t>w equals the flux coming out</w:t>
      </w:r>
      <w:r w:rsidR="00C707CE" w:rsidRPr="0052195A">
        <w:t xml:space="preserve"> at the surface</w:t>
      </w:r>
      <w:r w:rsidR="00C707CE">
        <w:t xml:space="preserve"> through purely conductive heat transfers. </w:t>
      </w:r>
    </w:p>
    <w:p w14:paraId="2A538C70" w14:textId="27365DAC" w:rsidR="007564A6" w:rsidRDefault="00FB735E" w:rsidP="00EF2480">
      <w:pPr>
        <w:pStyle w:val="Heading3"/>
        <w:spacing w:afterLines="80" w:after="192" w:line="480" w:lineRule="auto"/>
        <w:ind w:left="713" w:hanging="717"/>
      </w:pPr>
      <w:r>
        <w:t xml:space="preserve">Solar energy </w:t>
      </w:r>
    </w:p>
    <w:p w14:paraId="1BE2BFDA" w14:textId="01BF9528" w:rsidR="00EF7231" w:rsidRDefault="00B23AFC" w:rsidP="00EF7231">
      <w:pPr>
        <w:spacing w:afterLines="80" w:after="192" w:line="480" w:lineRule="auto"/>
        <w:ind w:left="-4" w:firstLine="339"/>
      </w:pPr>
      <w:r>
        <w:t>In the upper 1</w:t>
      </w:r>
      <w:r w:rsidR="0003617F">
        <w:t>0</w:t>
      </w:r>
      <w:r>
        <w:t>-2</w:t>
      </w:r>
      <w:r w:rsidR="0003617F">
        <w:t>5</w:t>
      </w:r>
      <w:r>
        <w:t xml:space="preserve"> m below the surface, the ground temperature </w:t>
      </w:r>
      <w:proofErr w:type="gramStart"/>
      <w:r>
        <w:t>is mainly controlled</w:t>
      </w:r>
      <w:proofErr w:type="gramEnd"/>
      <w:r>
        <w:t xml:space="preserve"> by the yearly variations in</w:t>
      </w:r>
      <w:r w:rsidR="009B3673">
        <w:t xml:space="preserve"> air</w:t>
      </w:r>
      <w:r>
        <w:t xml:space="preserve"> temperature and by the heat flux through the </w:t>
      </w:r>
      <w:r w:rsidR="00A13E64">
        <w:t xml:space="preserve">ground </w:t>
      </w:r>
      <w:r>
        <w:t>surface</w:t>
      </w:r>
      <w:r w:rsidR="00DF4695">
        <w:t xml:space="preserve"> (</w:t>
      </w:r>
      <w:r w:rsidR="00C707CE">
        <w:t>Hein et al., 2016</w:t>
      </w:r>
      <w:r w:rsidR="00DF4695">
        <w:t>)</w:t>
      </w:r>
      <w:r>
        <w:t>.</w:t>
      </w:r>
      <w:r w:rsidR="00DF4695">
        <w:t xml:space="preserve"> The depth of influence mainly depends on the soil conductivity and on the local </w:t>
      </w:r>
      <w:r w:rsidR="004711D7">
        <w:t xml:space="preserve">surface temperature and </w:t>
      </w:r>
      <w:r w:rsidR="00DF4695">
        <w:t>climat</w:t>
      </w:r>
      <w:r w:rsidR="004711D7">
        <w:t xml:space="preserve">ic </w:t>
      </w:r>
      <w:proofErr w:type="gramStart"/>
      <w:r w:rsidR="004711D7">
        <w:t>conditions</w:t>
      </w:r>
      <w:proofErr w:type="gramEnd"/>
      <w:r w:rsidR="00DF4695">
        <w:t xml:space="preserve"> </w:t>
      </w:r>
      <w:del w:id="34" w:author="MCDERMOTT Christopher" w:date="2020-09-30T10:02:00Z">
        <w:r w:rsidR="00DF4695" w:rsidDel="00DB38AD">
          <w:delText>(XXX).</w:delText>
        </w:r>
        <w:r w:rsidDel="00DB38AD">
          <w:delText xml:space="preserve"> </w:delText>
        </w:r>
      </w:del>
      <w:ins w:id="35" w:author="MCDERMOTT Christopher" w:date="2020-09-30T10:02:00Z">
        <w:r w:rsidR="00DB38AD">
          <w:t xml:space="preserve">. </w:t>
        </w:r>
      </w:ins>
      <w:r w:rsidR="009B3673">
        <w:t>The effective ground surface temperature depends on several factors (i.e. air temperature, solar radiations, longwave r</w:t>
      </w:r>
      <w:r w:rsidR="00125BC8">
        <w:t>a</w:t>
      </w:r>
      <w:r w:rsidR="009B3673">
        <w:t xml:space="preserve">diations emitted from the ground, wind velocity, </w:t>
      </w:r>
      <w:proofErr w:type="spellStart"/>
      <w:r w:rsidR="009B3673">
        <w:t>evapo</w:t>
      </w:r>
      <w:proofErr w:type="spellEnd"/>
      <w:r w:rsidR="009B3673">
        <w:t>-transpiration processes) that controls the amount of heat transmitted via conduction or convection between the air and the ground</w:t>
      </w:r>
      <w:r w:rsidR="00125BC8">
        <w:t xml:space="preserve">. </w:t>
      </w:r>
      <w:r w:rsidR="009B3673">
        <w:t xml:space="preserve"> </w:t>
      </w:r>
      <w:r w:rsidR="00A13E64">
        <w:t>Due to the time necessary for a heat pulse at the surface to reach depth, the ground will tend to be warmer than the air in winter and colder than the air in summer</w:t>
      </w:r>
      <w:r w:rsidR="009B3673">
        <w:t xml:space="preserve">, </w:t>
      </w:r>
      <w:proofErr w:type="gramStart"/>
      <w:r w:rsidR="009B3673">
        <w:t>impacting</w:t>
      </w:r>
      <w:proofErr w:type="gramEnd"/>
      <w:r w:rsidR="009B3673">
        <w:t xml:space="preserve"> the direction of the heat fluxes</w:t>
      </w:r>
      <w:r w:rsidR="00125BC8">
        <w:t xml:space="preserve"> down to the depth of influence of these seasonal fluctuations</w:t>
      </w:r>
      <w:r w:rsidR="009B3673">
        <w:t>.</w:t>
      </w:r>
      <w:r w:rsidR="00125BC8">
        <w:t xml:space="preserve"> </w:t>
      </w:r>
      <w:r w:rsidR="00A13E64">
        <w:t xml:space="preserve">Below that depth, the ground temperature </w:t>
      </w:r>
      <w:proofErr w:type="gramStart"/>
      <w:r w:rsidR="00A13E64">
        <w:t xml:space="preserve">is mainly </w:t>
      </w:r>
      <w:r w:rsidR="00A13E64">
        <w:lastRenderedPageBreak/>
        <w:t>controlled</w:t>
      </w:r>
      <w:proofErr w:type="gramEnd"/>
      <w:r w:rsidR="00A13E64">
        <w:t xml:space="preserve"> by the </w:t>
      </w:r>
      <w:r w:rsidR="00C707CE">
        <w:t xml:space="preserve">upward </w:t>
      </w:r>
      <w:r w:rsidR="00A13E64">
        <w:t>geothermal heat flux and tend</w:t>
      </w:r>
      <w:r w:rsidR="00EF7231">
        <w:t>s</w:t>
      </w:r>
      <w:r w:rsidR="00A13E64">
        <w:t xml:space="preserve"> to follow the trend of the local geothermal gradient</w:t>
      </w:r>
      <w:r w:rsidR="00C707CE">
        <w:t xml:space="preserve"> (Hein et al., 2016)</w:t>
      </w:r>
      <w:r w:rsidR="00A13E64">
        <w:t xml:space="preserve">. </w:t>
      </w:r>
    </w:p>
    <w:p w14:paraId="7694802D" w14:textId="70A42A43" w:rsidR="00125BC8" w:rsidRDefault="004711D7" w:rsidP="004711D7">
      <w:pPr>
        <w:spacing w:afterLines="80" w:after="192" w:line="480" w:lineRule="auto"/>
        <w:ind w:left="-4" w:firstLine="339"/>
      </w:pPr>
      <w:r>
        <w:t xml:space="preserve">XXX suggested an interval of relatively constant temperature between 10-25 m and down to ~200 m depth due to a </w:t>
      </w:r>
      <w:commentRangeStart w:id="36"/>
      <w:r>
        <w:t>complex</w:t>
      </w:r>
      <w:commentRangeEnd w:id="36"/>
      <w:r>
        <w:rPr>
          <w:rStyle w:val="CommentReference"/>
        </w:rPr>
        <w:commentReference w:id="36"/>
      </w:r>
      <w:r>
        <w:t xml:space="preserve"> interaction between solar heat comping from the surface and geothermal heat coming from below. In that depth interval, the ground temperature is about 1°C higher than the yearly average surface temperature all year long (XXX), differing from the steady-state linear geothermal gradient displayed in Fig. 2. This is in that interval that BHE </w:t>
      </w:r>
      <w:proofErr w:type="gramStart"/>
      <w:r>
        <w:t>are generally installed</w:t>
      </w:r>
      <w:proofErr w:type="gramEnd"/>
      <w:r>
        <w:t xml:space="preserve">. </w:t>
      </w:r>
      <w:r w:rsidR="00EF7231">
        <w:t>Although v</w:t>
      </w:r>
      <w:r w:rsidR="00426254">
        <w:t xml:space="preserve">ertical BHE are not directly harnessing solar energy </w:t>
      </w:r>
      <w:r w:rsidR="00EF7231">
        <w:t>in the same way a</w:t>
      </w:r>
      <w:r w:rsidR="00426254">
        <w:t xml:space="preserve">s shallow horizontal BHE, that are located in the depth of influence of </w:t>
      </w:r>
      <w:r w:rsidR="00CA2B3D">
        <w:t>the yearly variations in surface temperature (i.e. &lt; 6 m)</w:t>
      </w:r>
      <w:r w:rsidR="00426254">
        <w:t xml:space="preserve">, we </w:t>
      </w:r>
      <w:r w:rsidR="00125BC8">
        <w:t>here</w:t>
      </w:r>
      <w:r w:rsidR="00EF7231">
        <w:t xml:space="preserve"> </w:t>
      </w:r>
      <w:r w:rsidR="00125BC8">
        <w:t xml:space="preserve">study the impact of </w:t>
      </w:r>
      <w:r w:rsidR="00CA2B3D">
        <w:t>the long-term</w:t>
      </w:r>
      <w:r w:rsidR="00D60A97">
        <w:t xml:space="preserve"> downward</w:t>
      </w:r>
      <w:r w:rsidR="00125BC8">
        <w:t xml:space="preserve"> </w:t>
      </w:r>
      <w:r w:rsidR="00D60A97">
        <w:t xml:space="preserve">surface heat flux </w:t>
      </w:r>
      <w:r w:rsidR="00125BC8">
        <w:t>on the</w:t>
      </w:r>
      <w:r w:rsidR="00125BC8" w:rsidRPr="00125BC8">
        <w:t xml:space="preserve"> </w:t>
      </w:r>
      <w:r w:rsidR="00125BC8">
        <w:t>upper part of the geothermal gradient (i.e. down to 200 m</w:t>
      </w:r>
      <w:r>
        <w:t>)</w:t>
      </w:r>
      <w:r w:rsidR="00EF7231">
        <w:t>. This allows us to estimate the</w:t>
      </w:r>
      <w:r w:rsidR="00125BC8">
        <w:t xml:space="preserve"> </w:t>
      </w:r>
      <w:r w:rsidR="00426254">
        <w:t xml:space="preserve">potential </w:t>
      </w:r>
      <w:r w:rsidR="00052032">
        <w:t xml:space="preserve">heat recharge from surface heat flux to </w:t>
      </w:r>
      <w:r w:rsidR="00E86D28">
        <w:t>the BHE.</w:t>
      </w:r>
    </w:p>
    <w:p w14:paraId="3AD775CD" w14:textId="0E6485E4" w:rsidR="003F2EC7" w:rsidRDefault="00D60A97" w:rsidP="0007477C">
      <w:pPr>
        <w:spacing w:afterLines="80" w:after="192" w:line="480" w:lineRule="auto"/>
        <w:ind w:left="-4" w:firstLine="339"/>
      </w:pPr>
      <w:r>
        <w:rPr>
          <w:rStyle w:val="CommentReference"/>
        </w:rPr>
        <w:annotationRef/>
      </w:r>
      <w:commentRangeStart w:id="37"/>
      <w:r>
        <w:t xml:space="preserve">In Edinburgh, the average annual rate of insulation </w:t>
      </w:r>
      <w:r w:rsidR="00EF7231">
        <w:t>(i.e. amount of</w:t>
      </w:r>
      <w:r w:rsidR="00EF7231" w:rsidRPr="00EF7231">
        <w:t xml:space="preserve"> solar radiation</w:t>
      </w:r>
      <w:r w:rsidR="00EF7231">
        <w:t xml:space="preserve"> per square meter) </w:t>
      </w:r>
      <w:r>
        <w:t>is in the order of 94 W/m</w:t>
      </w:r>
      <w:r w:rsidR="003F2EC7">
        <w:t>²</w:t>
      </w:r>
      <w:r>
        <w:t>, with a minimum of 13 W/m</w:t>
      </w:r>
      <w:r w:rsidR="003F2EC7">
        <w:t>²</w:t>
      </w:r>
      <w:r>
        <w:t xml:space="preserve"> in December and 181 W/m</w:t>
      </w:r>
      <w:r w:rsidR="003F2EC7">
        <w:t>²</w:t>
      </w:r>
      <w:r>
        <w:t xml:space="preserve"> in July (Whitlock et al., 20</w:t>
      </w:r>
      <w:r w:rsidR="00C72989">
        <w:t>0</w:t>
      </w:r>
      <w:r>
        <w:t xml:space="preserve">0). </w:t>
      </w:r>
      <w:commentRangeEnd w:id="37"/>
      <w:r w:rsidR="00DB38AD">
        <w:rPr>
          <w:rStyle w:val="CommentReference"/>
        </w:rPr>
        <w:commentReference w:id="37"/>
      </w:r>
      <w:r>
        <w:t>Due to the low diffusivity of soil, the ref</w:t>
      </w:r>
      <w:ins w:id="38" w:author="MCDERMOTT Christopher" w:date="2020-09-30T10:03:00Z">
        <w:r w:rsidR="00DB38AD">
          <w:t xml:space="preserve">lection </w:t>
        </w:r>
      </w:ins>
      <w:del w:id="39" w:author="MCDERMOTT Christopher" w:date="2020-09-30T10:03:00Z">
        <w:r w:rsidDel="00DB38AD">
          <w:delText>ract</w:delText>
        </w:r>
      </w:del>
      <w:del w:id="40" w:author="MCDERMOTT Christopher" w:date="2020-09-30T10:04:00Z">
        <w:r w:rsidDel="00DB38AD">
          <w:delText>ion</w:delText>
        </w:r>
      </w:del>
      <w:r>
        <w:t xml:space="preserve"> of solar radiation and all the processes mentioned above, it </w:t>
      </w:r>
      <w:proofErr w:type="gramStart"/>
      <w:r>
        <w:t>is assumed</w:t>
      </w:r>
      <w:proofErr w:type="gramEnd"/>
      <w:r>
        <w:t xml:space="preserve"> that the net incoming shortwave radiation into the ground only equals 10s of </w:t>
      </w:r>
      <w:r>
        <w:rPr>
          <w:i/>
        </w:rPr>
        <w:t>W</w:t>
      </w:r>
      <w:r>
        <w:rPr>
          <w:rFonts w:ascii="Cambria" w:eastAsia="Cambria" w:hAnsi="Cambria" w:cs="Cambria"/>
          <w:i/>
        </w:rPr>
        <w:t>/</w:t>
      </w:r>
      <w:r>
        <w:rPr>
          <w:i/>
        </w:rPr>
        <w:t>m</w:t>
      </w:r>
      <w:r>
        <w:rPr>
          <w:vertAlign w:val="superscript"/>
        </w:rPr>
        <w:t xml:space="preserve">2 </w:t>
      </w:r>
      <w:r>
        <w:t>(Banks, 2008).</w:t>
      </w:r>
      <w:r w:rsidR="006E3604">
        <w:t xml:space="preserve"> </w:t>
      </w:r>
      <w:r w:rsidR="003F2EC7" w:rsidRPr="008066BB">
        <w:t xml:space="preserve">Although the amount of recharge is cyclical and depends on the relative temperature difference between the ground and the air (i.e. </w:t>
      </w:r>
      <w:proofErr w:type="spellStart"/>
      <w:r w:rsidR="003F2EC7" w:rsidRPr="008066BB">
        <w:t>Larwa</w:t>
      </w:r>
      <w:proofErr w:type="spellEnd"/>
      <w:r w:rsidR="003F2EC7" w:rsidRPr="008066BB">
        <w:t xml:space="preserve">, 2018), </w:t>
      </w:r>
      <w:r w:rsidR="0007477C">
        <w:t xml:space="preserve">we here assume that </w:t>
      </w:r>
      <w:r w:rsidR="003F2EC7" w:rsidRPr="008066BB">
        <w:t xml:space="preserve">over </w:t>
      </w:r>
      <w:commentRangeStart w:id="41"/>
      <w:r w:rsidR="003F2EC7" w:rsidRPr="008066BB">
        <w:t xml:space="preserve">40% of the solar energy absorbed by the Earth, 70% </w:t>
      </w:r>
      <w:proofErr w:type="gramStart"/>
      <w:r w:rsidR="003F2EC7" w:rsidRPr="008066BB">
        <w:t>is ref</w:t>
      </w:r>
      <w:ins w:id="42" w:author="MCDERMOTT Christopher" w:date="2020-09-30T10:04:00Z">
        <w:r w:rsidR="00DB38AD">
          <w:t>lected</w:t>
        </w:r>
      </w:ins>
      <w:proofErr w:type="gramEnd"/>
      <w:del w:id="43" w:author="MCDERMOTT Christopher" w:date="2020-09-30T10:04:00Z">
        <w:r w:rsidR="003F2EC7" w:rsidRPr="008066BB" w:rsidDel="00DB38AD">
          <w:delText>racted</w:delText>
        </w:r>
      </w:del>
      <w:r w:rsidR="003F2EC7" w:rsidRPr="008066BB">
        <w:t xml:space="preserve"> by the surface</w:t>
      </w:r>
      <w:commentRangeEnd w:id="41"/>
      <w:r w:rsidR="00DB38AD">
        <w:rPr>
          <w:rStyle w:val="CommentReference"/>
        </w:rPr>
        <w:commentReference w:id="41"/>
      </w:r>
      <w:r w:rsidR="003F2EC7" w:rsidRPr="008066BB">
        <w:t xml:space="preserve">. Therefore, the average solar recharge to the ground </w:t>
      </w:r>
      <w:proofErr w:type="gramStart"/>
      <w:r w:rsidR="003F2EC7" w:rsidRPr="008066BB">
        <w:t xml:space="preserve">is  </w:t>
      </w:r>
      <w:proofErr w:type="gramEnd"/>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0.3×0.4×94 ≈</m:t>
        </m:r>
        <m:r>
          <w:rPr>
            <w:rFonts w:ascii="Cambria Math" w:hAnsi="Cambria Math"/>
            <w:highlight w:val="yellow"/>
          </w:rPr>
          <m:t>11.5</m:t>
        </m:r>
        <m:r>
          <w:rPr>
            <w:rFonts w:ascii="Cambria Math" w:hAnsi="Cambria Math"/>
          </w:rPr>
          <m:t xml:space="preserve"> W/m²</m:t>
        </m:r>
      </m:oMath>
      <w:r w:rsidR="0007477C" w:rsidRPr="008066BB">
        <w:t xml:space="preserve">, in accordance with the amplitude of conductive heat flux values calculated by </w:t>
      </w:r>
      <w:proofErr w:type="spellStart"/>
      <w:r w:rsidR="0007477C" w:rsidRPr="008066BB">
        <w:t>Larwa</w:t>
      </w:r>
      <w:proofErr w:type="spellEnd"/>
      <w:r w:rsidR="0007477C" w:rsidRPr="008066BB">
        <w:t xml:space="preserve"> (2018). </w:t>
      </w:r>
      <w:r w:rsidR="003F2EC7" w:rsidRPr="008066BB">
        <w:t xml:space="preserve">  Considering a surface area of 70 m², the total energy recharging the ground </w:t>
      </w:r>
      <w:proofErr w:type="gramStart"/>
      <w:r w:rsidR="003F2EC7" w:rsidRPr="008066BB">
        <w:t xml:space="preserve">equals </w:t>
      </w:r>
      <w:proofErr w:type="gramEnd"/>
      <m:oMath>
        <m:r>
          <w:rPr>
            <w:rFonts w:ascii="Cambria Math" w:hAnsi="Cambria Math"/>
          </w:rPr>
          <m:t>11.5×70=805 W</m:t>
        </m:r>
      </m:oMath>
      <w:r w:rsidR="003F2EC7">
        <w:t>.</w:t>
      </w:r>
      <w:r w:rsidR="00B005B9">
        <w:t xml:space="preserve"> However, unlike the geothermal flux, solar flux is not continu</w:t>
      </w:r>
      <w:r w:rsidR="00BF2582">
        <w:t>ous</w:t>
      </w:r>
      <w:r w:rsidR="00B005B9">
        <w:t xml:space="preserve"> </w:t>
      </w:r>
      <w:r w:rsidR="00205D84">
        <w:t xml:space="preserve">over time. </w:t>
      </w:r>
      <w:r w:rsidR="00EA4FEE">
        <w:t xml:space="preserve">Relative to the </w:t>
      </w:r>
      <w:r w:rsidR="003F2EC7">
        <w:t>1380 h</w:t>
      </w:r>
      <w:r w:rsidR="00BC2E33">
        <w:t xml:space="preserve"> </w:t>
      </w:r>
      <w:r w:rsidR="00205D84">
        <w:t xml:space="preserve">of sunshine per year </w:t>
      </w:r>
      <w:r w:rsidR="00EA4FEE">
        <w:t xml:space="preserve">in Edinburgh </w:t>
      </w:r>
      <w:r w:rsidR="00205D84">
        <w:t>(i.e.</w:t>
      </w:r>
      <m:oMath>
        <m:f>
          <m:fPr>
            <m:ctrlPr>
              <w:rPr>
                <w:rFonts w:ascii="Cambria Math" w:hAnsi="Cambria Math"/>
              </w:rPr>
            </m:ctrlPr>
          </m:fPr>
          <m:num>
            <m:r>
              <m:rPr>
                <m:sty m:val="p"/>
              </m:rPr>
              <w:rPr>
                <w:rFonts w:ascii="Cambria Math" w:hAnsi="Cambria Math"/>
              </w:rPr>
              <m:t>1380×3600</m:t>
            </m:r>
          </m:num>
          <m:den>
            <m:r>
              <m:rPr>
                <m:sty m:val="p"/>
              </m:rPr>
              <w:rPr>
                <w:rFonts w:ascii="Cambria Math" w:hAnsi="Cambria Math"/>
              </w:rPr>
              <m:t>366×86400</m:t>
            </m:r>
          </m:den>
        </m:f>
      </m:oMath>
      <w:r w:rsidR="00D96976">
        <w:t xml:space="preserve"> =</w:t>
      </w:r>
      <w:r w:rsidR="00205D84">
        <w:t xml:space="preserve"> 16% of the time), </w:t>
      </w:r>
      <w:r w:rsidR="00EA4FEE">
        <w:t xml:space="preserve">solar flux can be scaled up to </w:t>
      </w:r>
      <w:r w:rsidR="00EA4FEE" w:rsidRPr="00052032">
        <w:rPr>
          <w:highlight w:val="yellow"/>
        </w:rPr>
        <w:t xml:space="preserve">1.84 W/m², representing a heat recharge of </w:t>
      </w:r>
      <w:r w:rsidR="00B005B9" w:rsidRPr="00052032">
        <w:rPr>
          <w:highlight w:val="yellow"/>
        </w:rPr>
        <w:t>~</w:t>
      </w:r>
      <w:r w:rsidR="003F2EC7" w:rsidRPr="00052032">
        <w:rPr>
          <w:highlight w:val="yellow"/>
        </w:rPr>
        <w:t xml:space="preserve"> 4 x 10</w:t>
      </w:r>
      <w:r w:rsidR="003F2EC7" w:rsidRPr="00052032">
        <w:rPr>
          <w:highlight w:val="yellow"/>
          <w:vertAlign w:val="superscript"/>
        </w:rPr>
        <w:t>9</w:t>
      </w:r>
      <w:r w:rsidR="00EA4FEE" w:rsidRPr="00052032">
        <w:rPr>
          <w:highlight w:val="yellow"/>
          <w:vertAlign w:val="superscript"/>
        </w:rPr>
        <w:t xml:space="preserve"> </w:t>
      </w:r>
      <w:r w:rsidR="003F2EC7" w:rsidRPr="00052032">
        <w:rPr>
          <w:highlight w:val="yellow"/>
        </w:rPr>
        <w:t>J</w:t>
      </w:r>
      <w:r w:rsidR="00205D84" w:rsidRPr="00052032">
        <w:rPr>
          <w:highlight w:val="yellow"/>
        </w:rPr>
        <w:t>, t</w:t>
      </w:r>
      <w:r w:rsidR="003F2EC7" w:rsidRPr="00052032">
        <w:rPr>
          <w:highlight w:val="yellow"/>
        </w:rPr>
        <w:t xml:space="preserve">hat is </w:t>
      </w:r>
      <w:commentRangeStart w:id="44"/>
      <w:r w:rsidR="003F2EC7" w:rsidRPr="00052032">
        <w:rPr>
          <w:highlight w:val="yellow"/>
        </w:rPr>
        <w:t>12</w:t>
      </w:r>
      <w:r w:rsidR="00BC2E33" w:rsidRPr="00052032">
        <w:rPr>
          <w:highlight w:val="yellow"/>
        </w:rPr>
        <w:t>.5</w:t>
      </w:r>
      <w:r w:rsidR="003F2EC7" w:rsidRPr="00052032">
        <w:rPr>
          <w:highlight w:val="yellow"/>
        </w:rPr>
        <w:t xml:space="preserve">% </w:t>
      </w:r>
      <w:commentRangeEnd w:id="44"/>
      <w:r w:rsidR="00DB38AD">
        <w:rPr>
          <w:rStyle w:val="CommentReference"/>
        </w:rPr>
        <w:commentReference w:id="44"/>
      </w:r>
      <w:r w:rsidR="003F2EC7" w:rsidRPr="00052032">
        <w:rPr>
          <w:highlight w:val="yellow"/>
        </w:rPr>
        <w:t xml:space="preserve">of the energy </w:t>
      </w:r>
      <w:r w:rsidR="0007477C" w:rsidRPr="00052032">
        <w:rPr>
          <w:highlight w:val="yellow"/>
        </w:rPr>
        <w:t>of consumed</w:t>
      </w:r>
      <w:r w:rsidR="0007477C" w:rsidRPr="00052032">
        <w:t xml:space="preserve"> by a single house in the UK in one</w:t>
      </w:r>
      <w:r w:rsidR="0007477C">
        <w:t xml:space="preserve"> year</w:t>
      </w:r>
      <w:r w:rsidR="003F2EC7" w:rsidRPr="008066BB">
        <w:t>.</w:t>
      </w:r>
    </w:p>
    <w:p w14:paraId="66171249" w14:textId="32A450CA" w:rsidR="004711D7" w:rsidRDefault="004711D7" w:rsidP="004711D7">
      <w:pPr>
        <w:spacing w:afterLines="80" w:after="192" w:line="480" w:lineRule="auto"/>
        <w:ind w:left="-4" w:firstLine="339"/>
      </w:pPr>
      <w:r w:rsidRPr="003F2EC7">
        <w:rPr>
          <w:highlight w:val="yellow"/>
        </w:rPr>
        <w:lastRenderedPageBreak/>
        <w:t xml:space="preserve">Recent studies moreover highlighted the ‘island effect’ in cities (XXX). </w:t>
      </w:r>
      <w:proofErr w:type="gramStart"/>
      <w:r w:rsidRPr="003F2EC7">
        <w:rPr>
          <w:highlight w:val="yellow"/>
        </w:rPr>
        <w:t>This effects XXX… and might provide additional heat from the surface to BHE located in cities.</w:t>
      </w:r>
      <w:proofErr w:type="gramEnd"/>
    </w:p>
    <w:p w14:paraId="64BC22A2" w14:textId="6265602F" w:rsidR="00087C33" w:rsidRDefault="00087C33" w:rsidP="004711D7">
      <w:pPr>
        <w:spacing w:afterLines="80" w:after="192" w:line="480" w:lineRule="auto"/>
        <w:ind w:left="-4" w:firstLine="339"/>
      </w:pPr>
    </w:p>
    <w:p w14:paraId="69315541" w14:textId="4B16685E" w:rsidR="00087C33" w:rsidRDefault="00087C33" w:rsidP="004711D7">
      <w:pPr>
        <w:spacing w:afterLines="80" w:after="192" w:line="480" w:lineRule="auto"/>
        <w:ind w:left="-4" w:firstLine="339"/>
      </w:pPr>
      <w:r>
        <w:t>[…]</w:t>
      </w:r>
    </w:p>
    <w:p w14:paraId="79699006" w14:textId="77777777" w:rsidR="00087C33" w:rsidRDefault="00087C33" w:rsidP="004711D7">
      <w:pPr>
        <w:spacing w:afterLines="80" w:after="192" w:line="480" w:lineRule="auto"/>
        <w:ind w:left="-4" w:firstLine="339"/>
      </w:pPr>
    </w:p>
    <w:p w14:paraId="022C60D5" w14:textId="499EC1A6" w:rsidR="007564A6" w:rsidRDefault="00C305AB" w:rsidP="00EF2480">
      <w:pPr>
        <w:pStyle w:val="Heading3"/>
        <w:spacing w:afterLines="80" w:after="192" w:line="480" w:lineRule="auto"/>
        <w:ind w:left="713" w:hanging="717"/>
      </w:pPr>
      <w:r>
        <w:t>Radial</w:t>
      </w:r>
      <w:r w:rsidR="00747343">
        <w:t xml:space="preserve"> heat</w:t>
      </w:r>
      <w:r w:rsidR="004668A8">
        <w:t xml:space="preserve"> recharge</w:t>
      </w:r>
    </w:p>
    <w:p w14:paraId="17879EB3" w14:textId="57F776A3" w:rsidR="00564095" w:rsidRDefault="0052195A" w:rsidP="009A21C6">
      <w:pPr>
        <w:spacing w:afterLines="80" w:after="192" w:line="480" w:lineRule="auto"/>
        <w:ind w:left="-4" w:firstLine="339"/>
      </w:pPr>
      <w:r>
        <w:t xml:space="preserve">Results from our mathematical model suggests that </w:t>
      </w:r>
      <w:r w:rsidR="00D60A97">
        <w:t xml:space="preserve">geothermal heat flux can provide only </w:t>
      </w:r>
      <w:r w:rsidR="00564095">
        <w:t>0.</w:t>
      </w:r>
      <w:r w:rsidR="00D60A97">
        <w:t>5% of the energy consumed in one year, considering a 70 m² area around the borehole and a steady state situation (Fig. 2).</w:t>
      </w:r>
      <w:r w:rsidR="00D60A97" w:rsidRPr="00D60A97">
        <w:t xml:space="preserve"> </w:t>
      </w:r>
      <w:r w:rsidR="00D60A97">
        <w:t xml:space="preserve">Adding solar heat recharge at a rate of </w:t>
      </w:r>
      <w:r w:rsidR="008066BB">
        <w:t>11</w:t>
      </w:r>
      <w:r w:rsidR="0007477C">
        <w:t>.5</w:t>
      </w:r>
      <w:r w:rsidR="00D60A97">
        <w:t xml:space="preserve"> W/m² would contribute to recharging the system up to </w:t>
      </w:r>
      <w:r w:rsidR="009A21C6">
        <w:t>1</w:t>
      </w:r>
      <w:r w:rsidR="008066BB">
        <w:t>2</w:t>
      </w:r>
      <w:r w:rsidR="00BC2E33">
        <w:t>.5</w:t>
      </w:r>
      <w:r w:rsidR="00D60A97">
        <w:t xml:space="preserve">% of the heat extracted for an individual UK house over a year, while radioactive heat generation is negligible in the sedimentary system considered. This shows that heat balance </w:t>
      </w:r>
      <w:proofErr w:type="gramStart"/>
      <w:r w:rsidR="00D60A97">
        <w:t>cannot be naturally reached</w:t>
      </w:r>
      <w:proofErr w:type="gramEnd"/>
      <w:r w:rsidR="00D60A97">
        <w:t xml:space="preserve"> in the ground considering those geological and climatic conditions, and thus additional heat is to be mined from the rock surrounding the borehole</w:t>
      </w:r>
      <w:r w:rsidR="00564095">
        <w:t xml:space="preserve">, inducing </w:t>
      </w:r>
      <w:r w:rsidR="009A21C6">
        <w:t xml:space="preserve">lateral heat </w:t>
      </w:r>
      <w:r w:rsidR="00564095">
        <w:t>fluxes.</w:t>
      </w:r>
    </w:p>
    <w:p w14:paraId="2FDB4384" w14:textId="77777777" w:rsidR="00E8395B" w:rsidRDefault="00564095" w:rsidP="00EF4319">
      <w:pPr>
        <w:spacing w:afterLines="80" w:after="192" w:line="480" w:lineRule="auto"/>
        <w:ind w:left="-4" w:firstLine="339"/>
      </w:pPr>
      <w:r>
        <w:t xml:space="preserve">To quantify the lateral heat flux, we first assume steady state conditions where </w:t>
      </w:r>
      <w:r w:rsidR="00BC2E33">
        <w:t xml:space="preserve">0.5% of the recharge in heat </w:t>
      </w:r>
      <w:proofErr w:type="gramStart"/>
      <w:r>
        <w:t>is provided</w:t>
      </w:r>
      <w:proofErr w:type="gramEnd"/>
      <w:r>
        <w:t xml:space="preserve"> by geothermal heat flux. </w:t>
      </w:r>
      <w:r w:rsidR="009A21C6">
        <w:t xml:space="preserve">That means that about 995 W </w:t>
      </w:r>
      <w:proofErr w:type="gramStart"/>
      <w:r w:rsidR="009A21C6">
        <w:t>will be mined</w:t>
      </w:r>
      <w:proofErr w:type="gramEnd"/>
      <w:r w:rsidR="009A21C6">
        <w:t xml:space="preserve"> from surrounding rocks. Using h = 40 m and a perimeter of 30 m (2</w:t>
      </w:r>
      <w:r w:rsidR="009A21C6">
        <w:rPr>
          <w:i/>
        </w:rPr>
        <w:t>π</w:t>
      </w:r>
      <w:r w:rsidR="009A21C6">
        <w:t>r with r =</w:t>
      </w:r>
      <w:r>
        <w:t>4.8 m), the lateral heat flux would be in the order of</w:t>
      </w:r>
      <w:r w:rsidR="00B005B9">
        <w:t xml:space="preserve"> </w:t>
      </w:r>
      <m:oMath>
        <m:f>
          <m:fPr>
            <m:ctrlPr>
              <w:rPr>
                <w:rFonts w:ascii="Cambria Math" w:hAnsi="Cambria Math"/>
                <w:i/>
              </w:rPr>
            </m:ctrlPr>
          </m:fPr>
          <m:num>
            <m:r>
              <w:rPr>
                <w:rFonts w:ascii="Cambria Math" w:hAnsi="Cambria Math"/>
              </w:rPr>
              <m:t>995</m:t>
            </m:r>
          </m:num>
          <m:den>
            <m:r>
              <w:rPr>
                <w:rFonts w:ascii="Cambria Math" w:hAnsi="Cambria Math"/>
              </w:rPr>
              <m:t>40×30</m:t>
            </m:r>
          </m:den>
        </m:f>
        <m:r>
          <w:rPr>
            <w:rFonts w:ascii="Cambria Math" w:hAnsi="Cambria Math"/>
            <w:highlight w:val="yellow"/>
          </w:rPr>
          <m:t>=0.83</m:t>
        </m:r>
      </m:oMath>
      <w:commentRangeStart w:id="45"/>
      <w:commentRangeEnd w:id="45"/>
      <w:r w:rsidR="00C41A84">
        <w:rPr>
          <w:rStyle w:val="CommentReference"/>
        </w:rPr>
        <w:commentReference w:id="45"/>
      </w:r>
      <w:r w:rsidRPr="001541CE">
        <w:rPr>
          <w:highlight w:val="yellow"/>
        </w:rPr>
        <w:t xml:space="preserve"> </w:t>
      </w:r>
      <w:r w:rsidRPr="001541CE">
        <w:rPr>
          <w:i/>
          <w:highlight w:val="yellow"/>
        </w:rPr>
        <w:t>W</w:t>
      </w:r>
      <w:r w:rsidRPr="001541CE">
        <w:rPr>
          <w:rFonts w:ascii="Cambria" w:eastAsia="Cambria" w:hAnsi="Cambria" w:cs="Cambria"/>
          <w:i/>
          <w:highlight w:val="yellow"/>
        </w:rPr>
        <w:t>/</w:t>
      </w:r>
      <w:r w:rsidRPr="001541CE">
        <w:rPr>
          <w:i/>
          <w:highlight w:val="yellow"/>
        </w:rPr>
        <w:t>m</w:t>
      </w:r>
      <w:r w:rsidRPr="001541CE">
        <w:rPr>
          <w:highlight w:val="yellow"/>
          <w:vertAlign w:val="superscript"/>
        </w:rPr>
        <w:t>2</w:t>
      </w:r>
      <w:r>
        <w:rPr>
          <w:vertAlign w:val="superscript"/>
        </w:rPr>
        <w:t xml:space="preserve"> </w:t>
      </w:r>
      <w:r>
        <w:t xml:space="preserve">(Fig. 2.4). </w:t>
      </w:r>
      <w:r w:rsidR="00EF4319">
        <w:t xml:space="preserve">This is more than 10 times the estimated </w:t>
      </w:r>
      <w:r w:rsidR="00BF2582">
        <w:t xml:space="preserve">upward geothermal </w:t>
      </w:r>
      <w:r w:rsidR="00EF4319">
        <w:t>heat flux</w:t>
      </w:r>
      <w:r w:rsidR="00BF2582">
        <w:t xml:space="preserve"> (i.e. 0.068 W/m²)</w:t>
      </w:r>
      <w:r w:rsidR="00EF4319">
        <w:t>, suggesting that BHE systems extract heat laterally 10 times faster than vertically</w:t>
      </w:r>
      <w:r w:rsidR="00EA4FEE">
        <w:t>, which may have a major impact on areal footprint of heat extraction</w:t>
      </w:r>
      <w:r w:rsidR="00EF4319">
        <w:t xml:space="preserve">.  </w:t>
      </w:r>
      <w:r>
        <w:t xml:space="preserve">In a case with </w:t>
      </w:r>
      <w:r w:rsidR="00EF4319">
        <w:t>a total solar recharge</w:t>
      </w:r>
      <w:r w:rsidR="00B005B9">
        <w:t>, i.e. 1</w:t>
      </w:r>
      <w:r w:rsidR="00BC2E33">
        <w:t>3</w:t>
      </w:r>
      <w:r w:rsidR="00B005B9">
        <w:t xml:space="preserve">% of the heat extracted is </w:t>
      </w:r>
      <w:proofErr w:type="gramStart"/>
      <w:r w:rsidR="00B005B9">
        <w:t>recharged,</w:t>
      </w:r>
      <w:proofErr w:type="gramEnd"/>
      <w:r w:rsidR="00EF4319">
        <w:t xml:space="preserve"> the </w:t>
      </w:r>
      <w:r>
        <w:t>lateral flux would be reduced to</w:t>
      </w:r>
      <w:r w:rsidR="00B005B9">
        <w:t xml:space="preserve"> </w:t>
      </w:r>
      <m:oMath>
        <m:f>
          <m:fPr>
            <m:ctrlPr>
              <w:rPr>
                <w:rFonts w:ascii="Cambria Math" w:hAnsi="Cambria Math"/>
                <w:i/>
              </w:rPr>
            </m:ctrlPr>
          </m:fPr>
          <m:num>
            <m:d>
              <m:dPr>
                <m:ctrlPr>
                  <w:rPr>
                    <w:rFonts w:ascii="Cambria Math" w:hAnsi="Cambria Math"/>
                    <w:i/>
                  </w:rPr>
                </m:ctrlPr>
              </m:dPr>
              <m:e>
                <m:r>
                  <w:rPr>
                    <w:rFonts w:ascii="Cambria Math" w:hAnsi="Cambria Math"/>
                  </w:rPr>
                  <m:t>0.87 × 1000</m:t>
                </m:r>
              </m:e>
            </m:d>
          </m:num>
          <m:den>
            <m:r>
              <w:rPr>
                <w:rFonts w:ascii="Cambria Math" w:hAnsi="Cambria Math"/>
              </w:rPr>
              <m:t>40×30</m:t>
            </m:r>
          </m:den>
        </m:f>
        <m:r>
          <w:rPr>
            <w:rFonts w:ascii="Cambria Math" w:hAnsi="Cambria Math"/>
            <w:highlight w:val="yellow"/>
          </w:rPr>
          <m:t>= 0.72</m:t>
        </m:r>
      </m:oMath>
      <w:r w:rsidRPr="00BF2582">
        <w:rPr>
          <w:highlight w:val="yellow"/>
        </w:rPr>
        <w:t xml:space="preserve"> </w:t>
      </w:r>
      <w:r w:rsidR="00BF2582" w:rsidRPr="00BF2582">
        <w:rPr>
          <w:highlight w:val="yellow"/>
        </w:rPr>
        <w:t>W/m²</w:t>
      </w:r>
      <w:r w:rsidRPr="00B52E8A">
        <w:rPr>
          <w:highlight w:val="yellow"/>
        </w:rPr>
        <w:t>.</w:t>
      </w:r>
      <w:r w:rsidR="00EF4319">
        <w:t xml:space="preserve"> This is still </w:t>
      </w:r>
      <w:r w:rsidR="00BC2E33">
        <w:t>10</w:t>
      </w:r>
      <w:r w:rsidR="00EF4319">
        <w:t xml:space="preserve">x faster than </w:t>
      </w:r>
      <w:r w:rsidR="00BC2E33">
        <w:t>the geothermal</w:t>
      </w:r>
      <w:r w:rsidR="00EF4319">
        <w:t xml:space="preserve"> recharge</w:t>
      </w:r>
      <w:r w:rsidR="00EA4FEE">
        <w:t xml:space="preserve"> but 2.5 time</w:t>
      </w:r>
      <w:r w:rsidR="00E86D28">
        <w:t>s</w:t>
      </w:r>
      <w:r w:rsidR="00EA4FEE">
        <w:t xml:space="preserve"> lower than solar heat</w:t>
      </w:r>
      <w:r w:rsidR="00EF4319">
        <w:t xml:space="preserve">. </w:t>
      </w:r>
      <w:r w:rsidR="00EA4FEE">
        <w:t xml:space="preserve">Although solar heat </w:t>
      </w:r>
      <w:r w:rsidR="00E8395B">
        <w:t xml:space="preserve">flux </w:t>
      </w:r>
      <w:r w:rsidR="00EA4FEE">
        <w:t xml:space="preserve">is an order of magnitude higher than the geothermal heat flux, </w:t>
      </w:r>
      <w:r w:rsidR="00E8395B">
        <w:t xml:space="preserve">it </w:t>
      </w:r>
      <w:proofErr w:type="gramStart"/>
      <w:r w:rsidR="00E8395B">
        <w:t>is expected</w:t>
      </w:r>
      <w:proofErr w:type="gramEnd"/>
      <w:r w:rsidR="00E8395B">
        <w:t xml:space="preserve"> to decrease exponentially with depth due to 1) </w:t>
      </w:r>
      <w:r w:rsidR="00E8395B">
        <w:lastRenderedPageBreak/>
        <w:t>an increase in temperature and 2) a dissipation of the effects of solar radiation and atmospheric condition with depth depending on the diffusivity of the soil (</w:t>
      </w:r>
      <w:proofErr w:type="spellStart"/>
      <w:r w:rsidR="00E8395B">
        <w:t>Ozgener</w:t>
      </w:r>
      <w:proofErr w:type="spellEnd"/>
      <w:r w:rsidR="00E8395B">
        <w:t xml:space="preserve"> et al., 2013). Therefore, </w:t>
      </w:r>
      <w:r w:rsidR="00E86D28">
        <w:t>th</w:t>
      </w:r>
      <w:r w:rsidR="00E8395B">
        <w:t>e estimated solar</w:t>
      </w:r>
      <w:r w:rsidR="00052032">
        <w:t xml:space="preserve"> recharge might be constrained to shallow depth and overestimate the heat recharge to the </w:t>
      </w:r>
      <w:r w:rsidR="00E8395B">
        <w:t>borehole. Additionally,</w:t>
      </w:r>
      <w:r w:rsidR="00EF4319">
        <w:t xml:space="preserve"> energy losses</w:t>
      </w:r>
      <w:r w:rsidR="00E8395B">
        <w:t xml:space="preserve"> might</w:t>
      </w:r>
      <w:r w:rsidR="00EF4319">
        <w:t xml:space="preserve"> also occur at the surface in situations where the ground gets warmer than the surface</w:t>
      </w:r>
      <w:r w:rsidR="00E8395B">
        <w:t xml:space="preserve">. </w:t>
      </w:r>
    </w:p>
    <w:p w14:paraId="00054BE9" w14:textId="37B10166" w:rsidR="007564A6" w:rsidRDefault="00E8395B" w:rsidP="00EF4319">
      <w:pPr>
        <w:spacing w:afterLines="80" w:after="192" w:line="480" w:lineRule="auto"/>
        <w:ind w:left="-4" w:firstLine="339"/>
        <w:sectPr w:rsidR="007564A6" w:rsidSect="00EF2480">
          <w:headerReference w:type="even" r:id="rId13"/>
          <w:headerReference w:type="default" r:id="rId14"/>
          <w:footerReference w:type="even" r:id="rId15"/>
          <w:footerReference w:type="default" r:id="rId16"/>
          <w:headerReference w:type="first" r:id="rId17"/>
          <w:footerReference w:type="first" r:id="rId18"/>
          <w:pgSz w:w="12240" w:h="15840"/>
          <w:pgMar w:top="1256" w:right="1224" w:bottom="1145" w:left="1213" w:header="529" w:footer="579" w:gutter="0"/>
          <w:lnNumType w:countBy="1" w:restart="continuous"/>
          <w:cols w:space="720"/>
          <w:docGrid w:linePitch="299"/>
        </w:sectPr>
      </w:pPr>
      <w:r>
        <w:t xml:space="preserve">We therefore perform numerical simulations to </w:t>
      </w:r>
      <w:r w:rsidR="00305020">
        <w:t>better assess the contribution from vertical and lateral heat recharge in the sub-surface using 1D and 3D models.</w:t>
      </w:r>
    </w:p>
    <w:p w14:paraId="663DDDA5" w14:textId="3E55DE79" w:rsidR="007564A6" w:rsidRDefault="00747343" w:rsidP="00EF2480">
      <w:pPr>
        <w:pStyle w:val="Heading1"/>
        <w:numPr>
          <w:ilvl w:val="0"/>
          <w:numId w:val="3"/>
        </w:numPr>
        <w:spacing w:afterLines="80" w:after="192" w:line="480" w:lineRule="auto"/>
      </w:pPr>
      <w:r>
        <w:lastRenderedPageBreak/>
        <w:t>Numerical model</w:t>
      </w:r>
    </w:p>
    <w:p w14:paraId="40C63F2B" w14:textId="0E56CEB2" w:rsidR="003D0071" w:rsidRDefault="00747343" w:rsidP="00EF2480">
      <w:pPr>
        <w:spacing w:afterLines="80" w:after="192" w:line="480" w:lineRule="auto"/>
        <w:ind w:left="-4" w:firstLine="339"/>
      </w:pPr>
      <w:r>
        <w:t xml:space="preserve">We use the </w:t>
      </w:r>
      <w:commentRangeStart w:id="46"/>
      <w:proofErr w:type="spellStart"/>
      <w:r>
        <w:t>OpenGeosys</w:t>
      </w:r>
      <w:commentRangeEnd w:id="46"/>
      <w:proofErr w:type="spellEnd"/>
      <w:r w:rsidR="00253C69">
        <w:rPr>
          <w:rStyle w:val="CommentReference"/>
        </w:rPr>
        <w:commentReference w:id="46"/>
      </w:r>
      <w:r>
        <w:t xml:space="preserve"> finite element modelling software (i.e. Kolditz et al., 2012; Chen et al., 2019</w:t>
      </w:r>
      <w:r w:rsidR="001662B9">
        <w:t>)</w:t>
      </w:r>
      <w:r>
        <w:t xml:space="preserve"> to simulate temperature change and calculate the heat fluxes induced in the subsurface</w:t>
      </w:r>
      <w:r w:rsidR="003D0071">
        <w:t xml:space="preserve"> due to heat extraction. </w:t>
      </w:r>
      <w:r w:rsidR="003D0071">
        <w:rPr>
          <w:rStyle w:val="CommentReference"/>
        </w:rPr>
        <w:annotationRef/>
      </w:r>
      <w:r w:rsidR="003D0071">
        <w:t xml:space="preserve">The relative contribution of solar and geothermal recharge </w:t>
      </w:r>
      <w:proofErr w:type="gramStart"/>
      <w:r w:rsidR="003D0071">
        <w:t>is first described</w:t>
      </w:r>
      <w:proofErr w:type="gramEnd"/>
      <w:r w:rsidR="003D0071">
        <w:t xml:space="preserve"> using </w:t>
      </w:r>
      <w:r w:rsidR="00ED6DF2">
        <w:t xml:space="preserve">a </w:t>
      </w:r>
      <w:r w:rsidR="003D0071">
        <w:t>1D model</w:t>
      </w:r>
      <w:r w:rsidR="00183BB2">
        <w:t xml:space="preserve">, and </w:t>
      </w:r>
      <w:r w:rsidR="003D0071">
        <w:t>lateral heat flux</w:t>
      </w:r>
      <w:r w:rsidR="00183BB2">
        <w:t>es are</w:t>
      </w:r>
      <w:r w:rsidR="003D0071">
        <w:t xml:space="preserve"> then quantified </w:t>
      </w:r>
      <w:r w:rsidR="00183BB2">
        <w:t>using 3</w:t>
      </w:r>
      <w:r w:rsidR="003D0071">
        <w:t xml:space="preserve">D diffusion models. </w:t>
      </w:r>
      <w:r>
        <w:t xml:space="preserve">Results </w:t>
      </w:r>
      <w:proofErr w:type="gramStart"/>
      <w:r>
        <w:t>are used</w:t>
      </w:r>
      <w:proofErr w:type="gramEnd"/>
      <w:r>
        <w:t xml:space="preserve"> to validate the </w:t>
      </w:r>
      <w:r w:rsidR="003D0071">
        <w:t>mathematical models ag</w:t>
      </w:r>
      <w:r>
        <w:t>ainst the volume of accessible rock. We finally use our analysis to quantify the footprint area affected by heat extraction</w:t>
      </w:r>
      <w:r w:rsidR="003D0071">
        <w:t xml:space="preserve"> and assess the optimal production scenarios </w:t>
      </w:r>
      <w:r w:rsidR="00ED6DF2">
        <w:t>leading to the minimum thermal</w:t>
      </w:r>
      <w:r w:rsidR="00435D5A">
        <w:t xml:space="preserve"> impact on the ground</w:t>
      </w:r>
      <w:r>
        <w:t>.</w:t>
      </w:r>
    </w:p>
    <w:p w14:paraId="6AE3DFBE" w14:textId="48477F39" w:rsidR="003D0071" w:rsidRDefault="003D0071" w:rsidP="00EF2480">
      <w:pPr>
        <w:pStyle w:val="Heading2"/>
        <w:numPr>
          <w:ilvl w:val="1"/>
          <w:numId w:val="3"/>
        </w:numPr>
        <w:spacing w:afterLines="80" w:after="192" w:line="480" w:lineRule="auto"/>
      </w:pPr>
      <w:r>
        <w:t>One-Dimensional Model</w:t>
      </w:r>
    </w:p>
    <w:p w14:paraId="58D490EF" w14:textId="629D6583" w:rsidR="003D0071" w:rsidRDefault="00183BB2" w:rsidP="00EF2480">
      <w:pPr>
        <w:spacing w:afterLines="80" w:after="192" w:line="480" w:lineRule="auto"/>
        <w:ind w:left="-4" w:firstLine="339"/>
      </w:pPr>
      <w:r>
        <w:t>We first model t</w:t>
      </w:r>
      <w:r w:rsidR="00747343">
        <w:t>he Borehole Heat Exchanger (BHE)</w:t>
      </w:r>
      <w:r>
        <w:t xml:space="preserve"> </w:t>
      </w:r>
      <w:r w:rsidR="00747343">
        <w:t xml:space="preserve">as a vertical </w:t>
      </w:r>
      <w:r w:rsidR="00D15306">
        <w:t xml:space="preserve">finite </w:t>
      </w:r>
      <w:r w:rsidR="00747343">
        <w:t xml:space="preserve">line source embedded within a 1D </w:t>
      </w:r>
      <w:r w:rsidR="00D15306">
        <w:t xml:space="preserve">semi-infinite </w:t>
      </w:r>
      <w:r w:rsidR="00747343">
        <w:t>model composed of 10 000 elements, 0.1 m in length. T</w:t>
      </w:r>
      <w:r>
        <w:t>o keep the problem simple, t</w:t>
      </w:r>
      <w:r w:rsidR="00747343">
        <w:t xml:space="preserve">he profile </w:t>
      </w:r>
      <w:proofErr w:type="gramStart"/>
      <w:r w:rsidR="00747343">
        <w:t>is treated</w:t>
      </w:r>
      <w:proofErr w:type="gramEnd"/>
      <w:r w:rsidR="00747343">
        <w:t xml:space="preserve"> as a homogeneous porous medium with a specific heat capacity of 950 J/</w:t>
      </w:r>
      <w:proofErr w:type="spellStart"/>
      <w:r w:rsidR="00747343">
        <w:t>Kg</w:t>
      </w:r>
      <w:r w:rsidR="003D0071">
        <w:t>°C</w:t>
      </w:r>
      <w:proofErr w:type="spellEnd"/>
      <w:r w:rsidR="00747343">
        <w:t xml:space="preserve">, a density of 2500 </w:t>
      </w:r>
      <w:r w:rsidR="00747343">
        <w:rPr>
          <w:i/>
        </w:rPr>
        <w:t>kg</w:t>
      </w:r>
      <w:r w:rsidR="00747343">
        <w:rPr>
          <w:rFonts w:ascii="Cambria" w:eastAsia="Cambria" w:hAnsi="Cambria" w:cs="Cambria"/>
          <w:i/>
        </w:rPr>
        <w:t>/</w:t>
      </w:r>
      <w:r w:rsidR="00747343">
        <w:rPr>
          <w:i/>
        </w:rPr>
        <w:t>m</w:t>
      </w:r>
      <w:r w:rsidR="00747343">
        <w:rPr>
          <w:vertAlign w:val="superscript"/>
        </w:rPr>
        <w:t xml:space="preserve">3 </w:t>
      </w:r>
      <w:r w:rsidR="00747343">
        <w:t xml:space="preserve">and a thermal expansion coefficient of 1 </w:t>
      </w:r>
      <w:r w:rsidR="00747343">
        <w:rPr>
          <w:rFonts w:ascii="Cambria" w:eastAsia="Cambria" w:hAnsi="Cambria" w:cs="Cambria"/>
        </w:rPr>
        <w:t xml:space="preserve">× </w:t>
      </w:r>
      <w:r w:rsidR="00747343">
        <w:t>10</w:t>
      </w:r>
      <w:r w:rsidR="00747343">
        <w:rPr>
          <w:rFonts w:ascii="Cambria" w:eastAsia="Cambria" w:hAnsi="Cambria" w:cs="Cambria"/>
          <w:vertAlign w:val="superscript"/>
        </w:rPr>
        <w:t>−</w:t>
      </w:r>
      <w:r w:rsidR="00747343">
        <w:rPr>
          <w:vertAlign w:val="superscript"/>
        </w:rPr>
        <w:t xml:space="preserve">5 </w:t>
      </w:r>
      <w:r w:rsidR="00747343">
        <w:rPr>
          <w:rFonts w:ascii="Cambria" w:eastAsia="Cambria" w:hAnsi="Cambria" w:cs="Cambria"/>
          <w:vertAlign w:val="superscript"/>
        </w:rPr>
        <w:t>◦</w:t>
      </w:r>
      <w:r w:rsidR="00747343">
        <w:rPr>
          <w:i/>
        </w:rPr>
        <w:t>C</w:t>
      </w:r>
      <w:r w:rsidR="00747343">
        <w:rPr>
          <w:rFonts w:ascii="Cambria" w:eastAsia="Cambria" w:hAnsi="Cambria" w:cs="Cambria"/>
          <w:vertAlign w:val="superscript"/>
        </w:rPr>
        <w:t>−</w:t>
      </w:r>
      <w:r w:rsidR="00747343">
        <w:rPr>
          <w:vertAlign w:val="superscript"/>
        </w:rPr>
        <w:t>1</w:t>
      </w:r>
      <w:r w:rsidR="00747343">
        <w:t xml:space="preserve">. </w:t>
      </w:r>
      <w:proofErr w:type="gramStart"/>
      <w:r w:rsidR="00747343">
        <w:t xml:space="preserve">The initial steady-state temperature distribution along the model </w:t>
      </w:r>
      <w:r>
        <w:t>follows a gradient of 0.03</w:t>
      </w:r>
      <w:r w:rsidR="00564095">
        <w:t>1</w:t>
      </w:r>
      <w:r>
        <w:t xml:space="preserve">°C/km, with a </w:t>
      </w:r>
      <w:r w:rsidR="00747343">
        <w:t xml:space="preserve">surface temperature of </w:t>
      </w:r>
      <w:r w:rsidR="00747343">
        <w:rPr>
          <w:i/>
        </w:rPr>
        <w:t>T</w:t>
      </w:r>
      <w:r w:rsidR="00747343">
        <w:rPr>
          <w:vertAlign w:val="subscript"/>
        </w:rPr>
        <w:t xml:space="preserve">0 </w:t>
      </w:r>
      <w:r w:rsidR="00747343">
        <w:t xml:space="preserve">= 9 </w:t>
      </w:r>
      <w:r w:rsidR="00747343">
        <w:rPr>
          <w:rFonts w:ascii="Cambria" w:eastAsia="Cambria" w:hAnsi="Cambria" w:cs="Cambria"/>
          <w:vertAlign w:val="superscript"/>
        </w:rPr>
        <w:t>◦</w:t>
      </w:r>
      <w:r w:rsidR="00747343">
        <w:t xml:space="preserve">C corresponding to the average yearly air temperature in the Glasgow area in Scotland, and a bottom temperature </w:t>
      </w:r>
      <w:proofErr w:type="spellStart"/>
      <w:r w:rsidR="00747343">
        <w:rPr>
          <w:i/>
        </w:rPr>
        <w:t>T</w:t>
      </w:r>
      <w:r w:rsidR="00747343">
        <w:rPr>
          <w:i/>
          <w:vertAlign w:val="subscript"/>
        </w:rPr>
        <w:t>z</w:t>
      </w:r>
      <w:proofErr w:type="spellEnd"/>
      <w:r w:rsidR="00747343">
        <w:rPr>
          <w:i/>
          <w:vertAlign w:val="subscript"/>
        </w:rPr>
        <w:t xml:space="preserve"> </w:t>
      </w:r>
      <w:r w:rsidR="00747343">
        <w:t xml:space="preserve">= 40 </w:t>
      </w:r>
      <w:r w:rsidR="00747343">
        <w:rPr>
          <w:rFonts w:ascii="Cambria" w:eastAsia="Cambria" w:hAnsi="Cambria" w:cs="Cambria"/>
          <w:vertAlign w:val="superscript"/>
        </w:rPr>
        <w:t>◦</w:t>
      </w:r>
      <w:r w:rsidR="00747343">
        <w:t>C at z = 1000 m.</w:t>
      </w:r>
      <w:r>
        <w:t xml:space="preserve"> Heat transfer in the ground </w:t>
      </w:r>
      <w:r w:rsidR="00747343" w:rsidRPr="003D0071">
        <w:t xml:space="preserve">is assumed to </w:t>
      </w:r>
      <w:r w:rsidR="00ED6DF2">
        <w:t>occur only</w:t>
      </w:r>
      <w:r>
        <w:t xml:space="preserve"> </w:t>
      </w:r>
      <w:r w:rsidR="00747343" w:rsidRPr="003D0071">
        <w:t>by conduction</w:t>
      </w:r>
      <w:r>
        <w:t>,</w:t>
      </w:r>
      <w:r w:rsidR="00ED6DF2">
        <w:t xml:space="preserve"> with </w:t>
      </w:r>
      <w:r>
        <w:t>an</w:t>
      </w:r>
      <w:r w:rsidR="00747343" w:rsidRPr="003D0071">
        <w:t xml:space="preserve"> effective thermal conductivity</w:t>
      </w:r>
      <w:r w:rsidR="00435D5A">
        <w:t xml:space="preserve"> of 2.2 W/°</w:t>
      </w:r>
      <w:proofErr w:type="spellStart"/>
      <w:r w:rsidR="00435D5A">
        <w:t>C.m</w:t>
      </w:r>
      <w:proofErr w:type="spellEnd"/>
      <w:r w:rsidR="00747343" w:rsidRPr="003D0071">
        <w:t xml:space="preserve"> </w:t>
      </w:r>
      <w:r>
        <w:t>corresponding to t</w:t>
      </w:r>
      <w:r w:rsidR="00747343" w:rsidRPr="003D0071">
        <w:t>he</w:t>
      </w:r>
      <w:r w:rsidR="00435D5A">
        <w:t xml:space="preserve"> average conductivity of a typical column of dry rock in the Midlothian Coalfield</w:t>
      </w:r>
      <w:r w:rsidR="00564095">
        <w:t xml:space="preserve"> (Appendix XXX)</w:t>
      </w:r>
      <w:r w:rsidR="00435D5A">
        <w:t>.</w:t>
      </w:r>
      <w:proofErr w:type="gramEnd"/>
      <w:r w:rsidR="004D73DF">
        <w:t xml:space="preserve"> A preliminary analysis of the contribution of radiogenic heat generation on the geothermal profile indicated that </w:t>
      </w:r>
      <w:r w:rsidR="004D73DF" w:rsidRPr="004D73DF">
        <w:t>for an average RHP production of 1.217 µW/m3, the total temperature increase is only 0.0004°C after 30 years</w:t>
      </w:r>
      <w:r w:rsidR="004D73DF">
        <w:t>. Due to this low contribution, we neglect RHP in the followings.</w:t>
      </w:r>
    </w:p>
    <w:p w14:paraId="7778973B" w14:textId="768451C5" w:rsidR="007564A6" w:rsidRDefault="004668A8" w:rsidP="00EF2480">
      <w:pPr>
        <w:pStyle w:val="Heading2"/>
        <w:numPr>
          <w:ilvl w:val="1"/>
          <w:numId w:val="3"/>
        </w:numPr>
        <w:spacing w:afterLines="80" w:after="192" w:line="480" w:lineRule="auto"/>
      </w:pPr>
      <w:r>
        <w:lastRenderedPageBreak/>
        <w:t>Axial</w:t>
      </w:r>
      <w:r w:rsidR="00234AA0">
        <w:t xml:space="preserve"> effects</w:t>
      </w:r>
    </w:p>
    <w:p w14:paraId="01B8FA82" w14:textId="1028E14D" w:rsidR="00234AA0" w:rsidRDefault="00234AA0" w:rsidP="00EF2480">
      <w:pPr>
        <w:spacing w:afterLines="80" w:after="192" w:line="480" w:lineRule="auto"/>
        <w:ind w:firstLine="360"/>
      </w:pPr>
      <w:r>
        <w:t xml:space="preserve">Many studies involving the numerical modelling of heat transfer around vertical BHE have assumed isothermal boundary conditions, where the surface temperature represents the yearly average air temperature (i.e. Zhao </w:t>
      </w:r>
      <w:r w:rsidRPr="00234AA0">
        <w:rPr>
          <w:i/>
          <w:iCs/>
        </w:rPr>
        <w:t>et al.,</w:t>
      </w:r>
      <w:r>
        <w:t xml:space="preserve"> 2020). Several authors however underlined the importance of setting heat flux (i.e. Neumann) boundaries rather than a constant temperature (i.e. Dirichlet boundary) at the surface (</w:t>
      </w:r>
      <w:proofErr w:type="spellStart"/>
      <w:r>
        <w:t>Saadi</w:t>
      </w:r>
      <w:proofErr w:type="spellEnd"/>
      <w:r>
        <w:t xml:space="preserve"> and </w:t>
      </w:r>
      <w:proofErr w:type="spellStart"/>
      <w:r>
        <w:t>Gomri</w:t>
      </w:r>
      <w:proofErr w:type="spellEnd"/>
      <w:r>
        <w:t>, 2017). Erol et al. (2015) explained that during production, the temperature distribution around BHE is not equal to the undisturbed ground temperature from the surface to the bottom, and axial effects (i.e. vertical heat transfers) become important at both ends of the borehole. Setting a Neumann boundary condition would therefore enable temperature decline at the surface due to heat extraction from the ground, and therefore avoid overestimating available recharge.</w:t>
      </w:r>
    </w:p>
    <w:p w14:paraId="6421122E" w14:textId="076DEBF2" w:rsidR="000B7819" w:rsidRDefault="00234AA0" w:rsidP="000B7819">
      <w:pPr>
        <w:spacing w:afterLines="80" w:after="192" w:line="480" w:lineRule="auto"/>
        <w:ind w:firstLine="360"/>
      </w:pPr>
      <w:proofErr w:type="gramStart"/>
      <w:r>
        <w:t>To realistically assess</w:t>
      </w:r>
      <w:proofErr w:type="gramEnd"/>
      <w:r>
        <w:t xml:space="preserve"> the heat recharge through the ground surface, Singh and Sharma</w:t>
      </w:r>
      <w:r w:rsidR="00990ADE">
        <w:t xml:space="preserve"> (</w:t>
      </w:r>
      <w:r>
        <w:t>2017</w:t>
      </w:r>
      <w:r w:rsidR="00990ADE">
        <w:t>)</w:t>
      </w:r>
      <w:r>
        <w:t xml:space="preserve"> expressed heat conduction through the surface boundary as a general convective heat transfer boundary condition. An effective</w:t>
      </w:r>
      <w:r w:rsidR="0081274C">
        <w:t xml:space="preserve"> surface</w:t>
      </w:r>
      <w:r>
        <w:t xml:space="preserve"> temperature accounting for both convective and conductive heat transfers between the ground surface and the air </w:t>
      </w:r>
      <w:proofErr w:type="gramStart"/>
      <w:r>
        <w:t>was calculated from the ambient air temperature, the solar radiation and the wind speed, and used to derive the time-variant first type boundary condition on a</w:t>
      </w:r>
      <w:r w:rsidR="00ED6DF2">
        <w:t>n</w:t>
      </w:r>
      <w:r>
        <w:t xml:space="preserve"> hourly basis</w:t>
      </w:r>
      <w:proofErr w:type="gramEnd"/>
      <w:r>
        <w:t xml:space="preserve">. </w:t>
      </w:r>
      <w:r w:rsidR="0081274C">
        <w:t xml:space="preserve">We here suggest </w:t>
      </w:r>
      <w:proofErr w:type="gramStart"/>
      <w:r w:rsidR="0081274C">
        <w:t xml:space="preserve">to </w:t>
      </w:r>
      <w:r w:rsidR="000B7819">
        <w:t>quantify</w:t>
      </w:r>
      <w:proofErr w:type="gramEnd"/>
      <w:r w:rsidR="000B7819">
        <w:t xml:space="preserve"> the heat flux at the surface by finding the amplitude of the variations that reproduced the soil temperatures measured in Scotland under the ground characteristics defined by the 1D model described above</w:t>
      </w:r>
      <w:r w:rsidR="00632E49">
        <w:t xml:space="preserve"> without calculating the complex energy balance between the air and the ground surface</w:t>
      </w:r>
      <w:r w:rsidR="000B7819">
        <w:t xml:space="preserve">. Using Eq. 3.1, we calculate a series of curves representing the daily heat flux values for different signal </w:t>
      </w:r>
      <w:proofErr w:type="gramStart"/>
      <w:r w:rsidR="000B7819">
        <w:t>amplitudes</w:t>
      </w:r>
      <w:r w:rsidR="00F65558">
        <w:t>,</w:t>
      </w:r>
      <w:r w:rsidR="000B7819">
        <w:t xml:space="preserve"> that</w:t>
      </w:r>
      <w:proofErr w:type="gramEnd"/>
      <w:r w:rsidR="000B7819">
        <w:t xml:space="preserve"> are used </w:t>
      </w:r>
      <w:r w:rsidR="00632E49">
        <w:t>as</w:t>
      </w:r>
      <w:r w:rsidR="00F65558">
        <w:t xml:space="preserve"> source terms for</w:t>
      </w:r>
      <w:r w:rsidR="000B7819">
        <w:t xml:space="preserve"> the Neumann surface boundary condition of the 1D heat model. </w:t>
      </w:r>
    </w:p>
    <w:p w14:paraId="41D29AF2" w14:textId="7827B7E8" w:rsidR="00123D80" w:rsidRDefault="00123D80" w:rsidP="00EF2480">
      <w:pPr>
        <w:tabs>
          <w:tab w:val="center" w:pos="4896"/>
          <w:tab w:val="right" w:pos="9792"/>
        </w:tabs>
        <w:spacing w:afterLines="80" w:after="192" w:line="240" w:lineRule="auto"/>
        <w:ind w:firstLine="0"/>
        <w:jc w:val="left"/>
      </w:pPr>
      <w:r>
        <w:tab/>
      </w:r>
      <m:oMath>
        <m:r>
          <w:rPr>
            <w:rFonts w:ascii="Cambria Math" w:hAnsi="Cambria Math"/>
          </w:rPr>
          <m:t>Q= -A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∆T</m:t>
                    </m:r>
                  </m:num>
                  <m:den>
                    <m:r>
                      <w:rPr>
                        <w:rFonts w:ascii="Cambria Math" w:hAnsi="Cambria Math"/>
                      </w:rPr>
                      <m:t>t</m:t>
                    </m:r>
                  </m:den>
                </m:f>
              </m:e>
            </m:d>
          </m:e>
        </m:func>
        <m:r>
          <w:rPr>
            <w:rFonts w:ascii="Cambria Math" w:hAnsi="Cambria Math"/>
          </w:rPr>
          <m:t>-q</m:t>
        </m:r>
      </m:oMath>
      <w:r>
        <w:rPr>
          <w:i/>
        </w:rPr>
        <w:tab/>
      </w:r>
      <w:r>
        <w:t>(3.1)</w:t>
      </w:r>
    </w:p>
    <w:p w14:paraId="478F15E6" w14:textId="6BD49877" w:rsidR="00123D80" w:rsidRDefault="00123D80" w:rsidP="00E8395B">
      <w:pPr>
        <w:spacing w:afterLines="80" w:after="192" w:line="240" w:lineRule="auto"/>
        <w:ind w:right="550"/>
      </w:pPr>
    </w:p>
    <w:p w14:paraId="05714A41" w14:textId="3BD410D8" w:rsidR="005622EE" w:rsidRDefault="00123D80" w:rsidP="00DF4695">
      <w:pPr>
        <w:spacing w:afterLines="80" w:after="192" w:line="480" w:lineRule="auto"/>
        <w:ind w:left="10" w:hanging="10"/>
      </w:pPr>
      <w:proofErr w:type="gramStart"/>
      <w:r>
        <w:t>where</w:t>
      </w:r>
      <w:proofErr w:type="gramEnd"/>
      <w:r>
        <w:t xml:space="preserve"> Q is the average daily heat flux, t the period of fluctuation (366 days), ∆</w:t>
      </w:r>
      <w:r>
        <w:rPr>
          <w:i/>
        </w:rPr>
        <w:t>t</w:t>
      </w:r>
      <w:r w:rsidR="00DF4695">
        <w:rPr>
          <w:i/>
        </w:rPr>
        <w:t xml:space="preserve"> </w:t>
      </w:r>
      <w:r>
        <w:t xml:space="preserve">the time increment (86400 sec, i.e. one day) and A the amplitude of the variations. The parameter q corresponds to the geothermal heat flux </w:t>
      </w:r>
      <w:r>
        <w:lastRenderedPageBreak/>
        <w:t xml:space="preserve">of 0.068 W/m² used as </w:t>
      </w:r>
      <w:r w:rsidR="00183BB2">
        <w:t xml:space="preserve">bottom </w:t>
      </w:r>
      <w:r>
        <w:t xml:space="preserve">boundary condition to the model, and </w:t>
      </w:r>
      <w:proofErr w:type="gramStart"/>
      <w:r>
        <w:t>is added</w:t>
      </w:r>
      <w:proofErr w:type="gramEnd"/>
      <w:r>
        <w:t xml:space="preserve"> to ensure that the yearly average energy balance is maintained</w:t>
      </w:r>
      <w:r w:rsidR="00437C70">
        <w:t xml:space="preserve"> over the long term</w:t>
      </w:r>
      <w:r>
        <w:t xml:space="preserve">. </w:t>
      </w:r>
      <w:r w:rsidR="0019080D">
        <w:t>For each scenario</w:t>
      </w:r>
      <w:r w:rsidR="005622EE">
        <w:t xml:space="preserve"> (i.e. values of A)</w:t>
      </w:r>
      <w:r w:rsidR="0019080D">
        <w:t>, we simulate the change in temperature in the model for a period of 50 years.</w:t>
      </w:r>
    </w:p>
    <w:p w14:paraId="5B826A3A" w14:textId="682631ED" w:rsidR="00F65558" w:rsidRDefault="00F65558" w:rsidP="00F65558">
      <w:pPr>
        <w:spacing w:afterLines="80" w:after="192" w:line="480" w:lineRule="auto"/>
        <w:ind w:left="-4" w:firstLine="364"/>
      </w:pPr>
      <w:r>
        <w:t xml:space="preserve">By comparing the measured soil temperatures with the surface temperatures obtained from the different modelling scenarios </w:t>
      </w:r>
      <w:r w:rsidR="0081274C">
        <w:t>(Fig. 3.)</w:t>
      </w:r>
      <w:r>
        <w:t xml:space="preserve">, we show that the yearly temperature change in Scotland can be best simulated for a heat flux input of amplitude A = </w:t>
      </w:r>
      <w:r w:rsidRPr="008A2576">
        <w:rPr>
          <w:highlight w:val="yellow"/>
        </w:rPr>
        <w:t xml:space="preserve">8.4 </w:t>
      </w:r>
      <w:r w:rsidRPr="008A2576">
        <w:rPr>
          <w:i/>
          <w:highlight w:val="yellow"/>
        </w:rPr>
        <w:t>W</w:t>
      </w:r>
      <w:r w:rsidRPr="008A2576">
        <w:rPr>
          <w:rFonts w:ascii="Cambria" w:eastAsia="Cambria" w:hAnsi="Cambria" w:cs="Cambria"/>
          <w:i/>
          <w:highlight w:val="yellow"/>
        </w:rPr>
        <w:t>/</w:t>
      </w:r>
      <w:r w:rsidRPr="008A2576">
        <w:rPr>
          <w:i/>
          <w:highlight w:val="yellow"/>
        </w:rPr>
        <w:t>m</w:t>
      </w:r>
      <w:r>
        <w:rPr>
          <w:i/>
        </w:rPr>
        <w:t>²</w:t>
      </w:r>
      <w:r>
        <w:t>, c</w:t>
      </w:r>
      <w:r w:rsidR="000B7819">
        <w:t>onsidering an average thermal conductivity of 2.2 W/°</w:t>
      </w:r>
      <w:proofErr w:type="spellStart"/>
      <w:r w:rsidR="000B7819">
        <w:t>C.m</w:t>
      </w:r>
      <w:proofErr w:type="spellEnd"/>
      <w:r w:rsidR="000B7819">
        <w:t xml:space="preserve"> and a gradient of 0.031 °C/m</w:t>
      </w:r>
      <w:r>
        <w:t>.</w:t>
      </w:r>
      <w:r w:rsidR="0081274C">
        <w:t xml:space="preserve"> </w:t>
      </w:r>
    </w:p>
    <w:p w14:paraId="358D844A" w14:textId="47C89564" w:rsidR="008C0300" w:rsidRDefault="005B37DC" w:rsidP="00F65558">
      <w:pPr>
        <w:spacing w:afterLines="80" w:after="192" w:line="480" w:lineRule="auto"/>
        <w:ind w:left="-4" w:firstLine="364"/>
        <w:rPr>
          <w:noProof/>
        </w:rPr>
      </w:pPr>
      <w:r>
        <w:rPr>
          <w:noProof/>
        </w:rPr>
        <w:drawing>
          <wp:inline distT="0" distB="0" distL="0" distR="0" wp14:anchorId="7517FBA9" wp14:editId="2772D374">
            <wp:extent cx="6217920" cy="5177790"/>
            <wp:effectExtent l="0" t="0" r="0" b="381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7920" cy="5177790"/>
                    </a:xfrm>
                    <a:prstGeom prst="rect">
                      <a:avLst/>
                    </a:prstGeom>
                  </pic:spPr>
                </pic:pic>
              </a:graphicData>
            </a:graphic>
          </wp:inline>
        </w:drawing>
      </w:r>
    </w:p>
    <w:p w14:paraId="6A6B906B" w14:textId="3BCA06E5" w:rsidR="00F65558" w:rsidRDefault="00B23828" w:rsidP="00564095">
      <w:pPr>
        <w:spacing w:afterLines="80" w:after="192" w:line="480" w:lineRule="auto"/>
        <w:ind w:left="-4" w:firstLine="339"/>
      </w:pPr>
      <w:r>
        <w:lastRenderedPageBreak/>
        <w:t>Figure 3: a) Input surface heat flux for the time-varying surface boundary conditions (black line) and output surface temperature time series (z = 0 m) for A = 8</w:t>
      </w:r>
      <w:r w:rsidR="00695001">
        <w:t>.4</w:t>
      </w:r>
      <w:r w:rsidR="000F0EBC">
        <w:t xml:space="preserve"> </w:t>
      </w:r>
      <w:r>
        <w:rPr>
          <w:i/>
        </w:rPr>
        <w:t>W</w:t>
      </w:r>
      <w:r>
        <w:rPr>
          <w:rFonts w:ascii="Cambria" w:eastAsia="Cambria" w:hAnsi="Cambria" w:cs="Cambria"/>
          <w:i/>
        </w:rPr>
        <w:t>/</w:t>
      </w:r>
      <w:r>
        <w:rPr>
          <w:i/>
        </w:rPr>
        <w:t>m</w:t>
      </w:r>
      <w:r>
        <w:rPr>
          <w:vertAlign w:val="superscript"/>
        </w:rPr>
        <w:t>2</w:t>
      </w:r>
      <w:r>
        <w:t xml:space="preserve">. </w:t>
      </w:r>
      <w:r w:rsidR="00CA2B3D">
        <w:t xml:space="preserve">b) </w:t>
      </w:r>
      <w:proofErr w:type="gramStart"/>
      <w:r w:rsidR="00CA2B3D">
        <w:t>comparison</w:t>
      </w:r>
      <w:proofErr w:type="gramEnd"/>
      <w:r w:rsidR="00CA2B3D">
        <w:t xml:space="preserve"> between surface heat flux and surface temperature. The temperature change </w:t>
      </w:r>
      <w:proofErr w:type="gramStart"/>
      <w:r w:rsidR="00CA2B3D">
        <w:t>is delayed</w:t>
      </w:r>
      <w:proofErr w:type="gramEnd"/>
      <w:r w:rsidR="00CA2B3D">
        <w:t xml:space="preserve"> compared to the heat pulse imposed at the surface. c</w:t>
      </w:r>
      <w:r>
        <w:t xml:space="preserve">) Comparison </w:t>
      </w:r>
      <w:r w:rsidR="00F65558">
        <w:t>between the</w:t>
      </w:r>
      <w:r>
        <w:t xml:space="preserve"> data</w:t>
      </w:r>
      <w:r w:rsidR="00711397">
        <w:t xml:space="preserve"> and </w:t>
      </w:r>
      <w:proofErr w:type="gramStart"/>
      <w:r w:rsidR="00711397">
        <w:t>model output</w:t>
      </w:r>
      <w:r>
        <w:t xml:space="preserve"> surface temperature</w:t>
      </w:r>
      <w:proofErr w:type="gramEnd"/>
      <w:r>
        <w:t xml:space="preserve">. </w:t>
      </w:r>
      <w:r w:rsidR="00F65558">
        <w:t>The da</w:t>
      </w:r>
      <w:r w:rsidR="000F5351">
        <w:t>ta us</w:t>
      </w:r>
      <w:r w:rsidR="00F65558">
        <w:t>ed</w:t>
      </w:r>
      <w:r w:rsidR="000F5351">
        <w:t xml:space="preserve"> correspond to daily soil temperature measured at 30 cm depth at the Paisley station, Glasgow area, in 2000 and downloaded from the UK Meteorological Office website.</w:t>
      </w:r>
      <w:r w:rsidR="00711397">
        <w:t xml:space="preserve"> Results show a better match for the summer data compared to the low winter temperatures</w:t>
      </w:r>
      <w:r w:rsidR="00E8395B">
        <w:t xml:space="preserve"> </w:t>
      </w:r>
      <w:r w:rsidR="005B37DC">
        <w:t xml:space="preserve">– as shift that </w:t>
      </w:r>
      <w:r w:rsidR="00E8395B">
        <w:t>can explained by the effects of the geothermal gradient</w:t>
      </w:r>
      <w:r w:rsidR="00711397">
        <w:t>.</w:t>
      </w:r>
      <w:r w:rsidR="00E8395B">
        <w:t xml:space="preserve"> </w:t>
      </w:r>
      <w:r w:rsidR="00711397">
        <w:t xml:space="preserve"> </w:t>
      </w:r>
    </w:p>
    <w:p w14:paraId="0F9BBE55" w14:textId="2332F725" w:rsidR="007229D7" w:rsidRDefault="00F65558" w:rsidP="00305020">
      <w:pPr>
        <w:spacing w:afterLines="80" w:after="192" w:line="480" w:lineRule="auto"/>
        <w:ind w:left="-4" w:firstLine="339"/>
      </w:pPr>
      <w:r>
        <w:t xml:space="preserve">Results </w:t>
      </w:r>
      <w:r w:rsidR="007229D7">
        <w:t>of a</w:t>
      </w:r>
      <w:r w:rsidR="00201759">
        <w:t xml:space="preserve"> 100</w:t>
      </w:r>
      <w:r w:rsidR="007229D7">
        <w:t xml:space="preserve">-year simulation period with no heat extraction </w:t>
      </w:r>
      <w:r w:rsidR="00201759">
        <w:t>moreover</w:t>
      </w:r>
      <w:r w:rsidR="007229D7">
        <w:t xml:space="preserve"> indicate</w:t>
      </w:r>
      <w:r w:rsidR="00201759">
        <w:t>s</w:t>
      </w:r>
      <w:r>
        <w:t xml:space="preserve"> that the fluctuating </w:t>
      </w:r>
      <w:r w:rsidR="00201759">
        <w:t xml:space="preserve">surface </w:t>
      </w:r>
      <w:r>
        <w:t>heat f</w:t>
      </w:r>
      <w:r w:rsidR="00564095">
        <w:t xml:space="preserve">lux </w:t>
      </w:r>
      <w:r>
        <w:t>tends to disturb the</w:t>
      </w:r>
      <w:r w:rsidR="00201759">
        <w:t xml:space="preserve"> upper part of the</w:t>
      </w:r>
      <w:r>
        <w:t xml:space="preserve"> temperature </w:t>
      </w:r>
      <w:r w:rsidR="00305020">
        <w:t>gradient</w:t>
      </w:r>
      <w:r w:rsidR="00201759">
        <w:t xml:space="preserve"> below the depth of influence of the seasonal variations.</w:t>
      </w:r>
      <w:r w:rsidR="00305020">
        <w:t xml:space="preserve"> </w:t>
      </w:r>
      <w:r>
        <w:t>A</w:t>
      </w:r>
      <w:r w:rsidR="00201759">
        <w:t xml:space="preserve">fter about 80 years, a new fluctuating steady-state temperature profile is reached, showing a </w:t>
      </w:r>
      <w:r w:rsidR="00564095">
        <w:t xml:space="preserve">shift </w:t>
      </w:r>
      <w:r w:rsidR="00305020">
        <w:t>of the</w:t>
      </w:r>
      <w:r w:rsidR="00201759">
        <w:t xml:space="preserve"> initial linear temperature</w:t>
      </w:r>
      <w:r w:rsidR="00305020">
        <w:t xml:space="preserve"> gradient </w:t>
      </w:r>
      <w:r w:rsidR="00564095">
        <w:t>toward higher temperature</w:t>
      </w:r>
      <w:r>
        <w:t>s</w:t>
      </w:r>
      <w:r w:rsidR="00564095">
        <w:t xml:space="preserve"> </w:t>
      </w:r>
      <w:r w:rsidR="007229D7">
        <w:t xml:space="preserve">down to </w:t>
      </w:r>
      <w:r w:rsidR="007229D7" w:rsidRPr="00ED6DF2">
        <w:rPr>
          <w:highlight w:val="yellow"/>
        </w:rPr>
        <w:t>150 m depth</w:t>
      </w:r>
      <w:r w:rsidR="00201759">
        <w:t xml:space="preserve"> </w:t>
      </w:r>
      <w:r w:rsidR="006D4B29">
        <w:t xml:space="preserve">(see </w:t>
      </w:r>
      <w:r w:rsidR="00201759">
        <w:t xml:space="preserve">difference between dashed and solid black line in </w:t>
      </w:r>
      <w:r w:rsidR="006D4B29">
        <w:t>Fig. 4.c)</w:t>
      </w:r>
      <w:r w:rsidR="00201759">
        <w:t xml:space="preserve">. </w:t>
      </w:r>
      <w:r>
        <w:t>There</w:t>
      </w:r>
      <w:r w:rsidR="00222B91">
        <w:t>,</w:t>
      </w:r>
      <w:r>
        <w:t xml:space="preserve"> the </w:t>
      </w:r>
      <w:r w:rsidR="00201759">
        <w:t xml:space="preserve">yearly </w:t>
      </w:r>
      <w:r>
        <w:t>average</w:t>
      </w:r>
      <w:r w:rsidR="0003617F">
        <w:t xml:space="preserve"> surface</w:t>
      </w:r>
      <w:r>
        <w:t xml:space="preserve"> temperature</w:t>
      </w:r>
      <w:r w:rsidR="00201759">
        <w:t xml:space="preserve"> equals the average air temperature measured at Paisley (~9.4°C) </w:t>
      </w:r>
      <w:r>
        <w:t xml:space="preserve">and </w:t>
      </w:r>
      <w:r w:rsidR="007229D7">
        <w:t>reaches</w:t>
      </w:r>
      <w:r>
        <w:t xml:space="preserve"> </w:t>
      </w:r>
      <w:r w:rsidR="007229D7">
        <w:t>10</w:t>
      </w:r>
      <w:r>
        <w:t>°C</w:t>
      </w:r>
      <w:r w:rsidR="007229D7">
        <w:t xml:space="preserve"> </w:t>
      </w:r>
      <w:r>
        <w:t xml:space="preserve">at </w:t>
      </w:r>
      <w:commentRangeStart w:id="47"/>
      <w:commentRangeStart w:id="48"/>
      <w:r w:rsidR="007229D7">
        <w:t>2</w:t>
      </w:r>
      <w:r w:rsidR="001E02E3">
        <w:t>5</w:t>
      </w:r>
      <w:commentRangeEnd w:id="47"/>
      <w:r w:rsidR="007229D7">
        <w:rPr>
          <w:rStyle w:val="CommentReference"/>
        </w:rPr>
        <w:commentReference w:id="47"/>
      </w:r>
      <w:commentRangeEnd w:id="48"/>
      <w:r w:rsidR="00314AAD">
        <w:rPr>
          <w:rStyle w:val="CommentReference"/>
        </w:rPr>
        <w:commentReference w:id="48"/>
      </w:r>
      <w:r w:rsidR="001E02E3">
        <w:t xml:space="preserve"> </w:t>
      </w:r>
      <w:r>
        <w:t>m depth</w:t>
      </w:r>
      <w:r w:rsidR="00201759">
        <w:t xml:space="preserve">, in accordance with </w:t>
      </w:r>
      <w:r>
        <w:t xml:space="preserve">XXX. </w:t>
      </w:r>
    </w:p>
    <w:p w14:paraId="1484119F" w14:textId="5DD5F9DE" w:rsidR="008A2576" w:rsidRDefault="00747343" w:rsidP="00EF2480">
      <w:pPr>
        <w:spacing w:afterLines="80" w:after="192" w:line="480" w:lineRule="auto"/>
        <w:ind w:left="-4" w:firstLine="339"/>
      </w:pPr>
      <w:r>
        <w:t xml:space="preserve">We </w:t>
      </w:r>
      <w:r w:rsidR="000F5351">
        <w:t xml:space="preserve">then </w:t>
      </w:r>
      <w:r>
        <w:t xml:space="preserve">simulate heat extraction along the </w:t>
      </w:r>
      <w:r w:rsidR="00D15306">
        <w:t xml:space="preserve">50-m long </w:t>
      </w:r>
      <w:r>
        <w:t>BHE situated between 40 and 90 m depth in the 1000</w:t>
      </w:r>
      <w:r w:rsidR="000F5351">
        <w:t>-</w:t>
      </w:r>
      <w:r>
        <w:t xml:space="preserve">m long 1D semi-infinite </w:t>
      </w:r>
      <w:r w:rsidR="00D15306">
        <w:t>medium</w:t>
      </w:r>
      <w:r>
        <w:t xml:space="preserve">. </w:t>
      </w:r>
      <w:r w:rsidR="000F5351">
        <w:t xml:space="preserve">Different scenarios aiming at quantifying the relative contribution of solar and geothermal heat flux on the recharge potential </w:t>
      </w:r>
      <w:proofErr w:type="gramStart"/>
      <w:r w:rsidR="000F5351">
        <w:t>are simulated</w:t>
      </w:r>
      <w:proofErr w:type="gramEnd"/>
      <w:r w:rsidR="008A2576">
        <w:t xml:space="preserve">, using </w:t>
      </w:r>
      <w:r w:rsidR="000F5351">
        <w:t xml:space="preserve">1) constant boundary conditions, 2) constant surface and bottom heat flux boundaries of </w:t>
      </w:r>
      <w:r w:rsidR="000F5351">
        <w:rPr>
          <w:rFonts w:ascii="Cambria" w:eastAsia="Cambria" w:hAnsi="Cambria" w:cs="Cambria"/>
        </w:rPr>
        <w:t>−</w:t>
      </w:r>
      <w:r w:rsidR="000F5351">
        <w:t>0</w:t>
      </w:r>
      <w:r w:rsidR="000F5351">
        <w:rPr>
          <w:rFonts w:ascii="Cambria" w:eastAsia="Cambria" w:hAnsi="Cambria" w:cs="Cambria"/>
          <w:i/>
        </w:rPr>
        <w:t>.</w:t>
      </w:r>
      <w:r w:rsidR="000F5351">
        <w:t>068</w:t>
      </w:r>
      <w:r w:rsidR="000F5351">
        <w:rPr>
          <w:i/>
        </w:rPr>
        <w:t>W</w:t>
      </w:r>
      <w:r w:rsidR="000F5351">
        <w:rPr>
          <w:rFonts w:ascii="Cambria" w:eastAsia="Cambria" w:hAnsi="Cambria" w:cs="Cambria"/>
          <w:i/>
        </w:rPr>
        <w:t>/</w:t>
      </w:r>
      <w:r w:rsidR="000F5351">
        <w:rPr>
          <w:i/>
        </w:rPr>
        <w:t>m</w:t>
      </w:r>
      <w:r w:rsidR="000F5351">
        <w:rPr>
          <w:vertAlign w:val="superscript"/>
        </w:rPr>
        <w:t xml:space="preserve">2 </w:t>
      </w:r>
      <w:r w:rsidR="000F5351">
        <w:t>and 0</w:t>
      </w:r>
      <w:r w:rsidR="000F5351">
        <w:rPr>
          <w:rFonts w:ascii="Cambria" w:eastAsia="Cambria" w:hAnsi="Cambria" w:cs="Cambria"/>
          <w:i/>
        </w:rPr>
        <w:t>.</w:t>
      </w:r>
      <w:r w:rsidR="000F5351">
        <w:t>068</w:t>
      </w:r>
      <w:r w:rsidR="000F5351">
        <w:rPr>
          <w:i/>
        </w:rPr>
        <w:t>W</w:t>
      </w:r>
      <w:r w:rsidR="000F5351">
        <w:rPr>
          <w:rFonts w:ascii="Cambria" w:eastAsia="Cambria" w:hAnsi="Cambria" w:cs="Cambria"/>
          <w:i/>
        </w:rPr>
        <w:t>/</w:t>
      </w:r>
      <w:r w:rsidR="000F5351">
        <w:rPr>
          <w:i/>
        </w:rPr>
        <w:t>m</w:t>
      </w:r>
      <w:r w:rsidR="000F5351">
        <w:rPr>
          <w:vertAlign w:val="superscript"/>
        </w:rPr>
        <w:t>2</w:t>
      </w:r>
      <w:r w:rsidR="000F5351">
        <w:t xml:space="preserve">, and 3) </w:t>
      </w:r>
      <w:r w:rsidR="00ED6DF2">
        <w:t xml:space="preserve">constant bottom heat flux of 0.068 W/m² and the </w:t>
      </w:r>
      <w:r w:rsidR="000F5351">
        <w:t>fluctuating surface heat flux boundary</w:t>
      </w:r>
      <w:r w:rsidR="00ED6DF2">
        <w:t xml:space="preserve"> described above</w:t>
      </w:r>
      <w:r w:rsidR="000F5351">
        <w:t xml:space="preserve">. After verifying that the steady state gradient used as initial condition remains stable when using Neumann boundary conditions in a case without heat extraction, temperature change due to heat extraction </w:t>
      </w:r>
      <w:proofErr w:type="gramStart"/>
      <w:r w:rsidR="000F5351">
        <w:t>is simulated</w:t>
      </w:r>
      <w:proofErr w:type="gramEnd"/>
      <w:r w:rsidR="000F5351">
        <w:t xml:space="preserve"> for periods of 1 and 30 years, using line source areas of 70 </w:t>
      </w:r>
      <w:r w:rsidR="000F5351">
        <w:rPr>
          <w:i/>
        </w:rPr>
        <w:t>m</w:t>
      </w:r>
      <w:r w:rsidR="000F5351">
        <w:rPr>
          <w:vertAlign w:val="superscript"/>
        </w:rPr>
        <w:t xml:space="preserve">2 </w:t>
      </w:r>
      <w:r w:rsidR="000F5351">
        <w:t xml:space="preserve">and 2200 </w:t>
      </w:r>
      <w:r w:rsidR="000F5351">
        <w:rPr>
          <w:i/>
        </w:rPr>
        <w:t>m</w:t>
      </w:r>
      <w:r w:rsidR="000F5351">
        <w:rPr>
          <w:vertAlign w:val="superscript"/>
        </w:rPr>
        <w:t>2</w:t>
      </w:r>
      <w:r w:rsidR="000F5351">
        <w:t xml:space="preserve">, respectively. For each scenario, a constant source term of -1000 W, equally distributed along the 40 m long BHE section of the 1D profile </w:t>
      </w:r>
      <w:proofErr w:type="gramStart"/>
      <w:r w:rsidR="000F5351">
        <w:t>is added</w:t>
      </w:r>
      <w:proofErr w:type="gramEnd"/>
      <w:r w:rsidR="000F5351">
        <w:t xml:space="preserve">. </w:t>
      </w:r>
    </w:p>
    <w:p w14:paraId="61EECD1C" w14:textId="2C184C0F" w:rsidR="00A35798" w:rsidRDefault="000F5351" w:rsidP="00EF2480">
      <w:pPr>
        <w:spacing w:afterLines="80" w:after="192" w:line="480" w:lineRule="auto"/>
        <w:ind w:left="-4" w:firstLine="339"/>
      </w:pPr>
      <w:r>
        <w:lastRenderedPageBreak/>
        <w:t xml:space="preserve">In addition, </w:t>
      </w:r>
      <w:r w:rsidR="00747343">
        <w:t>we simulate heat extraction within a 40</w:t>
      </w:r>
      <w:r w:rsidR="00D15306">
        <w:t>-</w:t>
      </w:r>
      <w:r w:rsidR="00747343">
        <w:t>m long line source model</w:t>
      </w:r>
      <w:r w:rsidR="00A35798">
        <w:t xml:space="preserve">. This model corresponds to </w:t>
      </w:r>
      <w:r w:rsidR="00D15306">
        <w:t>the</w:t>
      </w:r>
      <w:r w:rsidR="00A35798">
        <w:t xml:space="preserve"> </w:t>
      </w:r>
      <w:r w:rsidR="00747343">
        <w:t>finite section of the</w:t>
      </w:r>
      <w:r>
        <w:t xml:space="preserve"> 1000-m long </w:t>
      </w:r>
      <w:r w:rsidR="00747343">
        <w:t>BHE</w:t>
      </w:r>
      <w:r>
        <w:t xml:space="preserve"> model</w:t>
      </w:r>
      <w:r w:rsidR="00A35798">
        <w:t xml:space="preserve"> situated </w:t>
      </w:r>
      <w:r>
        <w:t>between 50 and 90m depth</w:t>
      </w:r>
      <w:r w:rsidR="00A35798">
        <w:t>, where the temperature is initially at XXX and XXX °C, respectively</w:t>
      </w:r>
      <w:r w:rsidR="00747343">
        <w:t xml:space="preserve">. </w:t>
      </w:r>
      <w:commentRangeStart w:id="49"/>
      <w:r w:rsidR="00747343">
        <w:t xml:space="preserve">This </w:t>
      </w:r>
      <w:proofErr w:type="gramStart"/>
      <w:r w:rsidR="00747343">
        <w:t>is done</w:t>
      </w:r>
      <w:proofErr w:type="gramEnd"/>
      <w:r w:rsidR="00747343">
        <w:t xml:space="preserve"> to validate the analytical solutions described in the previous section, using purely diffusive heat transfer</w:t>
      </w:r>
      <w:r w:rsidR="00A35798">
        <w:t xml:space="preserve">, and </w:t>
      </w:r>
      <w:r w:rsidR="00ED6DF2">
        <w:t>to assess</w:t>
      </w:r>
      <w:r w:rsidR="00A35798">
        <w:t xml:space="preserve"> the effect of axial heat fluxes when a layer of rock is situated below/above the BHE</w:t>
      </w:r>
      <w:r w:rsidR="00747343">
        <w:t xml:space="preserve">. </w:t>
      </w:r>
      <w:commentRangeEnd w:id="49"/>
      <w:r w:rsidR="00314AAD">
        <w:rPr>
          <w:rStyle w:val="CommentReference"/>
        </w:rPr>
        <w:commentReference w:id="49"/>
      </w:r>
    </w:p>
    <w:p w14:paraId="2E57F03A" w14:textId="3BA53CE5" w:rsidR="00201759" w:rsidRPr="00201759" w:rsidRDefault="00B75254" w:rsidP="00201759">
      <w:pPr>
        <w:pStyle w:val="Heading2"/>
        <w:numPr>
          <w:ilvl w:val="1"/>
          <w:numId w:val="3"/>
        </w:numPr>
        <w:spacing w:afterLines="80" w:after="192" w:line="480" w:lineRule="auto"/>
      </w:pPr>
      <w:r>
        <w:t>3D model and l</w:t>
      </w:r>
      <w:r w:rsidR="00747343">
        <w:t>ateral heat flux</w:t>
      </w:r>
    </w:p>
    <w:p w14:paraId="517FF6AA" w14:textId="7698FB3F" w:rsidR="007A44C5" w:rsidRDefault="00747343" w:rsidP="002C3693">
      <w:pPr>
        <w:spacing w:afterLines="80" w:after="192" w:line="480" w:lineRule="auto"/>
        <w:ind w:left="-4" w:firstLine="339"/>
      </w:pPr>
      <w:r>
        <w:t xml:space="preserve">Line </w:t>
      </w:r>
      <w:r w:rsidR="003F6CCA">
        <w:t xml:space="preserve">source </w:t>
      </w:r>
      <w:r>
        <w:t xml:space="preserve">models </w:t>
      </w:r>
      <w:proofErr w:type="gramStart"/>
      <w:r>
        <w:t>can be used</w:t>
      </w:r>
      <w:proofErr w:type="gramEnd"/>
      <w:r>
        <w:t xml:space="preserve"> to study </w:t>
      </w:r>
      <w:r w:rsidR="003F1BC7">
        <w:t xml:space="preserve">in an efficient way </w:t>
      </w:r>
      <w:r>
        <w:t xml:space="preserve">steady state </w:t>
      </w:r>
      <w:r w:rsidR="00352507">
        <w:t xml:space="preserve">conditions </w:t>
      </w:r>
      <w:r w:rsidR="00364436">
        <w:t xml:space="preserve">(i.e. the overall temperature change in the system) </w:t>
      </w:r>
      <w:r w:rsidR="00352507">
        <w:t>and one-dimensional (1D) heat transfers</w:t>
      </w:r>
      <w:r w:rsidR="00364436">
        <w:t xml:space="preserve"> (i.e. v</w:t>
      </w:r>
      <w:r w:rsidR="003F1BC7">
        <w:t xml:space="preserve">ertical </w:t>
      </w:r>
      <w:r w:rsidR="00364436">
        <w:t xml:space="preserve">or axial </w:t>
      </w:r>
      <w:r w:rsidR="003F1BC7">
        <w:t>heat fluxes</w:t>
      </w:r>
      <w:r w:rsidR="00364436">
        <w:t xml:space="preserve">). </w:t>
      </w:r>
      <w:r w:rsidR="007A44C5">
        <w:t xml:space="preserve">However, 1D models only give a few insights on the temperature distribution around the borehole, which is assumed to vary uniformly, and for each </w:t>
      </w:r>
      <w:proofErr w:type="gramStart"/>
      <w:r w:rsidR="007A44C5">
        <w:t>element</w:t>
      </w:r>
      <w:proofErr w:type="gramEnd"/>
      <w:r w:rsidR="007A44C5">
        <w:t xml:space="preserve"> the temperature change will be highly dependent on the model area.</w:t>
      </w:r>
      <w:r w:rsidR="007A44C5" w:rsidRPr="007A44C5">
        <w:t xml:space="preserve"> </w:t>
      </w:r>
      <w:r w:rsidR="007A44C5">
        <w:t>To study lateral heat fluxes induced by the heat extraction from the 40 m long BHE and the extent of the effect of heat extraction, we therefore set up a three-dimensional model whose properties and thermal state are equivalent to the 1D model previously described.</w:t>
      </w:r>
    </w:p>
    <w:p w14:paraId="52FEF267" w14:textId="1651C0CB" w:rsidR="007564A6" w:rsidRDefault="00A35798" w:rsidP="00EF2480">
      <w:pPr>
        <w:spacing w:afterLines="80" w:after="192" w:line="480" w:lineRule="auto"/>
        <w:ind w:left="-4" w:firstLine="339"/>
      </w:pPr>
      <w:r>
        <w:t>Th</w:t>
      </w:r>
      <w:r w:rsidR="001145EA">
        <w:t xml:space="preserve">e 3D models consist of a </w:t>
      </w:r>
      <w:r>
        <w:t xml:space="preserve">300 m large, 300 m long and 150 m deep </w:t>
      </w:r>
      <w:r w:rsidR="00581E6D">
        <w:t>block</w:t>
      </w:r>
      <w:r>
        <w:t xml:space="preserve"> composed of 5000 prismatic elements. The borehole </w:t>
      </w:r>
      <w:proofErr w:type="gramStart"/>
      <w:r>
        <w:t>is situated</w:t>
      </w:r>
      <w:proofErr w:type="gramEnd"/>
      <w:r>
        <w:t xml:space="preserve"> in the centre of a cylindrical volume between 50 and 90 m depth. This cylinder has a radius of 26.5 m (i.e. radius of the area required for a 30-year extraction period, as calculated in section XXX) and defines a zone with a high-resolution mesh. The size of the elements increases from 2 m inside the cylinder and up to 20m at the lateral boundaries of the 3D block. The vertical resolution of the model is of 1</w:t>
      </w:r>
      <w:r w:rsidR="00581E6D">
        <w:t xml:space="preserve"> </w:t>
      </w:r>
      <w:r>
        <w:t>m within the borehole depth interval and of 4</w:t>
      </w:r>
      <w:r w:rsidR="00581E6D">
        <w:t xml:space="preserve"> </w:t>
      </w:r>
      <w:r>
        <w:t>m elsewhere.</w:t>
      </w:r>
    </w:p>
    <w:p w14:paraId="7850C7C1" w14:textId="23417823" w:rsidR="00EF2480" w:rsidRDefault="007A44C5" w:rsidP="00EF2480">
      <w:pPr>
        <w:spacing w:afterLines="80" w:after="192" w:line="480" w:lineRule="auto"/>
        <w:ind w:left="-4" w:firstLine="339"/>
      </w:pPr>
      <w:r>
        <w:t xml:space="preserve">Assuming </w:t>
      </w:r>
      <w:r w:rsidR="00202266">
        <w:t xml:space="preserve">that 1D models </w:t>
      </w:r>
      <w:r w:rsidR="00581E6D">
        <w:t>represent</w:t>
      </w:r>
      <w:r w:rsidR="00202266">
        <w:t xml:space="preserve"> the far field conditions in a three-dimensional scenario</w:t>
      </w:r>
      <w:r>
        <w:t xml:space="preserve">, we compare the temperature profiles at 4.7 m and 26.5 m from </w:t>
      </w:r>
      <w:r w:rsidR="00C305AB">
        <w:t>the borehole (</w:t>
      </w:r>
      <w:r>
        <w:t>a line source embedded in a 3D model</w:t>
      </w:r>
      <w:r w:rsidR="00C305AB">
        <w:t>)</w:t>
      </w:r>
      <w:r>
        <w:t xml:space="preserve"> to those from the 70 m² and </w:t>
      </w:r>
      <w:proofErr w:type="gramStart"/>
      <w:r>
        <w:t>2200 m²</w:t>
      </w:r>
      <w:proofErr w:type="gramEnd"/>
      <w:r>
        <w:t xml:space="preserve"> </w:t>
      </w:r>
      <w:r w:rsidR="00747343">
        <w:t>1D line source model. Any difference between the</w:t>
      </w:r>
      <w:r w:rsidR="00202266">
        <w:t xml:space="preserve"> equivalent temperature profiles in the</w:t>
      </w:r>
      <w:r w:rsidR="00747343">
        <w:t xml:space="preserve"> 1D and 3D model would therefore </w:t>
      </w:r>
      <w:r w:rsidR="00202266">
        <w:t xml:space="preserve">indicate the effects of </w:t>
      </w:r>
      <w:r w:rsidR="00C305AB">
        <w:t xml:space="preserve">radial </w:t>
      </w:r>
      <w:r w:rsidR="00202266">
        <w:t>heat recharge</w:t>
      </w:r>
      <w:r w:rsidR="00747343">
        <w:t>.</w:t>
      </w:r>
      <w:r w:rsidR="00581E6D">
        <w:t xml:space="preserve"> </w:t>
      </w:r>
      <w:r w:rsidR="00EF2480">
        <w:br w:type="page"/>
      </w:r>
    </w:p>
    <w:p w14:paraId="749430C4" w14:textId="77777777" w:rsidR="007564A6" w:rsidRDefault="00747343" w:rsidP="00EF2480">
      <w:pPr>
        <w:pStyle w:val="Heading1"/>
        <w:numPr>
          <w:ilvl w:val="0"/>
          <w:numId w:val="3"/>
        </w:numPr>
        <w:spacing w:afterLines="80" w:after="192" w:line="480" w:lineRule="auto"/>
        <w:ind w:left="590"/>
      </w:pPr>
      <w:r>
        <w:lastRenderedPageBreak/>
        <w:t>Results</w:t>
      </w:r>
    </w:p>
    <w:p w14:paraId="741FCB0F" w14:textId="77777777" w:rsidR="007564A6" w:rsidRDefault="00747343" w:rsidP="00EF2480">
      <w:pPr>
        <w:pStyle w:val="Heading2"/>
        <w:numPr>
          <w:ilvl w:val="1"/>
          <w:numId w:val="3"/>
        </w:numPr>
        <w:spacing w:afterLines="80" w:after="192" w:line="480" w:lineRule="auto"/>
        <w:ind w:left="642"/>
      </w:pPr>
      <w:r>
        <w:t>Axial recharge</w:t>
      </w:r>
    </w:p>
    <w:p w14:paraId="788FEF62" w14:textId="7B1F65AD" w:rsidR="006F3B05" w:rsidRDefault="007232B6" w:rsidP="006F3B05">
      <w:pPr>
        <w:spacing w:afterLines="80" w:after="192" w:line="480" w:lineRule="auto"/>
        <w:ind w:left="-4" w:firstLine="337"/>
      </w:pPr>
      <w:r>
        <w:t xml:space="preserve">We </w:t>
      </w:r>
      <w:r w:rsidR="009C6991">
        <w:t xml:space="preserve">first attempt to quantify the </w:t>
      </w:r>
      <w:r>
        <w:t xml:space="preserve">axial affects </w:t>
      </w:r>
      <w:r w:rsidR="00AE2292">
        <w:t xml:space="preserve">induced by heat extraction from the 40-m long borehole </w:t>
      </w:r>
      <w:r w:rsidR="005322F8">
        <w:t xml:space="preserve">over time </w:t>
      </w:r>
      <w:r w:rsidR="00AE2292">
        <w:t xml:space="preserve">by </w:t>
      </w:r>
      <w:r>
        <w:t>comparing t</w:t>
      </w:r>
      <w:r w:rsidR="00AE2292">
        <w:t>he t</w:t>
      </w:r>
      <w:r>
        <w:t xml:space="preserve">emperature profiles </w:t>
      </w:r>
      <w:r w:rsidR="00AE2292">
        <w:t>obtained from the 1D finite and semi-infinite models</w:t>
      </w:r>
      <w:r w:rsidR="005322F8">
        <w:t>.</w:t>
      </w:r>
      <w:r w:rsidR="00AA4A16" w:rsidRPr="00AA4A16">
        <w:t xml:space="preserve"> </w:t>
      </w:r>
      <w:r w:rsidR="00AA4A16">
        <w:t>I</w:t>
      </w:r>
      <w:r w:rsidR="00C00BC6">
        <w:t>n both</w:t>
      </w:r>
      <w:r w:rsidR="00AA4A16">
        <w:t xml:space="preserve"> scenarios, a total heat load of 1000 W regularly distributed along the </w:t>
      </w:r>
      <w:r w:rsidR="00D15306">
        <w:t xml:space="preserve">line source of finite length </w:t>
      </w:r>
      <w:r w:rsidR="00AA4A16">
        <w:t>is abstracted</w:t>
      </w:r>
      <w:r w:rsidR="00C00BC6">
        <w:t xml:space="preserve"> from the 70</w:t>
      </w:r>
      <w:r w:rsidR="00D15306">
        <w:t xml:space="preserve"> </w:t>
      </w:r>
      <w:r w:rsidR="00C00BC6">
        <w:t>m² and 2200</w:t>
      </w:r>
      <w:r w:rsidR="00D15306">
        <w:t xml:space="preserve"> </w:t>
      </w:r>
      <w:r w:rsidR="00C00BC6">
        <w:t xml:space="preserve">m² </w:t>
      </w:r>
      <w:r w:rsidR="00D15306">
        <w:t xml:space="preserve">models </w:t>
      </w:r>
      <w:r w:rsidR="00C00BC6">
        <w:t>for durations of 1 year and 30</w:t>
      </w:r>
      <w:r w:rsidR="00C305AB">
        <w:t xml:space="preserve"> years</w:t>
      </w:r>
      <w:r w:rsidR="00C00BC6">
        <w:t xml:space="preserve">, respectively, </w:t>
      </w:r>
      <w:r w:rsidR="00AA4A16">
        <w:t xml:space="preserve">according to the </w:t>
      </w:r>
      <w:r w:rsidR="00160BA3">
        <w:t>analytical</w:t>
      </w:r>
      <w:r w:rsidR="00AA4A16">
        <w:t xml:space="preserve"> model described in part XXX. The profiles obtained </w:t>
      </w:r>
      <w:r w:rsidR="006F3B05">
        <w:t xml:space="preserve">for both models </w:t>
      </w:r>
      <w:proofErr w:type="gramStart"/>
      <w:r w:rsidR="00AA4A16">
        <w:t>are displayed</w:t>
      </w:r>
      <w:proofErr w:type="gramEnd"/>
      <w:r w:rsidR="00AA4A16">
        <w:t xml:space="preserve"> in Fig. 4 together with results from the 3D models (see Section </w:t>
      </w:r>
      <w:commentRangeStart w:id="50"/>
      <w:r w:rsidR="00AA4A16">
        <w:t>XXX</w:t>
      </w:r>
      <w:commentRangeEnd w:id="50"/>
      <w:r w:rsidR="005676EF">
        <w:rPr>
          <w:rStyle w:val="CommentReference"/>
        </w:rPr>
        <w:commentReference w:id="50"/>
      </w:r>
      <w:r w:rsidR="00AA4A16">
        <w:t xml:space="preserve">). </w:t>
      </w:r>
    </w:p>
    <w:p w14:paraId="653A84FB" w14:textId="242DBC70" w:rsidR="00684F56" w:rsidRDefault="009A0DF6" w:rsidP="006F3B05">
      <w:pPr>
        <w:spacing w:afterLines="80" w:after="192" w:line="480" w:lineRule="auto"/>
        <w:ind w:left="-4" w:firstLine="337"/>
        <w:rPr>
          <w:noProof/>
        </w:rPr>
      </w:pPr>
      <w:r>
        <w:rPr>
          <w:noProof/>
        </w:rPr>
        <w:drawing>
          <wp:inline distT="0" distB="0" distL="0" distR="0" wp14:anchorId="00FE015D" wp14:editId="452DD528">
            <wp:extent cx="2857500" cy="1875112"/>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29"/>
                    <a:stretch/>
                  </pic:blipFill>
                  <pic:spPr bwMode="auto">
                    <a:xfrm>
                      <a:off x="0" y="0"/>
                      <a:ext cx="2879465" cy="1889526"/>
                    </a:xfrm>
                    <a:prstGeom prst="rect">
                      <a:avLst/>
                    </a:prstGeom>
                    <a:ln>
                      <a:noFill/>
                    </a:ln>
                    <a:extLst>
                      <a:ext uri="{53640926-AAD7-44D8-BBD7-CCE9431645EC}">
                        <a14:shadowObscured xmlns:a14="http://schemas.microsoft.com/office/drawing/2010/main"/>
                      </a:ext>
                    </a:extLst>
                  </pic:spPr>
                </pic:pic>
              </a:graphicData>
            </a:graphic>
          </wp:inline>
        </w:drawing>
      </w:r>
      <w:r w:rsidR="009F5E13">
        <w:rPr>
          <w:noProof/>
        </w:rPr>
        <mc:AlternateContent>
          <mc:Choice Requires="wps">
            <w:drawing>
              <wp:anchor distT="0" distB="0" distL="114300" distR="114300" simplePos="0" relativeHeight="251666432" behindDoc="0" locked="0" layoutInCell="1" allowOverlap="1" wp14:anchorId="7E535866" wp14:editId="2DC22845">
                <wp:simplePos x="0" y="0"/>
                <wp:positionH relativeFrom="column">
                  <wp:posOffset>2096770</wp:posOffset>
                </wp:positionH>
                <wp:positionV relativeFrom="paragraph">
                  <wp:posOffset>2418927</wp:posOffset>
                </wp:positionV>
                <wp:extent cx="8467" cy="1257300"/>
                <wp:effectExtent l="0" t="0" r="29845" b="19050"/>
                <wp:wrapNone/>
                <wp:docPr id="23" name="Connecteur droit 23"/>
                <wp:cNvGraphicFramePr/>
                <a:graphic xmlns:a="http://schemas.openxmlformats.org/drawingml/2006/main">
                  <a:graphicData uri="http://schemas.microsoft.com/office/word/2010/wordprocessingShape">
                    <wps:wsp>
                      <wps:cNvCnPr/>
                      <wps:spPr>
                        <a:xfrm flipH="1">
                          <a:off x="0" y="0"/>
                          <a:ext cx="8467" cy="1257300"/>
                        </a:xfrm>
                        <a:prstGeom prst="line">
                          <a:avLst/>
                        </a:prstGeom>
                        <a:ln w="12700">
                          <a:solidFill>
                            <a:srgbClr val="00206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6059BA3" id="Connecteur droit 23"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165.1pt,190.45pt" to="165.75pt,2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" strokecolor="#002060" strokeweight="1pt">
                <v:stroke dashstyle="dash" joinstyle="miter"/>
              </v:line>
            </w:pict>
          </mc:Fallback>
        </mc:AlternateContent>
      </w:r>
      <w:r>
        <w:rPr>
          <w:noProof/>
        </w:rPr>
        <w:drawing>
          <wp:inline distT="0" distB="0" distL="0" distR="0" wp14:anchorId="400CB625" wp14:editId="1F3B8714">
            <wp:extent cx="3039871" cy="1899920"/>
            <wp:effectExtent l="0" t="0" r="8255" b="508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408" cy="1905256"/>
                    </a:xfrm>
                    <a:prstGeom prst="rect">
                      <a:avLst/>
                    </a:prstGeom>
                  </pic:spPr>
                </pic:pic>
              </a:graphicData>
            </a:graphic>
          </wp:inline>
        </w:drawing>
      </w:r>
      <w:r w:rsidR="009F5E13">
        <w:rPr>
          <w:noProof/>
        </w:rPr>
        <w:drawing>
          <wp:inline distT="0" distB="0" distL="0" distR="0" wp14:anchorId="0C547A76" wp14:editId="5C9362C1">
            <wp:extent cx="3111500" cy="1937061"/>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0239" cy="1948727"/>
                    </a:xfrm>
                    <a:prstGeom prst="rect">
                      <a:avLst/>
                    </a:prstGeom>
                  </pic:spPr>
                </pic:pic>
              </a:graphicData>
            </a:graphic>
          </wp:inline>
        </w:drawing>
      </w:r>
      <w:r w:rsidR="009F5E13" w:rsidRPr="009F5E13">
        <w:rPr>
          <w:noProof/>
        </w:rPr>
        <w:t xml:space="preserve"> </w:t>
      </w:r>
      <w:r w:rsidR="009F5E13">
        <w:rPr>
          <w:noProof/>
        </w:rPr>
        <w:drawing>
          <wp:inline distT="0" distB="0" distL="0" distR="0" wp14:anchorId="5A5DA69A" wp14:editId="5FBFCD6E">
            <wp:extent cx="3075093" cy="1921933"/>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9953" cy="1924971"/>
                    </a:xfrm>
                    <a:prstGeom prst="rect">
                      <a:avLst/>
                    </a:prstGeom>
                  </pic:spPr>
                </pic:pic>
              </a:graphicData>
            </a:graphic>
          </wp:inline>
        </w:drawing>
      </w:r>
    </w:p>
    <w:p w14:paraId="34C17A87" w14:textId="0BC53D5F" w:rsidR="00684F56" w:rsidRDefault="009F5E13" w:rsidP="006F3B05">
      <w:pPr>
        <w:spacing w:afterLines="80" w:after="192" w:line="480" w:lineRule="auto"/>
        <w:ind w:left="-4" w:firstLine="337"/>
      </w:pPr>
      <w:r w:rsidRPr="009F5E13">
        <w:rPr>
          <w:noProof/>
        </w:rPr>
        <w:t xml:space="preserve"> </w:t>
      </w:r>
      <w:r w:rsidR="00684F56" w:rsidRPr="00684F56">
        <w:rPr>
          <w:noProof/>
        </w:rPr>
        <w:t xml:space="preserve"> </w:t>
      </w:r>
      <w:commentRangeStart w:id="51"/>
      <w:commentRangeStart w:id="52"/>
      <w:commentRangeEnd w:id="51"/>
      <w:r w:rsidR="00684F56">
        <w:rPr>
          <w:rStyle w:val="CommentReference"/>
        </w:rPr>
        <w:commentReference w:id="51"/>
      </w:r>
      <w:commentRangeEnd w:id="52"/>
      <w:r w:rsidR="00673D74">
        <w:rPr>
          <w:rStyle w:val="CommentReference"/>
        </w:rPr>
        <w:commentReference w:id="52"/>
      </w:r>
    </w:p>
    <w:p w14:paraId="356CE875" w14:textId="58477295" w:rsidR="00D8744A" w:rsidRDefault="00747343" w:rsidP="00795E42">
      <w:pPr>
        <w:spacing w:afterLines="80" w:after="192" w:line="480" w:lineRule="auto"/>
        <w:ind w:left="-4" w:firstLine="337"/>
      </w:pPr>
      <w:r>
        <w:lastRenderedPageBreak/>
        <w:t>Figure 4</w:t>
      </w:r>
      <w:r w:rsidR="00AA4A16">
        <w:t>.</w:t>
      </w:r>
      <w:r>
        <w:t xml:space="preserve"> </w:t>
      </w:r>
      <w:r w:rsidR="001B1194">
        <w:t>T</w:t>
      </w:r>
      <w:r>
        <w:t>emperature profile</w:t>
      </w:r>
      <w:r w:rsidR="004F6A66">
        <w:t xml:space="preserve"> obtained</w:t>
      </w:r>
      <w:r>
        <w:t xml:space="preserve"> </w:t>
      </w:r>
      <w:r w:rsidR="00AE075A">
        <w:t>after 1 year of heat extraction</w:t>
      </w:r>
      <w:r w:rsidR="006613B1">
        <w:t xml:space="preserve"> </w:t>
      </w:r>
      <w:r w:rsidR="00AE075A">
        <w:t>a)</w:t>
      </w:r>
      <w:r w:rsidR="00775722">
        <w:t xml:space="preserve"> for</w:t>
      </w:r>
      <w:r w:rsidR="00AE075A">
        <w:t xml:space="preserve"> the </w:t>
      </w:r>
      <w:r w:rsidR="00795E42">
        <w:t>1D</w:t>
      </w:r>
      <w:r w:rsidR="00D8744A">
        <w:t xml:space="preserve"> </w:t>
      </w:r>
      <w:r w:rsidR="00775722">
        <w:t>70m²</w:t>
      </w:r>
      <w:r w:rsidR="00D8744A">
        <w:t xml:space="preserve"> models</w:t>
      </w:r>
      <w:r w:rsidR="00775722">
        <w:t xml:space="preserve"> and b) for the 3D models and after 30 years of heat extraction c) for the 1D</w:t>
      </w:r>
      <w:r w:rsidR="00D8744A">
        <w:t xml:space="preserve"> 2200m²</w:t>
      </w:r>
      <w:r w:rsidR="00775722">
        <w:t xml:space="preserve"> models and d) for the 3D models. </w:t>
      </w:r>
      <w:r w:rsidR="00D8744A">
        <w:t xml:space="preserve">In the legend, F refers to the </w:t>
      </w:r>
      <w:r w:rsidR="00775722" w:rsidRPr="00775722">
        <w:t>40-m long finite model</w:t>
      </w:r>
      <w:r w:rsidR="00D8744A">
        <w:t xml:space="preserve"> (dark blue profile) and</w:t>
      </w:r>
      <w:r w:rsidR="00775722" w:rsidRPr="00775722">
        <w:t xml:space="preserve"> SI</w:t>
      </w:r>
      <w:r w:rsidR="00D8744A">
        <w:t xml:space="preserve"> refers to the</w:t>
      </w:r>
      <w:r w:rsidR="00775722" w:rsidRPr="00775722">
        <w:t xml:space="preserve"> 1000-m long </w:t>
      </w:r>
      <w:r w:rsidR="00775722">
        <w:t xml:space="preserve">(1D) or 150-m thick (3D) </w:t>
      </w:r>
      <w:r w:rsidR="00775722" w:rsidRPr="00775722">
        <w:t>semi-infinite model</w:t>
      </w:r>
      <w:r w:rsidR="00775722">
        <w:t>s.</w:t>
      </w:r>
      <w:r w:rsidR="00775722" w:rsidRPr="00775722">
        <w:t xml:space="preserve"> </w:t>
      </w:r>
      <w:r w:rsidR="00D8744A">
        <w:t xml:space="preserve">The black dashed profile corresponds to the initial temperature profile for the model with fluctuating surface heat flux (green profile). All other models </w:t>
      </w:r>
      <w:proofErr w:type="gramStart"/>
      <w:r w:rsidR="00D8744A">
        <w:t>are calculated</w:t>
      </w:r>
      <w:proofErr w:type="gramEnd"/>
      <w:r w:rsidR="00D8744A">
        <w:t xml:space="preserve"> for constant heat flux boundaries of -0.068 and 0.068 W/m² at the surface and bottom, respectively, associated to a steady state temperature gradient of 0.031 °C/km (black dashed profile). </w:t>
      </w:r>
      <w:r w:rsidR="00775722">
        <w:t>In the 3D models, the data are extracted from vertical profiles situated at the borehole location x=</w:t>
      </w:r>
      <w:proofErr w:type="gramStart"/>
      <w:r w:rsidR="00775722">
        <w:t>0</w:t>
      </w:r>
      <w:proofErr w:type="gramEnd"/>
      <w:r w:rsidR="00775722">
        <w:t xml:space="preserve"> (red profile) and at a distance x=4.5-m (1-year) and 26.5-m (30-year) away from the borehole (light blue profile). </w:t>
      </w:r>
    </w:p>
    <w:p w14:paraId="5B8CFBC0" w14:textId="392957E3" w:rsidR="00140E58" w:rsidRDefault="00EF2480" w:rsidP="00140E58">
      <w:pPr>
        <w:spacing w:afterLines="80" w:after="192" w:line="480" w:lineRule="auto"/>
        <w:ind w:left="-4" w:firstLine="339"/>
      </w:pPr>
      <w:r>
        <w:t>R</w:t>
      </w:r>
      <w:r w:rsidR="004F6A66">
        <w:t xml:space="preserve">esults from the </w:t>
      </w:r>
      <w:r w:rsidR="00C36BB1">
        <w:t xml:space="preserve">1D </w:t>
      </w:r>
      <w:commentRangeStart w:id="53"/>
      <w:r w:rsidR="004F6A66">
        <w:t xml:space="preserve">40-m long </w:t>
      </w:r>
      <w:r w:rsidR="002E6F08">
        <w:t xml:space="preserve">finite </w:t>
      </w:r>
      <w:r w:rsidR="004F6A66">
        <w:t>model</w:t>
      </w:r>
      <w:r w:rsidR="00200987">
        <w:t xml:space="preserve"> </w:t>
      </w:r>
      <w:commentRangeEnd w:id="53"/>
      <w:r w:rsidR="00D15306">
        <w:rPr>
          <w:rStyle w:val="CommentReference"/>
        </w:rPr>
        <w:commentReference w:id="53"/>
      </w:r>
      <w:r w:rsidR="00200987">
        <w:t>with constant heat flux boundaries</w:t>
      </w:r>
      <w:r w:rsidR="004F6A66">
        <w:t xml:space="preserve"> </w:t>
      </w:r>
      <w:r w:rsidR="00C00BC6">
        <w:t>(</w:t>
      </w:r>
      <w:r w:rsidR="00C36BB1">
        <w:t xml:space="preserve">dark </w:t>
      </w:r>
      <w:r w:rsidR="00775722">
        <w:t>blue</w:t>
      </w:r>
      <w:r w:rsidR="00C00BC6">
        <w:t xml:space="preserve"> line) </w:t>
      </w:r>
      <w:r w:rsidR="00C41307">
        <w:t xml:space="preserve">first </w:t>
      </w:r>
      <w:r w:rsidR="004F6A66">
        <w:t xml:space="preserve">confirm that the extraction of a </w:t>
      </w:r>
      <w:r w:rsidR="002E6F08">
        <w:t xml:space="preserve">heat load of </w:t>
      </w:r>
      <w:r w:rsidR="004F6A66">
        <w:t xml:space="preserve">1000 W induces a uniform temperature decline of 5°C along the borehole </w:t>
      </w:r>
      <w:r w:rsidR="002E6F08">
        <w:t>for</w:t>
      </w:r>
      <w:r w:rsidR="004F6A66">
        <w:t xml:space="preserve"> both simulation periods, in accordance with the mathematical model.</w:t>
      </w:r>
      <w:r w:rsidR="00D8744A" w:rsidRPr="00D8744A">
        <w:t xml:space="preserve"> </w:t>
      </w:r>
      <w:r w:rsidR="00092623">
        <w:t xml:space="preserve">By integrating the temperature change difference between the final and initial states, we also show that after the same production period, the overall changes in temperature in the 40-m and 1000-m long models are </w:t>
      </w:r>
      <w:commentRangeStart w:id="54"/>
      <w:r w:rsidR="00092623">
        <w:t xml:space="preserve">consistent </w:t>
      </w:r>
      <w:commentRangeStart w:id="55"/>
      <w:r w:rsidR="00092623">
        <w:t>(i.e. ΔT = 1820°C after 30 years</w:t>
      </w:r>
      <w:commentRangeEnd w:id="55"/>
      <w:r w:rsidR="00092623">
        <w:rPr>
          <w:rStyle w:val="CommentReference"/>
        </w:rPr>
        <w:commentReference w:id="55"/>
      </w:r>
      <w:r w:rsidR="00092623">
        <w:t xml:space="preserve">). </w:t>
      </w:r>
      <w:commentRangeEnd w:id="54"/>
      <w:r w:rsidR="00007A1F">
        <w:rPr>
          <w:rStyle w:val="CommentReference"/>
        </w:rPr>
        <w:commentReference w:id="54"/>
      </w:r>
      <w:r w:rsidR="00140E58">
        <w:t>The Gaussian-type temperature distribution along the semi-infinite model</w:t>
      </w:r>
      <w:r w:rsidR="002562D4">
        <w:t xml:space="preserve"> </w:t>
      </w:r>
      <w:r w:rsidR="00092623">
        <w:t xml:space="preserve">however </w:t>
      </w:r>
      <w:r w:rsidR="00140E58">
        <w:t xml:space="preserve">reveals that part of the heat </w:t>
      </w:r>
      <w:proofErr w:type="gramStart"/>
      <w:r w:rsidR="00140E58">
        <w:t>is sourced</w:t>
      </w:r>
      <w:proofErr w:type="gramEnd"/>
      <w:r w:rsidR="00140E58">
        <w:t xml:space="preserve"> from the areas situated above and below the borehole. </w:t>
      </w:r>
      <w:r w:rsidR="00092623">
        <w:t xml:space="preserve">This </w:t>
      </w:r>
      <w:r w:rsidR="002562D4">
        <w:t xml:space="preserve">effect is prominent after 30 years of heat extraction and </w:t>
      </w:r>
      <w:r w:rsidR="00092623">
        <w:t>show that</w:t>
      </w:r>
      <w:r w:rsidR="0024321D">
        <w:t xml:space="preserve"> although</w:t>
      </w:r>
      <w:r w:rsidR="00092623">
        <w:t xml:space="preserve"> most of the heat </w:t>
      </w:r>
      <w:proofErr w:type="gramStart"/>
      <w:r w:rsidR="00092623">
        <w:t>is mined</w:t>
      </w:r>
      <w:proofErr w:type="gramEnd"/>
      <w:r w:rsidR="00092623">
        <w:t xml:space="preserve"> at the borehole location in the first year, the contribution of axial recharge </w:t>
      </w:r>
      <w:r w:rsidR="0024321D">
        <w:t xml:space="preserve">is essential in </w:t>
      </w:r>
      <w:r w:rsidR="00092623">
        <w:t>the following years.</w:t>
      </w:r>
    </w:p>
    <w:p w14:paraId="725FF912" w14:textId="77777777" w:rsidR="00C00BC6" w:rsidRDefault="006E5D40" w:rsidP="00EF2480">
      <w:pPr>
        <w:spacing w:afterLines="80" w:after="192" w:line="480" w:lineRule="auto"/>
        <w:ind w:left="-4" w:firstLine="339"/>
      </w:pPr>
      <w:r>
        <w:t xml:space="preserve"> We therefore suggest </w:t>
      </w:r>
      <w:proofErr w:type="gramStart"/>
      <w:r>
        <w:t xml:space="preserve">to </w:t>
      </w:r>
      <w:r w:rsidR="00C00BC6">
        <w:t>calculate</w:t>
      </w:r>
      <w:proofErr w:type="gramEnd"/>
      <w:r w:rsidR="00C00BC6">
        <w:t xml:space="preserve"> the integrated temperature difference between both models in the borehole depth interval in order </w:t>
      </w:r>
      <w:r>
        <w:t>to evaluate the effects of axial heat recharge on the temperature profile</w:t>
      </w:r>
      <w:r w:rsidR="00C00BC6">
        <w:t xml:space="preserve">, according to Eq. </w:t>
      </w:r>
      <w:commentRangeStart w:id="56"/>
      <w:r w:rsidR="00C00BC6">
        <w:t>XXX</w:t>
      </w:r>
      <w:commentRangeEnd w:id="56"/>
      <w:r w:rsidR="00C41FC4">
        <w:rPr>
          <w:rStyle w:val="CommentReference"/>
        </w:rPr>
        <w:commentReference w:id="56"/>
      </w:r>
      <w:r w:rsidR="00C00BC6">
        <w:t>:</w:t>
      </w:r>
    </w:p>
    <w:p w14:paraId="352C6422" w14:textId="307BDA5B" w:rsidR="00802EBA" w:rsidRPr="00464B6B" w:rsidRDefault="00212CFD" w:rsidP="00802EBA">
      <w:pPr>
        <w:spacing w:afterLines="80" w:after="192" w:line="480" w:lineRule="auto"/>
        <w:ind w:left="-4" w:firstLine="339"/>
        <w:jc w:val="center"/>
      </w:pPr>
      <m:oMathPara>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V</m:t>
                  </m:r>
                </m:e>
                <m:sub>
                  <m:r>
                    <w:rPr>
                      <w:rFonts w:ascii="Cambria Math" w:hAnsi="Cambria Math"/>
                    </w:rPr>
                    <m:t>1D</m:t>
                  </m:r>
                </m:sub>
              </m:sSub>
            </m:sub>
          </m:sSub>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50</m:t>
                  </m:r>
                </m:sub>
                <m:sup>
                  <m:r>
                    <w:rPr>
                      <w:rFonts w:ascii="Cambria Math" w:hAnsi="Cambria Math"/>
                    </w:rPr>
                    <m:t>90</m:t>
                  </m:r>
                </m:sup>
                <m:e>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1D</m:t>
                          </m:r>
                        </m:sub>
                      </m:sSub>
                    </m:sub>
                  </m:sSub>
                </m:e>
              </m:nary>
              <m:r>
                <w:rPr>
                  <w:rFonts w:ascii="Cambria Math" w:hAnsi="Cambria Math"/>
                </w:rPr>
                <m:t>-</m:t>
              </m:r>
              <m:nary>
                <m:naryPr>
                  <m:limLoc m:val="subSup"/>
                  <m:ctrlPr>
                    <w:rPr>
                      <w:rFonts w:ascii="Cambria Math" w:hAnsi="Cambria Math"/>
                      <w:i/>
                    </w:rPr>
                  </m:ctrlPr>
                </m:naryPr>
                <m:sub>
                  <m:r>
                    <w:rPr>
                      <w:rFonts w:ascii="Cambria Math" w:hAnsi="Cambria Math"/>
                    </w:rPr>
                    <m:t>50</m:t>
                  </m:r>
                </m:sub>
                <m:sup>
                  <m:r>
                    <w:rPr>
                      <w:rFonts w:ascii="Cambria Math" w:hAnsi="Cambria Math"/>
                    </w:rPr>
                    <m:t>90</m:t>
                  </m:r>
                </m:sup>
                <m:e>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SI</m:t>
                          </m:r>
                        </m:e>
                        <m:sub>
                          <m:r>
                            <w:rPr>
                              <w:rFonts w:ascii="Cambria Math" w:hAnsi="Cambria Math"/>
                            </w:rPr>
                            <m:t>1D</m:t>
                          </m:r>
                        </m:sub>
                      </m:sSub>
                    </m:sub>
                  </m:sSub>
                </m:e>
              </m:nary>
            </m:num>
            <m:den>
              <m:nary>
                <m:naryPr>
                  <m:limLoc m:val="subSup"/>
                  <m:ctrlPr>
                    <w:rPr>
                      <w:rFonts w:ascii="Cambria Math" w:hAnsi="Cambria Math"/>
                      <w:i/>
                    </w:rPr>
                  </m:ctrlPr>
                </m:naryPr>
                <m:sub>
                  <m:r>
                    <w:rPr>
                      <w:rFonts w:ascii="Cambria Math" w:hAnsi="Cambria Math"/>
                    </w:rPr>
                    <m:t>50</m:t>
                  </m:r>
                </m:sub>
                <m:sup>
                  <m:r>
                    <w:rPr>
                      <w:rFonts w:ascii="Cambria Math" w:hAnsi="Cambria Math"/>
                    </w:rPr>
                    <m:t>90</m:t>
                  </m:r>
                </m:sup>
                <m:e>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1D</m:t>
                          </m:r>
                        </m:sub>
                      </m:sSub>
                    </m:sub>
                  </m:sSub>
                </m:e>
              </m:nary>
            </m:den>
          </m:f>
        </m:oMath>
      </m:oMathPara>
    </w:p>
    <w:p w14:paraId="25E77CB9" w14:textId="7EE804FA" w:rsidR="001A545F" w:rsidRDefault="00C00BC6" w:rsidP="001A545F">
      <w:pPr>
        <w:spacing w:afterLines="80" w:after="192" w:line="480" w:lineRule="auto"/>
        <w:ind w:left="-4" w:firstLine="339"/>
      </w:pPr>
      <w:commentRangeStart w:id="57"/>
      <w:r>
        <w:lastRenderedPageBreak/>
        <w:t xml:space="preserve">Where subscript F refers to the finite 40-m long model and SI to the 1000-m long semi-infinite model. </w:t>
      </w:r>
      <w:r w:rsidR="00392333">
        <w:t xml:space="preserve">Results indicate that </w:t>
      </w:r>
      <w:r>
        <w:t>after 1 year (70m² model)</w:t>
      </w:r>
      <w:proofErr w:type="gramStart"/>
      <w:r>
        <w:t>,</w:t>
      </w:r>
      <w:proofErr w:type="gramEnd"/>
      <w:r>
        <w:t xml:space="preserve"> </w:t>
      </w:r>
      <w:r w:rsidR="00747343">
        <w:t xml:space="preserve">about 10% of the heat </w:t>
      </w:r>
      <w:r w:rsidR="00A07F33">
        <w:t xml:space="preserve">extracted </w:t>
      </w:r>
      <w:r w:rsidR="00392333">
        <w:t xml:space="preserve">in the semi-infinite model </w:t>
      </w:r>
      <w:r w:rsidR="00747343">
        <w:t>is sourced from the area available above and below the borehole</w:t>
      </w:r>
      <w:r w:rsidR="00196A17">
        <w:t xml:space="preserve">. </w:t>
      </w:r>
      <w:commentRangeEnd w:id="57"/>
      <w:r w:rsidR="00C41FC4">
        <w:rPr>
          <w:rStyle w:val="CommentReference"/>
        </w:rPr>
        <w:commentReference w:id="57"/>
      </w:r>
      <w:r w:rsidR="00747343">
        <w:t>Over 30 years</w:t>
      </w:r>
      <w:r w:rsidR="00392333">
        <w:t xml:space="preserve"> </w:t>
      </w:r>
      <w:r w:rsidR="004D10F2">
        <w:t xml:space="preserve">(i.e. </w:t>
      </w:r>
      <w:r w:rsidR="00A07F33">
        <w:t>2</w:t>
      </w:r>
      <w:r w:rsidR="004D10F2">
        <w:t xml:space="preserve">200 </w:t>
      </w:r>
      <w:r w:rsidR="004D10F2">
        <w:rPr>
          <w:i/>
        </w:rPr>
        <w:t>m</w:t>
      </w:r>
      <w:r w:rsidR="004D10F2">
        <w:rPr>
          <w:vertAlign w:val="superscript"/>
        </w:rPr>
        <w:t>2</w:t>
      </w:r>
      <w:r w:rsidR="00A07F33">
        <w:rPr>
          <w:vertAlign w:val="superscript"/>
        </w:rPr>
        <w:t xml:space="preserve"> </w:t>
      </w:r>
      <w:r w:rsidR="00A07F33">
        <w:t>model)</w:t>
      </w:r>
      <w:r w:rsidR="00747343">
        <w:t>, the temperature</w:t>
      </w:r>
      <w:r w:rsidR="0080388E">
        <w:t xml:space="preserve"> drop</w:t>
      </w:r>
      <w:r w:rsidR="00747343">
        <w:t xml:space="preserve"> within the </w:t>
      </w:r>
      <w:r w:rsidR="00A86712">
        <w:t xml:space="preserve">borehole </w:t>
      </w:r>
      <w:r w:rsidR="00747343">
        <w:t>depth interval</w:t>
      </w:r>
      <w:r w:rsidR="004D10F2">
        <w:t xml:space="preserve"> </w:t>
      </w:r>
      <w:r w:rsidR="00747343">
        <w:t>is considerably reduced</w:t>
      </w:r>
      <w:r>
        <w:t xml:space="preserve"> </w:t>
      </w:r>
      <w:r w:rsidR="00C36BB1">
        <w:t>(light blue profile</w:t>
      </w:r>
      <w:r>
        <w:t>)</w:t>
      </w:r>
      <w:r w:rsidR="004D10F2">
        <w:t xml:space="preserve">, with </w:t>
      </w:r>
      <w:r w:rsidR="00747343">
        <w:t xml:space="preserve">the rocks situated above and below providing up to 50% of the heat required by the borehole. </w:t>
      </w:r>
      <w:r w:rsidR="0080388E">
        <w:t xml:space="preserve">With increasing production time, the amplification of axial effects therefore </w:t>
      </w:r>
      <w:r w:rsidR="00F21F1A">
        <w:t>allows</w:t>
      </w:r>
      <w:r w:rsidR="0080388E">
        <w:t xml:space="preserve"> decreasing the peak in temperature decline at the borehole</w:t>
      </w:r>
      <w:r w:rsidR="003A14B2">
        <w:t xml:space="preserve">. </w:t>
      </w:r>
      <w:proofErr w:type="gramStart"/>
      <w:r w:rsidR="001A545F">
        <w:t>The importance of axial effects had already been noted by</w:t>
      </w:r>
      <w:r w:rsidR="0080388E">
        <w:t xml:space="preserve"> Marcotte et al. (2010)</w:t>
      </w:r>
      <w:proofErr w:type="gramEnd"/>
      <w:r w:rsidR="004D10F2">
        <w:t>.</w:t>
      </w:r>
      <w:r w:rsidR="00A07F33">
        <w:t xml:space="preserve"> </w:t>
      </w:r>
      <w:r w:rsidR="002562D4">
        <w:t xml:space="preserve">In their study, the authors </w:t>
      </w:r>
      <w:r w:rsidR="0042531D">
        <w:t xml:space="preserve">examined the axial effects in </w:t>
      </w:r>
      <w:r w:rsidR="001A545F">
        <w:t xml:space="preserve">in vertical </w:t>
      </w:r>
      <w:r w:rsidR="0042531D">
        <w:t xml:space="preserve">BHE by comparing </w:t>
      </w:r>
      <w:r w:rsidR="001D3813">
        <w:t>numerical</w:t>
      </w:r>
      <w:r w:rsidR="002562D4" w:rsidRPr="002562D4">
        <w:t xml:space="preserve"> results obtained using the finite and infinite line source methods</w:t>
      </w:r>
      <w:r w:rsidR="001D3813">
        <w:t xml:space="preserve">. </w:t>
      </w:r>
      <w:r w:rsidR="001A545F">
        <w:t xml:space="preserve">The main different between those models is the consideration of axial conduction effects by the </w:t>
      </w:r>
      <w:commentRangeStart w:id="58"/>
      <w:r w:rsidR="001A545F">
        <w:t>finite</w:t>
      </w:r>
      <w:commentRangeEnd w:id="58"/>
      <w:r w:rsidR="007D45B3">
        <w:rPr>
          <w:rStyle w:val="CommentReference"/>
        </w:rPr>
        <w:commentReference w:id="58"/>
      </w:r>
      <w:r w:rsidR="001A545F">
        <w:t xml:space="preserve"> line source</w:t>
      </w:r>
      <w:r w:rsidR="007D45B3">
        <w:t xml:space="preserve">, in which </w:t>
      </w:r>
      <w:r w:rsidR="001A545F">
        <w:t xml:space="preserve">a constant temperature boundary condition </w:t>
      </w:r>
      <w:r w:rsidR="007D45B3">
        <w:t xml:space="preserve">is considered </w:t>
      </w:r>
      <w:r w:rsidR="001A545F">
        <w:t xml:space="preserve">at </w:t>
      </w:r>
      <w:r w:rsidR="007D45B3">
        <w:t xml:space="preserve">the surface (Zeng et al., 2002). Results </w:t>
      </w:r>
      <w:r w:rsidR="0042531D">
        <w:t xml:space="preserve">showed that </w:t>
      </w:r>
      <w:r w:rsidR="002562D4" w:rsidRPr="002562D4">
        <w:t xml:space="preserve">axial effects </w:t>
      </w:r>
      <w:r w:rsidR="001D3813">
        <w:t>tend to be important, es</w:t>
      </w:r>
      <w:r w:rsidR="0042531D">
        <w:t xml:space="preserve">pecially for </w:t>
      </w:r>
      <w:r w:rsidR="002562D4" w:rsidRPr="002562D4">
        <w:t>short boreholes</w:t>
      </w:r>
      <w:r w:rsidR="001A545F">
        <w:t xml:space="preserve"> and that considering axial conduction effects would permit downsizing of BHE</w:t>
      </w:r>
      <w:r w:rsidR="002562D4" w:rsidRPr="002562D4">
        <w:t xml:space="preserve">. </w:t>
      </w:r>
    </w:p>
    <w:p w14:paraId="24620F63" w14:textId="2B1E7459" w:rsidR="007564A6" w:rsidRDefault="005851C6" w:rsidP="00EF2480">
      <w:pPr>
        <w:pStyle w:val="Heading2"/>
        <w:numPr>
          <w:ilvl w:val="1"/>
          <w:numId w:val="3"/>
        </w:numPr>
        <w:spacing w:afterLines="80" w:after="192" w:line="480" w:lineRule="auto"/>
        <w:ind w:left="642"/>
      </w:pPr>
      <w:r>
        <w:t xml:space="preserve">Three-dimensional study of </w:t>
      </w:r>
      <w:r w:rsidR="009430B2">
        <w:t>radial</w:t>
      </w:r>
      <w:r w:rsidR="00747343">
        <w:t xml:space="preserve"> recharge</w:t>
      </w:r>
    </w:p>
    <w:p w14:paraId="3AD9DDB2" w14:textId="1431325C" w:rsidR="003A14B2" w:rsidRDefault="003A14B2" w:rsidP="000E54EA">
      <w:pPr>
        <w:spacing w:afterLines="80" w:after="192" w:line="480" w:lineRule="auto"/>
        <w:ind w:left="-4" w:firstLine="339"/>
      </w:pPr>
      <w:r>
        <w:t xml:space="preserve">From the 1D analysis, we have shown that axial effects tend to provide additional recharge to the system, by reducing the maximum temperature decline at the </w:t>
      </w:r>
      <w:commentRangeStart w:id="59"/>
      <w:r>
        <w:t>borehole</w:t>
      </w:r>
      <w:commentRangeEnd w:id="59"/>
      <w:r w:rsidR="00C41FC4">
        <w:rPr>
          <w:rStyle w:val="CommentReference"/>
        </w:rPr>
        <w:commentReference w:id="59"/>
      </w:r>
      <w:r>
        <w:t xml:space="preserve">.  </w:t>
      </w:r>
      <w:r w:rsidR="00276BBC">
        <w:t>To account for the potential</w:t>
      </w:r>
      <w:r w:rsidR="000E54EA">
        <w:t xml:space="preserve"> heat</w:t>
      </w:r>
      <w:r w:rsidR="00276BBC">
        <w:t xml:space="preserve"> recharge</w:t>
      </w:r>
      <w:r w:rsidR="000E54EA">
        <w:t xml:space="preserve"> from lateral areas</w:t>
      </w:r>
      <w:r w:rsidR="00276BBC">
        <w:t xml:space="preserve">, we </w:t>
      </w:r>
      <w:r w:rsidR="000E54EA">
        <w:t xml:space="preserve">extend our analysis </w:t>
      </w:r>
      <w:r w:rsidR="009430B2">
        <w:t xml:space="preserve">to </w:t>
      </w:r>
      <w:r w:rsidR="000E54EA">
        <w:t xml:space="preserve">three dimensions. </w:t>
      </w:r>
      <w:proofErr w:type="gramStart"/>
      <w:r w:rsidR="000E54EA">
        <w:t>Similarly</w:t>
      </w:r>
      <w:proofErr w:type="gramEnd"/>
      <w:r w:rsidR="000E54EA">
        <w:t xml:space="preserve"> to our 1D quantification of axial fluxes, we create a 40-m thick 3D model consisting of a finite vertical line source embedded in a 300-m wide and 300-m large volume aiming at quantifying the lateral fluxes.  </w:t>
      </w:r>
      <w:r w:rsidR="006D1F41">
        <w:t>We simulate heat extraction at the borehole at a rate of -1000 W for a period of 30 years with yearly time steps, considering co</w:t>
      </w:r>
      <w:r w:rsidR="000E54EA">
        <w:t xml:space="preserve">nstant heat flux of +/- 0.068 W/m² </w:t>
      </w:r>
      <w:r w:rsidR="006D1F41">
        <w:t xml:space="preserve">at the upper and lower boundaries and </w:t>
      </w:r>
      <w:r w:rsidR="000E54EA">
        <w:t>no-flow laterally.</w:t>
      </w:r>
      <w:r w:rsidR="006D1F41">
        <w:t xml:space="preserve"> </w:t>
      </w:r>
    </w:p>
    <w:p w14:paraId="424498A2" w14:textId="2F93D143" w:rsidR="00A33561" w:rsidRDefault="00522A88" w:rsidP="00A33561">
      <w:pPr>
        <w:spacing w:afterLines="80" w:after="192" w:line="480" w:lineRule="auto"/>
        <w:ind w:left="-4" w:firstLine="339"/>
      </w:pPr>
      <w:r>
        <w:t>Based on Eq. XXX, we first calculate the axial heat fluxes induced at x = 4.5 m and x = 26.5</w:t>
      </w:r>
      <w:r w:rsidR="00F875BE">
        <w:t xml:space="preserve"> </w:t>
      </w:r>
      <w:r>
        <w:t xml:space="preserve">m, using results from the finite and </w:t>
      </w:r>
      <w:r w:rsidR="00F875BE">
        <w:t>semi-infinite</w:t>
      </w:r>
      <w:r>
        <w:t xml:space="preserve"> 3D models. </w:t>
      </w:r>
      <w:proofErr w:type="gramStart"/>
      <w:r w:rsidR="00F875BE">
        <w:t xml:space="preserve">Although Fig. 4 shows that the </w:t>
      </w:r>
      <w:r w:rsidR="00F875BE" w:rsidRPr="00C305AB">
        <w:t>3D</w:t>
      </w:r>
      <w:r w:rsidR="00F875BE">
        <w:t xml:space="preserve"> semi-infinite</w:t>
      </w:r>
      <w:r w:rsidR="00F875BE" w:rsidRPr="00C305AB">
        <w:t xml:space="preserve"> model</w:t>
      </w:r>
      <w:r w:rsidR="00DB076B">
        <w:t xml:space="preserve"> (light blue profile)</w:t>
      </w:r>
      <w:r w:rsidR="00F875BE" w:rsidRPr="00C305AB">
        <w:t xml:space="preserve"> sees less thermal drawdown</w:t>
      </w:r>
      <w:r w:rsidR="00F875BE">
        <w:t xml:space="preserve"> as in the corresponding 1D model (i.e. when comparing the</w:t>
      </w:r>
      <w:r w:rsidR="00F875BE" w:rsidRPr="00C305AB">
        <w:t xml:space="preserve"> </w:t>
      </w:r>
      <w:r w:rsidR="00F875BE">
        <w:t xml:space="preserve">profile at x = </w:t>
      </w:r>
      <w:r w:rsidR="00F875BE" w:rsidRPr="00C305AB">
        <w:t>4.5 m with the 1D</w:t>
      </w:r>
      <w:r w:rsidR="00F875BE">
        <w:t xml:space="preserve"> 70m²</w:t>
      </w:r>
      <w:r w:rsidR="00F875BE" w:rsidRPr="00C305AB">
        <w:t xml:space="preserve"> model and the </w:t>
      </w:r>
      <w:r w:rsidR="00F875BE">
        <w:t xml:space="preserve">profile at x = </w:t>
      </w:r>
      <w:r w:rsidR="00F875BE" w:rsidRPr="00C305AB">
        <w:t xml:space="preserve">26.5m with the 1D </w:t>
      </w:r>
      <w:r w:rsidR="00F875BE">
        <w:t xml:space="preserve">2200m² </w:t>
      </w:r>
      <w:r w:rsidR="00F875BE" w:rsidRPr="00C305AB">
        <w:t>model</w:t>
      </w:r>
      <w:r w:rsidR="00F875BE">
        <w:t>), r</w:t>
      </w:r>
      <w:r>
        <w:t>esults</w:t>
      </w:r>
      <w:r w:rsidR="00F875BE">
        <w:t xml:space="preserve"> from the </w:t>
      </w:r>
      <w:r w:rsidR="00F875BE">
        <w:lastRenderedPageBreak/>
        <w:t>calculations</w:t>
      </w:r>
      <w:r>
        <w:t xml:space="preserve"> indicate that at those distances from the line source, the contribution from axial flux is in the order of those estimated from 1D scenarios, that is about 10% after one year and 50% after 30 years, respectively.</w:t>
      </w:r>
      <w:proofErr w:type="gramEnd"/>
      <w:r w:rsidR="00D6417D">
        <w:t xml:space="preserve"> </w:t>
      </w:r>
      <w:r w:rsidR="00A33561">
        <w:t>Extending the 3D model in the vertical direction also appears to reduce the temperature drop at the borehole location by providing additional recharge</w:t>
      </w:r>
      <w:r w:rsidR="004D73DF">
        <w:t xml:space="preserve"> in the order of ~25%</w:t>
      </w:r>
      <w:r w:rsidR="00A33561">
        <w:t xml:space="preserve"> i.e. the temperature at the mid-borehole </w:t>
      </w:r>
      <w:proofErr w:type="gramStart"/>
      <w:r w:rsidR="00A33561">
        <w:t>is increased</w:t>
      </w:r>
      <w:proofErr w:type="gramEnd"/>
      <w:r w:rsidR="00A33561">
        <w:t xml:space="preserve"> from 3.6°C after 30 years instead of 2.7°C (see Fig. 5). </w:t>
      </w:r>
      <w:r w:rsidR="004D73DF">
        <w:t xml:space="preserve">This means that about 25% of the heat </w:t>
      </w:r>
      <w:proofErr w:type="gramStart"/>
      <w:r w:rsidR="004D73DF">
        <w:t>is directly mined</w:t>
      </w:r>
      <w:proofErr w:type="gramEnd"/>
      <w:r w:rsidR="004D73DF">
        <w:t xml:space="preserve"> from the area surrounding the borehole.</w:t>
      </w:r>
      <w:r w:rsidR="00A33561">
        <w:t xml:space="preserve"> For the 1-year model, the temperature change in the 1D 70m² semi-infinite model equals the temperature change at borehole in the corresponding 3D model (</w:t>
      </w:r>
      <m:oMath>
        <m:sSub>
          <m:sSubPr>
            <m:ctrlPr>
              <w:rPr>
                <w:rFonts w:ascii="Cambria Math" w:hAnsi="Cambria Math"/>
                <w:i/>
              </w:rPr>
            </m:ctrlPr>
          </m:sSubPr>
          <m:e>
            <m:r>
              <w:rPr>
                <w:rFonts w:ascii="Cambria Math" w:hAnsi="Cambria Math"/>
              </w:rPr>
              <m:t>T</m:t>
            </m:r>
          </m:e>
          <m:sub>
            <m:r>
              <w:rPr>
                <w:rFonts w:ascii="Cambria Math" w:hAnsi="Cambria Math"/>
              </w:rPr>
              <m:t>min</m:t>
            </m:r>
          </m:sub>
        </m:sSub>
      </m:oMath>
      <w:r w:rsidR="00A33561">
        <w:t xml:space="preserve">= 6°C). For the 30-year model however, </w:t>
      </w:r>
      <m:oMath>
        <m:sSub>
          <m:sSubPr>
            <m:ctrlPr>
              <w:rPr>
                <w:rFonts w:ascii="Cambria Math" w:hAnsi="Cambria Math"/>
                <w:i/>
              </w:rPr>
            </m:ctrlPr>
          </m:sSubPr>
          <m:e>
            <m:r>
              <w:rPr>
                <w:rFonts w:ascii="Cambria Math" w:hAnsi="Cambria Math"/>
              </w:rPr>
              <m:t>T</m:t>
            </m:r>
          </m:e>
          <m:sub>
            <m:r>
              <w:rPr>
                <w:rFonts w:ascii="Cambria Math" w:hAnsi="Cambria Math"/>
              </w:rPr>
              <m:t>min</m:t>
            </m:r>
          </m:sub>
        </m:sSub>
      </m:oMath>
      <w:r w:rsidR="00A33561">
        <w:t xml:space="preserve"> in the 1D 2200m² semi-infinite model is 8.4°C, which is half the drawdown observed at the borehole in the corresponding 3D model (</w:t>
      </w:r>
      <m:oMath>
        <m:sSub>
          <m:sSubPr>
            <m:ctrlPr>
              <w:rPr>
                <w:rFonts w:ascii="Cambria Math" w:hAnsi="Cambria Math"/>
                <w:i/>
              </w:rPr>
            </m:ctrlPr>
          </m:sSubPr>
          <m:e>
            <m:r>
              <w:rPr>
                <w:rFonts w:ascii="Cambria Math" w:hAnsi="Cambria Math"/>
              </w:rPr>
              <m:t>T</m:t>
            </m:r>
          </m:e>
          <m:sub>
            <m:r>
              <w:rPr>
                <w:rFonts w:ascii="Cambria Math" w:hAnsi="Cambria Math"/>
              </w:rPr>
              <m:t>min</m:t>
            </m:r>
          </m:sub>
        </m:sSub>
      </m:oMath>
      <w:r w:rsidR="00A33561">
        <w:t xml:space="preserve"> = 4°C). This seems to show that the axial fluxes are not sufficient at the borehole location, or that after 30 years the energy reduction prevents sufficient recharge at the borehole.</w:t>
      </w:r>
      <w:r w:rsidR="00A33561" w:rsidRPr="00DB076B">
        <w:t xml:space="preserve"> </w:t>
      </w:r>
    </w:p>
    <w:p w14:paraId="156F58AA" w14:textId="70AEB4CE" w:rsidR="00151AFB" w:rsidRDefault="00151AFB" w:rsidP="00605848">
      <w:pPr>
        <w:spacing w:afterLines="80" w:after="192" w:line="480" w:lineRule="auto"/>
        <w:jc w:val="left"/>
        <w:rPr>
          <w:noProof/>
        </w:rPr>
      </w:pPr>
      <w:r>
        <w:rPr>
          <w:noProof/>
        </w:rPr>
        <mc:AlternateContent>
          <mc:Choice Requires="wps">
            <w:drawing>
              <wp:anchor distT="0" distB="0" distL="114300" distR="114300" simplePos="0" relativeHeight="251668480" behindDoc="0" locked="0" layoutInCell="1" allowOverlap="1" wp14:anchorId="795B3567" wp14:editId="6FD663AA">
                <wp:simplePos x="0" y="0"/>
                <wp:positionH relativeFrom="column">
                  <wp:posOffset>2818015</wp:posOffset>
                </wp:positionH>
                <wp:positionV relativeFrom="paragraph">
                  <wp:posOffset>399704</wp:posOffset>
                </wp:positionV>
                <wp:extent cx="180109" cy="131618"/>
                <wp:effectExtent l="0" t="0" r="67945" b="59055"/>
                <wp:wrapNone/>
                <wp:docPr id="71" name="Connecteur droit avec flèche 71"/>
                <wp:cNvGraphicFramePr/>
                <a:graphic xmlns:a="http://schemas.openxmlformats.org/drawingml/2006/main">
                  <a:graphicData uri="http://schemas.microsoft.com/office/word/2010/wordprocessingShape">
                    <wps:wsp>
                      <wps:cNvCnPr/>
                      <wps:spPr>
                        <a:xfrm>
                          <a:off x="0" y="0"/>
                          <a:ext cx="180109" cy="1316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7A931AF" id="_x0000_t32" coordsize="21600,21600" o:spt="32" o:oned="t" path="m,l21600,21600e" filled="f">
                <v:path arrowok="t" fillok="f" o:connecttype="none"/>
                <o:lock v:ext="edit" shapetype="t"/>
              </v:shapetype>
              <v:shape id="Connecteur droit avec flèche 71" o:spid="_x0000_s1026" type="#_x0000_t32" style="position:absolute;margin-left:221.9pt;margin-top:31.45pt;width:14.2pt;height:10.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53DCEDE8" wp14:editId="7997532F">
                <wp:simplePos x="0" y="0"/>
                <wp:positionH relativeFrom="column">
                  <wp:posOffset>261851</wp:posOffset>
                </wp:positionH>
                <wp:positionV relativeFrom="paragraph">
                  <wp:posOffset>164176</wp:posOffset>
                </wp:positionV>
                <wp:extent cx="2549236" cy="464128"/>
                <wp:effectExtent l="0" t="0" r="22860" b="12700"/>
                <wp:wrapNone/>
                <wp:docPr id="70" name="Rectangle 70"/>
                <wp:cNvGraphicFramePr/>
                <a:graphic xmlns:a="http://schemas.openxmlformats.org/drawingml/2006/main">
                  <a:graphicData uri="http://schemas.microsoft.com/office/word/2010/wordprocessingShape">
                    <wps:wsp>
                      <wps:cNvSpPr/>
                      <wps:spPr>
                        <a:xfrm>
                          <a:off x="0" y="0"/>
                          <a:ext cx="2549236" cy="46412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2A59DB8" id="Rectangle 70" o:spid="_x0000_s1026" style="position:absolute;margin-left:20.6pt;margin-top:12.95pt;width:200.75pt;height:36.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" filled="f" strokecolor="black [3213]" strokeweight="1.5pt"/>
            </w:pict>
          </mc:Fallback>
        </mc:AlternateContent>
      </w:r>
      <w:r w:rsidR="00936F14">
        <w:rPr>
          <w:noProof/>
        </w:rPr>
        <w:drawing>
          <wp:inline distT="0" distB="0" distL="0" distR="0" wp14:anchorId="25484D12" wp14:editId="4E6F7FC8">
            <wp:extent cx="2926359" cy="1889434"/>
            <wp:effectExtent l="19050" t="19050" r="26670" b="1587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3463" cy="1906934"/>
                    </a:xfrm>
                    <a:prstGeom prst="rect">
                      <a:avLst/>
                    </a:prstGeom>
                    <a:noFill/>
                    <a:ln w="9525">
                      <a:solidFill>
                        <a:schemeClr val="tx1"/>
                      </a:solidFill>
                    </a:ln>
                  </pic:spPr>
                </pic:pic>
              </a:graphicData>
            </a:graphic>
          </wp:inline>
        </w:drawing>
      </w:r>
      <w:r w:rsidR="00605848" w:rsidRPr="00986598">
        <w:rPr>
          <w:noProof/>
        </w:rPr>
        <w:t xml:space="preserve"> </w:t>
      </w:r>
      <w:r w:rsidRPr="00151AFB">
        <w:rPr>
          <w:noProof/>
        </w:rPr>
        <w:drawing>
          <wp:inline distT="0" distB="0" distL="0" distR="0" wp14:anchorId="473B2BB6" wp14:editId="32EF3B51">
            <wp:extent cx="2901801" cy="1862455"/>
            <wp:effectExtent l="19050" t="19050" r="13335" b="2349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59" t="1915" r="1197"/>
                    <a:stretch/>
                  </pic:blipFill>
                  <pic:spPr bwMode="auto">
                    <a:xfrm>
                      <a:off x="0" y="0"/>
                      <a:ext cx="2916253" cy="1871731"/>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C53506" w14:textId="54A5DA72" w:rsidR="00151AFB" w:rsidRDefault="00605848" w:rsidP="00605848">
      <w:pPr>
        <w:spacing w:afterLines="80" w:after="192" w:line="480" w:lineRule="auto"/>
        <w:ind w:firstLine="0"/>
      </w:pPr>
      <w:r>
        <w:t>Fig 5.</w:t>
      </w:r>
      <w:r w:rsidR="00087C33">
        <w:t xml:space="preserve"> </w:t>
      </w:r>
      <w:r>
        <w:t>Temperature time series extracted at 70 m depth (mid-borehole location) from the 1D and 3D models.</w:t>
      </w:r>
      <w:r w:rsidRPr="00140E58">
        <w:t xml:space="preserve"> </w:t>
      </w:r>
      <w:r w:rsidR="00087C33">
        <w:t xml:space="preserve">Results indicate more drawdown at the borehole location in the 3D model compared to the 1D </w:t>
      </w:r>
      <w:commentRangeStart w:id="60"/>
      <w:r w:rsidR="00087C33">
        <w:t>model</w:t>
      </w:r>
      <w:commentRangeEnd w:id="60"/>
      <w:r w:rsidR="00C41FC4">
        <w:rPr>
          <w:rStyle w:val="CommentReference"/>
        </w:rPr>
        <w:commentReference w:id="60"/>
      </w:r>
      <w:r w:rsidR="00087C33">
        <w:t xml:space="preserve">. </w:t>
      </w:r>
      <w:r w:rsidR="00936F14">
        <w:t>The drawdown is linear in the 1D finite model</w:t>
      </w:r>
      <w:r w:rsidR="00151AFB">
        <w:t>. In both the semi-infinite 1D model</w:t>
      </w:r>
      <w:r w:rsidR="00087C33">
        <w:t xml:space="preserve"> </w:t>
      </w:r>
      <w:r w:rsidR="00151AFB">
        <w:t xml:space="preserve">and </w:t>
      </w:r>
      <w:r w:rsidR="00087C33">
        <w:t xml:space="preserve">in </w:t>
      </w:r>
      <w:r w:rsidR="00151AFB">
        <w:t>the 3D models,</w:t>
      </w:r>
      <w:r w:rsidR="00087C33">
        <w:t xml:space="preserve"> where lateral and/or axial recharge </w:t>
      </w:r>
      <w:proofErr w:type="gramStart"/>
      <w:r w:rsidR="00087C33">
        <w:t>is allowed</w:t>
      </w:r>
      <w:proofErr w:type="gramEnd"/>
      <w:r w:rsidR="00087C33">
        <w:t>,</w:t>
      </w:r>
      <w:r w:rsidR="00151AFB">
        <w:t xml:space="preserve"> </w:t>
      </w:r>
      <w:r w:rsidR="00087C33">
        <w:t xml:space="preserve">a </w:t>
      </w:r>
      <w:r w:rsidR="00151AFB">
        <w:t>quasi-steady-state temperature decline is reached after ~20 years</w:t>
      </w:r>
      <w:r w:rsidR="00647309">
        <w:t xml:space="preserve"> (dotted lines)</w:t>
      </w:r>
      <w:r>
        <w:t xml:space="preserve">. </w:t>
      </w:r>
      <w:r w:rsidR="00087C33">
        <w:t>At 26.5 m from the borehole, the temperature at the mid-borehole depth only decreased by 0.4 °C (T = 10.6°C)</w:t>
      </w:r>
      <w:r w:rsidR="00087C33" w:rsidRPr="00140E58">
        <w:t xml:space="preserve"> after 30 years of extraction, against</w:t>
      </w:r>
      <w:r w:rsidR="00087C33">
        <w:t xml:space="preserve"> 2.4°C in the 1D model (T=</w:t>
      </w:r>
      <w:r w:rsidR="00087C33" w:rsidRPr="00140E58">
        <w:t xml:space="preserve"> 8.6°C</w:t>
      </w:r>
      <w:r w:rsidR="00087C33">
        <w:t xml:space="preserve">). In the 3D model, the temperature decreases exponentially at the borehole location, with a temperature drop of ~5.5°C within the </w:t>
      </w:r>
      <w:r w:rsidR="00087C33">
        <w:lastRenderedPageBreak/>
        <w:t xml:space="preserve">first year. A quasi-steady state temperature decline </w:t>
      </w:r>
      <w:proofErr w:type="gramStart"/>
      <w:r w:rsidR="00087C33">
        <w:t>is reached</w:t>
      </w:r>
      <w:proofErr w:type="gramEnd"/>
      <w:r w:rsidR="00087C33">
        <w:t xml:space="preserve"> after 12-15 years of heat production. </w:t>
      </w:r>
      <w:r w:rsidR="00647309">
        <w:t>The right plot is a zoom of the left plot for higher temperatures.</w:t>
      </w:r>
    </w:p>
    <w:p w14:paraId="42766795" w14:textId="77777777" w:rsidR="00087C33" w:rsidRDefault="00087C33" w:rsidP="00087C33">
      <w:pPr>
        <w:spacing w:afterLines="80" w:after="192" w:line="480" w:lineRule="auto"/>
        <w:ind w:firstLine="0"/>
        <w:jc w:val="center"/>
      </w:pPr>
      <w:commentRangeStart w:id="61"/>
      <w:r>
        <w:rPr>
          <w:noProof/>
        </w:rPr>
        <w:drawing>
          <wp:inline distT="0" distB="0" distL="0" distR="0" wp14:anchorId="235B403D" wp14:editId="7EBC3514">
            <wp:extent cx="3216450" cy="1880235"/>
            <wp:effectExtent l="19050" t="19050" r="22225" b="247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848" t="7108" r="4265" b="2563"/>
                    <a:stretch/>
                  </pic:blipFill>
                  <pic:spPr bwMode="auto">
                    <a:xfrm>
                      <a:off x="0" y="0"/>
                      <a:ext cx="3323345" cy="1942722"/>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5370A448" w14:textId="77777777" w:rsidR="00087C33" w:rsidRDefault="00087C33" w:rsidP="00087C33">
      <w:pPr>
        <w:spacing w:afterLines="80" w:after="192" w:line="480" w:lineRule="auto"/>
        <w:ind w:firstLine="0"/>
      </w:pPr>
      <w:r>
        <w:t xml:space="preserve">Drawdown for different model area showing the impact of heat drawdown across different volume. In 1D, when moving the volume boundary away from the borehole, heat </w:t>
      </w:r>
      <w:proofErr w:type="gramStart"/>
      <w:r>
        <w:t>is sourced</w:t>
      </w:r>
      <w:proofErr w:type="gramEnd"/>
      <w:r>
        <w:t xml:space="preserve"> from a larger volume, decreasing the amplitude of the drawdown at a specific point.</w:t>
      </w:r>
      <w:commentRangeEnd w:id="61"/>
      <w:r>
        <w:rPr>
          <w:rStyle w:val="CommentReference"/>
        </w:rPr>
        <w:commentReference w:id="61"/>
      </w:r>
    </w:p>
    <w:p w14:paraId="2A9B45A0" w14:textId="765DD675" w:rsidR="006E0350" w:rsidRDefault="00A33561" w:rsidP="006E0350">
      <w:pPr>
        <w:spacing w:afterLines="80" w:after="192" w:line="480" w:lineRule="auto"/>
        <w:ind w:left="-4" w:firstLine="339"/>
      </w:pPr>
      <w:r w:rsidRPr="00A33561">
        <w:rPr>
          <w:highlight w:val="yellow"/>
        </w:rPr>
        <w:t xml:space="preserve">For both 3D models, the overall temperature change in the models is the same </w:t>
      </w:r>
      <w:commentRangeStart w:id="62"/>
      <w:commentRangeStart w:id="63"/>
      <w:r w:rsidRPr="00A33561">
        <w:rPr>
          <w:highlight w:val="yellow"/>
        </w:rPr>
        <w:t>(i.e. about 3.98 x 10</w:t>
      </w:r>
      <w:r w:rsidRPr="00A33561">
        <w:rPr>
          <w:highlight w:val="yellow"/>
          <w:vertAlign w:val="superscript"/>
        </w:rPr>
        <w:t xml:space="preserve">5 </w:t>
      </w:r>
      <w:r w:rsidRPr="00A33561">
        <w:rPr>
          <w:highlight w:val="yellow"/>
        </w:rPr>
        <w:t>°C over 30 years</w:t>
      </w:r>
      <w:commentRangeEnd w:id="62"/>
      <w:r w:rsidRPr="00A33561">
        <w:rPr>
          <w:rStyle w:val="CommentReference"/>
          <w:highlight w:val="yellow"/>
        </w:rPr>
        <w:commentReference w:id="62"/>
      </w:r>
      <w:commentRangeEnd w:id="63"/>
      <w:r w:rsidR="00731439">
        <w:rPr>
          <w:rStyle w:val="CommentReference"/>
        </w:rPr>
        <w:commentReference w:id="63"/>
      </w:r>
      <w:r w:rsidRPr="00A33561">
        <w:rPr>
          <w:highlight w:val="yellow"/>
        </w:rPr>
        <w:t>), which is XXX compared to 1D model.</w:t>
      </w:r>
      <w:r>
        <w:t xml:space="preserve"> </w:t>
      </w:r>
      <w:r w:rsidR="003A14B2">
        <w:t xml:space="preserve">Assuming that 1D models aim at representing far field conditions, we </w:t>
      </w:r>
      <w:r w:rsidR="00522A88">
        <w:t xml:space="preserve">then </w:t>
      </w:r>
      <w:r w:rsidR="00E6760D">
        <w:t xml:space="preserve">use </w:t>
      </w:r>
      <w:r w:rsidR="00522A88">
        <w:t xml:space="preserve">the relative difference between </w:t>
      </w:r>
      <w:r w:rsidR="00E6760D">
        <w:t xml:space="preserve">temperatures profiles extracted at distance x=4.5 m and x = 26.5 m from the line source in the finite 3D model to </w:t>
      </w:r>
      <w:r w:rsidR="00CF563D">
        <w:t>the corresponding 1D finite temperature profile</w:t>
      </w:r>
      <w:r w:rsidR="00522A88">
        <w:t xml:space="preserve"> to </w:t>
      </w:r>
      <w:r w:rsidR="00E6760D">
        <w:t>quantify the effects of lateral heat recharge</w:t>
      </w:r>
      <w:r w:rsidR="00A63C62">
        <w:t xml:space="preserve"> over time</w:t>
      </w:r>
      <w:r w:rsidR="003A14B2">
        <w:t xml:space="preserve">. </w:t>
      </w:r>
      <w:r w:rsidR="006D1F41">
        <w:t>Results show that after 1</w:t>
      </w:r>
      <w:r w:rsidR="00C91651">
        <w:t xml:space="preserve"> year</w:t>
      </w:r>
      <w:r w:rsidR="002F6D72">
        <w:t xml:space="preserve">, </w:t>
      </w:r>
      <w:r w:rsidR="006D1F41">
        <w:t xml:space="preserve">the </w:t>
      </w:r>
      <w:r w:rsidR="00A63C62">
        <w:t xml:space="preserve">temperature at x = 4.5 m has declined by </w:t>
      </w:r>
      <w:r w:rsidR="00520854">
        <w:t>~</w:t>
      </w:r>
      <w:r w:rsidR="00052FA6">
        <w:t xml:space="preserve"> 1.2°C</w:t>
      </w:r>
      <w:r w:rsidR="00A63C62">
        <w:t xml:space="preserve">. Similarly, </w:t>
      </w:r>
      <w:r w:rsidR="00294FD2">
        <w:t>a</w:t>
      </w:r>
      <w:r w:rsidR="00520854">
        <w:t xml:space="preserve">fter 30 years of heat extraction, </w:t>
      </w:r>
      <w:r w:rsidR="006D1F41">
        <w:t>the temperature at x = 26.</w:t>
      </w:r>
      <w:r w:rsidR="00A63C62">
        <w:t xml:space="preserve"> </w:t>
      </w:r>
      <w:r w:rsidR="006D1F41">
        <w:t>5</w:t>
      </w:r>
      <w:r w:rsidR="00A63C62">
        <w:t xml:space="preserve"> </w:t>
      </w:r>
      <w:r w:rsidR="006D1F41">
        <w:t xml:space="preserve">m </w:t>
      </w:r>
      <w:r w:rsidR="002F6D72">
        <w:t>ha</w:t>
      </w:r>
      <w:r w:rsidR="00294FD2">
        <w:t>s</w:t>
      </w:r>
      <w:r w:rsidR="002F6D72">
        <w:t xml:space="preserve"> declined by </w:t>
      </w:r>
      <w:r w:rsidR="00520854">
        <w:t xml:space="preserve">~ </w:t>
      </w:r>
      <w:r w:rsidR="00052FA6">
        <w:t>1.1</w:t>
      </w:r>
      <w:r w:rsidR="002F6D72">
        <w:t xml:space="preserve"> °C</w:t>
      </w:r>
      <w:r w:rsidR="00A63C62">
        <w:t>. Those represent</w:t>
      </w:r>
      <w:r w:rsidR="006D1F41">
        <w:t xml:space="preserve"> </w:t>
      </w:r>
      <w:r w:rsidR="00520854">
        <w:t>about 20% of the temperature</w:t>
      </w:r>
      <w:r w:rsidR="007E64B7">
        <w:t xml:space="preserve"> change </w:t>
      </w:r>
      <w:r w:rsidR="002F6D72">
        <w:t xml:space="preserve">of 5°C </w:t>
      </w:r>
      <w:r w:rsidR="007E64B7">
        <w:t xml:space="preserve">permitted </w:t>
      </w:r>
      <w:r w:rsidR="002F6D72">
        <w:t xml:space="preserve">at the borehole </w:t>
      </w:r>
      <w:r w:rsidR="007E64B7">
        <w:t xml:space="preserve">and verified by the corresponding </w:t>
      </w:r>
      <w:r w:rsidR="00D6417D">
        <w:t xml:space="preserve">finite </w:t>
      </w:r>
      <w:r w:rsidR="007E64B7">
        <w:t>1D model</w:t>
      </w:r>
      <w:r w:rsidR="00A63C62">
        <w:t>s</w:t>
      </w:r>
      <w:r w:rsidR="00945BBB">
        <w:t>.</w:t>
      </w:r>
      <w:r w:rsidR="006B3BFA" w:rsidRPr="006B3BFA">
        <w:t xml:space="preserve"> </w:t>
      </w:r>
      <w:r w:rsidR="006B3BFA">
        <w:t xml:space="preserve">This indicates the presence of a cone of thermal drawdown around the borehole, where the </w:t>
      </w:r>
      <w:r w:rsidR="006E0350">
        <w:t xml:space="preserve">temperature decline </w:t>
      </w:r>
      <w:proofErr w:type="gramStart"/>
      <w:r w:rsidR="006E0350">
        <w:t xml:space="preserve">is </w:t>
      </w:r>
      <w:r w:rsidR="006B3BFA" w:rsidRPr="006B3BFA">
        <w:t>spread</w:t>
      </w:r>
      <w:proofErr w:type="gramEnd"/>
      <w:r w:rsidR="006B3BFA" w:rsidRPr="006B3BFA">
        <w:t xml:space="preserve"> over the volume</w:t>
      </w:r>
      <w:r w:rsidR="006E0350">
        <w:t xml:space="preserve"> of rock around the borehole.</w:t>
      </w:r>
      <w:r w:rsidR="00F655BE">
        <w:t xml:space="preserve"> </w:t>
      </w:r>
      <w:r w:rsidR="006E0350">
        <w:t xml:space="preserve">However, results from the 3D models indicate a greater decline at the borehole location than in the corresponding 1D finite model, with a drawdown of ΔT~5.5°C after one year an ΔT ~ 8.4° after 30 years (i.e. temperature of reaching 2.7°C). This suggests that although the temperature decline </w:t>
      </w:r>
      <w:proofErr w:type="gramStart"/>
      <w:r w:rsidR="006E0350">
        <w:t>is spread</w:t>
      </w:r>
      <w:proofErr w:type="gramEnd"/>
      <w:r w:rsidR="006E0350">
        <w:t xml:space="preserve"> over a larger volume, reducing the maximal drawdown away from the borehole, most of the heat extracted </w:t>
      </w:r>
      <w:r w:rsidR="00D73A50">
        <w:t>during</w:t>
      </w:r>
      <w:r w:rsidR="006E0350">
        <w:t xml:space="preserve"> the first </w:t>
      </w:r>
      <w:r w:rsidR="006E0350">
        <w:lastRenderedPageBreak/>
        <w:t>year is mined from the area close to the borehole, inducing a fast and large drawdown at the borehole</w:t>
      </w:r>
      <w:r w:rsidR="00D73A50">
        <w:t xml:space="preserve"> location</w:t>
      </w:r>
      <w:r w:rsidR="006E0350">
        <w:t xml:space="preserve">. </w:t>
      </w:r>
      <w:commentRangeStart w:id="64"/>
      <w:r w:rsidR="006E0350">
        <w:t xml:space="preserve">This opposes to the 1D model, where the temperature drawdown </w:t>
      </w:r>
      <w:proofErr w:type="gramStart"/>
      <w:r w:rsidR="00D73A50">
        <w:t xml:space="preserve">is </w:t>
      </w:r>
      <w:r w:rsidR="006E0350">
        <w:t>spread</w:t>
      </w:r>
      <w:proofErr w:type="gramEnd"/>
      <w:r w:rsidR="006E0350">
        <w:t xml:space="preserve"> over a same volume at each time step, resulting in </w:t>
      </w:r>
      <w:r w:rsidR="00D73A50">
        <w:t>a</w:t>
      </w:r>
      <w:r w:rsidR="006E0350">
        <w:t xml:space="preserve"> homogeneous temperature drop over the surface area covered by the 1D model element. </w:t>
      </w:r>
      <w:commentRangeEnd w:id="64"/>
      <w:r w:rsidR="00731439">
        <w:rPr>
          <w:rStyle w:val="CommentReference"/>
        </w:rPr>
        <w:commentReference w:id="64"/>
      </w:r>
      <w:r w:rsidR="006E0350">
        <w:t>As the production time increase in 3D models, radial heat transfers</w:t>
      </w:r>
      <w:r w:rsidR="00D73A50">
        <w:t xml:space="preserve"> allow extracting heat further away from the borehole. Although 1D models allow a simple estimation of the average temperature change in a given volume of rock, this comparison shows that they cannot inform on the temperature distribution around the borehole, and thus on the area of impact in the long term.</w:t>
      </w:r>
    </w:p>
    <w:p w14:paraId="06FDEF53" w14:textId="6C36BBC5" w:rsidR="006E0350" w:rsidRDefault="00D73A50" w:rsidP="00AC51E4">
      <w:pPr>
        <w:spacing w:afterLines="80" w:after="192" w:line="480" w:lineRule="auto"/>
        <w:ind w:left="-4" w:firstLine="339"/>
      </w:pPr>
      <w:r>
        <w:t>We verify this hypothesis by looking at the temperature time series extracted from the mid-borehole location in the 1D and 3D semi-infinite models</w:t>
      </w:r>
      <w:r w:rsidR="00605848">
        <w:t xml:space="preserve"> (Fig.5)</w:t>
      </w:r>
      <w:r>
        <w:t xml:space="preserve">. Results show that </w:t>
      </w:r>
      <w:r w:rsidR="00CF563D">
        <w:t xml:space="preserve">in </w:t>
      </w:r>
      <w:r>
        <w:t>contrast to</w:t>
      </w:r>
      <w:r w:rsidR="00CF563D">
        <w:t xml:space="preserve"> 1D models, where the </w:t>
      </w:r>
      <w:r w:rsidR="00054D5D">
        <w:t xml:space="preserve">temperature declines </w:t>
      </w:r>
      <w:r w:rsidR="00CF563D">
        <w:t>a linear rate</w:t>
      </w:r>
      <w:r w:rsidR="00054D5D">
        <w:t xml:space="preserve"> ~-0.08°C/year</w:t>
      </w:r>
      <w:r w:rsidR="00C9175E">
        <w:t xml:space="preserve"> f</w:t>
      </w:r>
      <w:r w:rsidR="00054D5D">
        <w:t xml:space="preserve">rom the </w:t>
      </w:r>
      <w:r>
        <w:t>o</w:t>
      </w:r>
      <w:r w:rsidR="00605848">
        <w:t>n</w:t>
      </w:r>
      <w:r w:rsidR="00054D5D">
        <w:t xml:space="preserve">set of production, </w:t>
      </w:r>
      <w:r w:rsidR="00CF563D">
        <w:t>temperature</w:t>
      </w:r>
      <w:r w:rsidR="00C9175E">
        <w:t xml:space="preserve"> </w:t>
      </w:r>
      <w:r w:rsidR="00054D5D">
        <w:t>at the borehole location tends to decrease</w:t>
      </w:r>
      <w:r w:rsidR="00C9175E">
        <w:t xml:space="preserve"> exponentially in the first years of heat extraction </w:t>
      </w:r>
      <w:r w:rsidR="00054D5D">
        <w:t>in</w:t>
      </w:r>
      <w:r w:rsidR="00C9175E">
        <w:t xml:space="preserve"> a 3D scenario</w:t>
      </w:r>
      <w:r w:rsidR="00054D5D">
        <w:t>. After about 1</w:t>
      </w:r>
      <w:r w:rsidR="00087C33">
        <w:t>2</w:t>
      </w:r>
      <w:r w:rsidR="00054D5D">
        <w:t xml:space="preserve"> years, temperature</w:t>
      </w:r>
      <w:r w:rsidR="00685BC3">
        <w:t xml:space="preserve"> near the borehole</w:t>
      </w:r>
      <w:r w:rsidR="00054D5D">
        <w:t xml:space="preserve"> </w:t>
      </w:r>
      <w:r w:rsidR="00685BC3">
        <w:t xml:space="preserve">approaches steady state conditions with </w:t>
      </w:r>
      <w:r w:rsidR="00054D5D">
        <w:t>a quasi</w:t>
      </w:r>
      <w:r w:rsidR="00685BC3">
        <w:t>-</w:t>
      </w:r>
      <w:r w:rsidR="00054D5D">
        <w:t xml:space="preserve">linear rate of </w:t>
      </w:r>
      <w:r w:rsidR="00685BC3">
        <w:t xml:space="preserve">decrease of </w:t>
      </w:r>
      <w:r w:rsidR="00C9175E">
        <w:t>~-0.0</w:t>
      </w:r>
      <w:r w:rsidR="00685BC3">
        <w:t>1</w:t>
      </w:r>
      <w:r w:rsidR="00C9175E">
        <w:t>°C/year</w:t>
      </w:r>
      <w:r w:rsidR="0007549C">
        <w:t xml:space="preserve"> (</w:t>
      </w:r>
      <w:proofErr w:type="spellStart"/>
      <w:r w:rsidR="0007549C">
        <w:t>Fig.XXX</w:t>
      </w:r>
      <w:proofErr w:type="spellEnd"/>
      <w:r w:rsidR="0007549C">
        <w:t>)</w:t>
      </w:r>
      <w:r w:rsidR="00054D5D">
        <w:t>.</w:t>
      </w:r>
      <w:r w:rsidR="00C9175E">
        <w:t xml:space="preserve"> </w:t>
      </w:r>
      <w:r w:rsidR="00AC51E4">
        <w:t xml:space="preserve">Away from the borehole, the effects of heat extractions </w:t>
      </w:r>
      <w:proofErr w:type="gramStart"/>
      <w:r w:rsidR="00AC51E4">
        <w:t>are delayed</w:t>
      </w:r>
      <w:proofErr w:type="gramEnd"/>
      <w:r w:rsidR="00AC51E4">
        <w:t>. At x</w:t>
      </w:r>
      <w:r w:rsidR="00685BC3">
        <w:t xml:space="preserve"> </w:t>
      </w:r>
      <w:r w:rsidR="00AC51E4">
        <w:t>=</w:t>
      </w:r>
      <w:r w:rsidR="00685BC3">
        <w:t xml:space="preserve"> </w:t>
      </w:r>
      <w:r w:rsidR="00AC51E4">
        <w:t>26.5</w:t>
      </w:r>
      <w:r w:rsidR="00685BC3">
        <w:t xml:space="preserve"> m</w:t>
      </w:r>
      <w:r w:rsidR="00AC51E4">
        <w:t>, temperature starts decline after a year and a</w:t>
      </w:r>
      <w:r w:rsidR="00685BC3">
        <w:t xml:space="preserve"> quasi-</w:t>
      </w:r>
      <w:r w:rsidR="00AC51E4">
        <w:t xml:space="preserve">constant rate of </w:t>
      </w:r>
      <w:r w:rsidR="00685BC3">
        <w:t xml:space="preserve">temperature </w:t>
      </w:r>
      <w:r w:rsidR="00AC51E4">
        <w:t>decline of ~0.02°C/year</w:t>
      </w:r>
      <w:r w:rsidR="00685BC3">
        <w:t xml:space="preserve"> is reached</w:t>
      </w:r>
      <w:r w:rsidR="00AC51E4">
        <w:t xml:space="preserve"> after about 20 years.</w:t>
      </w:r>
      <w:r w:rsidR="00C9175E">
        <w:t xml:space="preserve"> </w:t>
      </w:r>
      <w:proofErr w:type="gramStart"/>
      <w:r w:rsidR="00685BC3">
        <w:t>Further</w:t>
      </w:r>
      <w:proofErr w:type="gramEnd"/>
      <w:r w:rsidR="00685BC3">
        <w:t xml:space="preserve"> away from the borehole, the rate of temperature decline starts to linearize from the onset of temperature decline. </w:t>
      </w:r>
      <w:r w:rsidR="00C9175E">
        <w:t xml:space="preserve">This suggests that </w:t>
      </w:r>
      <w:r>
        <w:t>although</w:t>
      </w:r>
      <w:r w:rsidR="00C9175E">
        <w:t xml:space="preserve"> steady state </w:t>
      </w:r>
      <w:r w:rsidR="00AC51E4">
        <w:t>temperature</w:t>
      </w:r>
      <w:r w:rsidR="00C9175E">
        <w:t xml:space="preserve"> </w:t>
      </w:r>
      <w:r w:rsidR="00AC51E4">
        <w:t xml:space="preserve">tends to </w:t>
      </w:r>
      <w:proofErr w:type="gramStart"/>
      <w:r w:rsidR="00AC51E4">
        <w:t>be reach</w:t>
      </w:r>
      <w:r>
        <w:t>ed</w:t>
      </w:r>
      <w:proofErr w:type="gramEnd"/>
      <w:r w:rsidR="00AC51E4">
        <w:t xml:space="preserve"> </w:t>
      </w:r>
      <w:r w:rsidR="00C9175E">
        <w:t>at the borehole, t</w:t>
      </w:r>
      <w:r>
        <w:t xml:space="preserve">his does not correspond to the spatial steady-state temperature conditions due to the </w:t>
      </w:r>
      <w:r w:rsidR="00C9175E">
        <w:t xml:space="preserve">poor heat generation and recharge </w:t>
      </w:r>
      <w:r w:rsidR="00685BC3">
        <w:t>potential of this system</w:t>
      </w:r>
      <w:r w:rsidR="00C9175E">
        <w:t>.</w:t>
      </w:r>
      <w:r w:rsidR="00054D5D" w:rsidRPr="00054D5D">
        <w:t xml:space="preserve"> </w:t>
      </w:r>
    </w:p>
    <w:p w14:paraId="48AAE761" w14:textId="63DEF53F" w:rsidR="00592D85" w:rsidRDefault="00D73A50" w:rsidP="00592D85">
      <w:pPr>
        <w:spacing w:afterLines="80" w:after="192" w:line="480" w:lineRule="auto"/>
        <w:ind w:left="-4" w:firstLine="339"/>
      </w:pPr>
      <w:r>
        <w:t xml:space="preserve">We then </w:t>
      </w:r>
      <w:r w:rsidR="00592D85">
        <w:t xml:space="preserve">use the 3D full extent model to measure the radius of the area impacted by heat extraction around the borehole </w:t>
      </w:r>
      <w:r>
        <w:t>over time</w:t>
      </w:r>
      <w:r w:rsidR="00592D85">
        <w:t xml:space="preserve">. The drawdown is measured </w:t>
      </w:r>
      <w:r>
        <w:t xml:space="preserve">after 30 years </w:t>
      </w:r>
      <w:r w:rsidR="00592D85">
        <w:t>along two horizontal profiles situated at the surface (z = 0 m) and at the mid-borehole (z= - 70 m).</w:t>
      </w:r>
      <w:r w:rsidR="00592D85" w:rsidRPr="00592D85">
        <w:t xml:space="preserve"> </w:t>
      </w:r>
      <w:r w:rsidR="00592D85">
        <w:t xml:space="preserve">Fig XXX shows that for both depths, the radius of influence reaches about 80 m around the borehole, with a total temperature drop of 8°C at the mid-borehole (red horizontal line) and of 0.1°C at the surface. After 30 years, the </w:t>
      </w:r>
      <w:commentRangeStart w:id="65"/>
      <w:r w:rsidR="00592D85">
        <w:t>footprint area</w:t>
      </w:r>
      <w:commentRangeEnd w:id="65"/>
      <w:r w:rsidR="00731439">
        <w:rPr>
          <w:rStyle w:val="CommentReference"/>
        </w:rPr>
        <w:commentReference w:id="65"/>
      </w:r>
      <w:r w:rsidR="00592D85">
        <w:t xml:space="preserve"> of heat mining in the volume with </w:t>
      </w:r>
      <w:r w:rsidR="00592D85">
        <w:lastRenderedPageBreak/>
        <w:t>a thermal conductivity of 2.2 W/°</w:t>
      </w:r>
      <w:proofErr w:type="spellStart"/>
      <w:r w:rsidR="00592D85">
        <w:t>C.m</w:t>
      </w:r>
      <w:proofErr w:type="spellEnd"/>
      <w:r w:rsidR="00592D85">
        <w:t xml:space="preserve"> is in the order of 20 000 m², that is an order of magnitude higher than the area calculated from </w:t>
      </w:r>
      <w:r>
        <w:t>the analytical</w:t>
      </w:r>
      <w:r w:rsidR="00592D85">
        <w:t xml:space="preserve"> approach.</w:t>
      </w:r>
    </w:p>
    <w:p w14:paraId="3C702FD1" w14:textId="77777777" w:rsidR="00592D85" w:rsidRDefault="00592D85" w:rsidP="00592D85">
      <w:pPr>
        <w:spacing w:afterLines="80" w:after="192" w:line="480" w:lineRule="auto"/>
        <w:ind w:left="361" w:firstLine="0"/>
        <w:jc w:val="left"/>
      </w:pPr>
      <w:r>
        <w:rPr>
          <w:noProof/>
        </w:rPr>
        <w:drawing>
          <wp:inline distT="0" distB="0" distL="0" distR="0" wp14:anchorId="5FB8FE60" wp14:editId="57038B1B">
            <wp:extent cx="5772150" cy="5175250"/>
            <wp:effectExtent l="0" t="0" r="0" b="6350"/>
            <wp:docPr id="1599" name="Picture 1599"/>
            <wp:cNvGraphicFramePr/>
            <a:graphic xmlns:a="http://schemas.openxmlformats.org/drawingml/2006/main">
              <a:graphicData uri="http://schemas.openxmlformats.org/drawingml/2006/picture">
                <pic:pic xmlns:pic="http://schemas.openxmlformats.org/drawingml/2006/picture">
                  <pic:nvPicPr>
                    <pic:cNvPr id="1599" name="Picture 1599"/>
                    <pic:cNvPicPr/>
                  </pic:nvPicPr>
                  <pic:blipFill>
                    <a:blip r:embed="rId27"/>
                    <a:stretch>
                      <a:fillRect/>
                    </a:stretch>
                  </pic:blipFill>
                  <pic:spPr>
                    <a:xfrm>
                      <a:off x="0" y="0"/>
                      <a:ext cx="5784503" cy="5186326"/>
                    </a:xfrm>
                    <a:prstGeom prst="rect">
                      <a:avLst/>
                    </a:prstGeom>
                  </pic:spPr>
                </pic:pic>
              </a:graphicData>
            </a:graphic>
          </wp:inline>
        </w:drawing>
      </w:r>
    </w:p>
    <w:p w14:paraId="36E73A6B" w14:textId="37E4B152" w:rsidR="00592D85" w:rsidRDefault="00592D85" w:rsidP="00592D85">
      <w:pPr>
        <w:spacing w:afterLines="80" w:after="192" w:line="480" w:lineRule="auto"/>
      </w:pPr>
      <w:r>
        <w:t>Figure 6: XZ temperature profiles obtained from the full extent 3D model after 30 years of heat extraction.</w:t>
      </w:r>
      <w:r w:rsidR="00DD43CA">
        <w:t xml:space="preserve"> The vertical light blue profile shows the temperature distribution at x = 26.5 m and the dark blue and red profiles represent the temperature distribution at y = </w:t>
      </w:r>
      <w:proofErr w:type="gramStart"/>
      <w:r w:rsidR="00DD43CA">
        <w:t>0</w:t>
      </w:r>
      <w:proofErr w:type="gramEnd"/>
      <w:r w:rsidR="00DD43CA">
        <w:t xml:space="preserve"> and y = -70 m. </w:t>
      </w:r>
    </w:p>
    <w:p w14:paraId="6A0E3AE3" w14:textId="6A64CEEE" w:rsidR="00592D85" w:rsidRDefault="00592D85" w:rsidP="00592D85">
      <w:pPr>
        <w:spacing w:afterLines="80" w:after="192" w:line="480" w:lineRule="auto"/>
        <w:ind w:left="-4" w:firstLine="339"/>
      </w:pPr>
      <w:r>
        <w:t xml:space="preserve">To appreciate </w:t>
      </w:r>
      <w:r w:rsidR="00DD43CA">
        <w:t xml:space="preserve">better </w:t>
      </w:r>
      <w:r>
        <w:t xml:space="preserve">the expansion rate of the area impacted by heat extraction, </w:t>
      </w:r>
      <w:r w:rsidR="00DD43CA">
        <w:t>we</w:t>
      </w:r>
      <w:r>
        <w:t xml:space="preserve"> calculate the axial (vertical) and lateral (horizontal) heat fluxes at t = </w:t>
      </w:r>
      <w:proofErr w:type="gramStart"/>
      <w:r>
        <w:t>1</w:t>
      </w:r>
      <w:proofErr w:type="gramEnd"/>
      <w:r>
        <w:t>, t = 30 and t = 100 years of heat extraction. Results displayed in Fig. XXX indicate that horizontal heat flux reach</w:t>
      </w:r>
      <w:r w:rsidR="00DD43CA">
        <w:t>es</w:t>
      </w:r>
      <w:r>
        <w:t xml:space="preserve"> steady state conditions after a year only, </w:t>
      </w:r>
      <w:r>
        <w:lastRenderedPageBreak/>
        <w:t xml:space="preserve">stabilizing at a rate of 0.8 W/m² (0.74) in the middle of the borehole, in accordance with the </w:t>
      </w:r>
      <w:r w:rsidR="00DD43CA">
        <w:t xml:space="preserve">analytical </w:t>
      </w:r>
      <w:r>
        <w:t xml:space="preserve">model presented in section XXX, and reaching 0.42 W/m² at the BHE ends. Those constant fluxes indicate that the temperature will decline at a constant rate, and that the area of impact will keep expanding if no additional heat recharge </w:t>
      </w:r>
      <w:proofErr w:type="gramStart"/>
      <w:r>
        <w:t>is provided</w:t>
      </w:r>
      <w:proofErr w:type="gramEnd"/>
      <w:r>
        <w:t>. It can be expected that the lateral expansion of the volume of rock depleted in heat overtime will also participate to an increase in the vertical temperature contrasts, and thus in the contribution from axial fluxes. Fig. XXX shows the axial fluxes keep expanding over time, suggesting a lack of recharge in the upper part of the model.  While the upward geothermal heat flux represents a constant heat source at the bottom of the borehole, the net heat recharge above the borehole is indeed negative, both due to the effects of the geothermal gradient and to the downward fluxes induced by heat extraction. In addition, the proximity of the borehole to the surface makes it relatively sensitive to the condition at the boundary. As no heat can be source from outside the model, downward fluxes tend to expand over time as the area depleted in heat expands laterally.</w:t>
      </w:r>
    </w:p>
    <w:commentRangeStart w:id="66"/>
    <w:p w14:paraId="3EF60941" w14:textId="77777777" w:rsidR="00592D85" w:rsidRDefault="00592D85" w:rsidP="00592D85">
      <w:pPr>
        <w:spacing w:afterLines="80" w:after="192" w:line="480" w:lineRule="auto"/>
        <w:ind w:left="361" w:firstLine="0"/>
        <w:jc w:val="left"/>
      </w:pPr>
      <w:r>
        <w:rPr>
          <w:noProof/>
        </w:rPr>
        <w:lastRenderedPageBreak/>
        <mc:AlternateContent>
          <mc:Choice Requires="wpg">
            <w:drawing>
              <wp:inline distT="0" distB="0" distL="0" distR="0" wp14:anchorId="19218DB6" wp14:editId="374630CC">
                <wp:extent cx="5930900" cy="4321561"/>
                <wp:effectExtent l="0" t="0" r="0" b="3175"/>
                <wp:docPr id="30072" name="Group 30072"/>
                <wp:cNvGraphicFramePr/>
                <a:graphic xmlns:a="http://schemas.openxmlformats.org/drawingml/2006/main">
                  <a:graphicData uri="http://schemas.microsoft.com/office/word/2010/wordprocessingGroup">
                    <wpg:wgp>
                      <wpg:cNvGrpSpPr/>
                      <wpg:grpSpPr>
                        <a:xfrm>
                          <a:off x="0" y="0"/>
                          <a:ext cx="5930900" cy="4321561"/>
                          <a:chOff x="0" y="0"/>
                          <a:chExt cx="5822291" cy="4212468"/>
                        </a:xfrm>
                      </wpg:grpSpPr>
                      <pic:pic xmlns:pic="http://schemas.openxmlformats.org/drawingml/2006/picture">
                        <pic:nvPicPr>
                          <pic:cNvPr id="1584" name="Picture 1584"/>
                          <pic:cNvPicPr/>
                        </pic:nvPicPr>
                        <pic:blipFill>
                          <a:blip r:embed="rId28"/>
                          <a:stretch>
                            <a:fillRect/>
                          </a:stretch>
                        </pic:blipFill>
                        <pic:spPr>
                          <a:xfrm>
                            <a:off x="0" y="0"/>
                            <a:ext cx="5759869" cy="1400917"/>
                          </a:xfrm>
                          <a:prstGeom prst="rect">
                            <a:avLst/>
                          </a:prstGeom>
                        </pic:spPr>
                      </pic:pic>
                      <pic:pic xmlns:pic="http://schemas.openxmlformats.org/drawingml/2006/picture">
                        <pic:nvPicPr>
                          <pic:cNvPr id="1586" name="Picture 1586"/>
                          <pic:cNvPicPr/>
                        </pic:nvPicPr>
                        <pic:blipFill>
                          <a:blip r:embed="rId29"/>
                          <a:stretch>
                            <a:fillRect/>
                          </a:stretch>
                        </pic:blipFill>
                        <pic:spPr>
                          <a:xfrm>
                            <a:off x="0" y="1413585"/>
                            <a:ext cx="5759887" cy="1405452"/>
                          </a:xfrm>
                          <a:prstGeom prst="rect">
                            <a:avLst/>
                          </a:prstGeom>
                        </pic:spPr>
                      </pic:pic>
                      <pic:pic xmlns:pic="http://schemas.openxmlformats.org/drawingml/2006/picture">
                        <pic:nvPicPr>
                          <pic:cNvPr id="1590" name="Picture 1590"/>
                          <pic:cNvPicPr/>
                        </pic:nvPicPr>
                        <pic:blipFill>
                          <a:blip r:embed="rId30"/>
                          <a:stretch>
                            <a:fillRect/>
                          </a:stretch>
                        </pic:blipFill>
                        <pic:spPr>
                          <a:xfrm>
                            <a:off x="62337" y="2819089"/>
                            <a:ext cx="5759954" cy="1393379"/>
                          </a:xfrm>
                          <a:prstGeom prst="rect">
                            <a:avLst/>
                          </a:prstGeom>
                        </pic:spPr>
                      </pic:pic>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5275F62" id="Group 30072" o:spid="_x0000_s1026" style="width:467pt;height:340.3pt;mso-position-horizontal-relative:char;mso-position-vertical-relative:line" coordsize="58222,421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84" o:spid="_x0000_s1027" type="#_x0000_t75" style="position:absolute;width:57598;height:14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">
                  <v:imagedata r:id="rId33" o:title=""/>
                </v:shape>
                <v:shape id="Picture 1586" o:spid="_x0000_s1028" type="#_x0000_t75" style="position:absolute;top:14135;width:57598;height:14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">
                  <v:imagedata r:id="rId34" o:title=""/>
                </v:shape>
                <v:shape id="Picture 1590" o:spid="_x0000_s1029" type="#_x0000_t75" style="position:absolute;left:623;top:28190;width:57599;height:13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">
                  <v:imagedata r:id="rId35" o:title=""/>
                </v:shape>
                <w10:anchorlock/>
              </v:group>
            </w:pict>
          </mc:Fallback>
        </mc:AlternateContent>
      </w:r>
      <w:commentRangeEnd w:id="66"/>
      <w:r w:rsidR="00DD43CA">
        <w:rPr>
          <w:rStyle w:val="CommentReference"/>
        </w:rPr>
        <w:commentReference w:id="66"/>
      </w:r>
    </w:p>
    <w:p w14:paraId="7FCDE6F0" w14:textId="4EE4F29F" w:rsidR="00592D85" w:rsidRDefault="00592D85" w:rsidP="00592D85">
      <w:pPr>
        <w:spacing w:afterLines="80" w:after="192" w:line="480" w:lineRule="auto"/>
        <w:ind w:left="-4"/>
      </w:pPr>
      <w:r>
        <w:t xml:space="preserve">Figure 7: 2D section in the central part of the 3D model showing the vertical and horizontal fluxes after one year </w:t>
      </w:r>
      <w:proofErr w:type="gramStart"/>
      <w:r>
        <w:t>(a) 30 years</w:t>
      </w:r>
      <w:proofErr w:type="gramEnd"/>
      <w:r>
        <w:t xml:space="preserve"> (b), and 100 year</w:t>
      </w:r>
      <w:r w:rsidR="003B1D5A">
        <w:t>s</w:t>
      </w:r>
      <w:r>
        <w:t xml:space="preserve"> (</w:t>
      </w:r>
      <w:r w:rsidR="003B1D5A">
        <w:t>c</w:t>
      </w:r>
      <w:r>
        <w:t>)</w:t>
      </w:r>
    </w:p>
    <w:p w14:paraId="403C9C19" w14:textId="118D74A5" w:rsidR="00B70B40" w:rsidRDefault="00B70B40" w:rsidP="00592D85">
      <w:pPr>
        <w:spacing w:afterLines="80" w:after="192" w:line="480" w:lineRule="auto"/>
        <w:ind w:left="-4"/>
      </w:pPr>
    </w:p>
    <w:p w14:paraId="7AC0977C" w14:textId="48C5B7E1" w:rsidR="00B70B40" w:rsidRDefault="00B70B40" w:rsidP="00592D85">
      <w:pPr>
        <w:spacing w:afterLines="80" w:after="192" w:line="480" w:lineRule="auto"/>
        <w:ind w:left="-4"/>
      </w:pPr>
      <w:r>
        <w:rPr>
          <w:rFonts w:eastAsia="Times New Roman"/>
          <w:noProof/>
        </w:rPr>
        <w:lastRenderedPageBreak/>
        <w:drawing>
          <wp:inline distT="0" distB="0" distL="0" distR="0" wp14:anchorId="10FFC1F3" wp14:editId="58244084">
            <wp:extent cx="6217920" cy="5659799"/>
            <wp:effectExtent l="0" t="0" r="0" b="0"/>
            <wp:docPr id="2" name="Picture 2" descr="cid:4f9741e9-72d3-482d-98f8-6c9dc6d4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4f9741e9-72d3-482d-98f8-6c9dc6d42789"/>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6217920" cy="5659799"/>
                    </a:xfrm>
                    <a:prstGeom prst="rect">
                      <a:avLst/>
                    </a:prstGeom>
                    <a:noFill/>
                    <a:ln>
                      <a:noFill/>
                    </a:ln>
                  </pic:spPr>
                </pic:pic>
              </a:graphicData>
            </a:graphic>
          </wp:inline>
        </w:drawing>
      </w:r>
    </w:p>
    <w:p w14:paraId="12AE6FE6" w14:textId="278733B1" w:rsidR="00F63A36" w:rsidRDefault="00F63A36" w:rsidP="00F63A36">
      <w:pPr>
        <w:pStyle w:val="Heading2"/>
        <w:numPr>
          <w:ilvl w:val="1"/>
          <w:numId w:val="3"/>
        </w:numPr>
        <w:spacing w:afterLines="80" w:after="192" w:line="480" w:lineRule="auto"/>
        <w:ind w:left="642"/>
      </w:pPr>
      <w:r>
        <w:t>Solar variations effects</w:t>
      </w:r>
    </w:p>
    <w:p w14:paraId="34C3A760" w14:textId="593DCB41" w:rsidR="009B6FB5" w:rsidRDefault="00E16BF9" w:rsidP="00802EBA">
      <w:pPr>
        <w:spacing w:line="480" w:lineRule="auto"/>
        <w:ind w:firstLine="641"/>
      </w:pPr>
      <w:r>
        <w:t xml:space="preserve">It </w:t>
      </w:r>
      <w:proofErr w:type="gramStart"/>
      <w:r>
        <w:t>has been shown</w:t>
      </w:r>
      <w:proofErr w:type="gramEnd"/>
      <w:r>
        <w:t xml:space="preserve"> from previous studies that solar effects are particularly important when studying the efficiency of borehole heat exchanger when those extract heat from shallow depth, i.e. in the zone of influence of the yearly fluctuation in solar flux</w:t>
      </w:r>
      <w:r w:rsidR="008770AC">
        <w:t xml:space="preserve"> (XXX)</w:t>
      </w:r>
      <w:r>
        <w:t>. In our example, the effects of yearly oscillations in the surface heat flux reached about 25 m depth, modifying</w:t>
      </w:r>
      <w:r w:rsidR="008770AC">
        <w:t xml:space="preserve"> the direction of the heat flux at a yearly scale</w:t>
      </w:r>
      <w:r w:rsidR="009B6FB5">
        <w:t xml:space="preserve"> in the shallow sub-surface</w:t>
      </w:r>
      <w:r>
        <w:t xml:space="preserve">. Below that depth, </w:t>
      </w:r>
      <w:r w:rsidR="009B6FB5">
        <w:t xml:space="preserve">the complex interaction between the surface and geothermal heat fluxes tend to disturb the steady-state linear geothermal gradient, creating a new equilibrium where the upper part of the </w:t>
      </w:r>
      <w:r w:rsidR="009B6FB5">
        <w:lastRenderedPageBreak/>
        <w:t xml:space="preserve">geothermal gradient </w:t>
      </w:r>
      <w:proofErr w:type="gramStart"/>
      <w:r w:rsidR="009B6FB5">
        <w:t>is shifted</w:t>
      </w:r>
      <w:proofErr w:type="gramEnd"/>
      <w:r w:rsidR="009B6FB5">
        <w:t xml:space="preserve"> toward higher temperatures down to 150 m depth (Fig XXX). This suggests a decrease in the upward heat flux that might favour recharge </w:t>
      </w:r>
      <w:proofErr w:type="gramStart"/>
      <w:r w:rsidR="009B6FB5">
        <w:t>from above</w:t>
      </w:r>
      <w:proofErr w:type="gramEnd"/>
      <w:r w:rsidR="009B6FB5">
        <w:t xml:space="preserve">. </w:t>
      </w:r>
    </w:p>
    <w:p w14:paraId="312282F0" w14:textId="7216613F" w:rsidR="009B6FB5" w:rsidRPr="00592D85" w:rsidRDefault="00FA25AE" w:rsidP="00802EBA">
      <w:pPr>
        <w:spacing w:line="480" w:lineRule="auto"/>
        <w:ind w:firstLine="641"/>
      </w:pPr>
      <w:r>
        <w:t xml:space="preserve">To avoid overestimating the recharge due to the transient state of the geothermal gradient seen when using fluctuating heat flux (Fig.  3), we use the profile obtained </w:t>
      </w:r>
      <w:proofErr w:type="gramStart"/>
      <w:r>
        <w:t>after 100 years without heat production as initial state to the heat extraction model</w:t>
      </w:r>
      <w:proofErr w:type="gramEnd"/>
      <w:r>
        <w:t xml:space="preserve">. </w:t>
      </w:r>
      <w:r w:rsidR="00CA0632">
        <w:t xml:space="preserve">As </w:t>
      </w:r>
      <w:proofErr w:type="gramStart"/>
      <w:r w:rsidR="00CA0632">
        <w:t>production</w:t>
      </w:r>
      <w:proofErr w:type="gramEnd"/>
      <w:r w:rsidR="00CA0632">
        <w:t xml:space="preserve"> time increases, </w:t>
      </w:r>
      <w:r w:rsidR="009B6FB5">
        <w:t xml:space="preserve">our analysis showed that </w:t>
      </w:r>
      <w:r w:rsidR="00CA0632">
        <w:t>the layer of rock depleted in heat expand</w:t>
      </w:r>
      <w:r w:rsidR="009B6FB5">
        <w:t>s</w:t>
      </w:r>
      <w:r w:rsidR="00CA0632">
        <w:t xml:space="preserve"> vertically</w:t>
      </w:r>
      <w:r>
        <w:t>, amplifying axial fluxes</w:t>
      </w:r>
      <w:r w:rsidR="00CA0632">
        <w:t>.</w:t>
      </w:r>
      <w:r>
        <w:t xml:space="preserve"> After about 6 years, temperature time-series indicate the onset of the temperature decline at the surface, showing that the </w:t>
      </w:r>
      <w:r w:rsidR="00CA0632">
        <w:t>effects of heat extraction reache</w:t>
      </w:r>
      <w:r>
        <w:t>d</w:t>
      </w:r>
      <w:r w:rsidR="00CA0632">
        <w:t xml:space="preserve"> the</w:t>
      </w:r>
      <w:r>
        <w:t xml:space="preserve"> surface</w:t>
      </w:r>
      <w:r w:rsidR="006D6BD6">
        <w:t>. We therefore</w:t>
      </w:r>
      <w:r w:rsidR="00DD43CA">
        <w:t xml:space="preserve"> </w:t>
      </w:r>
      <w:r w:rsidR="006D6BD6">
        <w:t>compare the temperature</w:t>
      </w:r>
      <w:r>
        <w:t xml:space="preserve"> profiles below 25 m depth to assess the energy change in the system after</w:t>
      </w:r>
      <w:r w:rsidR="006D6BD6">
        <w:t xml:space="preserve"> 30 years of heat extraction</w:t>
      </w:r>
      <w:r>
        <w:t xml:space="preserve"> </w:t>
      </w:r>
      <w:r w:rsidR="006D6BD6">
        <w:t>using constant and fluctuating surface heat flux</w:t>
      </w:r>
      <w:r>
        <w:t xml:space="preserve">. This </w:t>
      </w:r>
      <w:proofErr w:type="gramStart"/>
      <w:r>
        <w:t>is done</w:t>
      </w:r>
      <w:proofErr w:type="gramEnd"/>
      <w:r>
        <w:t xml:space="preserve"> to assess the effects of heat extraction from the zone of transient temperature as well as the effects of </w:t>
      </w:r>
      <w:r w:rsidR="009B6FB5">
        <w:t>fluctuating surface heat flux on the recharge to the system</w:t>
      </w:r>
      <w:r w:rsidR="006D6BD6">
        <w:t xml:space="preserve">. </w:t>
      </w:r>
    </w:p>
    <w:p w14:paraId="285B9B16" w14:textId="65A23B67" w:rsidR="00FA25AE" w:rsidRDefault="00A230E1" w:rsidP="00D4365D">
      <w:pPr>
        <w:spacing w:after="160" w:line="259" w:lineRule="auto"/>
        <w:ind w:firstLine="0"/>
        <w:jc w:val="center"/>
        <w:rPr>
          <w:noProof/>
        </w:rPr>
      </w:pPr>
      <w:r w:rsidRPr="00A230E1">
        <w:rPr>
          <w:noProof/>
        </w:rPr>
        <w:lastRenderedPageBreak/>
        <w:t xml:space="preserve"> </w:t>
      </w:r>
      <w:r w:rsidR="00A7775F">
        <w:rPr>
          <w:noProof/>
        </w:rPr>
        <w:drawing>
          <wp:inline distT="0" distB="0" distL="0" distR="0" wp14:anchorId="1BCDD242" wp14:editId="35947C98">
            <wp:extent cx="6217920" cy="6617970"/>
            <wp:effectExtent l="19050" t="19050" r="11430" b="114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7920" cy="6617970"/>
                    </a:xfrm>
                    <a:prstGeom prst="rect">
                      <a:avLst/>
                    </a:prstGeom>
                    <a:ln w="19050">
                      <a:solidFill>
                        <a:schemeClr val="tx1"/>
                      </a:solidFill>
                    </a:ln>
                  </pic:spPr>
                </pic:pic>
              </a:graphicData>
            </a:graphic>
          </wp:inline>
        </w:drawing>
      </w:r>
    </w:p>
    <w:p w14:paraId="75EED639" w14:textId="77777777" w:rsidR="00FA25AE" w:rsidRDefault="00FA25AE" w:rsidP="00FA25AE">
      <w:pPr>
        <w:spacing w:line="480" w:lineRule="auto"/>
        <w:ind w:firstLine="641"/>
      </w:pPr>
    </w:p>
    <w:p w14:paraId="7B55AE31" w14:textId="6AE80156" w:rsidR="00FA25AE" w:rsidRDefault="00BC5CC0" w:rsidP="00FA25AE">
      <w:pPr>
        <w:spacing w:line="480" w:lineRule="auto"/>
        <w:ind w:firstLine="641"/>
      </w:pPr>
      <w:r>
        <w:t xml:space="preserve">Fig. 8. </w:t>
      </w:r>
      <w:r w:rsidR="00FA25AE">
        <w:t xml:space="preserve">Results show that after 30 years, the overall change in energy content in the system is only of a few tens of degrees (taking the integrated </w:t>
      </w:r>
      <w:commentRangeStart w:id="67"/>
      <w:r w:rsidR="00FA25AE">
        <w:t>difference</w:t>
      </w:r>
      <w:commentRangeEnd w:id="67"/>
      <w:r w:rsidR="00FA25AE">
        <w:rPr>
          <w:rStyle w:val="CommentReference"/>
        </w:rPr>
        <w:commentReference w:id="67"/>
      </w:r>
      <w:r w:rsidR="00FA25AE">
        <w:t xml:space="preserve"> between the constant and fluctuating </w:t>
      </w:r>
      <w:proofErr w:type="gramStart"/>
      <w:r w:rsidR="00FA25AE">
        <w:t>surface heat flux model</w:t>
      </w:r>
      <w:proofErr w:type="gramEnd"/>
      <w:r w:rsidR="00FA25AE">
        <w:t xml:space="preserve"> between 25 and 150 m depth).</w:t>
      </w:r>
    </w:p>
    <w:p w14:paraId="38199660" w14:textId="7A3A4450" w:rsidR="001B5D46" w:rsidRDefault="001B5D46" w:rsidP="00D4365D">
      <w:pPr>
        <w:spacing w:after="160" w:line="259" w:lineRule="auto"/>
        <w:ind w:firstLine="0"/>
        <w:jc w:val="center"/>
      </w:pPr>
      <w:r>
        <w:br w:type="page"/>
      </w:r>
    </w:p>
    <w:p w14:paraId="0FB65B2F" w14:textId="77777777" w:rsidR="00F63A36" w:rsidRPr="00F63A36" w:rsidRDefault="00F63A36" w:rsidP="00F63A36"/>
    <w:p w14:paraId="2253BEF5" w14:textId="0C011A33" w:rsidR="00771234" w:rsidRPr="00771234" w:rsidRDefault="00747343" w:rsidP="00EF2480">
      <w:pPr>
        <w:pStyle w:val="Heading1"/>
        <w:numPr>
          <w:ilvl w:val="0"/>
          <w:numId w:val="3"/>
        </w:numPr>
        <w:spacing w:afterLines="80" w:after="192" w:line="480" w:lineRule="auto"/>
        <w:ind w:left="590"/>
      </w:pPr>
      <w:r>
        <w:t>Discussion</w:t>
      </w:r>
    </w:p>
    <w:p w14:paraId="61CBEB10" w14:textId="7A0ADC84" w:rsidR="00512AE8" w:rsidRDefault="00A2520C" w:rsidP="00EF2480">
      <w:pPr>
        <w:spacing w:afterLines="80" w:after="192" w:line="480" w:lineRule="auto"/>
        <w:ind w:left="-4" w:firstLine="339"/>
      </w:pPr>
      <w:r>
        <w:t xml:space="preserve">In the previous sections, we have calculated the volume of rock required to provide energy to a typical average UK house for periods of 1 and 30 years, based on </w:t>
      </w:r>
      <w:r w:rsidR="0099013A">
        <w:t xml:space="preserve">analytical </w:t>
      </w:r>
      <w:r>
        <w:t xml:space="preserve">equations allowing a temperature change of 5°C in the system. </w:t>
      </w:r>
      <w:r w:rsidR="00512AE8">
        <w:t xml:space="preserve">The required heat load </w:t>
      </w:r>
      <w:proofErr w:type="gramStart"/>
      <w:r w:rsidR="00512AE8">
        <w:t>was compared</w:t>
      </w:r>
      <w:proofErr w:type="gramEnd"/>
      <w:r w:rsidR="00512AE8">
        <w:t xml:space="preserve"> to the available natural recharge in the system (i.e. radioactive heat, geothermal and solar heat flux) for a case study located in the Midlothian Coalfield, Scotland. </w:t>
      </w:r>
      <w:r>
        <w:t xml:space="preserve">We then used 1D and 3D numerical models to verify the mathematical model and calculate the amplitude of vertical and horizontal flux around the borehole. In addition, we evaluated the footprint area of heat extraction at the mid-borehole and at the surface, in a homogeneous system with a thermal conductivity of 2.2 W/°C.m². </w:t>
      </w:r>
    </w:p>
    <w:p w14:paraId="7F188668" w14:textId="342C1B56" w:rsidR="00C869F3" w:rsidRDefault="00512AE8" w:rsidP="00FB10B7">
      <w:pPr>
        <w:spacing w:afterLines="80" w:after="192" w:line="480" w:lineRule="auto"/>
        <w:ind w:left="-4" w:firstLine="717"/>
      </w:pPr>
      <w:r>
        <w:t xml:space="preserve">While </w:t>
      </w:r>
      <w:r w:rsidR="00CC4E66">
        <w:t xml:space="preserve">analytical </w:t>
      </w:r>
      <w:r>
        <w:t xml:space="preserve">models suggested that natural recharge </w:t>
      </w:r>
      <w:proofErr w:type="gramStart"/>
      <w:r>
        <w:t>can</w:t>
      </w:r>
      <w:proofErr w:type="gramEnd"/>
      <w:r>
        <w:t xml:space="preserve"> only contribute</w:t>
      </w:r>
      <w:r w:rsidR="00CC4E66">
        <w:t xml:space="preserve"> </w:t>
      </w:r>
      <w:r>
        <w:t xml:space="preserve">up to </w:t>
      </w:r>
      <w:r w:rsidR="00CC4E66">
        <w:t>1</w:t>
      </w:r>
      <w:r w:rsidR="00FB10B7">
        <w:t>3</w:t>
      </w:r>
      <w:r>
        <w:t>% of the heat extracted, numerical models confirmed that most of the heat is actually mined from the rock surrounding the borehole.</w:t>
      </w:r>
      <w:r w:rsidR="003B1D5A">
        <w:t xml:space="preserve"> Results from the 3D analysis show that if that heat transfers </w:t>
      </w:r>
      <w:proofErr w:type="gramStart"/>
      <w:r w:rsidR="003B1D5A">
        <w:t>are not affected</w:t>
      </w:r>
      <w:proofErr w:type="gramEnd"/>
      <w:r w:rsidR="003B1D5A">
        <w:t xml:space="preserve"> by the </w:t>
      </w:r>
      <w:r w:rsidR="00685BC3">
        <w:t>conditions at the boundaries, s</w:t>
      </w:r>
      <w:r w:rsidR="003B1D5A">
        <w:t>teady state flux can be reached after one year</w:t>
      </w:r>
      <w:r>
        <w:t>.</w:t>
      </w:r>
      <w:r w:rsidR="00AA593E">
        <w:t xml:space="preserve"> This </w:t>
      </w:r>
      <w:r>
        <w:t>means</w:t>
      </w:r>
      <w:r w:rsidR="00150B80">
        <w:t xml:space="preserve"> that at a specific point, temperature </w:t>
      </w:r>
      <w:r w:rsidR="003B1D5A">
        <w:t>will start</w:t>
      </w:r>
      <w:r w:rsidR="00150B80">
        <w:t xml:space="preserve"> declining at a constant rate from </w:t>
      </w:r>
      <w:r w:rsidR="006911F5">
        <w:t>at a</w:t>
      </w:r>
      <w:r w:rsidR="00150B80">
        <w:t xml:space="preserve"> time t that depends on </w:t>
      </w:r>
      <w:r w:rsidR="00FB10B7">
        <w:t>its</w:t>
      </w:r>
      <w:r w:rsidR="00150B80">
        <w:t xml:space="preserve"> distance from the </w:t>
      </w:r>
      <w:r w:rsidR="00AA593E">
        <w:t>line source</w:t>
      </w:r>
      <w:r w:rsidR="00AC138C">
        <w:t xml:space="preserve"> (Fig. XXX)</w:t>
      </w:r>
      <w:r w:rsidR="00150B80">
        <w:t xml:space="preserve">. In response to the expansion of the </w:t>
      </w:r>
      <w:r w:rsidR="006911F5">
        <w:t>volume depleted in heat with time</w:t>
      </w:r>
      <w:r w:rsidR="00150B80">
        <w:t>, 3D model</w:t>
      </w:r>
      <w:r w:rsidR="00AA593E">
        <w:t>s</w:t>
      </w:r>
      <w:r w:rsidR="00150B80">
        <w:t xml:space="preserve"> </w:t>
      </w:r>
      <w:r w:rsidR="006911F5">
        <w:t xml:space="preserve">also showed the expansion of the </w:t>
      </w:r>
      <w:r w:rsidR="0015384E">
        <w:t>downward heat flux above the borehole</w:t>
      </w:r>
      <w:r w:rsidR="006911F5">
        <w:t>, allowing greater recharge to the borehole.</w:t>
      </w:r>
      <w:r w:rsidR="00AC138C" w:rsidRPr="00AC138C">
        <w:t xml:space="preserve"> As the extension of the layer </w:t>
      </w:r>
      <w:proofErr w:type="gramStart"/>
      <w:r w:rsidR="00AC138C" w:rsidRPr="00AC138C">
        <w:t>impacted</w:t>
      </w:r>
      <w:proofErr w:type="gramEnd"/>
      <w:r w:rsidR="00AC138C" w:rsidRPr="00AC138C">
        <w:t xml:space="preserve"> by downward fluxes reach the surface, the lack of input of heat at the surface (i.e. -0.068 W/m²) would explain that steady state flux at the surface cannot be reached as fast as lateral fluxes. </w:t>
      </w:r>
      <w:r w:rsidR="006911F5">
        <w:t xml:space="preserve"> In 1D models, </w:t>
      </w:r>
      <w:r w:rsidR="00C869F3">
        <w:t xml:space="preserve">where </w:t>
      </w:r>
      <w:r w:rsidR="0015384E">
        <w:t xml:space="preserve">the </w:t>
      </w:r>
      <w:r w:rsidR="00C869F3">
        <w:t xml:space="preserve">amount of heat available </w:t>
      </w:r>
      <w:r w:rsidR="0015384E">
        <w:t>is constrained by the model area</w:t>
      </w:r>
      <w:r w:rsidR="006911F5">
        <w:t xml:space="preserve"> and no recharge </w:t>
      </w:r>
      <w:proofErr w:type="gramStart"/>
      <w:r w:rsidR="006911F5">
        <w:t>is provided</w:t>
      </w:r>
      <w:proofErr w:type="gramEnd"/>
      <w:r w:rsidR="006911F5">
        <w:t xml:space="preserve"> from lateral areas</w:t>
      </w:r>
      <w:r w:rsidR="00C16DC3">
        <w:t>,</w:t>
      </w:r>
      <w:r w:rsidR="006911F5">
        <w:t xml:space="preserve"> this effect led to an important drop in temperature </w:t>
      </w:r>
      <w:r w:rsidR="00C16DC3">
        <w:t>above the borehole</w:t>
      </w:r>
      <w:r w:rsidR="006911F5">
        <w:t xml:space="preserve"> due to the lack of recharge from the surface </w:t>
      </w:r>
      <w:r w:rsidR="0015384E">
        <w:t>(i.e. scenario with constant heat flux)</w:t>
      </w:r>
      <w:r w:rsidR="00C16DC3">
        <w:t xml:space="preserve">. </w:t>
      </w:r>
      <w:r w:rsidR="002331BA">
        <w:t xml:space="preserve">This suggests that as the borehole depth increases, allowing more axial recharge, the areal impact of heat </w:t>
      </w:r>
      <w:commentRangeStart w:id="68"/>
      <w:r w:rsidR="002331BA">
        <w:t>mining</w:t>
      </w:r>
      <w:commentRangeEnd w:id="68"/>
      <w:r w:rsidR="00FB10B7">
        <w:rPr>
          <w:rStyle w:val="CommentReference"/>
        </w:rPr>
        <w:commentReference w:id="68"/>
      </w:r>
      <w:r w:rsidR="002331BA">
        <w:t xml:space="preserve"> would decrease</w:t>
      </w:r>
      <w:r w:rsidR="00AC138C">
        <w:t>.</w:t>
      </w:r>
      <w:r w:rsidR="00FB10B7">
        <w:t xml:space="preserve"> Us</w:t>
      </w:r>
      <w:r w:rsidR="00623D3B">
        <w:t xml:space="preserve">ing a fluctuating surface heat flux, numerical results show that recharge from the surface can be increased by </w:t>
      </w:r>
      <w:proofErr w:type="gramStart"/>
      <w:r w:rsidR="00623D3B">
        <w:t>XXX%</w:t>
      </w:r>
      <w:proofErr w:type="gramEnd"/>
      <w:r w:rsidR="00623D3B">
        <w:t xml:space="preserve">. </w:t>
      </w:r>
    </w:p>
    <w:p w14:paraId="0AFCD59D" w14:textId="38767CD6" w:rsidR="00E85C67" w:rsidRDefault="00A2520C" w:rsidP="00E85C67">
      <w:pPr>
        <w:spacing w:afterLines="80" w:after="192" w:line="480" w:lineRule="auto"/>
        <w:ind w:left="-4" w:firstLine="339"/>
      </w:pPr>
      <w:r>
        <w:lastRenderedPageBreak/>
        <w:t xml:space="preserve">The model </w:t>
      </w:r>
      <w:r w:rsidR="00C16DC3">
        <w:t xml:space="preserve">described in this study </w:t>
      </w:r>
      <w:r>
        <w:t>represent</w:t>
      </w:r>
      <w:r w:rsidR="00C16DC3">
        <w:t>s</w:t>
      </w:r>
      <w:r>
        <w:t xml:space="preserve"> a specific scenario that highly depends on the choice of the geometrical parameters and medium properties. </w:t>
      </w:r>
      <w:r w:rsidR="00E85C67">
        <w:t xml:space="preserve">Further analysis aiming at assessing the contribution from 1) the thermal conductivity, 2) model area, 3) borehole depth (i.e. distance from the upper boundary), 4) borehole length (i.e. specific heat absorption rate), 5) production time and 6) thermal conductivity on axial recharge and extent of </w:t>
      </w:r>
      <w:commentRangeStart w:id="69"/>
      <w:commentRangeStart w:id="70"/>
      <w:r w:rsidR="00E85C67">
        <w:t>temperature</w:t>
      </w:r>
      <w:commentRangeEnd w:id="69"/>
      <w:r w:rsidR="00E85C67">
        <w:rPr>
          <w:rStyle w:val="CommentReference"/>
        </w:rPr>
        <w:commentReference w:id="69"/>
      </w:r>
      <w:commentRangeEnd w:id="70"/>
      <w:r w:rsidR="00591A8A">
        <w:rPr>
          <w:rStyle w:val="CommentReference"/>
        </w:rPr>
        <w:commentReference w:id="70"/>
      </w:r>
      <w:r w:rsidR="00E85C67">
        <w:t xml:space="preserve"> change in the system </w:t>
      </w:r>
      <w:proofErr w:type="gramStart"/>
      <w:r w:rsidR="00E85C67">
        <w:t>is presented</w:t>
      </w:r>
      <w:proofErr w:type="gramEnd"/>
      <w:r w:rsidR="00E85C67">
        <w:t xml:space="preserve"> in SM XXX.</w:t>
      </w:r>
    </w:p>
    <w:p w14:paraId="3EE9FD90" w14:textId="3E778A2E" w:rsidR="00B84354" w:rsidRDefault="00B84354" w:rsidP="002852E0">
      <w:pPr>
        <w:spacing w:afterLines="80" w:after="192" w:line="480" w:lineRule="auto"/>
        <w:ind w:left="-4" w:firstLine="339"/>
      </w:pPr>
      <w:r>
        <w:t xml:space="preserve">Results presented in </w:t>
      </w:r>
      <w:r w:rsidR="00FB10B7">
        <w:t>SM</w:t>
      </w:r>
      <w:r>
        <w:t xml:space="preserve"> XXX show that</w:t>
      </w:r>
      <w:r w:rsidR="0003617F">
        <w:t xml:space="preserve"> for a given production time</w:t>
      </w:r>
      <w:r>
        <w:t xml:space="preserve"> </w:t>
      </w:r>
      <w:r w:rsidR="002331BA">
        <w:t>the areal impact of heat extraction mostly depends on the thermal conductivity of the rock</w:t>
      </w:r>
      <w:r w:rsidR="0003617F">
        <w:t xml:space="preserve"> and on the borehole length, which are inversely</w:t>
      </w:r>
      <w:r w:rsidR="002331BA">
        <w:t xml:space="preserve"> proportional to the temperature decline at the borehole</w:t>
      </w:r>
      <w:r w:rsidR="00093FCD">
        <w:t>. Although increasing the borehole depth favour</w:t>
      </w:r>
      <w:r w:rsidR="00CC4E66">
        <w:t>s</w:t>
      </w:r>
      <w:r w:rsidR="00093FCD">
        <w:t xml:space="preserve"> axial recharge and restrain the drop in temperature at the borehole, it only has a few effects on the areal impact of heat extraction. </w:t>
      </w:r>
      <w:r w:rsidR="00216C22">
        <w:t xml:space="preserve">Therefore, </w:t>
      </w:r>
      <w:commentRangeStart w:id="71"/>
      <w:r w:rsidR="00216C22">
        <w:t>considering axial effec</w:t>
      </w:r>
      <w:commentRangeEnd w:id="71"/>
      <w:r w:rsidR="00216C22">
        <w:rPr>
          <w:rStyle w:val="CommentReference"/>
        </w:rPr>
        <w:commentReference w:id="71"/>
      </w:r>
      <w:r w:rsidR="00216C22">
        <w:t xml:space="preserve">t would allow reducing the initial area in 1D model to reach a total temperature </w:t>
      </w:r>
      <w:proofErr w:type="gramStart"/>
      <w:r w:rsidR="00216C22">
        <w:t>drop  ΔT</w:t>
      </w:r>
      <w:proofErr w:type="gramEnd"/>
      <w:r w:rsidR="00216C22">
        <w:t xml:space="preserve"> = 5°C at the mid-borehole. 3D analysis however showed that after 30 years of heat extraction, the radius of the impact area is only 10-m lower than in the 1000-m thick model. </w:t>
      </w:r>
      <w:r w:rsidR="000A3E8C">
        <w:t xml:space="preserve">Increasing the borehole length allows decreasing the specific heat extraction rate from 25 W/m for a 40-m long borehole to </w:t>
      </w:r>
      <w:r w:rsidR="000A3E8C">
        <w:rPr>
          <w:rStyle w:val="CommentReference"/>
        </w:rPr>
        <w:annotationRef/>
      </w:r>
      <w:proofErr w:type="gramStart"/>
      <w:r w:rsidR="000A3E8C">
        <w:t>5</w:t>
      </w:r>
      <w:proofErr w:type="gramEnd"/>
      <w:r w:rsidR="000A3E8C">
        <w:t xml:space="preserve"> W/m for a 200 m long borehole. </w:t>
      </w:r>
      <w:r w:rsidR="00093FCD">
        <w:t xml:space="preserve">As </w:t>
      </w:r>
      <w:r w:rsidR="0003617F">
        <w:t>increasing the borehole length generally represents important investment costs</w:t>
      </w:r>
      <w:r w:rsidR="00093FCD">
        <w:t xml:space="preserve">, improving the thermal conductivity of the medium around the heat exchanger </w:t>
      </w:r>
      <w:proofErr w:type="gramStart"/>
      <w:r w:rsidR="00093FCD">
        <w:t>is often seen</w:t>
      </w:r>
      <w:proofErr w:type="gramEnd"/>
      <w:r w:rsidR="00093FCD">
        <w:t xml:space="preserve"> as of primary interest to ensure long-term production and avoid engineering issue due to the accumulation of cold at the borehole (XXX). </w:t>
      </w:r>
      <w:r w:rsidR="002852E0">
        <w:t>By confronting the need to ensure the BHE efficiency against that of ensuring the sustainability of the geological resource while constraining the area of impact</w:t>
      </w:r>
      <w:r w:rsidR="002852E0" w:rsidRPr="002852E0">
        <w:t>, we come up against a conflict of interest</w:t>
      </w:r>
      <w:r w:rsidR="002852E0">
        <w:t xml:space="preserve">… Here, we therefore perform simple heat balance analysis to evaluate the amount of annual recharge that would allow constraining the area of impact to 70-100 m² over 30 years. We then verify our model through different cyclical injection/production scenario using the 3D full-extent model.  </w:t>
      </w:r>
    </w:p>
    <w:p w14:paraId="292F37E2" w14:textId="0C6FD286" w:rsidR="001B5D46" w:rsidRDefault="00D9602B" w:rsidP="002852E0">
      <w:pPr>
        <w:pStyle w:val="Heading2"/>
      </w:pPr>
      <w:r>
        <w:t xml:space="preserve">Heat balance analysis </w:t>
      </w:r>
    </w:p>
    <w:p w14:paraId="38EC11C8" w14:textId="3514EEC4" w:rsidR="002852E0" w:rsidRDefault="002852E0" w:rsidP="002852E0"/>
    <w:p w14:paraId="28BA3923" w14:textId="2ECB4D6C" w:rsidR="00B33EC1" w:rsidRDefault="00B33EC1" w:rsidP="00B33EC1">
      <w:pPr>
        <w:spacing w:afterLines="80" w:after="192" w:line="480" w:lineRule="auto"/>
        <w:ind w:firstLine="641"/>
      </w:pPr>
      <w:r>
        <w:t xml:space="preserve">The analysis presented in Fig. XXX suggested that </w:t>
      </w:r>
      <w:r w:rsidR="00CC4E66">
        <w:t>although</w:t>
      </w:r>
      <w:r>
        <w:t xml:space="preserve"> a steady-state temperature can be obtained at the borehole, often interpreted by previous studies as an indication of efficient system, this steady state </w:t>
      </w:r>
      <w:r>
        <w:lastRenderedPageBreak/>
        <w:t xml:space="preserve">situation </w:t>
      </w:r>
      <w:proofErr w:type="gramStart"/>
      <w:r>
        <w:t>can</w:t>
      </w:r>
      <w:proofErr w:type="gramEnd"/>
      <w:r>
        <w:t xml:space="preserve"> hardly be reached away from it. The area of impact of heat extraction will expand over time if no heat recovery schemes </w:t>
      </w:r>
      <w:proofErr w:type="gramStart"/>
      <w:r>
        <w:t>are planned</w:t>
      </w:r>
      <w:proofErr w:type="gramEnd"/>
      <w:r>
        <w:t>.</w:t>
      </w:r>
    </w:p>
    <w:p w14:paraId="0B2EBF65" w14:textId="7350BD44" w:rsidR="00B33EC1" w:rsidRDefault="00B33EC1" w:rsidP="00B33EC1">
      <w:pPr>
        <w:spacing w:afterLines="80" w:after="192" w:line="480" w:lineRule="auto"/>
        <w:ind w:firstLine="641"/>
      </w:pPr>
      <w:r>
        <w:t xml:space="preserve">We suggested earlier that radioactive heat production, solar recharge and geothermal heat </w:t>
      </w:r>
      <w:proofErr w:type="gramStart"/>
      <w:r>
        <w:t>cannot</w:t>
      </w:r>
      <w:proofErr w:type="gramEnd"/>
      <w:r>
        <w:t xml:space="preserve"> compensate for the heat extracted on a yearly average under the considered geological and climatic context, without considering an unrealistically large volume of rock. For a defined heat extraction rate and production period, the footprint area of mined heat is highly dependents on the conductivity of the medium. Our analysis show</w:t>
      </w:r>
      <w:r w:rsidR="00131381">
        <w:t>s</w:t>
      </w:r>
      <w:r>
        <w:t xml:space="preserve"> that lateral heat flux, </w:t>
      </w:r>
      <w:r w:rsidR="00131381">
        <w:t>which defines</w:t>
      </w:r>
      <w:r>
        <w:t xml:space="preserve"> the rate at which heat </w:t>
      </w:r>
      <w:proofErr w:type="gramStart"/>
      <w:r w:rsidR="00131381">
        <w:t>is</w:t>
      </w:r>
      <w:r>
        <w:t xml:space="preserve"> provided</w:t>
      </w:r>
      <w:proofErr w:type="gramEnd"/>
      <w:r>
        <w:t xml:space="preserve"> to the borehole by the surrounding area</w:t>
      </w:r>
      <w:r w:rsidR="00131381">
        <w:t>,</w:t>
      </w:r>
      <w:r>
        <w:t xml:space="preserve"> can reach steady state after a year in a homogeneous system. Axial fluxes tend to increase over time, depleting the volume of rock available above the borehole in heat while expanding the zone of influence below and around it, to an extent that depend</w:t>
      </w:r>
      <w:r w:rsidR="00131381">
        <w:t>s</w:t>
      </w:r>
      <w:r>
        <w:t xml:space="preserve"> on the conductivity of the ground. </w:t>
      </w:r>
    </w:p>
    <w:p w14:paraId="1B714AB4" w14:textId="3CE62549" w:rsidR="00B33EC1" w:rsidRDefault="00B33EC1" w:rsidP="00E42C99">
      <w:pPr>
        <w:spacing w:afterLines="80" w:after="192" w:line="480" w:lineRule="auto"/>
        <w:ind w:left="-4" w:firstLine="339"/>
      </w:pPr>
      <w:r>
        <w:t xml:space="preserve">Vertical heat exchanger coupled ground source heat pump systems use the shallow geothermal energy as a heat source or sink for space heating or cooling. </w:t>
      </w:r>
      <w:r w:rsidR="000F5A0E">
        <w:t xml:space="preserve">In opposition to horizontal ground heat exchangers, they present the advantage of </w:t>
      </w:r>
      <w:r w:rsidR="00C92061">
        <w:t>occupying less land surface area that horizontal ground heat exchanger.</w:t>
      </w:r>
      <w:r>
        <w:t xml:space="preserve"> However, </w:t>
      </w:r>
      <w:r w:rsidR="00E42C99">
        <w:t xml:space="preserve">studies in China (i.e. Li and Lai, 2015; Wang et al., 2012) warned on the irreversible cooling of the ground caused by yearly imbalances in heat extraction/injection from ground source heat pump, especially in cold areas where the cooling needs are low </w:t>
      </w:r>
      <w:r>
        <w:t>and for large-scale systems with long operational periods</w:t>
      </w:r>
      <w:r w:rsidR="00E42C99">
        <w:t xml:space="preserve"> (Gao et al., 2015). </w:t>
      </w:r>
      <w:r>
        <w:t xml:space="preserve">Some studies showed that other ways to achieve sustainable heat extraction and eliminate the cooling load accumulated into the ground is to perform cyclic production or provide additional artificial heat recharge during the non-heating season, such as solar thermal energy and industrial waste heat recharge (Cui et al., 2015; Cruickshank and Baldwin, 2016). Experimental studies conducted by </w:t>
      </w:r>
      <w:proofErr w:type="spellStart"/>
      <w:r>
        <w:t>Trillat-Berdal</w:t>
      </w:r>
      <w:proofErr w:type="spellEnd"/>
      <w:r>
        <w:t xml:space="preserve"> et al. (2006) showed </w:t>
      </w:r>
      <w:proofErr w:type="gramStart"/>
      <w:r>
        <w:t>that  the</w:t>
      </w:r>
      <w:proofErr w:type="gramEnd"/>
      <w:r>
        <w:t xml:space="preserve"> ground thermal loads could be balanced by a system combining geothermal coupled heat pump and thermal solar collector, when the excess heat not used for hot water heating is injected into the ground, and the heat pump either used in cooling or heating mode. Cui et al. (2015) performed similar analysis on the </w:t>
      </w:r>
      <w:r>
        <w:lastRenderedPageBreak/>
        <w:t>performances of seasonal storage of industrial waste heat, by developing a heat transfer model for vertical GHE boreholes with multi-stage series connections.</w:t>
      </w:r>
    </w:p>
    <w:p w14:paraId="6536C998" w14:textId="77777777" w:rsidR="00903B80" w:rsidRDefault="00903B80" w:rsidP="002852E0">
      <w:pPr>
        <w:pStyle w:val="Heading2"/>
      </w:pPr>
      <w:commentRangeStart w:id="72"/>
      <w:r>
        <w:t>Cyclical production</w:t>
      </w:r>
      <w:commentRangeEnd w:id="72"/>
      <w:r w:rsidR="00591A8A">
        <w:rPr>
          <w:rStyle w:val="CommentReference"/>
        </w:rPr>
        <w:commentReference w:id="72"/>
      </w:r>
    </w:p>
    <w:p w14:paraId="2193D5E1" w14:textId="2A45C172" w:rsidR="00203741" w:rsidRDefault="00203741" w:rsidP="00203741">
      <w:pPr>
        <w:spacing w:afterLines="80" w:after="192" w:line="480" w:lineRule="auto"/>
        <w:ind w:left="-4" w:firstLine="339"/>
      </w:pPr>
      <w:r>
        <w:t>To compensate for the heat extracted, we</w:t>
      </w:r>
      <w:r w:rsidR="00131381">
        <w:t xml:space="preserve"> </w:t>
      </w:r>
      <w:r>
        <w:t xml:space="preserve">evaluate the capacity of different scenarios 1) </w:t>
      </w:r>
      <w:r w:rsidR="00BC5CC0">
        <w:t xml:space="preserve">to decrease </w:t>
      </w:r>
      <w:r>
        <w:t>the yearly average temperature d</w:t>
      </w:r>
      <w:r w:rsidR="00BC5CC0">
        <w:t xml:space="preserve">rop at the borehole </w:t>
      </w:r>
      <w:r>
        <w:t xml:space="preserve">and 2) limit the impact area of heat extraction. Those scenarios involve cyclical production with periods of natural recovery, cyclical production with injections of artificial heat and continuous production with constant heat source below the borehole. The objective is to assess the optimal scenario and the recharge in heat required to constrain the area of impact to 70-100 m², which corresponds to the average surface for a property in the UK (i.e. house and garden), over the long term. </w:t>
      </w:r>
      <w:commentRangeStart w:id="73"/>
      <w:r>
        <w:t>We will finally compare the heat load required to recharge the system annually to the amount of waste heat or artificial heat available in the Midlothian area.</w:t>
      </w:r>
      <w:commentRangeEnd w:id="73"/>
      <w:r w:rsidR="00BC5CC0">
        <w:rPr>
          <w:rStyle w:val="CommentReference"/>
        </w:rPr>
        <w:commentReference w:id="73"/>
      </w:r>
    </w:p>
    <w:p w14:paraId="01E0B366" w14:textId="2CE0F896" w:rsidR="00903B80" w:rsidRDefault="00903B80" w:rsidP="00EF2480">
      <w:pPr>
        <w:spacing w:afterLines="80" w:after="192" w:line="480" w:lineRule="auto"/>
        <w:ind w:left="-4" w:firstLine="343"/>
      </w:pPr>
      <w:r>
        <w:t xml:space="preserve">The first heat extraction scenario considers seasonal heat extraction, with a minimum of -1294 W in winter and a maximum of -706 W in summer, distributed along the 40-m long BHE. The fluctuating heat load is calculated using Eq. 3.1, with </w:t>
      </w:r>
      <w:r>
        <w:rPr>
          <w:i/>
        </w:rPr>
        <w:t xml:space="preserve">A </w:t>
      </w:r>
      <w:r>
        <w:t xml:space="preserve">= 294 W, the amplitude of the variations and </w:t>
      </w:r>
      <w:r>
        <w:rPr>
          <w:i/>
        </w:rPr>
        <w:t xml:space="preserve">q </w:t>
      </w:r>
      <w:r>
        <w:t xml:space="preserve">= </w:t>
      </w:r>
      <w:r w:rsidR="00265F70">
        <w:t>-</w:t>
      </w:r>
      <w:r>
        <w:t>1000 W the average year heat load. After 30 years of production</w:t>
      </w:r>
      <w:r w:rsidR="00BC5CC0">
        <w:t xml:space="preserve"> from the 3D model</w:t>
      </w:r>
      <w:r>
        <w:t>,</w:t>
      </w:r>
      <w:r w:rsidR="00BC5CC0">
        <w:t xml:space="preserve"> a</w:t>
      </w:r>
      <w:r>
        <w:t xml:space="preserve"> similar temperature profile</w:t>
      </w:r>
      <w:r w:rsidR="00BC5CC0">
        <w:t xml:space="preserve"> to the </w:t>
      </w:r>
      <w:proofErr w:type="gramStart"/>
      <w:r w:rsidR="00BC5CC0">
        <w:t xml:space="preserve">one </w:t>
      </w:r>
      <w:r>
        <w:t xml:space="preserve"> </w:t>
      </w:r>
      <w:r w:rsidR="00BC5CC0">
        <w:t>with</w:t>
      </w:r>
      <w:proofErr w:type="gramEnd"/>
      <w:r w:rsidR="00BC5CC0">
        <w:t xml:space="preserve"> constant extraction rate is obtained </w:t>
      </w:r>
      <w:r>
        <w:t>(Fig.</w:t>
      </w:r>
      <w:r w:rsidR="00BC5CC0">
        <w:t>4</w:t>
      </w:r>
      <w:r>
        <w:t>), indicating that average yearly extraction rate is representative of a fluctuating extraction rate around this average.</w:t>
      </w:r>
    </w:p>
    <w:p w14:paraId="244F081A" w14:textId="5A30D4C6" w:rsidR="00903B80" w:rsidRDefault="00903B80" w:rsidP="00EF2480">
      <w:pPr>
        <w:spacing w:afterLines="80" w:after="192" w:line="480" w:lineRule="auto"/>
        <w:ind w:firstLine="339"/>
      </w:pPr>
      <w:r>
        <w:t xml:space="preserve">The second scenario considers cyclical production with periods of no production. Over a year, 2000 W </w:t>
      </w:r>
      <w:proofErr w:type="gramStart"/>
      <w:r>
        <w:t>are extracted</w:t>
      </w:r>
      <w:proofErr w:type="gramEnd"/>
      <w:r>
        <w:t xml:space="preserve"> for 6 month and recovery is allowed for the six following months. This results in a temperature decrease of XXX rather than XXX at the mid-borehole. The overall temperature change in the model after 30 years is of XXX instead of XXX. The area of impact…</w:t>
      </w:r>
      <w:r w:rsidR="00BC5CC0">
        <w:t>.</w:t>
      </w:r>
    </w:p>
    <w:p w14:paraId="06F6A232" w14:textId="76128759" w:rsidR="00903B80" w:rsidRDefault="00903B80" w:rsidP="00EF2480">
      <w:pPr>
        <w:spacing w:afterLines="80" w:after="192" w:line="480" w:lineRule="auto"/>
        <w:ind w:firstLine="339"/>
      </w:pPr>
      <w:r>
        <w:t xml:space="preserve">Finally, </w:t>
      </w:r>
      <w:commentRangeStart w:id="74"/>
      <w:r>
        <w:t>the</w:t>
      </w:r>
      <w:commentRangeEnd w:id="74"/>
      <w:r w:rsidR="00EF2480">
        <w:rPr>
          <w:rStyle w:val="CommentReference"/>
        </w:rPr>
        <w:commentReference w:id="74"/>
      </w:r>
      <w:r>
        <w:t xml:space="preserve"> third scenario considers cyclical production with period of recharge.  Over a year, 2000 W </w:t>
      </w:r>
      <w:proofErr w:type="gramStart"/>
      <w:r>
        <w:t>are extracted</w:t>
      </w:r>
      <w:proofErr w:type="gramEnd"/>
      <w:r>
        <w:t xml:space="preserve"> for 6 month and 1000 W are reinjected for 6 months.</w:t>
      </w:r>
      <w:r w:rsidR="00BC5CC0">
        <w:t xml:space="preserve"> Results… (Fig.9).</w:t>
      </w:r>
    </w:p>
    <w:p w14:paraId="42DAD2C4" w14:textId="2520425F" w:rsidR="00E24BEE" w:rsidRPr="00E24BEE" w:rsidRDefault="00E24BEE" w:rsidP="00EF2480">
      <w:pPr>
        <w:pStyle w:val="Heading1"/>
        <w:numPr>
          <w:ilvl w:val="0"/>
          <w:numId w:val="3"/>
        </w:numPr>
        <w:spacing w:afterLines="80" w:after="192" w:line="480" w:lineRule="auto"/>
      </w:pPr>
      <w:r w:rsidRPr="00E24BEE">
        <w:lastRenderedPageBreak/>
        <w:t>Conclusion</w:t>
      </w:r>
    </w:p>
    <w:p w14:paraId="61A387F4" w14:textId="64B8E68B" w:rsidR="002F57BD" w:rsidRDefault="00FB10B7" w:rsidP="002F57BD">
      <w:pPr>
        <w:spacing w:afterLines="80" w:after="192" w:line="480" w:lineRule="auto"/>
        <w:ind w:left="-4" w:firstLine="339"/>
      </w:pPr>
      <w:r w:rsidRPr="00FB10B7">
        <w:t xml:space="preserve">The aim </w:t>
      </w:r>
      <w:r>
        <w:t xml:space="preserve">of this study was to </w:t>
      </w:r>
      <w:r w:rsidRPr="00FB10B7">
        <w:t>assess the</w:t>
      </w:r>
      <w:r w:rsidR="00A4647A">
        <w:t xml:space="preserve"> </w:t>
      </w:r>
      <w:del w:id="75" w:author="MCDERMOTT Christopher" w:date="2020-09-30T10:51:00Z">
        <w:r w:rsidR="00A4647A" w:rsidDel="00591A8A">
          <w:delText xml:space="preserve">areal </w:delText>
        </w:r>
      </w:del>
      <w:ins w:id="76" w:author="MCDERMOTT Christopher" w:date="2020-09-30T10:51:00Z">
        <w:r w:rsidR="00591A8A">
          <w:t>spatial</w:t>
        </w:r>
        <w:r w:rsidR="00591A8A">
          <w:t xml:space="preserve"> </w:t>
        </w:r>
      </w:ins>
      <w:r w:rsidR="00A4647A">
        <w:t xml:space="preserve">impact of heat extraction from BHE systems and the renewability of low-grade geothermal resources. </w:t>
      </w:r>
      <w:r w:rsidR="00D502DB">
        <w:t xml:space="preserve">We used simple analytical models to calculate subsurface energy balances in the Midlothian Coalfield in Scotland, considering heat extraction from a 50-m long vertical BHE. One-dimensional numerical models </w:t>
      </w:r>
      <w:proofErr w:type="gramStart"/>
      <w:r w:rsidR="00D502DB">
        <w:t>were used</w:t>
      </w:r>
      <w:proofErr w:type="gramEnd"/>
      <w:r w:rsidR="00D502DB">
        <w:t xml:space="preserve"> to verify the analytical solution and calculate axial recharge. We also extended the models in 3D to assess the effect of lateral recharge and the area of impact of heat extraction. </w:t>
      </w:r>
      <w:r w:rsidR="00DC3486">
        <w:t>Although p</w:t>
      </w:r>
      <w:r w:rsidR="00A4647A">
        <w:t xml:space="preserve">revious studies </w:t>
      </w:r>
      <w:r w:rsidR="00DC3486">
        <w:t xml:space="preserve">aiming at assessing the long-term performances of BHE systems showed that steady-state production temperature can be reached after a few years of production, we here show </w:t>
      </w:r>
      <w:r w:rsidR="004D73DF">
        <w:t xml:space="preserve">that </w:t>
      </w:r>
      <w:r w:rsidR="004D73DF" w:rsidRPr="004D73DF">
        <w:t xml:space="preserve">energy balance in the shallow </w:t>
      </w:r>
      <w:proofErr w:type="gramStart"/>
      <w:r w:rsidR="004D73DF" w:rsidRPr="004D73DF">
        <w:t>sub-surface</w:t>
      </w:r>
      <w:proofErr w:type="gramEnd"/>
      <w:r w:rsidR="004D73DF" w:rsidRPr="004D73DF">
        <w:t xml:space="preserve"> (i.e. &lt; 100 m) cannot be naturally reached over the long term</w:t>
      </w:r>
      <w:r w:rsidR="002F57BD">
        <w:t xml:space="preserve"> and thus steady-state conditions cannot be reached away from the borehole</w:t>
      </w:r>
      <w:r w:rsidR="00D502DB">
        <w:t xml:space="preserve">. </w:t>
      </w:r>
      <w:r w:rsidR="00A34334">
        <w:t xml:space="preserve">For a fixed GSHP set up and production period, our study show that the areal impact mostly depends on the conductivity of the ground. Although high conductivity rocks are generally preferred to avoid a fast cooling at the borehole location and ensure sustainable BHE, </w:t>
      </w:r>
      <w:r w:rsidR="00A34334" w:rsidRPr="00A34334">
        <w:t xml:space="preserve">it also considerably </w:t>
      </w:r>
      <w:proofErr w:type="gramStart"/>
      <w:r w:rsidR="00A34334" w:rsidRPr="00A34334">
        <w:t>impacts</w:t>
      </w:r>
      <w:proofErr w:type="gramEnd"/>
      <w:r w:rsidR="00A34334" w:rsidRPr="00A34334">
        <w:t xml:space="preserve"> the extent of heat depletion.</w:t>
      </w:r>
      <w:r w:rsidR="00A34334">
        <w:t xml:space="preserve"> In a context where geothermal energy becomes of real interest, constraining the footprint area of heat extraction is nevertheless essential to avoid interferences.</w:t>
      </w:r>
    </w:p>
    <w:p w14:paraId="6F4EE120" w14:textId="42098C51" w:rsidR="00471468" w:rsidRDefault="00471468" w:rsidP="00471468">
      <w:pPr>
        <w:spacing w:afterLines="80" w:after="192" w:line="480" w:lineRule="auto"/>
        <w:ind w:left="-4" w:firstLine="339"/>
      </w:pPr>
      <w:r>
        <w:t xml:space="preserve"> By calculating the relative contribution from axial and lateral heat flux, we showed that the initial recharge in the system depends on the long-term energy balance between surface and deep geothermal flux (i.e. initial temperature gradient). </w:t>
      </w:r>
      <w:r w:rsidR="00D502DB">
        <w:t xml:space="preserve">As the production time increase, the heat </w:t>
      </w:r>
      <w:proofErr w:type="gramStart"/>
      <w:r w:rsidR="00D502DB">
        <w:t>is mined further away from the borehole as the heat generated from radiogenic elements and recharged from solar</w:t>
      </w:r>
      <w:proofErr w:type="gramEnd"/>
      <w:r w:rsidR="00D502DB">
        <w:t xml:space="preserve"> and geothermal flux does not compensate for the heat extracted. </w:t>
      </w:r>
      <w:bookmarkStart w:id="77" w:name="_GoBack"/>
      <w:r>
        <w:t>Although</w:t>
      </w:r>
      <w:r w:rsidR="00D502DB">
        <w:t xml:space="preserve"> </w:t>
      </w:r>
      <w:proofErr w:type="gramStart"/>
      <w:r w:rsidR="00D502DB">
        <w:t>steady-state</w:t>
      </w:r>
      <w:proofErr w:type="gramEnd"/>
      <w:r w:rsidR="00D502DB">
        <w:t xml:space="preserve"> radial flux </w:t>
      </w:r>
      <w:bookmarkEnd w:id="77"/>
      <w:r w:rsidR="00D502DB">
        <w:t>can be reached after a year of production (i.e. constant rate of temperature decline),</w:t>
      </w:r>
      <w:r>
        <w:t xml:space="preserve"> axial flux tends to increase with depth, with a maximal amplitude at the borehole ends. This </w:t>
      </w:r>
      <w:r w:rsidR="00D502DB">
        <w:t xml:space="preserve">effect </w:t>
      </w:r>
      <w:proofErr w:type="gramStart"/>
      <w:r>
        <w:t>is amplified</w:t>
      </w:r>
      <w:proofErr w:type="gramEnd"/>
      <w:r>
        <w:t xml:space="preserve"> as they reach the </w:t>
      </w:r>
      <w:r w:rsidR="00D502DB">
        <w:t>upper boundary</w:t>
      </w:r>
      <w:r>
        <w:t xml:space="preserve">, where the Neumann (i.e. </w:t>
      </w:r>
      <w:r>
        <w:lastRenderedPageBreak/>
        <w:t>constant flux) boundary condition prevents from maintaining a fixed temperature at the surface (i.e. this differs from the finite line source model of Zeng et al., 2002).</w:t>
      </w:r>
    </w:p>
    <w:p w14:paraId="29904D96" w14:textId="4046EF70" w:rsidR="00471468" w:rsidRDefault="00471468" w:rsidP="00471468">
      <w:pPr>
        <w:spacing w:afterLines="80" w:after="192" w:line="480" w:lineRule="auto"/>
        <w:ind w:firstLine="360"/>
      </w:pPr>
      <w:r>
        <w:t>In addition, this study showed that in geographical areas with low geothermal heat flux and low in-situ heat production, artificial heat recharge is required to ensure sustainable heat extraction and constrain the footprint area impacted by heat mining. 3D analysis showed that the areal impact of heat mining can be minimized by performing cyclical production with periods of no production, while adding cyclical recharge allow ensuring heat balance in the system</w:t>
      </w:r>
      <w:r w:rsidR="00A34334">
        <w:t xml:space="preserve">, </w:t>
      </w:r>
      <w:r>
        <w:t>decrease the peak in temperature drop at the borehole</w:t>
      </w:r>
      <w:r w:rsidR="00A34334">
        <w:t xml:space="preserve"> and ensure sustainability from the heat resource perspective</w:t>
      </w:r>
      <w:r>
        <w:t>.</w:t>
      </w:r>
    </w:p>
    <w:p w14:paraId="0F7D1EE6" w14:textId="1C1D1618" w:rsidR="00A34334" w:rsidRPr="00D9602B" w:rsidRDefault="00A34334" w:rsidP="00A34334">
      <w:pPr>
        <w:spacing w:afterLines="80" w:after="192" w:line="480" w:lineRule="auto"/>
        <w:ind w:left="-4" w:firstLine="339"/>
      </w:pPr>
      <w:r>
        <w:t>Next step will be to assess the relative contribution from heat convection and conduction through the porous medium, using 2D advection-diffusion models (i.e. with groundwater flow). We will also extend this study by using mine-water heat source as a way to disperse heat injected from artificial sources.</w:t>
      </w:r>
    </w:p>
    <w:sectPr w:rsidR="00A34334" w:rsidRPr="00D9602B" w:rsidSect="00EF2480">
      <w:headerReference w:type="even" r:id="rId39"/>
      <w:headerReference w:type="default" r:id="rId40"/>
      <w:footerReference w:type="even" r:id="rId41"/>
      <w:footerReference w:type="default" r:id="rId42"/>
      <w:headerReference w:type="first" r:id="rId43"/>
      <w:footerReference w:type="first" r:id="rId44"/>
      <w:pgSz w:w="12240" w:h="15840"/>
      <w:pgMar w:top="1256" w:right="1224" w:bottom="1145" w:left="1224" w:header="720" w:footer="579"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MCDERMOTT Christopher" w:date="2020-09-30T09:27:00Z" w:initials="MC">
    <w:p w14:paraId="6561C628" w14:textId="178F18D2" w:rsidR="00212CFD" w:rsidRDefault="00212CFD">
      <w:pPr>
        <w:pStyle w:val="CommentText"/>
      </w:pPr>
      <w:r>
        <w:rPr>
          <w:rStyle w:val="CommentReference"/>
        </w:rPr>
        <w:annotationRef/>
      </w:r>
      <w:r>
        <w:t xml:space="preserve">I </w:t>
      </w:r>
      <w:proofErr w:type="gramStart"/>
      <w:r>
        <w:t>think  it</w:t>
      </w:r>
      <w:proofErr w:type="gramEnd"/>
      <w:r>
        <w:t xml:space="preserve"> is also important to bring the 1D balance here of 1.5kw vs 0.065w geothermal, and show that geothermal alone would require ~20,000m2, i.e. 5 acres</w:t>
      </w:r>
    </w:p>
  </w:comment>
  <w:comment w:id="3" w:author="MCDERMOTT Christopher" w:date="2020-09-30T09:29:00Z" w:initials="MC">
    <w:p w14:paraId="4449A502" w14:textId="493D7F4A" w:rsidR="00212CFD" w:rsidRDefault="00212CFD">
      <w:pPr>
        <w:pStyle w:val="CommentText"/>
      </w:pPr>
      <w:r>
        <w:rPr>
          <w:rStyle w:val="CommentReference"/>
        </w:rPr>
        <w:annotationRef/>
      </w:r>
      <w:r>
        <w:t>?</w:t>
      </w:r>
    </w:p>
  </w:comment>
  <w:comment w:id="4" w:author="MCDERMOTT Christopher" w:date="2020-09-30T09:30:00Z" w:initials="MC">
    <w:p w14:paraId="5EC00ACD" w14:textId="7B333F5A" w:rsidR="00212CFD" w:rsidRDefault="00212CFD">
      <w:pPr>
        <w:pStyle w:val="CommentText"/>
      </w:pPr>
      <w:r>
        <w:rPr>
          <w:rStyle w:val="CommentReference"/>
        </w:rPr>
        <w:annotationRef/>
      </w:r>
      <w:r>
        <w:t xml:space="preserve">You can claim this for this paper, </w:t>
      </w:r>
      <w:proofErr w:type="spellStart"/>
      <w:r>
        <w:t>butnote</w:t>
      </w:r>
      <w:proofErr w:type="spellEnd"/>
      <w:r>
        <w:t xml:space="preserve"> that if the surface is cooled there will be more flux from the atmosphere. The effect is that the </w:t>
      </w:r>
      <w:proofErr w:type="spellStart"/>
      <w:r>
        <w:t>yearky</w:t>
      </w:r>
      <w:proofErr w:type="spellEnd"/>
      <w:r>
        <w:t xml:space="preserve"> average temperature can be assumed for a </w:t>
      </w:r>
      <w:proofErr w:type="spellStart"/>
      <w:r>
        <w:t>firt</w:t>
      </w:r>
      <w:proofErr w:type="spellEnd"/>
      <w:r>
        <w:t xml:space="preserve"> approximation to be a </w:t>
      </w:r>
      <w:proofErr w:type="spellStart"/>
      <w:r>
        <w:t>dirichlet</w:t>
      </w:r>
      <w:proofErr w:type="spellEnd"/>
      <w:r>
        <w:t xml:space="preserve"> boundary. However ignoring the cooling effect overestimates how much heat is available, and will maintain the near surface temperature artificially high.</w:t>
      </w:r>
    </w:p>
  </w:comment>
  <w:comment w:id="20" w:author="MCDERMOTT Christopher" w:date="2020-09-30T09:46:00Z" w:initials="MC">
    <w:p w14:paraId="240D6630" w14:textId="091E06AD" w:rsidR="00212CFD" w:rsidRDefault="00212CFD">
      <w:pPr>
        <w:pStyle w:val="CommentText"/>
      </w:pPr>
      <w:r>
        <w:rPr>
          <w:rStyle w:val="CommentReference"/>
        </w:rPr>
        <w:annotationRef/>
      </w:r>
      <w:r>
        <w:t xml:space="preserve">Efficient electricity generation only really starts &gt;140C, so the HAS is </w:t>
      </w:r>
      <w:proofErr w:type="spellStart"/>
      <w:r>
        <w:t>morelikely</w:t>
      </w:r>
      <w:proofErr w:type="spellEnd"/>
      <w:r>
        <w:t xml:space="preserve"> to be used for direct heating applications.</w:t>
      </w:r>
    </w:p>
  </w:comment>
  <w:comment w:id="23" w:author="MCDERMOTT Christopher" w:date="2020-09-30T09:48:00Z" w:initials="MC">
    <w:p w14:paraId="0DEE0A3E" w14:textId="0CDD4A45" w:rsidR="00212CFD" w:rsidRDefault="00212CFD">
      <w:pPr>
        <w:pStyle w:val="CommentText"/>
      </w:pPr>
      <w:r>
        <w:rPr>
          <w:rStyle w:val="CommentReference"/>
        </w:rPr>
        <w:annotationRef/>
      </w:r>
      <w:r>
        <w:t>Good</w:t>
      </w:r>
    </w:p>
  </w:comment>
  <w:comment w:id="24" w:author="MCDERMOTT Christopher" w:date="2020-09-30T09:49:00Z" w:initials="MC">
    <w:p w14:paraId="4D41A9D0" w14:textId="33BC86A2" w:rsidR="00212CFD" w:rsidRDefault="00212CFD">
      <w:pPr>
        <w:pStyle w:val="CommentText"/>
      </w:pPr>
      <w:r>
        <w:rPr>
          <w:rStyle w:val="CommentReference"/>
        </w:rPr>
        <w:annotationRef/>
      </w:r>
      <w:r>
        <w:t>The water in the rock also has a significant impact, so I would include also the water part.</w:t>
      </w:r>
    </w:p>
  </w:comment>
  <w:comment w:id="25" w:author="MCDERMOTT Christopher" w:date="2020-09-30T09:50:00Z" w:initials="MC">
    <w:p w14:paraId="0F4CAA4A" w14:textId="7FD108DC" w:rsidR="00212CFD" w:rsidRDefault="00212CFD">
      <w:pPr>
        <w:pStyle w:val="CommentText"/>
      </w:pPr>
      <w:r>
        <w:rPr>
          <w:rStyle w:val="CommentReference"/>
        </w:rPr>
        <w:annotationRef/>
      </w:r>
      <w:r>
        <w:t>This is an odd approach, and doesn’t really make sense in our concept?</w:t>
      </w:r>
    </w:p>
  </w:comment>
  <w:comment w:id="26" w:author="MCDERMOTT Christopher" w:date="2020-09-30T09:51:00Z" w:initials="MC">
    <w:p w14:paraId="0BB7B5F8" w14:textId="79C19C8C" w:rsidR="00212CFD" w:rsidRDefault="00212CFD">
      <w:pPr>
        <w:pStyle w:val="CommentText"/>
      </w:pPr>
      <w:r>
        <w:rPr>
          <w:rStyle w:val="CommentReference"/>
        </w:rPr>
        <w:annotationRef/>
      </w:r>
      <w:r>
        <w:t>Good, it also includes static water</w:t>
      </w:r>
    </w:p>
  </w:comment>
  <w:comment w:id="27" w:author="MCDERMOTT Christopher" w:date="2020-09-30T09:52:00Z" w:initials="MC">
    <w:p w14:paraId="332A32D3" w14:textId="71F39BDF" w:rsidR="00212CFD" w:rsidRDefault="00212CFD">
      <w:pPr>
        <w:pStyle w:val="CommentText"/>
      </w:pPr>
      <w:r>
        <w:rPr>
          <w:rStyle w:val="CommentReference"/>
        </w:rPr>
        <w:annotationRef/>
      </w:r>
      <w:r>
        <w:t>Check Ofcom figures, not division between electric and gas. Try to estimate heating requirements as we are addressing heating</w:t>
      </w:r>
    </w:p>
  </w:comment>
  <w:comment w:id="28" w:author="Mylène RECEVEUR" w:date="2020-09-20T18:49:00Z" w:initials="MR">
    <w:p w14:paraId="230D7E54" w14:textId="1B352BCB" w:rsidR="00212CFD" w:rsidRDefault="00212CFD">
      <w:pPr>
        <w:pStyle w:val="CommentText"/>
      </w:pPr>
      <w:r>
        <w:rPr>
          <w:rStyle w:val="CommentReference"/>
        </w:rPr>
        <w:annotationRef/>
      </w:r>
      <w:r>
        <w:t>Numerical simulation confirms that after 1 year, the temperature drops at the borehole equals 2°C. However, after 10 years, the temperature at -70 m depth reaches – 2.5°C</w:t>
      </w:r>
    </w:p>
  </w:comment>
  <w:comment w:id="29" w:author="MCDERMOTT Christopher" w:date="2020-09-30T09:54:00Z" w:initials="MC">
    <w:p w14:paraId="3959FA64" w14:textId="7D7C26BD" w:rsidR="00212CFD" w:rsidRDefault="00212CFD">
      <w:pPr>
        <w:pStyle w:val="CommentText"/>
      </w:pPr>
      <w:r>
        <w:rPr>
          <w:rStyle w:val="CommentReference"/>
        </w:rPr>
        <w:annotationRef/>
      </w:r>
      <w:r>
        <w:t>I suspect that that is because the analytical approach you take applied the temperature drop to all the rock, but the numerical one discretises, i.e. it’s an important scale effect.</w:t>
      </w:r>
    </w:p>
    <w:p w14:paraId="1EE71E2B" w14:textId="2340F734" w:rsidR="00212CFD" w:rsidRDefault="00212CFD">
      <w:pPr>
        <w:pStyle w:val="CommentText"/>
      </w:pPr>
    </w:p>
    <w:p w14:paraId="0E584EF3" w14:textId="18AACF66" w:rsidR="00212CFD" w:rsidRDefault="00212CFD">
      <w:pPr>
        <w:pStyle w:val="CommentText"/>
      </w:pPr>
      <w:r>
        <w:t>Also what happens after 30 years?</w:t>
      </w:r>
    </w:p>
    <w:p w14:paraId="6BE3440F" w14:textId="4D41700B" w:rsidR="00212CFD" w:rsidRDefault="00212CFD">
      <w:pPr>
        <w:pStyle w:val="CommentText"/>
      </w:pPr>
    </w:p>
    <w:p w14:paraId="62743BD2" w14:textId="2822D2BB" w:rsidR="00212CFD" w:rsidRDefault="00212CFD">
      <w:pPr>
        <w:pStyle w:val="CommentText"/>
      </w:pPr>
      <w:r>
        <w:t>What happens if the neighbours are also cooling the ground.</w:t>
      </w:r>
    </w:p>
  </w:comment>
  <w:comment w:id="33" w:author="MCDERMOTT Christopher" w:date="2020-09-30T10:01:00Z" w:initials="MC">
    <w:p w14:paraId="73CB1AF2" w14:textId="3854E942" w:rsidR="00212CFD" w:rsidRDefault="00212CFD">
      <w:pPr>
        <w:pStyle w:val="CommentText"/>
      </w:pPr>
      <w:r>
        <w:rPr>
          <w:rStyle w:val="CommentReference"/>
        </w:rPr>
        <w:annotationRef/>
      </w:r>
      <w:r>
        <w:t xml:space="preserve">Interesting way of putting it. Some will argue the heat flux can get in round the sides, so I would call it an indicative study. </w:t>
      </w:r>
    </w:p>
  </w:comment>
  <w:comment w:id="36" w:author="Mylène RECEVEUR" w:date="2020-09-21T09:24:00Z" w:initials="MR">
    <w:p w14:paraId="7363D6D0" w14:textId="012BF96A" w:rsidR="00212CFD" w:rsidRDefault="00212CFD" w:rsidP="004711D7">
      <w:pPr>
        <w:pStyle w:val="CommentText"/>
        <w:ind w:firstLine="0"/>
      </w:pPr>
      <w:r>
        <w:rPr>
          <w:rStyle w:val="CommentReference"/>
        </w:rPr>
        <w:annotationRef/>
      </w:r>
      <w:r>
        <w:t xml:space="preserve">At that depth, could also be due to long-term warming -Temperature gradient might not have reached equilibrium since the last Ice Age. </w:t>
      </w:r>
    </w:p>
    <w:p w14:paraId="44D48951" w14:textId="34E72D48" w:rsidR="00212CFD" w:rsidRDefault="00212CFD" w:rsidP="004711D7">
      <w:pPr>
        <w:pStyle w:val="CommentText"/>
        <w:ind w:firstLine="0"/>
      </w:pPr>
      <w:r>
        <w:t>Need to show profiles and results for unsteady gradient (see preliminary / old study from the effect of unsteady geothermal gradient in SM)</w:t>
      </w:r>
    </w:p>
    <w:p w14:paraId="4FF9E99D" w14:textId="0799EB82" w:rsidR="00212CFD" w:rsidRDefault="00212CFD" w:rsidP="00E85C67">
      <w:pPr>
        <w:spacing w:afterLines="80" w:after="192" w:line="480" w:lineRule="auto"/>
        <w:ind w:firstLine="360"/>
      </w:pPr>
    </w:p>
    <w:p w14:paraId="1D27F3B1" w14:textId="298740FA" w:rsidR="00212CFD" w:rsidRDefault="00212CFD" w:rsidP="004711D7">
      <w:pPr>
        <w:pStyle w:val="CommentText"/>
        <w:ind w:firstLine="0"/>
      </w:pPr>
    </w:p>
  </w:comment>
  <w:comment w:id="37" w:author="MCDERMOTT Christopher" w:date="2020-09-30T10:03:00Z" w:initials="MC">
    <w:p w14:paraId="5CDF4B50" w14:textId="2DAFBD5D" w:rsidR="00212CFD" w:rsidRDefault="00212CFD">
      <w:pPr>
        <w:pStyle w:val="CommentText"/>
      </w:pPr>
      <w:r>
        <w:rPr>
          <w:rStyle w:val="CommentReference"/>
        </w:rPr>
        <w:annotationRef/>
      </w:r>
      <w:r>
        <w:t>Is this during daylight hours?</w:t>
      </w:r>
    </w:p>
  </w:comment>
  <w:comment w:id="41" w:author="MCDERMOTT Christopher" w:date="2020-09-30T10:04:00Z" w:initials="MC">
    <w:p w14:paraId="30944050" w14:textId="72B1DE0E" w:rsidR="00212CFD" w:rsidRDefault="00212CFD">
      <w:pPr>
        <w:pStyle w:val="CommentText"/>
      </w:pPr>
      <w:r>
        <w:rPr>
          <w:rStyle w:val="CommentReference"/>
        </w:rPr>
        <w:annotationRef/>
      </w:r>
      <w:r>
        <w:t>That makes 110%</w:t>
      </w:r>
    </w:p>
  </w:comment>
  <w:comment w:id="44" w:author="MCDERMOTT Christopher" w:date="2020-09-30T10:05:00Z" w:initials="MC">
    <w:p w14:paraId="5BCEE6A6" w14:textId="3D415553" w:rsidR="00212CFD" w:rsidRDefault="00212CFD">
      <w:pPr>
        <w:pStyle w:val="CommentText"/>
      </w:pPr>
      <w:r>
        <w:rPr>
          <w:rStyle w:val="CommentReference"/>
        </w:rPr>
        <w:annotationRef/>
      </w:r>
      <w:r>
        <w:t>Good, makes a clear point with respect to the above calculation.</w:t>
      </w:r>
    </w:p>
    <w:p w14:paraId="0E733855" w14:textId="20ECBF89" w:rsidR="00212CFD" w:rsidRDefault="00212CFD">
      <w:pPr>
        <w:pStyle w:val="CommentText"/>
      </w:pPr>
    </w:p>
    <w:p w14:paraId="357CAD9B" w14:textId="03732168" w:rsidR="00212CFD" w:rsidRDefault="00212CFD" w:rsidP="00DB38AD">
      <w:pPr>
        <w:pStyle w:val="CommentText"/>
        <w:spacing w:line="480" w:lineRule="auto"/>
      </w:pPr>
      <w:r>
        <w:t>Regarding surface recharge, I believe the initial numerical model calculations also indicated ~1.5 – 2 w/m2</w:t>
      </w:r>
    </w:p>
  </w:comment>
  <w:comment w:id="45" w:author="Mylène RECEVEUR" w:date="2020-09-20T18:36:00Z" w:initials="MR">
    <w:p w14:paraId="447BB708" w14:textId="3F51E287" w:rsidR="00212CFD" w:rsidRDefault="00212CFD" w:rsidP="00C41A84">
      <w:pPr>
        <w:pStyle w:val="CommentText"/>
      </w:pPr>
      <w:r>
        <w:rPr>
          <w:rStyle w:val="CommentReference"/>
        </w:rPr>
        <w:annotationRef/>
      </w:r>
      <w:r>
        <w:rPr>
          <w:rStyle w:val="CommentReference"/>
        </w:rPr>
        <w:annotationRef/>
      </w:r>
      <w:r>
        <w:t xml:space="preserve">In an unsteady state scenario (where the upper part of the initial temperature profiles is disturbed by long-term warming at the surface), </w:t>
      </w:r>
      <w:r w:rsidRPr="007E0C67">
        <w:t>the geothermal heat flux and solar heat flux would contribute up to</w:t>
      </w:r>
      <w:r>
        <w:t xml:space="preserve"> </w:t>
      </w:r>
      <w:r w:rsidRPr="007E0C67">
        <w:t>0.092</w:t>
      </w:r>
      <w:r>
        <w:t xml:space="preserve"> W/m² and 0.08 W/m²</w:t>
      </w:r>
      <w:r w:rsidRPr="007E0C67">
        <w:t xml:space="preserve"> to the total heat recharge, respectively</w:t>
      </w:r>
      <w:r>
        <w:t xml:space="preserve"> (see SM)</w:t>
      </w:r>
      <w:r w:rsidRPr="007E0C67">
        <w:t xml:space="preserve">. That means that about 987 W will be mined from surrounding rocks. Using h = 40 m and a perimeter of 30 m </w:t>
      </w:r>
      <w:r>
        <w:t>(</w:t>
      </w:r>
      <w:r w:rsidRPr="007E0C67">
        <w:t xml:space="preserve">with r = 4.8 m), the lateral heat flux would be in the order 0.81 </w:t>
      </w:r>
      <w:r>
        <w:t>W/m².</w:t>
      </w:r>
    </w:p>
    <w:p w14:paraId="59299049" w14:textId="77777777" w:rsidR="00212CFD" w:rsidRDefault="00212CFD" w:rsidP="00C41A84">
      <w:pPr>
        <w:pStyle w:val="CommentText"/>
      </w:pPr>
    </w:p>
    <w:p w14:paraId="48C88F8D" w14:textId="2A912D51" w:rsidR="00212CFD" w:rsidRDefault="00212CFD">
      <w:pPr>
        <w:pStyle w:val="CommentText"/>
      </w:pPr>
    </w:p>
  </w:comment>
  <w:comment w:id="46" w:author="Mylène RECEVEUR" w:date="2020-08-13T15:04:00Z" w:initials="MR">
    <w:p w14:paraId="2E70FBAE" w14:textId="77777777" w:rsidR="00212CFD" w:rsidRDefault="00212CFD" w:rsidP="00253C69">
      <w:pPr>
        <w:autoSpaceDE w:val="0"/>
        <w:autoSpaceDN w:val="0"/>
        <w:adjustRightInd w:val="0"/>
        <w:spacing w:after="0" w:line="240" w:lineRule="auto"/>
        <w:ind w:firstLine="0"/>
        <w:jc w:val="left"/>
        <w:rPr>
          <w:rFonts w:ascii="MyriadPro-Regular" w:eastAsiaTheme="minorEastAsia" w:hAnsi="MyriadPro-Regular" w:cs="MyriadPro-Regular"/>
          <w:color w:val="auto"/>
          <w:sz w:val="48"/>
          <w:szCs w:val="48"/>
        </w:rPr>
      </w:pPr>
      <w:r>
        <w:rPr>
          <w:rStyle w:val="CommentReference"/>
        </w:rPr>
        <w:annotationRef/>
      </w:r>
      <w:r>
        <w:rPr>
          <w:rFonts w:ascii="MyriadPro-Regular" w:eastAsiaTheme="minorEastAsia" w:hAnsi="MyriadPro-Regular" w:cs="MyriadPro-Regular"/>
          <w:color w:val="auto"/>
          <w:sz w:val="48"/>
          <w:szCs w:val="48"/>
        </w:rPr>
        <w:t>Numerical investigation on the performance,</w:t>
      </w:r>
    </w:p>
    <w:p w14:paraId="3F741994" w14:textId="77777777" w:rsidR="00212CFD" w:rsidRDefault="00212CFD" w:rsidP="00253C69">
      <w:pPr>
        <w:autoSpaceDE w:val="0"/>
        <w:autoSpaceDN w:val="0"/>
        <w:adjustRightInd w:val="0"/>
        <w:spacing w:after="0" w:line="240" w:lineRule="auto"/>
        <w:ind w:firstLine="0"/>
        <w:jc w:val="left"/>
        <w:rPr>
          <w:rFonts w:ascii="MyriadPro-Regular" w:eastAsiaTheme="minorEastAsia" w:hAnsi="MyriadPro-Regular" w:cs="MyriadPro-Regular"/>
          <w:color w:val="auto"/>
          <w:sz w:val="48"/>
          <w:szCs w:val="48"/>
        </w:rPr>
      </w:pPr>
      <w:proofErr w:type="gramStart"/>
      <w:r>
        <w:rPr>
          <w:rFonts w:ascii="MyriadPro-Regular" w:eastAsiaTheme="minorEastAsia" w:hAnsi="MyriadPro-Regular" w:cs="MyriadPro-Regular"/>
          <w:color w:val="auto"/>
          <w:sz w:val="48"/>
          <w:szCs w:val="48"/>
        </w:rPr>
        <w:t>sustainability</w:t>
      </w:r>
      <w:proofErr w:type="gramEnd"/>
      <w:r>
        <w:rPr>
          <w:rFonts w:ascii="MyriadPro-Regular" w:eastAsiaTheme="minorEastAsia" w:hAnsi="MyriadPro-Regular" w:cs="MyriadPro-Regular"/>
          <w:color w:val="auto"/>
          <w:sz w:val="48"/>
          <w:szCs w:val="48"/>
        </w:rPr>
        <w:t>, and efficiency of the deep</w:t>
      </w:r>
    </w:p>
    <w:p w14:paraId="640614A9" w14:textId="77777777" w:rsidR="00212CFD" w:rsidRDefault="00212CFD" w:rsidP="00253C69">
      <w:pPr>
        <w:autoSpaceDE w:val="0"/>
        <w:autoSpaceDN w:val="0"/>
        <w:adjustRightInd w:val="0"/>
        <w:spacing w:after="0" w:line="240" w:lineRule="auto"/>
        <w:ind w:firstLine="0"/>
        <w:jc w:val="left"/>
        <w:rPr>
          <w:rFonts w:ascii="MyriadPro-Regular" w:eastAsiaTheme="minorEastAsia" w:hAnsi="MyriadPro-Regular" w:cs="MyriadPro-Regular"/>
          <w:color w:val="auto"/>
          <w:sz w:val="48"/>
          <w:szCs w:val="48"/>
        </w:rPr>
      </w:pPr>
      <w:proofErr w:type="gramStart"/>
      <w:r>
        <w:rPr>
          <w:rFonts w:ascii="MyriadPro-Regular" w:eastAsiaTheme="minorEastAsia" w:hAnsi="MyriadPro-Regular" w:cs="MyriadPro-Regular"/>
          <w:color w:val="auto"/>
          <w:sz w:val="48"/>
          <w:szCs w:val="48"/>
        </w:rPr>
        <w:t>borehole</w:t>
      </w:r>
      <w:proofErr w:type="gramEnd"/>
      <w:r>
        <w:rPr>
          <w:rFonts w:ascii="MyriadPro-Regular" w:eastAsiaTheme="minorEastAsia" w:hAnsi="MyriadPro-Regular" w:cs="MyriadPro-Regular"/>
          <w:color w:val="auto"/>
          <w:sz w:val="48"/>
          <w:szCs w:val="48"/>
        </w:rPr>
        <w:t xml:space="preserve"> heat exchanger system for building</w:t>
      </w:r>
    </w:p>
    <w:p w14:paraId="3E5D272E" w14:textId="551E092D" w:rsidR="00212CFD" w:rsidRPr="00A06C8F" w:rsidRDefault="00212CFD" w:rsidP="00A06C8F">
      <w:pPr>
        <w:pStyle w:val="CommentText"/>
        <w:rPr>
          <w:rFonts w:ascii="MyriadPro-Regular" w:eastAsiaTheme="minorEastAsia" w:hAnsi="MyriadPro-Regular" w:cs="MyriadPro-Regular"/>
          <w:color w:val="auto"/>
          <w:sz w:val="48"/>
          <w:szCs w:val="48"/>
        </w:rPr>
      </w:pPr>
      <w:proofErr w:type="gramStart"/>
      <w:r>
        <w:rPr>
          <w:rFonts w:ascii="MyriadPro-Regular" w:eastAsiaTheme="minorEastAsia" w:hAnsi="MyriadPro-Regular" w:cs="MyriadPro-Regular"/>
          <w:color w:val="auto"/>
          <w:sz w:val="48"/>
          <w:szCs w:val="48"/>
        </w:rPr>
        <w:t>heating</w:t>
      </w:r>
      <w:proofErr w:type="gramEnd"/>
      <w:r>
        <w:rPr>
          <w:rFonts w:ascii="MyriadPro-Regular" w:eastAsiaTheme="minorEastAsia" w:hAnsi="MyriadPro-Regular" w:cs="MyriadPro-Regular"/>
          <w:color w:val="auto"/>
          <w:sz w:val="48"/>
          <w:szCs w:val="48"/>
        </w:rPr>
        <w:t xml:space="preserve"> of Chen et al. (2019)</w:t>
      </w:r>
    </w:p>
  </w:comment>
  <w:comment w:id="47" w:author="Mylène RECEVEUR" w:date="2020-08-07T13:30:00Z" w:initials="MR">
    <w:p w14:paraId="5C8DF180" w14:textId="3FD2ADFF" w:rsidR="00212CFD" w:rsidRDefault="00212CFD" w:rsidP="006613B1">
      <w:pPr>
        <w:spacing w:after="465"/>
        <w:ind w:left="-4" w:firstLine="339"/>
      </w:pPr>
      <w:r>
        <w:rPr>
          <w:rStyle w:val="CommentReference"/>
        </w:rPr>
        <w:annotationRef/>
      </w:r>
      <w:r>
        <w:t xml:space="preserve">According to </w:t>
      </w:r>
      <w:proofErr w:type="spellStart"/>
      <w:r>
        <w:t>Ozgener</w:t>
      </w:r>
      <w:proofErr w:type="spellEnd"/>
      <w:r>
        <w:t xml:space="preserve"> et al., 2013, the damping depth can be calculated </w:t>
      </w:r>
      <w:proofErr w:type="gramStart"/>
      <w:r>
        <w:t xml:space="preserve">as </w:t>
      </w:r>
      <w:proofErr w:type="gramEnd"/>
      <w:r>
        <w:rPr>
          <w:noProof/>
        </w:rPr>
        <w:drawing>
          <wp:inline distT="0" distB="0" distL="0" distR="0" wp14:anchorId="00CF884B" wp14:editId="34AC513B">
            <wp:extent cx="548640" cy="249936"/>
            <wp:effectExtent l="0" t="0" r="0" b="0"/>
            <wp:docPr id="24" name="Picture 38157"/>
            <wp:cNvGraphicFramePr/>
            <a:graphic xmlns:a="http://schemas.openxmlformats.org/drawingml/2006/main">
              <a:graphicData uri="http://schemas.openxmlformats.org/drawingml/2006/picture">
                <pic:pic xmlns:pic="http://schemas.openxmlformats.org/drawingml/2006/picture">
                  <pic:nvPicPr>
                    <pic:cNvPr id="38157" name="Picture 38157"/>
                    <pic:cNvPicPr/>
                  </pic:nvPicPr>
                  <pic:blipFill>
                    <a:blip r:embed="rId1"/>
                    <a:stretch>
                      <a:fillRect/>
                    </a:stretch>
                  </pic:blipFill>
                  <pic:spPr>
                    <a:xfrm>
                      <a:off x="0" y="0"/>
                      <a:ext cx="548640" cy="249936"/>
                    </a:xfrm>
                    <a:prstGeom prst="rect">
                      <a:avLst/>
                    </a:prstGeom>
                  </pic:spPr>
                </pic:pic>
              </a:graphicData>
            </a:graphic>
          </wp:inline>
        </w:drawing>
      </w:r>
      <w:r>
        <w:t xml:space="preserve">, where </w:t>
      </w:r>
      <w:r>
        <w:rPr>
          <w:i/>
        </w:rPr>
        <w:t xml:space="preserve">α </w:t>
      </w:r>
      <w:r>
        <w:t xml:space="preserve">is the rock diffusivity and P the period of oscillations. Here the damping depth is 96 m, this is deeper than the depth of influence of the yearly fluctuations in solar heat flux shown in Fig 3.  </w:t>
      </w:r>
    </w:p>
    <w:p w14:paraId="7216F188" w14:textId="494B4758" w:rsidR="00212CFD" w:rsidRDefault="00212CFD" w:rsidP="007229D7">
      <w:pPr>
        <w:spacing w:after="465"/>
        <w:ind w:left="-4" w:firstLine="339"/>
      </w:pPr>
    </w:p>
    <w:p w14:paraId="4C76B376" w14:textId="38FF6061" w:rsidR="00212CFD" w:rsidRDefault="00212CFD" w:rsidP="00305020">
      <w:pPr>
        <w:spacing w:after="465"/>
        <w:ind w:left="-4" w:firstLine="339"/>
      </w:pPr>
      <w:r>
        <w:t xml:space="preserve">Why </w:t>
      </w:r>
      <w:proofErr w:type="gramStart"/>
      <w:r>
        <w:t>different ?</w:t>
      </w:r>
      <w:proofErr w:type="gramEnd"/>
    </w:p>
  </w:comment>
  <w:comment w:id="48" w:author="MCDERMOTT Christopher" w:date="2020-09-30T10:14:00Z" w:initials="MC">
    <w:p w14:paraId="054F3AAC" w14:textId="09558EEE" w:rsidR="00212CFD" w:rsidRDefault="00212CFD">
      <w:pPr>
        <w:pStyle w:val="CommentText"/>
      </w:pPr>
      <w:r>
        <w:rPr>
          <w:rStyle w:val="CommentReference"/>
        </w:rPr>
        <w:annotationRef/>
      </w:r>
      <w:r>
        <w:t>It is probably a threshold selection, as actually the perturbations should continue to infinity, they just have such a small amplitude that they are not relevant.</w:t>
      </w:r>
    </w:p>
  </w:comment>
  <w:comment w:id="49" w:author="MCDERMOTT Christopher" w:date="2020-09-30T10:15:00Z" w:initials="MC">
    <w:p w14:paraId="368AA0B8" w14:textId="621A5672" w:rsidR="00212CFD" w:rsidRDefault="00212CFD">
      <w:pPr>
        <w:pStyle w:val="CommentText"/>
      </w:pPr>
      <w:r>
        <w:rPr>
          <w:rStyle w:val="CommentReference"/>
        </w:rPr>
        <w:annotationRef/>
      </w:r>
      <w:r>
        <w:t>Actually, analytical solutions are used to validate numerical models</w:t>
      </w:r>
    </w:p>
  </w:comment>
  <w:comment w:id="50" w:author="MCDERMOTT Christopher" w:date="2020-09-30T10:18:00Z" w:initials="MC">
    <w:p w14:paraId="7D6C9C48" w14:textId="3E2A46AA" w:rsidR="00212CFD" w:rsidRDefault="00212CFD">
      <w:pPr>
        <w:pStyle w:val="CommentText"/>
      </w:pPr>
      <w:r>
        <w:rPr>
          <w:rStyle w:val="CommentReference"/>
        </w:rPr>
        <w:annotationRef/>
      </w:r>
      <w:r>
        <w:t>Don’t follow what the 26.5m and the 0 m represent -&gt;is this radius from BH. Why is there oscillation on the red line?-&gt;maybe you need to define a surface to get a regular output, or some averaging, as I think from your explanation below the values are node closest</w:t>
      </w:r>
    </w:p>
    <w:p w14:paraId="76E5C351" w14:textId="5F9B3E7E" w:rsidR="00212CFD" w:rsidRDefault="00212CFD">
      <w:pPr>
        <w:pStyle w:val="CommentText"/>
      </w:pPr>
    </w:p>
    <w:p w14:paraId="61B95996" w14:textId="3A5FCEE0" w:rsidR="00212CFD" w:rsidRDefault="00212CFD">
      <w:pPr>
        <w:pStyle w:val="CommentText"/>
      </w:pPr>
    </w:p>
    <w:p w14:paraId="08902BF0" w14:textId="38B989DC" w:rsidR="00212CFD" w:rsidRDefault="00212CFD">
      <w:pPr>
        <w:pStyle w:val="CommentText"/>
      </w:pPr>
      <w:r>
        <w:t xml:space="preserve">What is </w:t>
      </w:r>
      <w:proofErr w:type="spellStart"/>
      <w:r>
        <w:t>Fx</w:t>
      </w:r>
      <w:proofErr w:type="spellEnd"/>
      <w:r>
        <w:t xml:space="preserve"> and SI x </w:t>
      </w:r>
    </w:p>
  </w:comment>
  <w:comment w:id="51" w:author="Mylène RECEVEUR" w:date="2020-09-20T10:16:00Z" w:initials="MR">
    <w:p w14:paraId="6D9771B6" w14:textId="2159BFFC" w:rsidR="00212CFD" w:rsidRDefault="00212CFD" w:rsidP="00092623">
      <w:pPr>
        <w:pStyle w:val="CommentText"/>
      </w:pPr>
      <w:r>
        <w:rPr>
          <w:rStyle w:val="CommentReference"/>
        </w:rPr>
        <w:annotationRef/>
      </w:r>
      <w:r>
        <w:t xml:space="preserve">!!! Unregular red curve as no output line embedded in mesh of the 3D </w:t>
      </w:r>
      <w:proofErr w:type="gramStart"/>
      <w:r>
        <w:t>model.!!!</w:t>
      </w:r>
      <w:proofErr w:type="gramEnd"/>
    </w:p>
    <w:p w14:paraId="55A9E88C" w14:textId="65C10190" w:rsidR="00212CFD" w:rsidRDefault="00212CFD" w:rsidP="00092623">
      <w:pPr>
        <w:pStyle w:val="CommentText"/>
      </w:pPr>
      <w:r>
        <w:t xml:space="preserve">!!! </w:t>
      </w:r>
      <w:proofErr w:type="gramStart"/>
      <w:r>
        <w:t>recently</w:t>
      </w:r>
      <w:proofErr w:type="gramEnd"/>
      <w:r>
        <w:t xml:space="preserve"> changed plot!! Might be some errors in text when referring to colours</w:t>
      </w:r>
    </w:p>
  </w:comment>
  <w:comment w:id="52" w:author="MCDERMOTT Christopher" w:date="2020-09-30T10:21:00Z" w:initials="MC">
    <w:p w14:paraId="0BA98BD8" w14:textId="74C6D6E1" w:rsidR="00212CFD" w:rsidRDefault="00212CFD" w:rsidP="00673D74">
      <w:pPr>
        <w:pStyle w:val="CommentText"/>
      </w:pPr>
      <w:r>
        <w:rPr>
          <w:rStyle w:val="CommentReference"/>
        </w:rPr>
        <w:annotationRef/>
      </w:r>
      <w:r>
        <w:t>-&gt;</w:t>
      </w:r>
      <w:proofErr w:type="spellStart"/>
      <w:r>
        <w:t>lets</w:t>
      </w:r>
      <w:proofErr w:type="spellEnd"/>
      <w:r>
        <w:t xml:space="preserve"> put a line in, you can use a function in </w:t>
      </w:r>
      <w:proofErr w:type="spellStart"/>
      <w:r>
        <w:t>gmsh</w:t>
      </w:r>
      <w:proofErr w:type="spellEnd"/>
      <w:r>
        <w:t xml:space="preserve"> called something like “point in volume”</w:t>
      </w:r>
    </w:p>
    <w:p w14:paraId="7C78DCAA" w14:textId="43B66B35" w:rsidR="00212CFD" w:rsidRDefault="00212CFD">
      <w:pPr>
        <w:pStyle w:val="CommentText"/>
      </w:pPr>
    </w:p>
  </w:comment>
  <w:comment w:id="53" w:author="Mylène RECEVEUR" w:date="2020-09-21T15:08:00Z" w:initials="MR">
    <w:p w14:paraId="2E1BBEC9" w14:textId="35D0BD6C" w:rsidR="00212CFD" w:rsidRDefault="00212CFD">
      <w:pPr>
        <w:pStyle w:val="CommentText"/>
      </w:pPr>
      <w:r>
        <w:rPr>
          <w:rStyle w:val="CommentReference"/>
        </w:rPr>
        <w:annotationRef/>
      </w:r>
      <w:r>
        <w:t>Might actually behave as the infinite line-source model (see Marcotte et al., 2013)</w:t>
      </w:r>
    </w:p>
  </w:comment>
  <w:comment w:id="55" w:author="Mylène RECEVEUR" w:date="2020-09-17T13:52:00Z" w:initials="MR">
    <w:p w14:paraId="5E8E8CC0" w14:textId="3B98A7A5" w:rsidR="00212CFD" w:rsidRPr="00C347D4" w:rsidRDefault="00212CFD" w:rsidP="00092623">
      <w:pPr>
        <w:pStyle w:val="CommentText"/>
      </w:pPr>
      <w:r>
        <w:rPr>
          <w:rStyle w:val="CommentReference"/>
        </w:rPr>
        <w:annotationRef/>
      </w:r>
      <w:r w:rsidRPr="00C347D4">
        <w:t>1820°</w:t>
      </w:r>
      <w:proofErr w:type="spellStart"/>
      <w:r w:rsidRPr="00C347D4">
        <w:t>C over</w:t>
      </w:r>
      <w:proofErr w:type="spellEnd"/>
      <w:r w:rsidRPr="00C347D4">
        <w:t xml:space="preserve"> 10 000 nodes - 2200 m² m</w:t>
      </w:r>
      <w:r>
        <w:t>odel</w:t>
      </w:r>
    </w:p>
    <w:p w14:paraId="4DCC8A37" w14:textId="77777777" w:rsidR="00212CFD" w:rsidRPr="00C347D4" w:rsidRDefault="00212CFD" w:rsidP="009E4EE4">
      <w:pPr>
        <w:spacing w:after="230" w:line="259" w:lineRule="auto"/>
        <w:ind w:right="1601"/>
        <w:rPr>
          <w:i/>
        </w:rPr>
      </w:pPr>
    </w:p>
    <w:p w14:paraId="52E0E8BF" w14:textId="30613E2A" w:rsidR="00212CFD" w:rsidRPr="002562D4" w:rsidRDefault="00212CFD" w:rsidP="009E4EE4">
      <w:pPr>
        <w:spacing w:after="230" w:line="259" w:lineRule="auto"/>
        <w:ind w:right="1601"/>
        <w:rPr>
          <w:i/>
          <w:lang w:val="fr-FR"/>
        </w:rPr>
      </w:pPr>
      <w:r w:rsidRPr="002562D4">
        <w:rPr>
          <w:i/>
          <w:lang w:val="fr-FR"/>
        </w:rPr>
        <w:t xml:space="preserve">E </w:t>
      </w:r>
      <w:r w:rsidRPr="002562D4">
        <w:rPr>
          <w:rFonts w:ascii="Cambria" w:eastAsia="Cambria" w:hAnsi="Cambria" w:cs="Cambria"/>
          <w:lang w:val="fr-FR"/>
        </w:rPr>
        <w:t xml:space="preserve">= </w:t>
      </w:r>
      <w:r>
        <w:rPr>
          <w:i/>
        </w:rPr>
        <w:t>ρ</w:t>
      </w:r>
      <w:proofErr w:type="spellStart"/>
      <w:r w:rsidRPr="002562D4">
        <w:rPr>
          <w:i/>
          <w:lang w:val="fr-FR"/>
        </w:rPr>
        <w:t>V</w:t>
      </w:r>
      <w:r w:rsidRPr="002562D4">
        <w:rPr>
          <w:lang w:val="fr-FR"/>
        </w:rPr>
        <w:t>∆</w:t>
      </w:r>
      <w:r w:rsidRPr="002562D4">
        <w:rPr>
          <w:i/>
          <w:lang w:val="fr-FR"/>
        </w:rPr>
        <w:t>Tc</w:t>
      </w:r>
      <w:proofErr w:type="spellEnd"/>
      <w:r w:rsidRPr="002562D4">
        <w:rPr>
          <w:i/>
          <w:lang w:val="fr-FR"/>
        </w:rPr>
        <w:t xml:space="preserve"> (Joules)</w:t>
      </w:r>
    </w:p>
    <w:p w14:paraId="3480385B" w14:textId="77777777" w:rsidR="00212CFD" w:rsidRPr="002562D4" w:rsidRDefault="00212CFD" w:rsidP="009E4EE4">
      <w:pPr>
        <w:spacing w:after="230" w:line="259" w:lineRule="auto"/>
        <w:ind w:right="1601"/>
        <w:rPr>
          <w:lang w:val="fr-FR"/>
        </w:rPr>
      </w:pPr>
    </w:p>
    <w:p w14:paraId="194DD6BC" w14:textId="2EF81CAB" w:rsidR="00212CFD" w:rsidRPr="002562D4" w:rsidRDefault="00212CFD" w:rsidP="009E4EE4">
      <w:pPr>
        <w:pStyle w:val="CommentText"/>
        <w:ind w:firstLine="0"/>
        <w:rPr>
          <w:lang w:val="fr-FR"/>
        </w:rPr>
      </w:pPr>
    </w:p>
  </w:comment>
  <w:comment w:id="54" w:author="MCDERMOTT Christopher" w:date="2020-09-30T10:26:00Z" w:initials="MC">
    <w:p w14:paraId="6253301E" w14:textId="6DB6A572" w:rsidR="00212CFD" w:rsidRDefault="00212CFD">
      <w:pPr>
        <w:pStyle w:val="CommentText"/>
      </w:pPr>
      <w:r>
        <w:rPr>
          <w:rStyle w:val="CommentReference"/>
        </w:rPr>
        <w:annotationRef/>
      </w:r>
      <w:r>
        <w:t>Present this as energy rather than temperature</w:t>
      </w:r>
    </w:p>
  </w:comment>
  <w:comment w:id="56" w:author="MCDERMOTT Christopher" w:date="2020-09-30T10:29:00Z" w:initials="MC">
    <w:p w14:paraId="0C512765" w14:textId="26850A44" w:rsidR="00212CFD" w:rsidRDefault="00212CFD">
      <w:pPr>
        <w:pStyle w:val="CommentText"/>
      </w:pPr>
      <w:r>
        <w:rPr>
          <w:rStyle w:val="CommentReference"/>
        </w:rPr>
        <w:annotationRef/>
      </w:r>
      <w:r>
        <w:t>Not sure what your integrand limits represent, depth?</w:t>
      </w:r>
    </w:p>
    <w:p w14:paraId="58E79E9B" w14:textId="77777777" w:rsidR="00212CFD" w:rsidRDefault="00212CFD">
      <w:pPr>
        <w:pStyle w:val="CommentText"/>
      </w:pPr>
    </w:p>
  </w:comment>
  <w:comment w:id="57" w:author="MCDERMOTT Christopher" w:date="2020-09-30T10:31:00Z" w:initials="MC">
    <w:p w14:paraId="4A6C2560" w14:textId="2FBE85AE" w:rsidR="00212CFD" w:rsidRDefault="00212CFD">
      <w:pPr>
        <w:pStyle w:val="CommentText"/>
      </w:pPr>
      <w:r>
        <w:rPr>
          <w:rStyle w:val="CommentReference"/>
        </w:rPr>
        <w:annotationRef/>
      </w:r>
      <w:r>
        <w:t>OK, now I see. Ne3eds to come earlier, or with a conceptual sketch.</w:t>
      </w:r>
    </w:p>
  </w:comment>
  <w:comment w:id="58" w:author="Mylène RECEVEUR" w:date="2020-09-21T15:24:00Z" w:initials="MR">
    <w:p w14:paraId="387AB0AD" w14:textId="5A844AD6" w:rsidR="00212CFD" w:rsidRDefault="00212CFD">
      <w:pPr>
        <w:pStyle w:val="CommentText"/>
      </w:pPr>
      <w:r>
        <w:rPr>
          <w:rStyle w:val="CommentReference"/>
        </w:rPr>
        <w:annotationRef/>
      </w:r>
      <w:r>
        <w:t>Look at study from Bandos et al (2009)</w:t>
      </w:r>
    </w:p>
  </w:comment>
  <w:comment w:id="59" w:author="MCDERMOTT Christopher" w:date="2020-09-30T10:32:00Z" w:initials="MC">
    <w:p w14:paraId="5834C3D2" w14:textId="57266339" w:rsidR="00212CFD" w:rsidRDefault="00212CFD">
      <w:pPr>
        <w:pStyle w:val="CommentText"/>
      </w:pPr>
      <w:r>
        <w:rPr>
          <w:rStyle w:val="CommentReference"/>
        </w:rPr>
        <w:annotationRef/>
      </w:r>
      <w:r>
        <w:t>But this increases the overall footprint.</w:t>
      </w:r>
    </w:p>
  </w:comment>
  <w:comment w:id="60" w:author="MCDERMOTT Christopher" w:date="2020-09-30T10:34:00Z" w:initials="MC">
    <w:p w14:paraId="1BCE935E" w14:textId="37A69DD1" w:rsidR="00212CFD" w:rsidRDefault="00212CFD">
      <w:pPr>
        <w:pStyle w:val="CommentText"/>
      </w:pPr>
      <w:r>
        <w:rPr>
          <w:rStyle w:val="CommentReference"/>
        </w:rPr>
        <w:annotationRef/>
      </w:r>
      <w:r>
        <w:t>What is the GEO_AREA of the 1D model?</w:t>
      </w:r>
    </w:p>
  </w:comment>
  <w:comment w:id="61" w:author="Mylène RECEVEUR" w:date="2020-09-22T17:48:00Z" w:initials="MR">
    <w:p w14:paraId="6FD90E6D" w14:textId="248EFA8C" w:rsidR="00212CFD" w:rsidRDefault="00212CFD">
      <w:pPr>
        <w:pStyle w:val="CommentText"/>
      </w:pPr>
      <w:r>
        <w:rPr>
          <w:rStyle w:val="CommentReference"/>
        </w:rPr>
        <w:annotationRef/>
      </w:r>
      <w:r>
        <w:t xml:space="preserve">Not mentioned – include in main </w:t>
      </w:r>
      <w:proofErr w:type="gramStart"/>
      <w:r>
        <w:t>text ?</w:t>
      </w:r>
      <w:proofErr w:type="gramEnd"/>
      <w:r>
        <w:t xml:space="preserve"> </w:t>
      </w:r>
    </w:p>
  </w:comment>
  <w:comment w:id="62" w:author="Mylène RECEVEUR" w:date="2020-09-17T14:06:00Z" w:initials="MR">
    <w:p w14:paraId="08F93A46" w14:textId="77777777" w:rsidR="00212CFD" w:rsidRDefault="00212CFD" w:rsidP="00A33561">
      <w:pPr>
        <w:pStyle w:val="CommentText"/>
        <w:rPr>
          <w:rStyle w:val="CommentReference"/>
        </w:rPr>
      </w:pPr>
      <w:r>
        <w:rPr>
          <w:rStyle w:val="CommentReference"/>
        </w:rPr>
        <w:annotationRef/>
      </w:r>
      <w:r>
        <w:rPr>
          <w:rStyle w:val="CommentReference"/>
        </w:rPr>
        <w:t xml:space="preserve">Try to convert into energy (E= </w:t>
      </w:r>
      <w:proofErr w:type="spellStart"/>
      <w:r>
        <w:rPr>
          <w:rStyle w:val="CommentReference"/>
        </w:rPr>
        <w:t>ρcVDT</w:t>
      </w:r>
      <w:proofErr w:type="spellEnd"/>
      <w:r>
        <w:rPr>
          <w:rStyle w:val="CommentReference"/>
        </w:rPr>
        <w:t>)</w:t>
      </w:r>
    </w:p>
    <w:p w14:paraId="10D9EBCD" w14:textId="0BF6110C" w:rsidR="00212CFD" w:rsidRDefault="00212CFD" w:rsidP="00A33561">
      <w:pPr>
        <w:pStyle w:val="CommentText"/>
      </w:pPr>
      <w:r>
        <w:t xml:space="preserve">ΔT = 398000 °C but model has a total of </w:t>
      </w:r>
      <w:r w:rsidRPr="00CD2BD4">
        <w:t>215292</w:t>
      </w:r>
      <w:r>
        <w:t xml:space="preserve"> nodes</w:t>
      </w:r>
    </w:p>
    <w:p w14:paraId="6AFE13D0" w14:textId="32B1A6E7" w:rsidR="00212CFD" w:rsidRDefault="00212CFD" w:rsidP="00A33561">
      <w:pPr>
        <w:pStyle w:val="CommentText"/>
      </w:pPr>
    </w:p>
    <w:p w14:paraId="2A953440" w14:textId="14B317A6" w:rsidR="00212CFD" w:rsidRDefault="00212CFD" w:rsidP="00A33561">
      <w:pPr>
        <w:pStyle w:val="CommentText"/>
      </w:pPr>
      <w:r>
        <w:t>+ compare to energy depleted from 1D model</w:t>
      </w:r>
    </w:p>
    <w:p w14:paraId="5C3D34F8" w14:textId="7EF6A584" w:rsidR="00212CFD" w:rsidRDefault="00212CFD" w:rsidP="00A33561">
      <w:pPr>
        <w:pStyle w:val="CommentText"/>
      </w:pPr>
      <w:r>
        <w:t>Equals the 1000W extracted at the line source?</w:t>
      </w:r>
    </w:p>
    <w:p w14:paraId="5738B436" w14:textId="497DAA4E" w:rsidR="00212CFD" w:rsidRDefault="00212CFD" w:rsidP="00A33561">
      <w:pPr>
        <w:pStyle w:val="CommentText"/>
      </w:pPr>
    </w:p>
    <w:p w14:paraId="74FB5DC8" w14:textId="635819B3" w:rsidR="00212CFD" w:rsidRDefault="00212CFD" w:rsidP="00A33561">
      <w:pPr>
        <w:pStyle w:val="CommentText"/>
      </w:pPr>
    </w:p>
  </w:comment>
  <w:comment w:id="63" w:author="MCDERMOTT Christopher" w:date="2020-09-30T10:37:00Z" w:initials="MC">
    <w:p w14:paraId="37A8D377" w14:textId="77777777" w:rsidR="00212CFD" w:rsidRDefault="00212CFD" w:rsidP="00731439">
      <w:pPr>
        <w:pStyle w:val="CommentText"/>
      </w:pPr>
      <w:r>
        <w:rPr>
          <w:rStyle w:val="CommentReference"/>
        </w:rPr>
        <w:annotationRef/>
      </w:r>
      <w:r>
        <w:t>I believe I sent a new OGS to you when I wrote to Jesus. In this OGS will calculate the energy in each material group and output it. You don’t need to do this in excel.</w:t>
      </w:r>
    </w:p>
    <w:p w14:paraId="09B31D33" w14:textId="3773F3D0" w:rsidR="00212CFD" w:rsidRDefault="00212CFD">
      <w:pPr>
        <w:pStyle w:val="CommentText"/>
      </w:pPr>
    </w:p>
  </w:comment>
  <w:comment w:id="64" w:author="MCDERMOTT Christopher" w:date="2020-09-30T10:38:00Z" w:initials="MC">
    <w:p w14:paraId="0B78447E" w14:textId="5EB8A36C" w:rsidR="00212CFD" w:rsidRDefault="00212CFD">
      <w:pPr>
        <w:pStyle w:val="CommentText"/>
      </w:pPr>
      <w:r>
        <w:rPr>
          <w:rStyle w:val="CommentReference"/>
        </w:rPr>
        <w:annotationRef/>
      </w:r>
      <w:r>
        <w:t>Correct, its discretisation</w:t>
      </w:r>
    </w:p>
  </w:comment>
  <w:comment w:id="65" w:author="MCDERMOTT Christopher" w:date="2020-09-30T10:40:00Z" w:initials="MC">
    <w:p w14:paraId="5A6ED485" w14:textId="6ED4AE77" w:rsidR="00212CFD" w:rsidRDefault="00212CFD">
      <w:pPr>
        <w:pStyle w:val="CommentText"/>
      </w:pPr>
      <w:r>
        <w:rPr>
          <w:rStyle w:val="CommentReference"/>
        </w:rPr>
        <w:annotationRef/>
      </w:r>
      <w:r>
        <w:t>How are you defining the edge of this</w:t>
      </w:r>
      <w:proofErr w:type="gramStart"/>
      <w:r>
        <w:t>?,</w:t>
      </w:r>
      <w:proofErr w:type="gramEnd"/>
      <w:r>
        <w:t xml:space="preserve"> in theory it can go on to infinity, you need to define a threshold value to say what is in the foot print and what is outside the footprint. In the 1D model I think you have a discontinuous threshold at 5C, whereas in the 3D model this is much smaller hence the larger area.</w:t>
      </w:r>
    </w:p>
  </w:comment>
  <w:comment w:id="66" w:author="Mylène RECEVEUR" w:date="2020-09-17T14:43:00Z" w:initials="MR">
    <w:p w14:paraId="35FA91E0" w14:textId="77777777" w:rsidR="00212CFD" w:rsidRDefault="00212CFD" w:rsidP="00DD43CA">
      <w:pPr>
        <w:pStyle w:val="CommentText"/>
        <w:ind w:firstLine="0"/>
      </w:pPr>
      <w:r>
        <w:rPr>
          <w:rStyle w:val="CommentReference"/>
        </w:rPr>
        <w:annotationRef/>
      </w:r>
      <w:proofErr w:type="gramStart"/>
      <w:r>
        <w:t>temperature</w:t>
      </w:r>
      <w:proofErr w:type="gramEnd"/>
      <w:r>
        <w:t xml:space="preserve"> plots need to be at same scale</w:t>
      </w:r>
    </w:p>
    <w:p w14:paraId="230CEA5A" w14:textId="77777777" w:rsidR="00212CFD" w:rsidRDefault="00212CFD" w:rsidP="00DD43CA">
      <w:pPr>
        <w:pStyle w:val="CommentText"/>
        <w:ind w:firstLine="0"/>
      </w:pPr>
    </w:p>
    <w:p w14:paraId="22FE3A80" w14:textId="03251D65" w:rsidR="00212CFD" w:rsidRDefault="00212CFD" w:rsidP="00DD43CA">
      <w:pPr>
        <w:pStyle w:val="CommentText"/>
        <w:ind w:firstLine="0"/>
      </w:pPr>
      <w:r>
        <w:t xml:space="preserve">Currently improving python script </w:t>
      </w:r>
    </w:p>
  </w:comment>
  <w:comment w:id="67" w:author="Mylène RECEVEUR" w:date="2020-09-21T17:01:00Z" w:initials="MR">
    <w:p w14:paraId="4165AFAB" w14:textId="77777777" w:rsidR="00212CFD" w:rsidRDefault="00212CFD" w:rsidP="00FA25AE">
      <w:pPr>
        <w:spacing w:line="480" w:lineRule="auto"/>
        <w:ind w:firstLine="641"/>
      </w:pPr>
      <w:r>
        <w:rPr>
          <w:rStyle w:val="CommentReference"/>
        </w:rPr>
        <w:annotationRef/>
      </w:r>
      <w:r>
        <w:t>Talk in terms of energy/rate i.e. X kW over 30 years. Or a difference of XXX per year?</w:t>
      </w:r>
    </w:p>
    <w:p w14:paraId="2A6D2785" w14:textId="75111B58" w:rsidR="00212CFD" w:rsidRDefault="00212CFD">
      <w:pPr>
        <w:pStyle w:val="CommentText"/>
      </w:pPr>
    </w:p>
  </w:comment>
  <w:comment w:id="68" w:author="Mylène RECEVEUR" w:date="2020-09-22T08:00:00Z" w:initials="MR">
    <w:p w14:paraId="5067DB8A" w14:textId="66C84002" w:rsidR="00212CFD" w:rsidRDefault="00212CFD">
      <w:pPr>
        <w:pStyle w:val="CommentText"/>
      </w:pPr>
      <w:r>
        <w:rPr>
          <w:rStyle w:val="CommentReference"/>
        </w:rPr>
        <w:annotationRef/>
      </w:r>
      <w:r>
        <w:t>Check sensitivity analysis presented in SM XXX</w:t>
      </w:r>
    </w:p>
  </w:comment>
  <w:comment w:id="69" w:author="Mylène RECEVEUR" w:date="2020-09-10T17:00:00Z" w:initials="MR">
    <w:p w14:paraId="349FEB98" w14:textId="77777777" w:rsidR="00212CFD" w:rsidRDefault="00212CFD" w:rsidP="00E85C67">
      <w:pPr>
        <w:autoSpaceDE w:val="0"/>
        <w:autoSpaceDN w:val="0"/>
        <w:adjustRightInd w:val="0"/>
        <w:spacing w:after="0" w:line="240" w:lineRule="auto"/>
        <w:ind w:firstLine="0"/>
        <w:jc w:val="left"/>
        <w:rPr>
          <w:rFonts w:ascii="URWPalladioL-Roma" w:eastAsiaTheme="minorEastAsia" w:hAnsi="URWPalladioL-Roma" w:cs="URWPalladioL-Roma"/>
          <w:color w:val="auto"/>
          <w:sz w:val="20"/>
          <w:szCs w:val="20"/>
        </w:rPr>
      </w:pPr>
      <w:r>
        <w:rPr>
          <w:rStyle w:val="CommentReference"/>
        </w:rPr>
        <w:annotationRef/>
      </w:r>
      <w:r>
        <w:t xml:space="preserve">Conti et al (2016) performed a review of the </w:t>
      </w:r>
      <w:r>
        <w:rPr>
          <w:rFonts w:ascii="URWPalladioL-Roma" w:eastAsiaTheme="minorEastAsia" w:hAnsi="URWPalladioL-Roma" w:cs="URWPalladioL-Roma"/>
          <w:color w:val="auto"/>
          <w:sz w:val="20"/>
          <w:szCs w:val="20"/>
        </w:rPr>
        <w:t>analytical</w:t>
      </w:r>
    </w:p>
    <w:p w14:paraId="761DF57D" w14:textId="77777777" w:rsidR="00212CFD" w:rsidRDefault="00212CFD" w:rsidP="00E85C67">
      <w:pPr>
        <w:autoSpaceDE w:val="0"/>
        <w:autoSpaceDN w:val="0"/>
        <w:adjustRightInd w:val="0"/>
        <w:spacing w:after="0" w:line="240" w:lineRule="auto"/>
        <w:ind w:firstLine="0"/>
        <w:jc w:val="left"/>
        <w:rPr>
          <w:rFonts w:ascii="URWPalladioL-Roma" w:eastAsiaTheme="minorEastAsia" w:hAnsi="URWPalladioL-Roma" w:cs="URWPalladioL-Roma"/>
          <w:color w:val="auto"/>
          <w:sz w:val="20"/>
          <w:szCs w:val="20"/>
        </w:rPr>
      </w:pPr>
      <w:proofErr w:type="gramStart"/>
      <w:r>
        <w:rPr>
          <w:rFonts w:ascii="URWPalladioL-Roma" w:eastAsiaTheme="minorEastAsia" w:hAnsi="URWPalladioL-Roma" w:cs="URWPalladioL-Roma"/>
          <w:color w:val="auto"/>
          <w:sz w:val="20"/>
          <w:szCs w:val="20"/>
        </w:rPr>
        <w:t>model</w:t>
      </w:r>
      <w:proofErr w:type="gramEnd"/>
      <w:r>
        <w:rPr>
          <w:rFonts w:ascii="URWPalladioL-Roma" w:eastAsiaTheme="minorEastAsia" w:hAnsi="URWPalladioL-Roma" w:cs="URWPalladioL-Roma"/>
          <w:color w:val="auto"/>
          <w:sz w:val="20"/>
          <w:szCs w:val="20"/>
        </w:rPr>
        <w:t xml:space="preserve"> for the thermal analysis of the ground source in vertical ground-coupled heat pump applications.</w:t>
      </w:r>
    </w:p>
    <w:p w14:paraId="765FC35A" w14:textId="77777777" w:rsidR="00212CFD" w:rsidRDefault="00212CFD" w:rsidP="00E85C67">
      <w:pPr>
        <w:pStyle w:val="CommentText"/>
        <w:rPr>
          <w:rFonts w:ascii="URWPalladioL-Roma" w:eastAsiaTheme="minorEastAsia" w:hAnsi="URWPalladioL-Roma" w:cs="URWPalladioL-Roma"/>
          <w:color w:val="auto"/>
        </w:rPr>
      </w:pPr>
      <w:r>
        <w:rPr>
          <w:rFonts w:ascii="URWPalladioL-Roma" w:eastAsiaTheme="minorEastAsia" w:hAnsi="URWPalladioL-Roma" w:cs="URWPalladioL-Roma"/>
          <w:color w:val="auto"/>
        </w:rPr>
        <w:t>The authors performed comprehensive dimensionless analysis of the reciprocal deviation among the classical infinite, finite, linear and cylindrical heat source models in purely conductive media.</w:t>
      </w:r>
    </w:p>
    <w:p w14:paraId="52D65924" w14:textId="77777777" w:rsidR="00212CFD" w:rsidRDefault="00212CFD" w:rsidP="00E85C67">
      <w:pPr>
        <w:pStyle w:val="CommentText"/>
        <w:rPr>
          <w:rFonts w:ascii="URWPalladioL-Roma" w:eastAsiaTheme="minorEastAsia" w:hAnsi="URWPalladioL-Roma" w:cs="URWPalladioL-Roma"/>
          <w:color w:val="auto"/>
        </w:rPr>
      </w:pPr>
    </w:p>
    <w:p w14:paraId="0426A741" w14:textId="77777777" w:rsidR="00212CFD" w:rsidRDefault="00212CFD" w:rsidP="00E85C67">
      <w:pPr>
        <w:pStyle w:val="CommentText"/>
      </w:pPr>
      <w:r>
        <w:t>Would it be necessary to here verify numerical analysis against analytical solution using dimensionless parameter (accounting for the borehole depth/length, the extraction rate, production time, thermal conductivity and the available recharge) to better understand the temperature change independently of the model properties, geometry and extraction rate and determine analytically the impact area?</w:t>
      </w:r>
    </w:p>
    <w:p w14:paraId="59EB0EAD" w14:textId="54262AB5" w:rsidR="00212CFD" w:rsidRDefault="00212CFD" w:rsidP="00E85C67">
      <w:pPr>
        <w:pStyle w:val="CommentText"/>
      </w:pPr>
    </w:p>
    <w:p w14:paraId="57414C60" w14:textId="77777777" w:rsidR="00591A8A" w:rsidRDefault="00591A8A" w:rsidP="00E85C67">
      <w:pPr>
        <w:pStyle w:val="CommentText"/>
      </w:pPr>
    </w:p>
  </w:comment>
  <w:comment w:id="70" w:author="MCDERMOTT Christopher" w:date="2020-09-30T10:48:00Z" w:initials="MC">
    <w:p w14:paraId="0A33569E" w14:textId="3990B1B1" w:rsidR="00591A8A" w:rsidRDefault="00591A8A">
      <w:pPr>
        <w:pStyle w:val="CommentText"/>
      </w:pPr>
      <w:r>
        <w:rPr>
          <w:rStyle w:val="CommentReference"/>
        </w:rPr>
        <w:annotationRef/>
      </w:r>
      <w:r>
        <w:t>No, I think you are making your point clearly without.</w:t>
      </w:r>
    </w:p>
  </w:comment>
  <w:comment w:id="71" w:author="Mylène RECEVEUR" w:date="2020-09-22T08:18:00Z" w:initials="MR">
    <w:p w14:paraId="12F51204" w14:textId="106493AA" w:rsidR="00212CFD" w:rsidRDefault="00212CFD">
      <w:pPr>
        <w:pStyle w:val="CommentText"/>
      </w:pPr>
      <w:r>
        <w:rPr>
          <w:rStyle w:val="CommentReference"/>
        </w:rPr>
        <w:annotationRef/>
      </w:r>
      <w:r>
        <w:rPr>
          <w:rStyle w:val="CommentReference"/>
        </w:rPr>
        <w:t>This is the aim of the finite line source analytical method (Zeng et al., 2002; Marcotte et al., 2013)</w:t>
      </w:r>
    </w:p>
  </w:comment>
  <w:comment w:id="72" w:author="MCDERMOTT Christopher" w:date="2020-09-30T10:50:00Z" w:initials="MC">
    <w:p w14:paraId="2D12DEF9" w14:textId="50B6D0EB" w:rsidR="00591A8A" w:rsidRDefault="00591A8A">
      <w:pPr>
        <w:pStyle w:val="CommentText"/>
      </w:pPr>
      <w:r>
        <w:rPr>
          <w:rStyle w:val="CommentReference"/>
        </w:rPr>
        <w:annotationRef/>
      </w:r>
      <w:r>
        <w:t>I think this is a step to far for this paper.</w:t>
      </w:r>
    </w:p>
  </w:comment>
  <w:comment w:id="73" w:author="Mylène RECEVEUR" w:date="2020-09-22T10:48:00Z" w:initials="MR">
    <w:p w14:paraId="1468C04A" w14:textId="7D456AC4" w:rsidR="00212CFD" w:rsidRDefault="00212CFD">
      <w:pPr>
        <w:pStyle w:val="CommentText"/>
      </w:pPr>
      <w:r>
        <w:rPr>
          <w:rStyle w:val="CommentReference"/>
        </w:rPr>
        <w:annotationRef/>
      </w:r>
      <w:r>
        <w:t>To do if not to out of the scope of this paper</w:t>
      </w:r>
    </w:p>
  </w:comment>
  <w:comment w:id="74" w:author="Mylène RECEVEUR" w:date="2020-09-02T11:14:00Z" w:initials="MR">
    <w:p w14:paraId="5FE5CD89" w14:textId="77077C39" w:rsidR="00212CFD" w:rsidRDefault="00212CFD" w:rsidP="00EF2480">
      <w:pPr>
        <w:spacing w:afterLines="80" w:after="192" w:line="480" w:lineRule="auto"/>
        <w:ind w:firstLine="642"/>
      </w:pPr>
      <w:r>
        <w:rPr>
          <w:rStyle w:val="CommentReference"/>
        </w:rPr>
        <w:annotationRef/>
      </w:r>
      <w:r>
        <w:t xml:space="preserve">Show how cyclical production reduced area of </w:t>
      </w:r>
      <w:proofErr w:type="gramStart"/>
      <w:r>
        <w:t>impact ?</w:t>
      </w:r>
      <w:proofErr w:type="gramEnd"/>
    </w:p>
    <w:p w14:paraId="5806137F" w14:textId="0E0AEF71" w:rsidR="00212CFD" w:rsidRDefault="00212CF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561C628" w15:done="0"/>
  <w15:commentEx w15:paraId="4449A502" w15:done="0"/>
  <w15:commentEx w15:paraId="5EC00ACD" w15:done="0"/>
  <w15:commentEx w15:paraId="240D6630" w15:done="0"/>
  <w15:commentEx w15:paraId="0DEE0A3E" w15:done="0"/>
  <w15:commentEx w15:paraId="4D41A9D0" w15:done="0"/>
  <w15:commentEx w15:paraId="0F4CAA4A" w15:done="0"/>
  <w15:commentEx w15:paraId="0BB7B5F8" w15:done="0"/>
  <w15:commentEx w15:paraId="332A32D3" w15:done="0"/>
  <w15:commentEx w15:paraId="230D7E54" w15:done="0"/>
  <w15:commentEx w15:paraId="62743BD2" w15:paraIdParent="230D7E54" w15:done="0"/>
  <w15:commentEx w15:paraId="73CB1AF2" w15:done="0"/>
  <w15:commentEx w15:paraId="1D27F3B1" w15:done="0"/>
  <w15:commentEx w15:paraId="5CDF4B50" w15:done="0"/>
  <w15:commentEx w15:paraId="30944050" w15:done="0"/>
  <w15:commentEx w15:paraId="357CAD9B" w15:done="0"/>
  <w15:commentEx w15:paraId="48C88F8D" w15:done="0"/>
  <w15:commentEx w15:paraId="3E5D272E" w15:done="0"/>
  <w15:commentEx w15:paraId="4C76B376" w15:done="0"/>
  <w15:commentEx w15:paraId="054F3AAC" w15:paraIdParent="4C76B376" w15:done="0"/>
  <w15:commentEx w15:paraId="368AA0B8" w15:done="0"/>
  <w15:commentEx w15:paraId="08902BF0" w15:done="0"/>
  <w15:commentEx w15:paraId="55A9E88C" w15:done="0"/>
  <w15:commentEx w15:paraId="7C78DCAA" w15:paraIdParent="55A9E88C" w15:done="0"/>
  <w15:commentEx w15:paraId="2E1BBEC9" w15:done="0"/>
  <w15:commentEx w15:paraId="194DD6BC" w15:done="0"/>
  <w15:commentEx w15:paraId="6253301E" w15:done="0"/>
  <w15:commentEx w15:paraId="58E79E9B" w15:done="0"/>
  <w15:commentEx w15:paraId="4A6C2560" w15:done="0"/>
  <w15:commentEx w15:paraId="387AB0AD" w15:done="0"/>
  <w15:commentEx w15:paraId="5834C3D2" w15:done="0"/>
  <w15:commentEx w15:paraId="1BCE935E" w15:done="0"/>
  <w15:commentEx w15:paraId="6FD90E6D" w15:done="0"/>
  <w15:commentEx w15:paraId="74FB5DC8" w15:done="0"/>
  <w15:commentEx w15:paraId="09B31D33" w15:paraIdParent="74FB5DC8" w15:done="0"/>
  <w15:commentEx w15:paraId="0B78447E" w15:done="0"/>
  <w15:commentEx w15:paraId="5A6ED485" w15:done="0"/>
  <w15:commentEx w15:paraId="22FE3A80" w15:done="0"/>
  <w15:commentEx w15:paraId="2A6D2785" w15:done="0"/>
  <w15:commentEx w15:paraId="5067DB8A" w15:done="0"/>
  <w15:commentEx w15:paraId="57414C60" w15:done="0"/>
  <w15:commentEx w15:paraId="0A33569E" w15:paraIdParent="57414C60" w15:done="0"/>
  <w15:commentEx w15:paraId="12F51204" w15:done="0"/>
  <w15:commentEx w15:paraId="2D12DEF9" w15:done="0"/>
  <w15:commentEx w15:paraId="1468C04A" w15:done="0"/>
  <w15:commentEx w15:paraId="580613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222D0" w16cex:dateUtc="2020-09-20T17:49:00Z"/>
  <w16cex:commentExtensible w16cex:durableId="2312EFD2" w16cex:dateUtc="2020-09-21T08:24:00Z"/>
  <w16cex:commentExtensible w16cex:durableId="23121FBF" w16cex:dateUtc="2020-09-20T17:36:00Z"/>
  <w16cex:commentExtensible w16cex:durableId="22DFD510" w16cex:dateUtc="2020-08-13T13:04:00Z"/>
  <w16cex:commentExtensible w16cex:durableId="22D7D5DE" w16cex:dateUtc="2020-08-07T11:30:00Z"/>
  <w16cex:commentExtensible w16cex:durableId="2311AA72" w16cex:dateUtc="2020-09-20T09:16:00Z"/>
  <w16cex:commentExtensible w16cex:durableId="2313407C" w16cex:dateUtc="2020-09-21T14:08:00Z"/>
  <w16cex:commentExtensible w16cex:durableId="230DE894" w16cex:dateUtc="2020-09-17T12:52:00Z"/>
  <w16cex:commentExtensible w16cex:durableId="23134447" w16cex:dateUtc="2020-09-21T14:24:00Z"/>
  <w16cex:commentExtensible w16cex:durableId="2314B753" w16cex:dateUtc="2020-09-22T16:48:00Z"/>
  <w16cex:commentExtensible w16cex:durableId="230DEBCA" w16cex:dateUtc="2020-09-17T13:06:00Z"/>
  <w16cex:commentExtensible w16cex:durableId="230DF4A7" w16cex:dateUtc="2020-09-17T13:43:00Z"/>
  <w16cex:commentExtensible w16cex:durableId="23135AE7" w16cex:dateUtc="2020-09-21T16:01:00Z"/>
  <w16cex:commentExtensible w16cex:durableId="23142D99" w16cex:dateUtc="2020-09-22T07:00:00Z"/>
  <w16cex:commentExtensible w16cex:durableId="2304DA21" w16cex:dateUtc="2020-09-10T16:00:00Z"/>
  <w16cex:commentExtensible w16cex:durableId="231431C9" w16cex:dateUtc="2020-09-22T07:18:00Z"/>
  <w16cex:commentExtensible w16cex:durableId="23145511" w16cex:dateUtc="2020-09-22T09:48:00Z"/>
  <w16cex:commentExtensible w16cex:durableId="22F9FD0E" w16cex:dateUtc="2020-09-02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0D7E54" w16cid:durableId="231222D0"/>
  <w16cid:commentId w16cid:paraId="1D27F3B1" w16cid:durableId="2312EFD2"/>
  <w16cid:commentId w16cid:paraId="48C88F8D" w16cid:durableId="23121FBF"/>
  <w16cid:commentId w16cid:paraId="3E5D272E" w16cid:durableId="22DFD510"/>
  <w16cid:commentId w16cid:paraId="4C76B376" w16cid:durableId="22D7D5DE"/>
  <w16cid:commentId w16cid:paraId="55A9E88C" w16cid:durableId="2311AA72"/>
  <w16cid:commentId w16cid:paraId="2E1BBEC9" w16cid:durableId="2313407C"/>
  <w16cid:commentId w16cid:paraId="194DD6BC" w16cid:durableId="230DE894"/>
  <w16cid:commentId w16cid:paraId="387AB0AD" w16cid:durableId="23134447"/>
  <w16cid:commentId w16cid:paraId="6FD90E6D" w16cid:durableId="2314B753"/>
  <w16cid:commentId w16cid:paraId="5C3D34F8" w16cid:durableId="230DEBCA"/>
  <w16cid:commentId w16cid:paraId="22FE3A80" w16cid:durableId="230DF4A7"/>
  <w16cid:commentId w16cid:paraId="2A6D2785" w16cid:durableId="23135AE7"/>
  <w16cid:commentId w16cid:paraId="5067DB8A" w16cid:durableId="23142D99"/>
  <w16cid:commentId w16cid:paraId="59EB0EAD" w16cid:durableId="2304DA21"/>
  <w16cid:commentId w16cid:paraId="12F51204" w16cid:durableId="231431C9"/>
  <w16cid:commentId w16cid:paraId="1468C04A" w16cid:durableId="23145511"/>
  <w16cid:commentId w16cid:paraId="5806137F" w16cid:durableId="22F9FD0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BEA3B7" w14:textId="77777777" w:rsidR="00F10637" w:rsidRDefault="00F10637">
      <w:pPr>
        <w:spacing w:after="0" w:line="240" w:lineRule="auto"/>
      </w:pPr>
      <w:r>
        <w:separator/>
      </w:r>
    </w:p>
  </w:endnote>
  <w:endnote w:type="continuationSeparator" w:id="0">
    <w:p w14:paraId="2285C299" w14:textId="77777777" w:rsidR="00F10637" w:rsidRDefault="00F10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yriadPro-Regular">
    <w:altName w:val="Calibri"/>
    <w:panose1 w:val="00000000000000000000"/>
    <w:charset w:val="00"/>
    <w:family w:val="swiss"/>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4FEB3" w14:textId="5D8C9DC7" w:rsidR="00212CFD" w:rsidRDefault="00212CFD">
    <w:pPr>
      <w:spacing w:after="0" w:line="259" w:lineRule="auto"/>
      <w:ind w:left="11" w:firstLine="0"/>
      <w:jc w:val="center"/>
    </w:pPr>
    <w:r>
      <w:fldChar w:fldCharType="begin"/>
    </w:r>
    <w:r>
      <w:instrText xml:space="preserve"> PAGE   \* MERGEFORMAT </w:instrText>
    </w:r>
    <w:r>
      <w:fldChar w:fldCharType="separate"/>
    </w:r>
    <w:r w:rsidR="00591A8A">
      <w:rPr>
        <w:noProof/>
      </w:rPr>
      <w:t>14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E9894" w14:textId="40424923" w:rsidR="00212CFD" w:rsidRDefault="00212CFD">
    <w:pPr>
      <w:spacing w:after="0" w:line="259" w:lineRule="auto"/>
      <w:ind w:left="11" w:firstLine="0"/>
      <w:jc w:val="center"/>
    </w:pPr>
    <w:r>
      <w:fldChar w:fldCharType="begin"/>
    </w:r>
    <w:r>
      <w:instrText xml:space="preserve"> PAGE   \* MERGEFORMAT </w:instrText>
    </w:r>
    <w:r>
      <w:fldChar w:fldCharType="separate"/>
    </w:r>
    <w:r w:rsidR="00591A8A">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72439" w14:textId="77777777" w:rsidR="00212CFD" w:rsidRDefault="00212CFD">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D27196" w14:textId="28D02AFB" w:rsidR="00212CFD" w:rsidRDefault="00212CFD">
    <w:pPr>
      <w:spacing w:after="0" w:line="259" w:lineRule="auto"/>
      <w:ind w:right="117" w:firstLine="0"/>
      <w:jc w:val="center"/>
    </w:pPr>
    <w:r>
      <w:fldChar w:fldCharType="begin"/>
    </w:r>
    <w:r>
      <w:instrText xml:space="preserve"> PAGE   \* MERGEFORMAT </w:instrText>
    </w:r>
    <w:r>
      <w:fldChar w:fldCharType="separate"/>
    </w:r>
    <w:r w:rsidR="00591A8A">
      <w:rPr>
        <w:noProof/>
      </w:rPr>
      <w:t>34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806D3" w14:textId="058F25C2" w:rsidR="00212CFD" w:rsidRDefault="00212CFD">
    <w:pPr>
      <w:spacing w:after="0" w:line="259" w:lineRule="auto"/>
      <w:ind w:right="117" w:firstLine="0"/>
      <w:jc w:val="center"/>
    </w:pPr>
    <w:r>
      <w:fldChar w:fldCharType="begin"/>
    </w:r>
    <w:r>
      <w:instrText xml:space="preserve"> PAGE   \* MERGEFORMAT </w:instrText>
    </w:r>
    <w:r>
      <w:fldChar w:fldCharType="separate"/>
    </w:r>
    <w:r w:rsidR="00591A8A">
      <w:rPr>
        <w:noProof/>
      </w:rPr>
      <w:t>35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2AE7E" w14:textId="723657FD" w:rsidR="00212CFD" w:rsidRDefault="00212CFD">
    <w:pPr>
      <w:spacing w:after="0" w:line="259" w:lineRule="auto"/>
      <w:ind w:right="117" w:firstLine="0"/>
      <w:jc w:val="center"/>
    </w:pPr>
    <w:r>
      <w:fldChar w:fldCharType="begin"/>
    </w:r>
    <w:r>
      <w:instrText xml:space="preserve"> PAGE   \* MERGEFORMAT </w:instrText>
    </w:r>
    <w:r>
      <w:fldChar w:fldCharType="separate"/>
    </w:r>
    <w:r w:rsidR="00591A8A">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343A28" w14:textId="77777777" w:rsidR="00F10637" w:rsidRDefault="00F10637">
      <w:pPr>
        <w:spacing w:after="0" w:line="240" w:lineRule="auto"/>
      </w:pPr>
      <w:r>
        <w:separator/>
      </w:r>
    </w:p>
  </w:footnote>
  <w:footnote w:type="continuationSeparator" w:id="0">
    <w:p w14:paraId="0B33E599" w14:textId="77777777" w:rsidR="00F10637" w:rsidRDefault="00F106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3115B" w14:textId="77777777" w:rsidR="00212CFD" w:rsidRDefault="00212CFD">
    <w:pPr>
      <w:tabs>
        <w:tab w:val="right" w:pos="9803"/>
      </w:tabs>
      <w:spacing w:after="0" w:line="259" w:lineRule="auto"/>
      <w:ind w:firstLine="0"/>
      <w:jc w:val="left"/>
    </w:pPr>
    <w:r>
      <w:rPr>
        <w:noProof/>
      </w:rPr>
      <mc:AlternateContent>
        <mc:Choice Requires="wpg">
          <w:drawing>
            <wp:anchor distT="0" distB="0" distL="114300" distR="114300" simplePos="0" relativeHeight="251659264" behindDoc="0" locked="0" layoutInCell="1" allowOverlap="1" wp14:anchorId="56508F3D" wp14:editId="6B9405FA">
              <wp:simplePos x="0" y="0"/>
              <wp:positionH relativeFrom="page">
                <wp:posOffset>777240</wp:posOffset>
              </wp:positionH>
              <wp:positionV relativeFrom="page">
                <wp:posOffset>483705</wp:posOffset>
              </wp:positionV>
              <wp:extent cx="6217908" cy="5055"/>
              <wp:effectExtent l="0" t="0" r="0" b="0"/>
              <wp:wrapSquare wrapText="bothSides"/>
              <wp:docPr id="38245" name="Group 38245"/>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46" name="Shape 38246"/>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38245" style="width:489.599pt;height:0.398pt;position:absolute;mso-position-horizontal-relative:page;mso-position-horizontal:absolute;margin-left:61.2pt;mso-position-vertical-relative:page;margin-top:38.087pt;" coordsize="62179,50">
              <v:shape id="Shape 38246"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F9768" w14:textId="77777777" w:rsidR="00212CFD" w:rsidRDefault="00212CFD">
    <w:pPr>
      <w:tabs>
        <w:tab w:val="right" w:pos="9803"/>
      </w:tabs>
      <w:spacing w:after="0" w:line="259" w:lineRule="auto"/>
      <w:ind w:firstLine="0"/>
      <w:jc w:val="left"/>
    </w:pPr>
    <w:r>
      <w:rPr>
        <w:noProof/>
      </w:rPr>
      <mc:AlternateContent>
        <mc:Choice Requires="wpg">
          <w:drawing>
            <wp:anchor distT="0" distB="0" distL="114300" distR="114300" simplePos="0" relativeHeight="251660288" behindDoc="0" locked="0" layoutInCell="1" allowOverlap="1" wp14:anchorId="28B63A76" wp14:editId="71ED9768">
              <wp:simplePos x="0" y="0"/>
              <wp:positionH relativeFrom="page">
                <wp:posOffset>777240</wp:posOffset>
              </wp:positionH>
              <wp:positionV relativeFrom="page">
                <wp:posOffset>483705</wp:posOffset>
              </wp:positionV>
              <wp:extent cx="6217908" cy="5055"/>
              <wp:effectExtent l="0" t="0" r="0" b="0"/>
              <wp:wrapSquare wrapText="bothSides"/>
              <wp:docPr id="38229" name="Group 38229"/>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30" name="Shape 38230"/>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38229" style="width:489.599pt;height:0.398pt;position:absolute;mso-position-horizontal-relative:page;mso-position-horizontal:absolute;margin-left:61.2pt;mso-position-vertical-relative:page;margin-top:38.087pt;" coordsize="62179,50">
              <v:shape id="Shape 38230"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421BD" w14:textId="77777777" w:rsidR="00212CFD" w:rsidRDefault="00212CFD">
    <w:pPr>
      <w:tabs>
        <w:tab w:val="right" w:pos="9803"/>
      </w:tabs>
      <w:spacing w:after="0" w:line="259" w:lineRule="auto"/>
      <w:ind w:firstLine="0"/>
      <w:jc w:val="left"/>
    </w:pPr>
    <w:r>
      <w:rPr>
        <w:noProof/>
      </w:rPr>
      <mc:AlternateContent>
        <mc:Choice Requires="wpg">
          <w:drawing>
            <wp:anchor distT="0" distB="0" distL="114300" distR="114300" simplePos="0" relativeHeight="251661312" behindDoc="0" locked="0" layoutInCell="1" allowOverlap="1" wp14:anchorId="42D6691E" wp14:editId="368B72F3">
              <wp:simplePos x="0" y="0"/>
              <wp:positionH relativeFrom="page">
                <wp:posOffset>777240</wp:posOffset>
              </wp:positionH>
              <wp:positionV relativeFrom="page">
                <wp:posOffset>483705</wp:posOffset>
              </wp:positionV>
              <wp:extent cx="6217908" cy="5055"/>
              <wp:effectExtent l="0" t="0" r="0" b="0"/>
              <wp:wrapSquare wrapText="bothSides"/>
              <wp:docPr id="38213" name="Group 38213"/>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14" name="Shape 38214"/>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38213" style="width:489.599pt;height:0.398pt;position:absolute;mso-position-horizontal-relative:page;mso-position-horizontal:absolute;margin-left:61.2pt;mso-position-vertical-relative:page;margin-top:38.087pt;" coordsize="62179,50">
              <v:shape id="Shape 38214"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2A5A7" w14:textId="77777777" w:rsidR="00212CFD" w:rsidRDefault="00212CFD">
    <w:pPr>
      <w:tabs>
        <w:tab w:val="right" w:pos="9909"/>
      </w:tabs>
      <w:spacing w:after="0" w:line="259" w:lineRule="auto"/>
      <w:ind w:firstLine="0"/>
      <w:jc w:val="left"/>
    </w:pPr>
    <w:r>
      <w:rPr>
        <w:noProof/>
      </w:rPr>
      <mc:AlternateContent>
        <mc:Choice Requires="wpg">
          <w:drawing>
            <wp:anchor distT="0" distB="0" distL="114300" distR="114300" simplePos="0" relativeHeight="251670528" behindDoc="0" locked="0" layoutInCell="1" allowOverlap="1" wp14:anchorId="6B64682E" wp14:editId="05FDA593">
              <wp:simplePos x="0" y="0"/>
              <wp:positionH relativeFrom="page">
                <wp:posOffset>777240</wp:posOffset>
              </wp:positionH>
              <wp:positionV relativeFrom="page">
                <wp:posOffset>483705</wp:posOffset>
              </wp:positionV>
              <wp:extent cx="6217908" cy="5055"/>
              <wp:effectExtent l="0" t="0" r="0" b="0"/>
              <wp:wrapSquare wrapText="bothSides"/>
              <wp:docPr id="38476" name="Group 38476"/>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77" name="Shape 38477"/>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38476" style="width:489.599pt;height:0.398pt;position:absolute;mso-position-horizontal-relative:page;mso-position-horizontal:absolute;margin-left:61.2pt;mso-position-vertical-relative:page;margin-top:38.087pt;" coordsize="62179,50">
              <v:shape id="Shape 38477"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7D8252" w14:textId="77777777" w:rsidR="00212CFD" w:rsidRDefault="00212CFD">
    <w:pPr>
      <w:tabs>
        <w:tab w:val="right" w:pos="9909"/>
      </w:tabs>
      <w:spacing w:after="0" w:line="259" w:lineRule="auto"/>
      <w:ind w:firstLine="0"/>
      <w:jc w:val="left"/>
    </w:pPr>
    <w:r>
      <w:rPr>
        <w:noProof/>
      </w:rPr>
      <mc:AlternateContent>
        <mc:Choice Requires="wpg">
          <w:drawing>
            <wp:anchor distT="0" distB="0" distL="114300" distR="114300" simplePos="0" relativeHeight="251671552" behindDoc="0" locked="0" layoutInCell="1" allowOverlap="1" wp14:anchorId="6EC5AB6D" wp14:editId="304E6930">
              <wp:simplePos x="0" y="0"/>
              <wp:positionH relativeFrom="page">
                <wp:posOffset>777240</wp:posOffset>
              </wp:positionH>
              <wp:positionV relativeFrom="page">
                <wp:posOffset>483705</wp:posOffset>
              </wp:positionV>
              <wp:extent cx="6217908" cy="5055"/>
              <wp:effectExtent l="0" t="0" r="0" b="0"/>
              <wp:wrapSquare wrapText="bothSides"/>
              <wp:docPr id="38460" name="Group 38460"/>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61" name="Shape 38461"/>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38460" style="width:489.599pt;height:0.398pt;position:absolute;mso-position-horizontal-relative:page;mso-position-horizontal:absolute;margin-left:61.2pt;mso-position-vertical-relative:page;margin-top:38.087pt;" coordsize="62179,50">
              <v:shape id="Shape 38461"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47FE5" w14:textId="77777777" w:rsidR="00212CFD" w:rsidRDefault="00212CFD">
    <w:pPr>
      <w:tabs>
        <w:tab w:val="right" w:pos="9909"/>
      </w:tabs>
      <w:spacing w:after="0" w:line="259" w:lineRule="auto"/>
      <w:ind w:firstLine="0"/>
      <w:jc w:val="left"/>
    </w:pPr>
    <w:r>
      <w:rPr>
        <w:noProof/>
      </w:rPr>
      <mc:AlternateContent>
        <mc:Choice Requires="wpg">
          <w:drawing>
            <wp:anchor distT="0" distB="0" distL="114300" distR="114300" simplePos="0" relativeHeight="251672576" behindDoc="0" locked="0" layoutInCell="1" allowOverlap="1" wp14:anchorId="4B262231" wp14:editId="10FA7DC8">
              <wp:simplePos x="0" y="0"/>
              <wp:positionH relativeFrom="page">
                <wp:posOffset>777240</wp:posOffset>
              </wp:positionH>
              <wp:positionV relativeFrom="page">
                <wp:posOffset>483705</wp:posOffset>
              </wp:positionV>
              <wp:extent cx="6217908" cy="5055"/>
              <wp:effectExtent l="0" t="0" r="0" b="0"/>
              <wp:wrapSquare wrapText="bothSides"/>
              <wp:docPr id="38444" name="Group 38444"/>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45" name="Shape 38445"/>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38444" style="width:489.599pt;height:0.398pt;position:absolute;mso-position-horizontal-relative:page;mso-position-horizontal:absolute;margin-left:61.2pt;mso-position-vertical-relative:page;margin-top:38.087pt;" coordsize="62179,50">
              <v:shape id="Shape 38445"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A0707"/>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E1B1BEE"/>
    <w:multiLevelType w:val="hybridMultilevel"/>
    <w:tmpl w:val="C2026C6E"/>
    <w:lvl w:ilvl="0" w:tplc="B19C2AD0">
      <w:start w:val="2"/>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2" w15:restartNumberingAfterBreak="0">
    <w:nsid w:val="1FA706D7"/>
    <w:multiLevelType w:val="hybridMultilevel"/>
    <w:tmpl w:val="C3DECEB0"/>
    <w:lvl w:ilvl="0" w:tplc="AE5EC4B4">
      <w:start w:val="4"/>
      <w:numFmt w:val="bullet"/>
      <w:lvlText w:val="-"/>
      <w:lvlJc w:val="left"/>
      <w:pPr>
        <w:ind w:left="361" w:hanging="360"/>
      </w:pPr>
      <w:rPr>
        <w:rFonts w:ascii="Calibri" w:eastAsia="Calibri" w:hAnsi="Calibri"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3" w15:restartNumberingAfterBreak="0">
    <w:nsid w:val="2BF21F1E"/>
    <w:multiLevelType w:val="hybridMultilevel"/>
    <w:tmpl w:val="416ADF8C"/>
    <w:lvl w:ilvl="0" w:tplc="040C0001">
      <w:start w:val="1"/>
      <w:numFmt w:val="bullet"/>
      <w:lvlText w:val=""/>
      <w:lvlJc w:val="left"/>
      <w:pPr>
        <w:ind w:left="1055" w:hanging="360"/>
      </w:pPr>
      <w:rPr>
        <w:rFonts w:ascii="Symbol" w:hAnsi="Symbol" w:hint="default"/>
      </w:rPr>
    </w:lvl>
    <w:lvl w:ilvl="1" w:tplc="08090003" w:tentative="1">
      <w:start w:val="1"/>
      <w:numFmt w:val="bullet"/>
      <w:lvlText w:val="o"/>
      <w:lvlJc w:val="left"/>
      <w:pPr>
        <w:ind w:left="1775" w:hanging="360"/>
      </w:pPr>
      <w:rPr>
        <w:rFonts w:ascii="Courier New" w:hAnsi="Courier New" w:cs="Courier New" w:hint="default"/>
      </w:rPr>
    </w:lvl>
    <w:lvl w:ilvl="2" w:tplc="08090005" w:tentative="1">
      <w:start w:val="1"/>
      <w:numFmt w:val="bullet"/>
      <w:lvlText w:val=""/>
      <w:lvlJc w:val="left"/>
      <w:pPr>
        <w:ind w:left="2495" w:hanging="360"/>
      </w:pPr>
      <w:rPr>
        <w:rFonts w:ascii="Wingdings" w:hAnsi="Wingdings" w:hint="default"/>
      </w:rPr>
    </w:lvl>
    <w:lvl w:ilvl="3" w:tplc="08090001" w:tentative="1">
      <w:start w:val="1"/>
      <w:numFmt w:val="bullet"/>
      <w:lvlText w:val=""/>
      <w:lvlJc w:val="left"/>
      <w:pPr>
        <w:ind w:left="3215" w:hanging="360"/>
      </w:pPr>
      <w:rPr>
        <w:rFonts w:ascii="Symbol" w:hAnsi="Symbol" w:hint="default"/>
      </w:rPr>
    </w:lvl>
    <w:lvl w:ilvl="4" w:tplc="08090003" w:tentative="1">
      <w:start w:val="1"/>
      <w:numFmt w:val="bullet"/>
      <w:lvlText w:val="o"/>
      <w:lvlJc w:val="left"/>
      <w:pPr>
        <w:ind w:left="3935" w:hanging="360"/>
      </w:pPr>
      <w:rPr>
        <w:rFonts w:ascii="Courier New" w:hAnsi="Courier New" w:cs="Courier New" w:hint="default"/>
      </w:rPr>
    </w:lvl>
    <w:lvl w:ilvl="5" w:tplc="08090005" w:tentative="1">
      <w:start w:val="1"/>
      <w:numFmt w:val="bullet"/>
      <w:lvlText w:val=""/>
      <w:lvlJc w:val="left"/>
      <w:pPr>
        <w:ind w:left="4655" w:hanging="360"/>
      </w:pPr>
      <w:rPr>
        <w:rFonts w:ascii="Wingdings" w:hAnsi="Wingdings" w:hint="default"/>
      </w:rPr>
    </w:lvl>
    <w:lvl w:ilvl="6" w:tplc="08090001" w:tentative="1">
      <w:start w:val="1"/>
      <w:numFmt w:val="bullet"/>
      <w:lvlText w:val=""/>
      <w:lvlJc w:val="left"/>
      <w:pPr>
        <w:ind w:left="5375" w:hanging="360"/>
      </w:pPr>
      <w:rPr>
        <w:rFonts w:ascii="Symbol" w:hAnsi="Symbol" w:hint="default"/>
      </w:rPr>
    </w:lvl>
    <w:lvl w:ilvl="7" w:tplc="08090003" w:tentative="1">
      <w:start w:val="1"/>
      <w:numFmt w:val="bullet"/>
      <w:lvlText w:val="o"/>
      <w:lvlJc w:val="left"/>
      <w:pPr>
        <w:ind w:left="6095" w:hanging="360"/>
      </w:pPr>
      <w:rPr>
        <w:rFonts w:ascii="Courier New" w:hAnsi="Courier New" w:cs="Courier New" w:hint="default"/>
      </w:rPr>
    </w:lvl>
    <w:lvl w:ilvl="8" w:tplc="08090005" w:tentative="1">
      <w:start w:val="1"/>
      <w:numFmt w:val="bullet"/>
      <w:lvlText w:val=""/>
      <w:lvlJc w:val="left"/>
      <w:pPr>
        <w:ind w:left="6815" w:hanging="360"/>
      </w:pPr>
      <w:rPr>
        <w:rFonts w:ascii="Wingdings" w:hAnsi="Wingdings" w:hint="default"/>
      </w:rPr>
    </w:lvl>
  </w:abstractNum>
  <w:abstractNum w:abstractNumId="4" w15:restartNumberingAfterBreak="0">
    <w:nsid w:val="2C723CFA"/>
    <w:multiLevelType w:val="hybridMultilevel"/>
    <w:tmpl w:val="FAE6122C"/>
    <w:lvl w:ilvl="0" w:tplc="040C0001">
      <w:start w:val="1"/>
      <w:numFmt w:val="bullet"/>
      <w:lvlText w:val=""/>
      <w:lvlJc w:val="left"/>
      <w:pPr>
        <w:ind w:left="695" w:hanging="360"/>
      </w:pPr>
      <w:rPr>
        <w:rFonts w:ascii="Symbol" w:hAnsi="Symbol"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5" w15:restartNumberingAfterBreak="0">
    <w:nsid w:val="2F157919"/>
    <w:multiLevelType w:val="hybridMultilevel"/>
    <w:tmpl w:val="4F68C110"/>
    <w:lvl w:ilvl="0" w:tplc="5FFA700E">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6" w15:restartNumberingAfterBreak="0">
    <w:nsid w:val="2FBE53F3"/>
    <w:multiLevelType w:val="hybridMultilevel"/>
    <w:tmpl w:val="5B2C0910"/>
    <w:lvl w:ilvl="0" w:tplc="F52AE9D6">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7" w15:restartNumberingAfterBreak="0">
    <w:nsid w:val="5FC54ABF"/>
    <w:multiLevelType w:val="hybridMultilevel"/>
    <w:tmpl w:val="B14898C0"/>
    <w:lvl w:ilvl="0" w:tplc="04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224C2D"/>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57732E8"/>
    <w:multiLevelType w:val="multilevel"/>
    <w:tmpl w:val="76F8821E"/>
    <w:lvl w:ilvl="0">
      <w:start w:val="1"/>
      <w:numFmt w:val="decimal"/>
      <w:pStyle w:val="Heading1"/>
      <w:lvlText w:val="%1"/>
      <w:lvlJc w:val="left"/>
      <w:pPr>
        <w:ind w:left="0"/>
      </w:pPr>
      <w:rPr>
        <w:rFonts w:ascii="Calibri" w:eastAsia="Calibri" w:hAnsi="Calibri" w:cs="Calibri"/>
        <w:b w:val="0"/>
        <w:i w:val="0"/>
        <w:strike w:val="0"/>
        <w:dstrike w:val="0"/>
        <w:color w:val="000000"/>
        <w:sz w:val="41"/>
        <w:szCs w:val="41"/>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78E4E27"/>
    <w:multiLevelType w:val="hybridMultilevel"/>
    <w:tmpl w:val="D0E806BE"/>
    <w:lvl w:ilvl="0" w:tplc="B5AC2116">
      <w:numFmt w:val="bullet"/>
      <w:lvlText w:val="-"/>
      <w:lvlJc w:val="left"/>
      <w:pPr>
        <w:ind w:left="356" w:hanging="360"/>
      </w:pPr>
      <w:rPr>
        <w:rFonts w:ascii="Calibri" w:eastAsia="Calibri" w:hAnsi="Calibri" w:cs="Calibri" w:hint="default"/>
      </w:rPr>
    </w:lvl>
    <w:lvl w:ilvl="1" w:tplc="08090003" w:tentative="1">
      <w:start w:val="1"/>
      <w:numFmt w:val="bullet"/>
      <w:lvlText w:val="o"/>
      <w:lvlJc w:val="left"/>
      <w:pPr>
        <w:ind w:left="1076" w:hanging="360"/>
      </w:pPr>
      <w:rPr>
        <w:rFonts w:ascii="Courier New" w:hAnsi="Courier New" w:cs="Courier New" w:hint="default"/>
      </w:rPr>
    </w:lvl>
    <w:lvl w:ilvl="2" w:tplc="08090005" w:tentative="1">
      <w:start w:val="1"/>
      <w:numFmt w:val="bullet"/>
      <w:lvlText w:val=""/>
      <w:lvlJc w:val="left"/>
      <w:pPr>
        <w:ind w:left="1796" w:hanging="360"/>
      </w:pPr>
      <w:rPr>
        <w:rFonts w:ascii="Wingdings" w:hAnsi="Wingdings" w:hint="default"/>
      </w:rPr>
    </w:lvl>
    <w:lvl w:ilvl="3" w:tplc="08090001" w:tentative="1">
      <w:start w:val="1"/>
      <w:numFmt w:val="bullet"/>
      <w:lvlText w:val=""/>
      <w:lvlJc w:val="left"/>
      <w:pPr>
        <w:ind w:left="2516" w:hanging="360"/>
      </w:pPr>
      <w:rPr>
        <w:rFonts w:ascii="Symbol" w:hAnsi="Symbol" w:hint="default"/>
      </w:rPr>
    </w:lvl>
    <w:lvl w:ilvl="4" w:tplc="08090003" w:tentative="1">
      <w:start w:val="1"/>
      <w:numFmt w:val="bullet"/>
      <w:lvlText w:val="o"/>
      <w:lvlJc w:val="left"/>
      <w:pPr>
        <w:ind w:left="3236" w:hanging="360"/>
      </w:pPr>
      <w:rPr>
        <w:rFonts w:ascii="Courier New" w:hAnsi="Courier New" w:cs="Courier New" w:hint="default"/>
      </w:rPr>
    </w:lvl>
    <w:lvl w:ilvl="5" w:tplc="08090005" w:tentative="1">
      <w:start w:val="1"/>
      <w:numFmt w:val="bullet"/>
      <w:lvlText w:val=""/>
      <w:lvlJc w:val="left"/>
      <w:pPr>
        <w:ind w:left="3956" w:hanging="360"/>
      </w:pPr>
      <w:rPr>
        <w:rFonts w:ascii="Wingdings" w:hAnsi="Wingdings" w:hint="default"/>
      </w:rPr>
    </w:lvl>
    <w:lvl w:ilvl="6" w:tplc="08090001" w:tentative="1">
      <w:start w:val="1"/>
      <w:numFmt w:val="bullet"/>
      <w:lvlText w:val=""/>
      <w:lvlJc w:val="left"/>
      <w:pPr>
        <w:ind w:left="4676" w:hanging="360"/>
      </w:pPr>
      <w:rPr>
        <w:rFonts w:ascii="Symbol" w:hAnsi="Symbol" w:hint="default"/>
      </w:rPr>
    </w:lvl>
    <w:lvl w:ilvl="7" w:tplc="08090003" w:tentative="1">
      <w:start w:val="1"/>
      <w:numFmt w:val="bullet"/>
      <w:lvlText w:val="o"/>
      <w:lvlJc w:val="left"/>
      <w:pPr>
        <w:ind w:left="5396" w:hanging="360"/>
      </w:pPr>
      <w:rPr>
        <w:rFonts w:ascii="Courier New" w:hAnsi="Courier New" w:cs="Courier New" w:hint="default"/>
      </w:rPr>
    </w:lvl>
    <w:lvl w:ilvl="8" w:tplc="08090005" w:tentative="1">
      <w:start w:val="1"/>
      <w:numFmt w:val="bullet"/>
      <w:lvlText w:val=""/>
      <w:lvlJc w:val="left"/>
      <w:pPr>
        <w:ind w:left="6116" w:hanging="360"/>
      </w:pPr>
      <w:rPr>
        <w:rFonts w:ascii="Wingdings" w:hAnsi="Wingdings" w:hint="default"/>
      </w:rPr>
    </w:lvl>
  </w:abstractNum>
  <w:abstractNum w:abstractNumId="11" w15:restartNumberingAfterBreak="0">
    <w:nsid w:val="786F19A2"/>
    <w:multiLevelType w:val="hybridMultilevel"/>
    <w:tmpl w:val="EF6CA3A8"/>
    <w:lvl w:ilvl="0" w:tplc="352C41F0">
      <w:start w:val="1"/>
      <w:numFmt w:val="bullet"/>
      <w:lvlText w:val=""/>
      <w:lvlJc w:val="left"/>
      <w:pPr>
        <w:ind w:left="361" w:hanging="360"/>
      </w:pPr>
      <w:rPr>
        <w:rFonts w:ascii="Wingdings" w:eastAsia="Calibri" w:hAnsi="Wingdings"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12" w15:restartNumberingAfterBreak="0">
    <w:nsid w:val="7F43069E"/>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1"/>
  </w:num>
  <w:num w:numId="3">
    <w:abstractNumId w:val="12"/>
  </w:num>
  <w:num w:numId="4">
    <w:abstractNumId w:val="6"/>
  </w:num>
  <w:num w:numId="5">
    <w:abstractNumId w:val="7"/>
  </w:num>
  <w:num w:numId="6">
    <w:abstractNumId w:val="3"/>
  </w:num>
  <w:num w:numId="7">
    <w:abstractNumId w:val="5"/>
  </w:num>
  <w:num w:numId="8">
    <w:abstractNumId w:val="4"/>
  </w:num>
  <w:num w:numId="9">
    <w:abstractNumId w:val="8"/>
  </w:num>
  <w:num w:numId="10">
    <w:abstractNumId w:val="0"/>
  </w:num>
  <w:num w:numId="11">
    <w:abstractNumId w:val="10"/>
  </w:num>
  <w:num w:numId="12">
    <w:abstractNumId w:val="11"/>
  </w:num>
  <w:num w:numId="1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CDERMOTT Christopher">
    <w15:presenceInfo w15:providerId="AD" w15:userId="S-1-5-21-861567501-1417001333-682003330-279549"/>
  </w15:person>
  <w15:person w15:author="Mylène RECEVEUR">
    <w15:presenceInfo w15:providerId="Windows Live" w15:userId="fe745b9169b937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trackRevisio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7564A6"/>
    <w:rsid w:val="000058E2"/>
    <w:rsid w:val="00007A1F"/>
    <w:rsid w:val="000261AF"/>
    <w:rsid w:val="00027FB8"/>
    <w:rsid w:val="0003617F"/>
    <w:rsid w:val="00052032"/>
    <w:rsid w:val="00052FA6"/>
    <w:rsid w:val="00054D5D"/>
    <w:rsid w:val="00060DC8"/>
    <w:rsid w:val="0007477C"/>
    <w:rsid w:val="0007549C"/>
    <w:rsid w:val="000853E6"/>
    <w:rsid w:val="00087C33"/>
    <w:rsid w:val="00092623"/>
    <w:rsid w:val="00093FCD"/>
    <w:rsid w:val="000A2206"/>
    <w:rsid w:val="000A3E8C"/>
    <w:rsid w:val="000A7087"/>
    <w:rsid w:val="000B096F"/>
    <w:rsid w:val="000B0FFA"/>
    <w:rsid w:val="000B1A7C"/>
    <w:rsid w:val="000B2540"/>
    <w:rsid w:val="000B7819"/>
    <w:rsid w:val="000B7C92"/>
    <w:rsid w:val="000C326E"/>
    <w:rsid w:val="000D4E31"/>
    <w:rsid w:val="000D5E10"/>
    <w:rsid w:val="000E23BB"/>
    <w:rsid w:val="000E54EA"/>
    <w:rsid w:val="000E6233"/>
    <w:rsid w:val="000F0EBC"/>
    <w:rsid w:val="000F5351"/>
    <w:rsid w:val="000F5A0E"/>
    <w:rsid w:val="001145EA"/>
    <w:rsid w:val="00116DAE"/>
    <w:rsid w:val="00123D80"/>
    <w:rsid w:val="00125BC8"/>
    <w:rsid w:val="00127582"/>
    <w:rsid w:val="00131381"/>
    <w:rsid w:val="0013479C"/>
    <w:rsid w:val="001358A5"/>
    <w:rsid w:val="00140285"/>
    <w:rsid w:val="00140E58"/>
    <w:rsid w:val="00146A81"/>
    <w:rsid w:val="00150B80"/>
    <w:rsid w:val="00151AFB"/>
    <w:rsid w:val="0015349C"/>
    <w:rsid w:val="0015384E"/>
    <w:rsid w:val="001539BE"/>
    <w:rsid w:val="001541CE"/>
    <w:rsid w:val="00160BA3"/>
    <w:rsid w:val="001662B9"/>
    <w:rsid w:val="00174AF4"/>
    <w:rsid w:val="00180EED"/>
    <w:rsid w:val="00182F1F"/>
    <w:rsid w:val="0018365A"/>
    <w:rsid w:val="00183BB2"/>
    <w:rsid w:val="0019080D"/>
    <w:rsid w:val="00192B2C"/>
    <w:rsid w:val="00193B0B"/>
    <w:rsid w:val="0019600B"/>
    <w:rsid w:val="00196A17"/>
    <w:rsid w:val="001A173E"/>
    <w:rsid w:val="001A545F"/>
    <w:rsid w:val="001B1194"/>
    <w:rsid w:val="001B5D46"/>
    <w:rsid w:val="001B7295"/>
    <w:rsid w:val="001C27AA"/>
    <w:rsid w:val="001D3813"/>
    <w:rsid w:val="001E02E3"/>
    <w:rsid w:val="001E5C12"/>
    <w:rsid w:val="00200987"/>
    <w:rsid w:val="00201759"/>
    <w:rsid w:val="00202266"/>
    <w:rsid w:val="00203741"/>
    <w:rsid w:val="00205D84"/>
    <w:rsid w:val="00212CFD"/>
    <w:rsid w:val="00216548"/>
    <w:rsid w:val="00216C22"/>
    <w:rsid w:val="00222B91"/>
    <w:rsid w:val="00226F00"/>
    <w:rsid w:val="00230B64"/>
    <w:rsid w:val="00232105"/>
    <w:rsid w:val="002331BA"/>
    <w:rsid w:val="00234AA0"/>
    <w:rsid w:val="002378BD"/>
    <w:rsid w:val="0024321D"/>
    <w:rsid w:val="00245B2C"/>
    <w:rsid w:val="00253C4E"/>
    <w:rsid w:val="00253C69"/>
    <w:rsid w:val="002562D4"/>
    <w:rsid w:val="0026141A"/>
    <w:rsid w:val="00264983"/>
    <w:rsid w:val="00265E8A"/>
    <w:rsid w:val="00265F70"/>
    <w:rsid w:val="00275CA4"/>
    <w:rsid w:val="00276BBC"/>
    <w:rsid w:val="002802D5"/>
    <w:rsid w:val="002852E0"/>
    <w:rsid w:val="00294FD2"/>
    <w:rsid w:val="00297528"/>
    <w:rsid w:val="00297EEF"/>
    <w:rsid w:val="002B220C"/>
    <w:rsid w:val="002B243A"/>
    <w:rsid w:val="002C26D4"/>
    <w:rsid w:val="002C3693"/>
    <w:rsid w:val="002C4CE9"/>
    <w:rsid w:val="002C7D60"/>
    <w:rsid w:val="002D5C28"/>
    <w:rsid w:val="002D5E3E"/>
    <w:rsid w:val="002E3442"/>
    <w:rsid w:val="002E6F08"/>
    <w:rsid w:val="002F2E19"/>
    <w:rsid w:val="002F57BD"/>
    <w:rsid w:val="002F6526"/>
    <w:rsid w:val="002F6D72"/>
    <w:rsid w:val="00305020"/>
    <w:rsid w:val="00314AAD"/>
    <w:rsid w:val="00341FE9"/>
    <w:rsid w:val="00343694"/>
    <w:rsid w:val="003474D9"/>
    <w:rsid w:val="00352507"/>
    <w:rsid w:val="00364436"/>
    <w:rsid w:val="00374D7E"/>
    <w:rsid w:val="0037516E"/>
    <w:rsid w:val="00376858"/>
    <w:rsid w:val="00387497"/>
    <w:rsid w:val="00390B1A"/>
    <w:rsid w:val="00392333"/>
    <w:rsid w:val="003A14B2"/>
    <w:rsid w:val="003A525C"/>
    <w:rsid w:val="003A6118"/>
    <w:rsid w:val="003B1D5A"/>
    <w:rsid w:val="003B2F58"/>
    <w:rsid w:val="003C0C21"/>
    <w:rsid w:val="003C1F40"/>
    <w:rsid w:val="003C6D62"/>
    <w:rsid w:val="003D0071"/>
    <w:rsid w:val="003E18A3"/>
    <w:rsid w:val="003F1BC7"/>
    <w:rsid w:val="003F2EC7"/>
    <w:rsid w:val="003F6CCA"/>
    <w:rsid w:val="003F7056"/>
    <w:rsid w:val="00406CBA"/>
    <w:rsid w:val="004130D1"/>
    <w:rsid w:val="0041685C"/>
    <w:rsid w:val="00417564"/>
    <w:rsid w:val="0042531D"/>
    <w:rsid w:val="00426254"/>
    <w:rsid w:val="00426555"/>
    <w:rsid w:val="00430F73"/>
    <w:rsid w:val="004335C7"/>
    <w:rsid w:val="00433770"/>
    <w:rsid w:val="00435D5A"/>
    <w:rsid w:val="00437927"/>
    <w:rsid w:val="00437C70"/>
    <w:rsid w:val="00445421"/>
    <w:rsid w:val="004457E2"/>
    <w:rsid w:val="00450CB6"/>
    <w:rsid w:val="00451550"/>
    <w:rsid w:val="00464534"/>
    <w:rsid w:val="00464B6B"/>
    <w:rsid w:val="004668A8"/>
    <w:rsid w:val="004709AA"/>
    <w:rsid w:val="004711D7"/>
    <w:rsid w:val="00471468"/>
    <w:rsid w:val="00493D69"/>
    <w:rsid w:val="004A0B0D"/>
    <w:rsid w:val="004B1535"/>
    <w:rsid w:val="004C5624"/>
    <w:rsid w:val="004D10F2"/>
    <w:rsid w:val="004D73DF"/>
    <w:rsid w:val="004E1976"/>
    <w:rsid w:val="004F6A66"/>
    <w:rsid w:val="00501252"/>
    <w:rsid w:val="00512AE8"/>
    <w:rsid w:val="00514CE8"/>
    <w:rsid w:val="00514F33"/>
    <w:rsid w:val="00520854"/>
    <w:rsid w:val="0052195A"/>
    <w:rsid w:val="00521D30"/>
    <w:rsid w:val="00522A88"/>
    <w:rsid w:val="00524945"/>
    <w:rsid w:val="005322F8"/>
    <w:rsid w:val="00536335"/>
    <w:rsid w:val="005374F1"/>
    <w:rsid w:val="00540815"/>
    <w:rsid w:val="0056146E"/>
    <w:rsid w:val="005622EE"/>
    <w:rsid w:val="00564095"/>
    <w:rsid w:val="005676EF"/>
    <w:rsid w:val="00571CC1"/>
    <w:rsid w:val="00581E6D"/>
    <w:rsid w:val="005851C6"/>
    <w:rsid w:val="005906A5"/>
    <w:rsid w:val="00591A8A"/>
    <w:rsid w:val="00592D85"/>
    <w:rsid w:val="005A6EEE"/>
    <w:rsid w:val="005B2C7E"/>
    <w:rsid w:val="005B37DC"/>
    <w:rsid w:val="005C5D74"/>
    <w:rsid w:val="005D1070"/>
    <w:rsid w:val="005D5C67"/>
    <w:rsid w:val="005D7412"/>
    <w:rsid w:val="005D7A1D"/>
    <w:rsid w:val="005E6C87"/>
    <w:rsid w:val="005F6425"/>
    <w:rsid w:val="006033A3"/>
    <w:rsid w:val="00605848"/>
    <w:rsid w:val="00605947"/>
    <w:rsid w:val="00606FBD"/>
    <w:rsid w:val="00614D03"/>
    <w:rsid w:val="006163F4"/>
    <w:rsid w:val="00622A85"/>
    <w:rsid w:val="00623D3B"/>
    <w:rsid w:val="00627432"/>
    <w:rsid w:val="006277E3"/>
    <w:rsid w:val="00632E49"/>
    <w:rsid w:val="0063541D"/>
    <w:rsid w:val="006401D1"/>
    <w:rsid w:val="00640C0E"/>
    <w:rsid w:val="006444DA"/>
    <w:rsid w:val="00647309"/>
    <w:rsid w:val="006613B1"/>
    <w:rsid w:val="006623AC"/>
    <w:rsid w:val="00673D74"/>
    <w:rsid w:val="00684F56"/>
    <w:rsid w:val="00685BC3"/>
    <w:rsid w:val="006911F5"/>
    <w:rsid w:val="00695001"/>
    <w:rsid w:val="006A4E01"/>
    <w:rsid w:val="006A6F20"/>
    <w:rsid w:val="006A7ED9"/>
    <w:rsid w:val="006B3967"/>
    <w:rsid w:val="006B3BFA"/>
    <w:rsid w:val="006B69D8"/>
    <w:rsid w:val="006D1F41"/>
    <w:rsid w:val="006D4B29"/>
    <w:rsid w:val="006D6079"/>
    <w:rsid w:val="006D6BD6"/>
    <w:rsid w:val="006E0350"/>
    <w:rsid w:val="006E1F6E"/>
    <w:rsid w:val="006E3604"/>
    <w:rsid w:val="006E5D40"/>
    <w:rsid w:val="006F07CA"/>
    <w:rsid w:val="006F38EF"/>
    <w:rsid w:val="006F3B05"/>
    <w:rsid w:val="007003FA"/>
    <w:rsid w:val="00704B3B"/>
    <w:rsid w:val="0070676A"/>
    <w:rsid w:val="00711397"/>
    <w:rsid w:val="00711A75"/>
    <w:rsid w:val="007229D7"/>
    <w:rsid w:val="007232B6"/>
    <w:rsid w:val="00731439"/>
    <w:rsid w:val="00737D20"/>
    <w:rsid w:val="0074550C"/>
    <w:rsid w:val="00747343"/>
    <w:rsid w:val="007564A6"/>
    <w:rsid w:val="007679CA"/>
    <w:rsid w:val="00767CB6"/>
    <w:rsid w:val="00771234"/>
    <w:rsid w:val="00773DFB"/>
    <w:rsid w:val="00774351"/>
    <w:rsid w:val="00775722"/>
    <w:rsid w:val="00776E33"/>
    <w:rsid w:val="0077763F"/>
    <w:rsid w:val="00780226"/>
    <w:rsid w:val="007804C6"/>
    <w:rsid w:val="007900BF"/>
    <w:rsid w:val="007943D3"/>
    <w:rsid w:val="00795E42"/>
    <w:rsid w:val="007A44C5"/>
    <w:rsid w:val="007A783E"/>
    <w:rsid w:val="007B1900"/>
    <w:rsid w:val="007B2153"/>
    <w:rsid w:val="007C20FD"/>
    <w:rsid w:val="007D375D"/>
    <w:rsid w:val="007D45B3"/>
    <w:rsid w:val="007D4658"/>
    <w:rsid w:val="007E0C67"/>
    <w:rsid w:val="007E64B7"/>
    <w:rsid w:val="007F275E"/>
    <w:rsid w:val="007F57EF"/>
    <w:rsid w:val="00802EBA"/>
    <w:rsid w:val="0080388E"/>
    <w:rsid w:val="008066BB"/>
    <w:rsid w:val="00806C7B"/>
    <w:rsid w:val="00811B6F"/>
    <w:rsid w:val="0081274C"/>
    <w:rsid w:val="00822774"/>
    <w:rsid w:val="0083164B"/>
    <w:rsid w:val="00832C80"/>
    <w:rsid w:val="008378ED"/>
    <w:rsid w:val="008400A8"/>
    <w:rsid w:val="008511B1"/>
    <w:rsid w:val="008560D4"/>
    <w:rsid w:val="008574DC"/>
    <w:rsid w:val="008638B0"/>
    <w:rsid w:val="00865591"/>
    <w:rsid w:val="00865E68"/>
    <w:rsid w:val="00867D75"/>
    <w:rsid w:val="008770AC"/>
    <w:rsid w:val="0088368A"/>
    <w:rsid w:val="00886A2E"/>
    <w:rsid w:val="00892B4B"/>
    <w:rsid w:val="00897D02"/>
    <w:rsid w:val="008A2576"/>
    <w:rsid w:val="008B0177"/>
    <w:rsid w:val="008B7467"/>
    <w:rsid w:val="008B74F7"/>
    <w:rsid w:val="008C0300"/>
    <w:rsid w:val="008C27DB"/>
    <w:rsid w:val="008C64E7"/>
    <w:rsid w:val="008C6649"/>
    <w:rsid w:val="008D5D2A"/>
    <w:rsid w:val="008F02AC"/>
    <w:rsid w:val="008F4024"/>
    <w:rsid w:val="008F7A9C"/>
    <w:rsid w:val="00903B80"/>
    <w:rsid w:val="009057C8"/>
    <w:rsid w:val="0091213B"/>
    <w:rsid w:val="0093106B"/>
    <w:rsid w:val="00936F14"/>
    <w:rsid w:val="009430B2"/>
    <w:rsid w:val="00943897"/>
    <w:rsid w:val="0094439C"/>
    <w:rsid w:val="00944852"/>
    <w:rsid w:val="00945BBB"/>
    <w:rsid w:val="00952715"/>
    <w:rsid w:val="00953BAA"/>
    <w:rsid w:val="0096200A"/>
    <w:rsid w:val="00963B8A"/>
    <w:rsid w:val="00965530"/>
    <w:rsid w:val="00966834"/>
    <w:rsid w:val="00975C6C"/>
    <w:rsid w:val="00977453"/>
    <w:rsid w:val="00984EA7"/>
    <w:rsid w:val="0098606E"/>
    <w:rsid w:val="00986598"/>
    <w:rsid w:val="0099013A"/>
    <w:rsid w:val="00990ADE"/>
    <w:rsid w:val="009A0DF6"/>
    <w:rsid w:val="009A0F48"/>
    <w:rsid w:val="009A21C6"/>
    <w:rsid w:val="009B01AF"/>
    <w:rsid w:val="009B3673"/>
    <w:rsid w:val="009B3D2C"/>
    <w:rsid w:val="009B6FB5"/>
    <w:rsid w:val="009C1376"/>
    <w:rsid w:val="009C6991"/>
    <w:rsid w:val="009C7704"/>
    <w:rsid w:val="009E4EE4"/>
    <w:rsid w:val="009E74FE"/>
    <w:rsid w:val="009F189F"/>
    <w:rsid w:val="009F5E13"/>
    <w:rsid w:val="00A011E4"/>
    <w:rsid w:val="00A06C8F"/>
    <w:rsid w:val="00A07F33"/>
    <w:rsid w:val="00A13E64"/>
    <w:rsid w:val="00A230E1"/>
    <w:rsid w:val="00A2520C"/>
    <w:rsid w:val="00A27005"/>
    <w:rsid w:val="00A327D0"/>
    <w:rsid w:val="00A33561"/>
    <w:rsid w:val="00A34334"/>
    <w:rsid w:val="00A35798"/>
    <w:rsid w:val="00A4647A"/>
    <w:rsid w:val="00A522CC"/>
    <w:rsid w:val="00A53FB6"/>
    <w:rsid w:val="00A570CB"/>
    <w:rsid w:val="00A61AB6"/>
    <w:rsid w:val="00A63C62"/>
    <w:rsid w:val="00A766CC"/>
    <w:rsid w:val="00A7775F"/>
    <w:rsid w:val="00A81C09"/>
    <w:rsid w:val="00A82790"/>
    <w:rsid w:val="00A86647"/>
    <w:rsid w:val="00A86712"/>
    <w:rsid w:val="00A9259D"/>
    <w:rsid w:val="00AA08C3"/>
    <w:rsid w:val="00AA0C62"/>
    <w:rsid w:val="00AA4A16"/>
    <w:rsid w:val="00AA593E"/>
    <w:rsid w:val="00AB7873"/>
    <w:rsid w:val="00AC138C"/>
    <w:rsid w:val="00AC142F"/>
    <w:rsid w:val="00AC51E4"/>
    <w:rsid w:val="00AD0C94"/>
    <w:rsid w:val="00AD47E8"/>
    <w:rsid w:val="00AE075A"/>
    <w:rsid w:val="00AE2292"/>
    <w:rsid w:val="00AF0E5D"/>
    <w:rsid w:val="00AF33F6"/>
    <w:rsid w:val="00AF7AE2"/>
    <w:rsid w:val="00AF7FB1"/>
    <w:rsid w:val="00B005B9"/>
    <w:rsid w:val="00B00C4B"/>
    <w:rsid w:val="00B21AB7"/>
    <w:rsid w:val="00B23828"/>
    <w:rsid w:val="00B23AFC"/>
    <w:rsid w:val="00B31FA2"/>
    <w:rsid w:val="00B33EC1"/>
    <w:rsid w:val="00B377D7"/>
    <w:rsid w:val="00B41CF0"/>
    <w:rsid w:val="00B4432E"/>
    <w:rsid w:val="00B4586C"/>
    <w:rsid w:val="00B461FF"/>
    <w:rsid w:val="00B46C98"/>
    <w:rsid w:val="00B51FD5"/>
    <w:rsid w:val="00B5294D"/>
    <w:rsid w:val="00B52E8A"/>
    <w:rsid w:val="00B5396A"/>
    <w:rsid w:val="00B53D3C"/>
    <w:rsid w:val="00B62173"/>
    <w:rsid w:val="00B70B40"/>
    <w:rsid w:val="00B72D84"/>
    <w:rsid w:val="00B75254"/>
    <w:rsid w:val="00B77C7C"/>
    <w:rsid w:val="00B84354"/>
    <w:rsid w:val="00B87355"/>
    <w:rsid w:val="00BB2E23"/>
    <w:rsid w:val="00BB72BE"/>
    <w:rsid w:val="00BC0CBC"/>
    <w:rsid w:val="00BC2E33"/>
    <w:rsid w:val="00BC5CC0"/>
    <w:rsid w:val="00BC6974"/>
    <w:rsid w:val="00BD723D"/>
    <w:rsid w:val="00BE104E"/>
    <w:rsid w:val="00BE6870"/>
    <w:rsid w:val="00BF2582"/>
    <w:rsid w:val="00BF7737"/>
    <w:rsid w:val="00C00BC6"/>
    <w:rsid w:val="00C12B35"/>
    <w:rsid w:val="00C15D03"/>
    <w:rsid w:val="00C16DC3"/>
    <w:rsid w:val="00C205C6"/>
    <w:rsid w:val="00C22353"/>
    <w:rsid w:val="00C305AB"/>
    <w:rsid w:val="00C347D4"/>
    <w:rsid w:val="00C36BB1"/>
    <w:rsid w:val="00C37840"/>
    <w:rsid w:val="00C41307"/>
    <w:rsid w:val="00C41A84"/>
    <w:rsid w:val="00C41FC4"/>
    <w:rsid w:val="00C50008"/>
    <w:rsid w:val="00C52571"/>
    <w:rsid w:val="00C572E9"/>
    <w:rsid w:val="00C6767B"/>
    <w:rsid w:val="00C707CE"/>
    <w:rsid w:val="00C72989"/>
    <w:rsid w:val="00C812C1"/>
    <w:rsid w:val="00C869F3"/>
    <w:rsid w:val="00C91651"/>
    <w:rsid w:val="00C9175E"/>
    <w:rsid w:val="00C92061"/>
    <w:rsid w:val="00C92DE3"/>
    <w:rsid w:val="00CA0632"/>
    <w:rsid w:val="00CA1690"/>
    <w:rsid w:val="00CA2B3D"/>
    <w:rsid w:val="00CC2AAA"/>
    <w:rsid w:val="00CC39A9"/>
    <w:rsid w:val="00CC3DE4"/>
    <w:rsid w:val="00CC40AC"/>
    <w:rsid w:val="00CC4E66"/>
    <w:rsid w:val="00CD02C8"/>
    <w:rsid w:val="00CD2BD4"/>
    <w:rsid w:val="00CE67D6"/>
    <w:rsid w:val="00CF1EE1"/>
    <w:rsid w:val="00CF3003"/>
    <w:rsid w:val="00CF563D"/>
    <w:rsid w:val="00CF6643"/>
    <w:rsid w:val="00D01C6C"/>
    <w:rsid w:val="00D02B40"/>
    <w:rsid w:val="00D02D90"/>
    <w:rsid w:val="00D13A7A"/>
    <w:rsid w:val="00D15306"/>
    <w:rsid w:val="00D155B9"/>
    <w:rsid w:val="00D22E12"/>
    <w:rsid w:val="00D264D5"/>
    <w:rsid w:val="00D31441"/>
    <w:rsid w:val="00D347E1"/>
    <w:rsid w:val="00D4365D"/>
    <w:rsid w:val="00D502DB"/>
    <w:rsid w:val="00D60A97"/>
    <w:rsid w:val="00D6417D"/>
    <w:rsid w:val="00D663A6"/>
    <w:rsid w:val="00D709D0"/>
    <w:rsid w:val="00D73A50"/>
    <w:rsid w:val="00D7415B"/>
    <w:rsid w:val="00D8744A"/>
    <w:rsid w:val="00D87E48"/>
    <w:rsid w:val="00D9602B"/>
    <w:rsid w:val="00D96976"/>
    <w:rsid w:val="00DA153C"/>
    <w:rsid w:val="00DB076B"/>
    <w:rsid w:val="00DB0B10"/>
    <w:rsid w:val="00DB38AD"/>
    <w:rsid w:val="00DB5751"/>
    <w:rsid w:val="00DC074D"/>
    <w:rsid w:val="00DC2268"/>
    <w:rsid w:val="00DC3486"/>
    <w:rsid w:val="00DD43CA"/>
    <w:rsid w:val="00DD442B"/>
    <w:rsid w:val="00DD6A97"/>
    <w:rsid w:val="00DE05A3"/>
    <w:rsid w:val="00DE1102"/>
    <w:rsid w:val="00DE7520"/>
    <w:rsid w:val="00DF4695"/>
    <w:rsid w:val="00DF7642"/>
    <w:rsid w:val="00E07196"/>
    <w:rsid w:val="00E13D85"/>
    <w:rsid w:val="00E16BF9"/>
    <w:rsid w:val="00E2463F"/>
    <w:rsid w:val="00E24BEE"/>
    <w:rsid w:val="00E42C99"/>
    <w:rsid w:val="00E501DA"/>
    <w:rsid w:val="00E54A68"/>
    <w:rsid w:val="00E623EC"/>
    <w:rsid w:val="00E63598"/>
    <w:rsid w:val="00E63C5C"/>
    <w:rsid w:val="00E63FC1"/>
    <w:rsid w:val="00E6760D"/>
    <w:rsid w:val="00E74A20"/>
    <w:rsid w:val="00E80BD8"/>
    <w:rsid w:val="00E81225"/>
    <w:rsid w:val="00E8395B"/>
    <w:rsid w:val="00E84139"/>
    <w:rsid w:val="00E84CEC"/>
    <w:rsid w:val="00E85C67"/>
    <w:rsid w:val="00E86D28"/>
    <w:rsid w:val="00E91490"/>
    <w:rsid w:val="00E93BA3"/>
    <w:rsid w:val="00EA4FEE"/>
    <w:rsid w:val="00EB3D40"/>
    <w:rsid w:val="00EC426A"/>
    <w:rsid w:val="00EC69DC"/>
    <w:rsid w:val="00ED46B5"/>
    <w:rsid w:val="00ED6DF2"/>
    <w:rsid w:val="00EF2480"/>
    <w:rsid w:val="00EF4319"/>
    <w:rsid w:val="00EF7231"/>
    <w:rsid w:val="00F026B6"/>
    <w:rsid w:val="00F10637"/>
    <w:rsid w:val="00F13606"/>
    <w:rsid w:val="00F14AC6"/>
    <w:rsid w:val="00F21F1A"/>
    <w:rsid w:val="00F35EB3"/>
    <w:rsid w:val="00F43A2E"/>
    <w:rsid w:val="00F44020"/>
    <w:rsid w:val="00F54B84"/>
    <w:rsid w:val="00F6290D"/>
    <w:rsid w:val="00F63A36"/>
    <w:rsid w:val="00F65558"/>
    <w:rsid w:val="00F655BE"/>
    <w:rsid w:val="00F73F28"/>
    <w:rsid w:val="00F77E3D"/>
    <w:rsid w:val="00F80DB6"/>
    <w:rsid w:val="00F875BE"/>
    <w:rsid w:val="00FA25AE"/>
    <w:rsid w:val="00FA72F8"/>
    <w:rsid w:val="00FA77DE"/>
    <w:rsid w:val="00FB10B7"/>
    <w:rsid w:val="00FB617A"/>
    <w:rsid w:val="00FB735E"/>
    <w:rsid w:val="00FC0731"/>
    <w:rsid w:val="00FD1528"/>
    <w:rsid w:val="00FD5429"/>
    <w:rsid w:val="00FD6B99"/>
    <w:rsid w:val="00FD75EF"/>
    <w:rsid w:val="00FD7DDD"/>
    <w:rsid w:val="00FE5AD9"/>
    <w:rsid w:val="00FF3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3A3A7"/>
  <w15:docId w15:val="{B7CDD08E-6B21-479F-A0A6-FE0977AA6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316" w:lineRule="auto"/>
      <w:ind w:firstLine="1"/>
      <w:jc w:val="both"/>
    </w:pPr>
    <w:rPr>
      <w:rFonts w:ascii="Calibri" w:eastAsia="Calibri" w:hAnsi="Calibri" w:cs="Calibri"/>
      <w:color w:val="000000"/>
    </w:rPr>
  </w:style>
  <w:style w:type="paragraph" w:styleId="Heading1">
    <w:name w:val="heading 1"/>
    <w:next w:val="Normal"/>
    <w:link w:val="Heading1Char"/>
    <w:uiPriority w:val="9"/>
    <w:qFormat/>
    <w:pPr>
      <w:keepNext/>
      <w:keepLines/>
      <w:numPr>
        <w:numId w:val="1"/>
      </w:numPr>
      <w:spacing w:after="43"/>
      <w:outlineLvl w:val="0"/>
    </w:pPr>
    <w:rPr>
      <w:rFonts w:ascii="Calibri" w:eastAsia="Calibri" w:hAnsi="Calibri" w:cs="Calibri"/>
      <w:color w:val="000000"/>
      <w:sz w:val="41"/>
    </w:rPr>
  </w:style>
  <w:style w:type="paragraph" w:styleId="Heading2">
    <w:name w:val="heading 2"/>
    <w:next w:val="Normal"/>
    <w:link w:val="Heading2Char"/>
    <w:uiPriority w:val="9"/>
    <w:unhideWhenUsed/>
    <w:qFormat/>
    <w:pPr>
      <w:keepNext/>
      <w:keepLines/>
      <w:numPr>
        <w:ilvl w:val="1"/>
        <w:numId w:val="1"/>
      </w:numPr>
      <w:spacing w:after="186"/>
      <w:outlineLvl w:val="1"/>
    </w:pPr>
    <w:rPr>
      <w:rFonts w:ascii="Calibri" w:eastAsia="Calibri" w:hAnsi="Calibri" w:cs="Calibri"/>
      <w:color w:val="000000"/>
      <w:sz w:val="29"/>
    </w:rPr>
  </w:style>
  <w:style w:type="paragraph" w:styleId="Heading3">
    <w:name w:val="heading 3"/>
    <w:next w:val="Normal"/>
    <w:link w:val="Heading3Char"/>
    <w:uiPriority w:val="9"/>
    <w:unhideWhenUsed/>
    <w:qFormat/>
    <w:pPr>
      <w:keepNext/>
      <w:keepLines/>
      <w:numPr>
        <w:ilvl w:val="2"/>
        <w:numId w:val="1"/>
      </w:numPr>
      <w:spacing w:after="173"/>
      <w:outlineLvl w:val="2"/>
    </w:pPr>
    <w:rPr>
      <w:rFonts w:ascii="Calibri" w:eastAsia="Calibri" w:hAnsi="Calibri" w:cs="Calibri"/>
      <w:color w:val="000000"/>
      <w:sz w:val="24"/>
    </w:rPr>
  </w:style>
  <w:style w:type="paragraph" w:styleId="Heading4">
    <w:name w:val="heading 4"/>
    <w:next w:val="Normal"/>
    <w:link w:val="Heading4Char"/>
    <w:uiPriority w:val="9"/>
    <w:unhideWhenUsed/>
    <w:qFormat/>
    <w:pPr>
      <w:keepNext/>
      <w:keepLines/>
      <w:spacing w:after="173"/>
      <w:ind w:left="21" w:hanging="10"/>
      <w:outlineLvl w:val="3"/>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41"/>
    </w:rPr>
  </w:style>
  <w:style w:type="character" w:customStyle="1" w:styleId="Heading3Char">
    <w:name w:val="Heading 3 Char"/>
    <w:link w:val="Heading3"/>
    <w:rPr>
      <w:rFonts w:ascii="Calibri" w:eastAsia="Calibri" w:hAnsi="Calibri" w:cs="Calibri"/>
      <w:color w:val="000000"/>
      <w:sz w:val="24"/>
    </w:rPr>
  </w:style>
  <w:style w:type="character" w:customStyle="1" w:styleId="Heading4Char">
    <w:name w:val="Heading 4 Char"/>
    <w:link w:val="Heading4"/>
    <w:rPr>
      <w:rFonts w:ascii="Calibri" w:eastAsia="Calibri" w:hAnsi="Calibri" w:cs="Calibri"/>
      <w:color w:val="000000"/>
      <w:sz w:val="24"/>
    </w:rPr>
  </w:style>
  <w:style w:type="character" w:customStyle="1" w:styleId="Heading2Char">
    <w:name w:val="Heading 2 Char"/>
    <w:link w:val="Heading2"/>
    <w:rPr>
      <w:rFonts w:ascii="Calibri" w:eastAsia="Calibri" w:hAnsi="Calibri" w:cs="Calibri"/>
      <w:color w:val="000000"/>
      <w:sz w:val="29"/>
    </w:rPr>
  </w:style>
  <w:style w:type="character" w:styleId="CommentReference">
    <w:name w:val="annotation reference"/>
    <w:basedOn w:val="DefaultParagraphFont"/>
    <w:uiPriority w:val="99"/>
    <w:semiHidden/>
    <w:unhideWhenUsed/>
    <w:rsid w:val="007E0C67"/>
    <w:rPr>
      <w:sz w:val="16"/>
      <w:szCs w:val="16"/>
    </w:rPr>
  </w:style>
  <w:style w:type="paragraph" w:styleId="CommentText">
    <w:name w:val="annotation text"/>
    <w:basedOn w:val="Normal"/>
    <w:link w:val="CommentTextChar"/>
    <w:uiPriority w:val="99"/>
    <w:unhideWhenUsed/>
    <w:rsid w:val="007E0C67"/>
    <w:pPr>
      <w:spacing w:line="240" w:lineRule="auto"/>
    </w:pPr>
    <w:rPr>
      <w:sz w:val="20"/>
      <w:szCs w:val="20"/>
    </w:rPr>
  </w:style>
  <w:style w:type="character" w:customStyle="1" w:styleId="CommentTextChar">
    <w:name w:val="Comment Text Char"/>
    <w:basedOn w:val="DefaultParagraphFont"/>
    <w:link w:val="CommentText"/>
    <w:uiPriority w:val="99"/>
    <w:rsid w:val="007E0C6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7E0C67"/>
    <w:rPr>
      <w:b/>
      <w:bCs/>
    </w:rPr>
  </w:style>
  <w:style w:type="character" w:customStyle="1" w:styleId="CommentSubjectChar">
    <w:name w:val="Comment Subject Char"/>
    <w:basedOn w:val="CommentTextChar"/>
    <w:link w:val="CommentSubject"/>
    <w:uiPriority w:val="99"/>
    <w:semiHidden/>
    <w:rsid w:val="007E0C67"/>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7E0C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0C67"/>
    <w:rPr>
      <w:rFonts w:ascii="Segoe UI" w:eastAsia="Calibri" w:hAnsi="Segoe UI" w:cs="Segoe UI"/>
      <w:color w:val="000000"/>
      <w:sz w:val="18"/>
      <w:szCs w:val="18"/>
    </w:rPr>
  </w:style>
  <w:style w:type="paragraph" w:styleId="ListParagraph">
    <w:name w:val="List Paragraph"/>
    <w:basedOn w:val="Normal"/>
    <w:uiPriority w:val="34"/>
    <w:qFormat/>
    <w:rsid w:val="00AD0C94"/>
    <w:pPr>
      <w:ind w:left="720"/>
      <w:contextualSpacing/>
    </w:pPr>
  </w:style>
  <w:style w:type="character" w:styleId="PlaceholderText">
    <w:name w:val="Placeholder Text"/>
    <w:basedOn w:val="DefaultParagraphFont"/>
    <w:uiPriority w:val="99"/>
    <w:semiHidden/>
    <w:rsid w:val="00297528"/>
    <w:rPr>
      <w:color w:val="808080"/>
    </w:rPr>
  </w:style>
  <w:style w:type="paragraph" w:styleId="NoSpacing">
    <w:name w:val="No Spacing"/>
    <w:uiPriority w:val="1"/>
    <w:qFormat/>
    <w:rsid w:val="004457E2"/>
    <w:pPr>
      <w:spacing w:after="0" w:line="240" w:lineRule="auto"/>
      <w:ind w:firstLine="1"/>
      <w:jc w:val="both"/>
    </w:pPr>
    <w:rPr>
      <w:rFonts w:ascii="Calibri" w:eastAsia="Calibri" w:hAnsi="Calibri" w:cs="Calibri"/>
      <w:color w:val="000000"/>
    </w:rPr>
  </w:style>
  <w:style w:type="character" w:styleId="LineNumber">
    <w:name w:val="line number"/>
    <w:basedOn w:val="DefaultParagraphFont"/>
    <w:uiPriority w:val="99"/>
    <w:semiHidden/>
    <w:unhideWhenUsed/>
    <w:rsid w:val="00FA77DE"/>
  </w:style>
  <w:style w:type="character" w:styleId="Hyperlink">
    <w:name w:val="Hyperlink"/>
    <w:basedOn w:val="DefaultParagraphFont"/>
    <w:uiPriority w:val="99"/>
    <w:semiHidden/>
    <w:unhideWhenUsed/>
    <w:rsid w:val="009A21C6"/>
    <w:rPr>
      <w:color w:val="0000FF"/>
      <w:u w:val="single"/>
    </w:rPr>
  </w:style>
  <w:style w:type="character" w:styleId="FollowedHyperlink">
    <w:name w:val="FollowedHyperlink"/>
    <w:basedOn w:val="DefaultParagraphFont"/>
    <w:uiPriority w:val="99"/>
    <w:semiHidden/>
    <w:unhideWhenUsed/>
    <w:rsid w:val="008066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29472">
      <w:bodyDiv w:val="1"/>
      <w:marLeft w:val="0"/>
      <w:marRight w:val="0"/>
      <w:marTop w:val="0"/>
      <w:marBottom w:val="0"/>
      <w:divBdr>
        <w:top w:val="none" w:sz="0" w:space="0" w:color="auto"/>
        <w:left w:val="none" w:sz="0" w:space="0" w:color="auto"/>
        <w:bottom w:val="none" w:sz="0" w:space="0" w:color="auto"/>
        <w:right w:val="none" w:sz="0" w:space="0" w:color="auto"/>
      </w:divBdr>
    </w:div>
    <w:div w:id="813062853">
      <w:bodyDiv w:val="1"/>
      <w:marLeft w:val="0"/>
      <w:marRight w:val="0"/>
      <w:marTop w:val="0"/>
      <w:marBottom w:val="0"/>
      <w:divBdr>
        <w:top w:val="none" w:sz="0" w:space="0" w:color="auto"/>
        <w:left w:val="none" w:sz="0" w:space="0" w:color="auto"/>
        <w:bottom w:val="none" w:sz="0" w:space="0" w:color="auto"/>
        <w:right w:val="none" w:sz="0" w:space="0" w:color="auto"/>
      </w:divBdr>
    </w:div>
    <w:div w:id="1104377878">
      <w:bodyDiv w:val="1"/>
      <w:marLeft w:val="0"/>
      <w:marRight w:val="0"/>
      <w:marTop w:val="0"/>
      <w:marBottom w:val="0"/>
      <w:divBdr>
        <w:top w:val="none" w:sz="0" w:space="0" w:color="auto"/>
        <w:left w:val="none" w:sz="0" w:space="0" w:color="auto"/>
        <w:bottom w:val="none" w:sz="0" w:space="0" w:color="auto"/>
        <w:right w:val="none" w:sz="0" w:space="0" w:color="auto"/>
      </w:divBdr>
    </w:div>
    <w:div w:id="1159542001">
      <w:bodyDiv w:val="1"/>
      <w:marLeft w:val="0"/>
      <w:marRight w:val="0"/>
      <w:marTop w:val="0"/>
      <w:marBottom w:val="0"/>
      <w:divBdr>
        <w:top w:val="none" w:sz="0" w:space="0" w:color="auto"/>
        <w:left w:val="none" w:sz="0" w:space="0" w:color="auto"/>
        <w:bottom w:val="none" w:sz="0" w:space="0" w:color="auto"/>
        <w:right w:val="none" w:sz="0" w:space="0" w:color="auto"/>
      </w:divBdr>
    </w:div>
    <w:div w:id="1824002365">
      <w:bodyDiv w:val="1"/>
      <w:marLeft w:val="0"/>
      <w:marRight w:val="0"/>
      <w:marTop w:val="0"/>
      <w:marBottom w:val="0"/>
      <w:divBdr>
        <w:top w:val="none" w:sz="0" w:space="0" w:color="auto"/>
        <w:left w:val="none" w:sz="0" w:space="0" w:color="auto"/>
        <w:bottom w:val="none" w:sz="0" w:space="0" w:color="auto"/>
        <w:right w:val="none" w:sz="0" w:space="0" w:color="auto"/>
      </w:divBdr>
      <w:divsChild>
        <w:div w:id="1249118952">
          <w:marLeft w:val="0"/>
          <w:marRight w:val="0"/>
          <w:marTop w:val="0"/>
          <w:marBottom w:val="0"/>
          <w:divBdr>
            <w:top w:val="none" w:sz="0" w:space="0" w:color="auto"/>
            <w:left w:val="none" w:sz="0" w:space="0" w:color="auto"/>
            <w:bottom w:val="none" w:sz="0" w:space="0" w:color="auto"/>
            <w:right w:val="none" w:sz="0" w:space="0" w:color="auto"/>
          </w:divBdr>
        </w:div>
        <w:div w:id="1695040242">
          <w:marLeft w:val="0"/>
          <w:marRight w:val="0"/>
          <w:marTop w:val="0"/>
          <w:marBottom w:val="0"/>
          <w:divBdr>
            <w:top w:val="none" w:sz="0" w:space="0" w:color="auto"/>
            <w:left w:val="none" w:sz="0" w:space="0" w:color="auto"/>
            <w:bottom w:val="none" w:sz="0" w:space="0" w:color="auto"/>
            <w:right w:val="none" w:sz="0" w:space="0" w:color="auto"/>
          </w:divBdr>
        </w:div>
      </w:divsChild>
    </w:div>
    <w:div w:id="21417277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2.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2.jpeg"/><Relationship Id="rId42" Type="http://schemas.openxmlformats.org/officeDocument/2006/relationships/footer" Target="footer5.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1.jpeg"/><Relationship Id="rId38" Type="http://schemas.openxmlformats.org/officeDocument/2006/relationships/image" Target="media/image18.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jp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7" Type="http://schemas.openxmlformats.org/officeDocument/2006/relationships/image" Target="cid:4f9741e9-72d3-482d-98f8-6c9dc6d42789" TargetMode="External"/><Relationship Id="rId40" Type="http://schemas.openxmlformats.org/officeDocument/2006/relationships/header" Target="header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image" Target="media/image17.png"/><Relationship Id="rId49" Type="http://schemas.microsoft.com/office/2016/09/relationships/commentsIds" Target="commentsIds.xml"/><Relationship Id="rId10" Type="http://schemas.openxmlformats.org/officeDocument/2006/relationships/image" Target="media/image1.png"/><Relationship Id="rId19" Type="http://schemas.openxmlformats.org/officeDocument/2006/relationships/image" Target="media/image4.png"/><Relationship Id="rId44" Type="http://schemas.openxmlformats.org/officeDocument/2006/relationships/footer" Target="footer6.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13.jpeg"/><Relationship Id="rId43" Type="http://schemas.openxmlformats.org/officeDocument/2006/relationships/header" Target="header6.xml"/><Relationship Id="rId48" Type="http://schemas.microsoft.com/office/2018/08/relationships/commentsExtensible" Target="commentsExtensi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ABA12-3837-4D6D-B09B-68D55451D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37</Pages>
  <Words>9817</Words>
  <Characters>55962</Characters>
  <Application>Microsoft Office Word</Application>
  <DocSecurity>0</DocSecurity>
  <Lines>466</Lines>
  <Paragraphs>131</Paragraphs>
  <ScaleCrop>false</ScaleCrop>
  <HeadingPairs>
    <vt:vector size="6" baseType="variant">
      <vt:variant>
        <vt:lpstr>Title</vt:lpstr>
      </vt:variant>
      <vt:variant>
        <vt:i4>1</vt:i4>
      </vt:variant>
      <vt:variant>
        <vt:lpstr>Titre</vt:lpstr>
      </vt:variant>
      <vt:variant>
        <vt:i4>1</vt:i4>
      </vt:variant>
      <vt:variant>
        <vt:lpstr>Titres</vt:lpstr>
      </vt:variant>
      <vt:variant>
        <vt:i4>21</vt:i4>
      </vt:variant>
    </vt:vector>
  </HeadingPairs>
  <TitlesOfParts>
    <vt:vector size="23" baseType="lpstr">
      <vt:lpstr/>
      <vt:lpstr/>
      <vt:lpstr>ABSTRACT</vt:lpstr>
      <vt:lpstr>Introduction</vt:lpstr>
      <vt:lpstr>Conceptual model of heat extraction from vertical BHE</vt:lpstr>
      <vt:lpstr>    Borehole Heat Exchanger</vt:lpstr>
      <vt:lpstr>    Heat load</vt:lpstr>
      <vt:lpstr>    Heat recharge</vt:lpstr>
      <vt:lpstr>        Geothermal heat flux</vt:lpstr>
      <vt:lpstr>        Solar energy </vt:lpstr>
      <vt:lpstr>        Radial heat recharge</vt:lpstr>
      <vt:lpstr>Numerical model</vt:lpstr>
      <vt:lpstr>    One-Dimensional Model</vt:lpstr>
      <vt:lpstr>    Axial effects</vt:lpstr>
      <vt:lpstr>    3D model and lateral heat flux</vt:lpstr>
      <vt:lpstr>Results</vt:lpstr>
      <vt:lpstr>    Axial recharge</vt:lpstr>
      <vt:lpstr>    Three-dimensional study of radial recharge</vt:lpstr>
      <vt:lpstr>    Solar variations effects</vt:lpstr>
      <vt:lpstr>Discussion</vt:lpstr>
      <vt:lpstr>    Heat balance analysis </vt:lpstr>
      <vt:lpstr>    Cyclical production</vt:lpstr>
      <vt:lpstr>Conclusion</vt:lpstr>
    </vt:vector>
  </TitlesOfParts>
  <Company/>
  <LinksUpToDate>false</LinksUpToDate>
  <CharactersWithSpaces>65648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Mylène RECEVEUR</dc:creator>
  <cp:keywords/>
  <cp:lastModifiedBy>MCDERMOTT Christopher</cp:lastModifiedBy>
  <cp:revision>9</cp:revision>
  <dcterms:created xsi:type="dcterms:W3CDTF">2020-09-30T08:23:00Z</dcterms:created>
  <dcterms:modified xsi:type="dcterms:W3CDTF">2020-09-30T09:53:00Z</dcterms:modified>
</cp:coreProperties>
</file>