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E71F06" w14:textId="77777777" w:rsidR="007564A6" w:rsidRDefault="00747343" w:rsidP="00EF2480">
      <w:pPr>
        <w:pStyle w:val="Titre1"/>
        <w:spacing w:afterLines="80" w:after="192" w:line="480" w:lineRule="auto"/>
        <w:ind w:left="590" w:hanging="605"/>
      </w:pPr>
      <w:bookmarkStart w:id="0" w:name="_Hlk48124224"/>
      <w:bookmarkEnd w:id="0"/>
      <w:commentRangeStart w:id="1"/>
      <w:r>
        <w:t>Introduction</w:t>
      </w:r>
      <w:commentRangeEnd w:id="1"/>
      <w:r w:rsidR="000E0E79">
        <w:rPr>
          <w:rStyle w:val="Marquedecommentaire"/>
        </w:rPr>
        <w:commentReference w:id="1"/>
      </w:r>
    </w:p>
    <w:p w14:paraId="6E9E1F6A" w14:textId="321B9063" w:rsidR="007564A6" w:rsidRDefault="00747343" w:rsidP="00EF2480">
      <w:pPr>
        <w:spacing w:afterLines="80" w:after="192" w:line="480" w:lineRule="auto"/>
        <w:ind w:left="-4" w:firstLine="339"/>
      </w:pPr>
      <w:r>
        <w:t xml:space="preserve">Heat demand for domestic and industrial space heating account for about 50% of the energy consumption in the UK. Currently, around </w:t>
      </w:r>
      <w:commentRangeStart w:id="2"/>
      <w:r>
        <w:t>70</w:t>
      </w:r>
      <w:commentRangeEnd w:id="2"/>
      <w:r w:rsidR="00C819C4">
        <w:rPr>
          <w:rStyle w:val="Marquedecommentaire"/>
        </w:rPr>
        <w:commentReference w:id="2"/>
      </w:r>
      <w:r>
        <w:t>% of this energy is supplied by natural gas, contributing to about 34% of the Gre</w:t>
      </w:r>
      <w:r w:rsidR="0088368A">
        <w:t>e</w:t>
      </w:r>
      <w:r>
        <w:t>nhouses Gas Emissions of the country</w:t>
      </w:r>
      <w:r w:rsidR="005D5C67">
        <w:t xml:space="preserve"> (XXX)</w:t>
      </w:r>
      <w:r>
        <w:t xml:space="preserve">. </w:t>
      </w:r>
      <w:r w:rsidR="006163F4">
        <w:t xml:space="preserve">Following the Paris Agreement, the UK targeted </w:t>
      </w:r>
      <w:r w:rsidR="005D5C67">
        <w:t>to reach</w:t>
      </w:r>
      <w:r w:rsidR="006163F4">
        <w:t xml:space="preserve"> net zero carbon emission by 2050</w:t>
      </w:r>
      <w:r w:rsidR="005D5C67">
        <w:t xml:space="preserve"> through the 2019 Climate Change Act</w:t>
      </w:r>
      <w:r w:rsidR="006163F4">
        <w:t>. To achieve this goal, attentions have been focused on th</w:t>
      </w:r>
      <w:r w:rsidR="0088368A">
        <w:t xml:space="preserve">e </w:t>
      </w:r>
      <w:r w:rsidR="006163F4">
        <w:t xml:space="preserve">need to decarbonize residential </w:t>
      </w:r>
      <w:r w:rsidR="0088368A">
        <w:t xml:space="preserve">heat and the development of new low-carbon energy sources such as geothermal </w:t>
      </w:r>
      <w:commentRangeStart w:id="3"/>
      <w:r w:rsidR="0088368A">
        <w:t>energy</w:t>
      </w:r>
      <w:commentRangeEnd w:id="3"/>
      <w:r w:rsidR="00C819C4">
        <w:rPr>
          <w:rStyle w:val="Marquedecommentaire"/>
        </w:rPr>
        <w:commentReference w:id="3"/>
      </w:r>
      <w:r w:rsidR="006163F4">
        <w:t>.</w:t>
      </w:r>
    </w:p>
    <w:p w14:paraId="06829B88" w14:textId="378FE925" w:rsidR="00C15D03" w:rsidRDefault="006163F4" w:rsidP="00EF2480">
      <w:pPr>
        <w:spacing w:afterLines="80" w:after="192" w:line="480" w:lineRule="auto"/>
        <w:ind w:left="-4" w:firstLine="339"/>
      </w:pPr>
      <w:r>
        <w:t>Low temperature geothermal heat resources can be accessed and used for domestic space heating and cooling purposes thanks to b</w:t>
      </w:r>
      <w:r w:rsidR="00747343">
        <w:t>orehole heat exchanger (BHE)</w:t>
      </w:r>
      <w:r w:rsidR="009C1376">
        <w:t xml:space="preserve"> </w:t>
      </w:r>
      <w:r>
        <w:t>systems</w:t>
      </w:r>
      <w:r w:rsidR="00747343">
        <w:t xml:space="preserve"> </w:t>
      </w:r>
      <w:r w:rsidR="00865E68">
        <w:t>(Chen et al., 2019)</w:t>
      </w:r>
      <w:r w:rsidR="00747343">
        <w:t>.</w:t>
      </w:r>
      <w:r>
        <w:t xml:space="preserve"> Different type</w:t>
      </w:r>
      <w:r w:rsidR="009C1376">
        <w:t>s</w:t>
      </w:r>
      <w:r>
        <w:t xml:space="preserve"> of </w:t>
      </w:r>
      <w:r w:rsidR="009C1376">
        <w:t xml:space="preserve">closed-loop </w:t>
      </w:r>
      <w:r>
        <w:t xml:space="preserve">technologies </w:t>
      </w:r>
      <w:r w:rsidR="009C1376">
        <w:t>have</w:t>
      </w:r>
      <w:r>
        <w:t xml:space="preserve"> been developed to extract the resource from different depth range</w:t>
      </w:r>
      <w:r w:rsidR="009C1376">
        <w:t xml:space="preserve"> in environments where no groundwater is available.</w:t>
      </w:r>
      <w:r>
        <w:t xml:space="preserve"> </w:t>
      </w:r>
      <w:r w:rsidR="009C1376">
        <w:t xml:space="preserve">Among them, </w:t>
      </w:r>
      <w:commentRangeStart w:id="4"/>
      <w:r w:rsidR="00BE6870">
        <w:t>h</w:t>
      </w:r>
      <w:r w:rsidR="00116DAE">
        <w:t>orizontal heat exchangers</w:t>
      </w:r>
      <w:r w:rsidR="00BE6870">
        <w:t xml:space="preserve"> </w:t>
      </w:r>
      <w:r w:rsidR="00FD5429">
        <w:t xml:space="preserve">allow accessing the </w:t>
      </w:r>
      <w:r w:rsidR="00501252">
        <w:t>heat</w:t>
      </w:r>
      <w:r w:rsidR="00FD5429">
        <w:t xml:space="preserve"> down to a </w:t>
      </w:r>
      <w:r w:rsidR="005D5C67">
        <w:t xml:space="preserve">~2 </w:t>
      </w:r>
      <w:r w:rsidR="00FD5429">
        <w:t>meters below the surface</w:t>
      </w:r>
      <w:r w:rsidR="00501252">
        <w:t xml:space="preserve">, where </w:t>
      </w:r>
      <w:r w:rsidR="005D5C67">
        <w:t>the ground</w:t>
      </w:r>
      <w:r w:rsidR="00501252">
        <w:t xml:space="preserve"> temperature</w:t>
      </w:r>
      <w:r w:rsidR="005D5C67">
        <w:t xml:space="preserve"> mainly depends on the surface conditions (i.e. a</w:t>
      </w:r>
      <w:r w:rsidR="00501252">
        <w:t>ir temperature</w:t>
      </w:r>
      <w:r w:rsidR="005D5C67">
        <w:t>, solar radiations)</w:t>
      </w:r>
      <w:commentRangeEnd w:id="4"/>
      <w:r w:rsidR="00C819C4">
        <w:rPr>
          <w:rStyle w:val="Marquedecommentaire"/>
        </w:rPr>
        <w:commentReference w:id="4"/>
      </w:r>
      <w:r w:rsidR="009C1376">
        <w:t>.</w:t>
      </w:r>
      <w:r w:rsidR="00FD5429">
        <w:t xml:space="preserve"> Alternatively, </w:t>
      </w:r>
      <w:r w:rsidR="005D5C67">
        <w:t xml:space="preserve">deep </w:t>
      </w:r>
      <w:r w:rsidR="00FD5429">
        <w:t xml:space="preserve">vertical </w:t>
      </w:r>
      <w:r w:rsidR="005D5C67">
        <w:t>BHE</w:t>
      </w:r>
      <w:r w:rsidR="00FD5429">
        <w:t xml:space="preserve"> can access depth of ~2 kilometres, where the </w:t>
      </w:r>
      <w:r w:rsidR="005D5C67">
        <w:t xml:space="preserve">sub-surface </w:t>
      </w:r>
      <w:r w:rsidR="00FD5429">
        <w:t xml:space="preserve">temperature </w:t>
      </w:r>
      <w:r w:rsidR="005D5C67">
        <w:t xml:space="preserve">profile </w:t>
      </w:r>
      <w:r w:rsidR="0096200A">
        <w:t>is mainly controlled by t</w:t>
      </w:r>
      <w:r w:rsidR="00FD5429">
        <w:t xml:space="preserve">he local geothermal gradient. </w:t>
      </w:r>
      <w:r w:rsidR="0096200A">
        <w:t>Deep</w:t>
      </w:r>
      <w:r w:rsidR="00FD5429">
        <w:t xml:space="preserve"> BHE have been proven to be more performant</w:t>
      </w:r>
      <w:r w:rsidR="00501252">
        <w:t xml:space="preserve">, as greater and more stable </w:t>
      </w:r>
      <w:r w:rsidR="005D5C67">
        <w:t xml:space="preserve">heat </w:t>
      </w:r>
      <w:r w:rsidR="00501252">
        <w:t xml:space="preserve">energy </w:t>
      </w:r>
      <w:r w:rsidR="00FD5429">
        <w:t>can be extracted</w:t>
      </w:r>
      <w:r w:rsidR="00E74A20">
        <w:t xml:space="preserve"> throughout the year</w:t>
      </w:r>
      <w:r w:rsidR="005D5C67">
        <w:t>,</w:t>
      </w:r>
      <w:r w:rsidR="00501252">
        <w:t xml:space="preserve"> and used to provide heat to district heating network (i.e. XXX)</w:t>
      </w:r>
      <w:r w:rsidR="00FD5429">
        <w:t xml:space="preserve">. </w:t>
      </w:r>
      <w:r w:rsidR="0096200A">
        <w:t>In this study, we focus on shallow vertical BHE</w:t>
      </w:r>
      <w:r w:rsidR="005D5C67">
        <w:t>, a technology that can be used</w:t>
      </w:r>
      <w:r w:rsidR="0096200A">
        <w:t xml:space="preserve"> for hot water and space heating of individual houses</w:t>
      </w:r>
      <w:r w:rsidR="00E74A20">
        <w:t xml:space="preserve"> (Fig. 1)</w:t>
      </w:r>
      <w:r w:rsidR="0096200A">
        <w:t xml:space="preserve">. Those boreholes are usually between 40 and 200 m long and present the advantage of requiring a smaller </w:t>
      </w:r>
      <w:commentRangeStart w:id="5"/>
      <w:r w:rsidR="0096200A">
        <w:t>area</w:t>
      </w:r>
      <w:commentRangeEnd w:id="5"/>
      <w:r w:rsidR="00C819C4">
        <w:rPr>
          <w:rStyle w:val="Marquedecommentaire"/>
        </w:rPr>
        <w:commentReference w:id="5"/>
      </w:r>
      <w:r w:rsidR="0096200A">
        <w:t xml:space="preserve"> compared to horizontal heat exchangers. </w:t>
      </w:r>
      <w:r w:rsidR="00116DAE">
        <w:t xml:space="preserve">At that depth, the temperature is assumed to be </w:t>
      </w:r>
      <w:commentRangeStart w:id="6"/>
      <w:r w:rsidR="00116DAE">
        <w:t>relatively</w:t>
      </w:r>
      <w:commentRangeEnd w:id="6"/>
      <w:r w:rsidR="00776E33">
        <w:rPr>
          <w:rStyle w:val="Marquedecommentaire"/>
        </w:rPr>
        <w:commentReference w:id="6"/>
      </w:r>
      <w:r w:rsidR="00116DAE">
        <w:t xml:space="preserve"> constant as a result of complex interactions between the solar heat flow </w:t>
      </w:r>
      <w:r w:rsidR="0096200A">
        <w:t xml:space="preserve">coming from </w:t>
      </w:r>
      <w:r w:rsidR="00116DAE">
        <w:t>the ground surface and the deep geothermal flux</w:t>
      </w:r>
      <w:r w:rsidR="00897D02">
        <w:t>, and tends to equal the average yearly air temperature</w:t>
      </w:r>
      <w:r w:rsidR="00E74A20">
        <w:t xml:space="preserve"> (XXX)</w:t>
      </w:r>
      <w:r w:rsidR="00116DAE">
        <w:t xml:space="preserve">. </w:t>
      </w:r>
      <w:r w:rsidR="005D5C67">
        <w:t xml:space="preserve"> </w:t>
      </w:r>
    </w:p>
    <w:p w14:paraId="6607EED7" w14:textId="7D7A756C" w:rsidR="00127582" w:rsidRDefault="00747343" w:rsidP="00EF2480">
      <w:pPr>
        <w:spacing w:afterLines="80" w:after="192" w:line="480" w:lineRule="auto"/>
        <w:ind w:left="-4" w:firstLine="339"/>
      </w:pPr>
      <w:commentRangeStart w:id="7"/>
      <w:r>
        <w:t>To date, the performances and the sustainability aspects of BHE have been well studied</w:t>
      </w:r>
      <w:r w:rsidR="00776E33">
        <w:t xml:space="preserve">. </w:t>
      </w:r>
      <w:r w:rsidR="00865E68">
        <w:t>Many authors used both a</w:t>
      </w:r>
      <w:r>
        <w:t xml:space="preserve">nalytical and numerical models, ranging from one-dimensional BHE model to full 3D subsurface </w:t>
      </w:r>
      <w:r>
        <w:lastRenderedPageBreak/>
        <w:t>numerical models to assess the long-term</w:t>
      </w:r>
      <w:r w:rsidR="00897D02">
        <w:t xml:space="preserve"> performances</w:t>
      </w:r>
      <w:r>
        <w:t xml:space="preserve"> of such system (i.e. Rybach and Eugster, 2010; Signorelli et al., 2005; Lyu et al., 2017; Zhang et al., 2016; Stylianou et al., 2017; Zanchini et al., 2010; Lazzari et al., </w:t>
      </w:r>
      <w:commentRangeStart w:id="8"/>
      <w:commentRangeStart w:id="9"/>
      <w:r>
        <w:t>2010</w:t>
      </w:r>
      <w:commentRangeEnd w:id="8"/>
      <w:r w:rsidR="00865E68">
        <w:rPr>
          <w:rStyle w:val="Marquedecommentaire"/>
        </w:rPr>
        <w:commentReference w:id="8"/>
      </w:r>
      <w:commentRangeEnd w:id="9"/>
      <w:r w:rsidR="009A2541">
        <w:rPr>
          <w:rStyle w:val="Marquedecommentaire"/>
        </w:rPr>
        <w:commentReference w:id="9"/>
      </w:r>
      <w:r>
        <w:t>)</w:t>
      </w:r>
      <w:r w:rsidR="005D5C67">
        <w:t xml:space="preserve">. </w:t>
      </w:r>
      <w:commentRangeEnd w:id="7"/>
      <w:r w:rsidR="00B17F81">
        <w:rPr>
          <w:rStyle w:val="Marquedecommentaire"/>
        </w:rPr>
        <w:commentReference w:id="7"/>
      </w:r>
      <w:r w:rsidR="005D5C67">
        <w:t>The efficiency of BHE is</w:t>
      </w:r>
      <w:r w:rsidR="00776E33">
        <w:t xml:space="preserve"> generally expressed by the system </w:t>
      </w:r>
      <w:commentRangeStart w:id="10"/>
      <w:r w:rsidR="00776E33">
        <w:t>COP</w:t>
      </w:r>
      <w:commentRangeEnd w:id="10"/>
      <w:r w:rsidR="00556A92">
        <w:rPr>
          <w:rStyle w:val="Marquedecommentaire"/>
        </w:rPr>
        <w:commentReference w:id="10"/>
      </w:r>
      <w:r w:rsidR="00776E33">
        <w:t xml:space="preserve"> that mainly depends on the temperature contrast between the ground and the circulating fluid in the BHE.</w:t>
      </w:r>
      <w:r>
        <w:t xml:space="preserve"> </w:t>
      </w:r>
      <w:commentRangeStart w:id="11"/>
      <w:r w:rsidR="00C15D03">
        <w:t xml:space="preserve">While XXX and XXX, for example, showed that steady state production temperature can be reached after a few years of heat extraction, XXX warned that unbalanced heat extraction and injection from BHE in cold regions (i.e. due to </w:t>
      </w:r>
      <w:r w:rsidR="000B2540">
        <w:t>greater</w:t>
      </w:r>
      <w:r w:rsidR="00C15D03">
        <w:t xml:space="preserve"> need</w:t>
      </w:r>
      <w:r w:rsidR="000B2540">
        <w:t>s</w:t>
      </w:r>
      <w:r w:rsidR="00C15D03">
        <w:t xml:space="preserve"> in heating relative to cooling) might lead to an extensive cooling of the ground. </w:t>
      </w:r>
      <w:commentRangeEnd w:id="11"/>
      <w:r w:rsidR="00556A92">
        <w:rPr>
          <w:rStyle w:val="Marquedecommentaire"/>
        </w:rPr>
        <w:commentReference w:id="11"/>
      </w:r>
      <w:r w:rsidR="000B2540">
        <w:t xml:space="preserve">Injecting excess solar heat energy collected from solar panels in summer </w:t>
      </w:r>
      <w:r w:rsidR="00127582">
        <w:t xml:space="preserve">into the ground was view by the authors as a potential solution to </w:t>
      </w:r>
      <w:r w:rsidR="00C15D03">
        <w:t xml:space="preserve">compensate for the geothermal heat extracted </w:t>
      </w:r>
      <w:r w:rsidR="00C6767B">
        <w:t>in winter</w:t>
      </w:r>
      <w:r w:rsidR="00127582">
        <w:t xml:space="preserve"> and guarantee the long-term viability of such installations</w:t>
      </w:r>
      <w:r w:rsidR="00C6767B">
        <w:t xml:space="preserve">. </w:t>
      </w:r>
      <w:r w:rsidR="00127582">
        <w:t xml:space="preserve">However, there is still a lack of investigation regarding the extent of the heat accessed by shallow vertical BHE over the long </w:t>
      </w:r>
      <w:commentRangeStart w:id="12"/>
      <w:r w:rsidR="00127582">
        <w:t>term</w:t>
      </w:r>
      <w:commentRangeEnd w:id="12"/>
      <w:r w:rsidR="00E63877">
        <w:rPr>
          <w:rStyle w:val="Marquedecommentaire"/>
        </w:rPr>
        <w:commentReference w:id="12"/>
      </w:r>
      <w:r w:rsidR="00127582">
        <w:t>. This is an important issue in a context where</w:t>
      </w:r>
      <w:r w:rsidR="00127582" w:rsidRPr="00127582">
        <w:t xml:space="preserve"> </w:t>
      </w:r>
      <w:r w:rsidR="00127582">
        <w:t xml:space="preserve">the number of geothermal heat schemes is expected to increase drastically in the next decades, coming along with a need to </w:t>
      </w:r>
      <w:r w:rsidR="00E74A20">
        <w:t xml:space="preserve">delineate/license heat </w:t>
      </w:r>
      <w:commentRangeStart w:id="13"/>
      <w:r w:rsidR="00E74A20">
        <w:t>resources</w:t>
      </w:r>
      <w:commentRangeEnd w:id="13"/>
      <w:r w:rsidR="00556A92">
        <w:rPr>
          <w:rStyle w:val="Marquedecommentaire"/>
        </w:rPr>
        <w:commentReference w:id="13"/>
      </w:r>
      <w:r w:rsidR="00127582">
        <w:t xml:space="preserve">. </w:t>
      </w:r>
    </w:p>
    <w:p w14:paraId="6899F805" w14:textId="77777777" w:rsidR="00865E68" w:rsidRDefault="00865E68" w:rsidP="00EF2480">
      <w:pPr>
        <w:spacing w:afterLines="80" w:after="192" w:line="480" w:lineRule="auto"/>
        <w:ind w:left="644" w:firstLine="0"/>
        <w:jc w:val="left"/>
      </w:pPr>
      <w:commentRangeStart w:id="14"/>
      <w:r>
        <w:rPr>
          <w:noProof/>
        </w:rPr>
        <w:drawing>
          <wp:inline distT="0" distB="0" distL="0" distR="0" wp14:anchorId="4A355B47" wp14:editId="76F4AF99">
            <wp:extent cx="5052060" cy="240792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2"/>
                    <a:stretch>
                      <a:fillRect/>
                    </a:stretch>
                  </pic:blipFill>
                  <pic:spPr>
                    <a:xfrm>
                      <a:off x="0" y="0"/>
                      <a:ext cx="5053023" cy="2408379"/>
                    </a:xfrm>
                    <a:prstGeom prst="rect">
                      <a:avLst/>
                    </a:prstGeom>
                  </pic:spPr>
                </pic:pic>
              </a:graphicData>
            </a:graphic>
          </wp:inline>
        </w:drawing>
      </w:r>
      <w:commentRangeEnd w:id="14"/>
      <w:r w:rsidR="00E63877">
        <w:rPr>
          <w:rStyle w:val="Marquedecommentaire"/>
        </w:rPr>
        <w:commentReference w:id="14"/>
      </w:r>
    </w:p>
    <w:p w14:paraId="6633B454" w14:textId="698B2732" w:rsidR="00865E68" w:rsidRDefault="00865E68" w:rsidP="00EF2480">
      <w:pPr>
        <w:spacing w:afterLines="80" w:after="192" w:line="480" w:lineRule="auto"/>
        <w:ind w:left="-4" w:firstLine="339"/>
      </w:pPr>
      <w:r>
        <w:t xml:space="preserve">Figure </w:t>
      </w:r>
      <w:r w:rsidR="00116DAE">
        <w:t>1</w:t>
      </w:r>
      <w:r>
        <w:t xml:space="preserve">: Type of geothermal energy available in the UK. The aim of this paper is to assess the long-term heat potential of the shallow subsurface, based on heat extraction from vertical borehole heat exchanger (BHE). </w:t>
      </w:r>
      <w:commentRangeStart w:id="15"/>
      <w:r>
        <w:t>The conceptual model here assumes conductive heat transfers in a dry porous rock without groundwater flow</w:t>
      </w:r>
      <w:commentRangeEnd w:id="15"/>
      <w:r w:rsidR="00E63877">
        <w:rPr>
          <w:rStyle w:val="Marquedecommentaire"/>
        </w:rPr>
        <w:commentReference w:id="15"/>
      </w:r>
    </w:p>
    <w:p w14:paraId="56B3394A" w14:textId="04A9A858" w:rsidR="00BF7737" w:rsidRDefault="00BF7737" w:rsidP="00EF2480">
      <w:pPr>
        <w:spacing w:afterLines="80" w:after="192" w:line="480" w:lineRule="auto"/>
        <w:ind w:left="-4" w:firstLine="339"/>
      </w:pPr>
      <w:r>
        <w:t>The objective of this paper is therefore to investigate the footprint area of heat extraction from an individual vertical BHE in the UK, based on different production scenarios</w:t>
      </w:r>
      <w:r w:rsidR="005D5C67">
        <w:t xml:space="preserve">. By </w:t>
      </w:r>
      <w:r>
        <w:t>looking at the impact of heat extraction from a geological resource perspective rather than a BHE performance perspective</w:t>
      </w:r>
      <w:r w:rsidR="005D5C67">
        <w:t xml:space="preserve">, we clarify the concept of “steady state” production temperature and show that </w:t>
      </w:r>
      <w:r w:rsidR="0070676A">
        <w:t xml:space="preserve">geological conditions in the UK cannot sustainably provide heat to </w:t>
      </w:r>
      <w:r w:rsidR="005D5C67">
        <w:t>shallow vertical BHE</w:t>
      </w:r>
      <w:r>
        <w:t>. Mathematical solutions are use</w:t>
      </w:r>
      <w:r w:rsidR="005D5C67">
        <w:t>d</w:t>
      </w:r>
      <w:r>
        <w:t xml:space="preserve"> to calculate the volume of rock required to provide the equivalent of a yearly average heat consumption to a single house in the UK, and quantify the amount of heat recharge available in the </w:t>
      </w:r>
      <w:commentRangeStart w:id="16"/>
      <w:r>
        <w:t>ground</w:t>
      </w:r>
      <w:commentRangeEnd w:id="16"/>
      <w:r>
        <w:rPr>
          <w:rStyle w:val="Marquedecommentaire"/>
        </w:rPr>
        <w:commentReference w:id="16"/>
      </w:r>
      <w:r>
        <w:t xml:space="preserve">. Heat balance </w:t>
      </w:r>
      <w:commentRangeStart w:id="17"/>
      <w:r>
        <w:t>are</w:t>
      </w:r>
      <w:commentRangeEnd w:id="17"/>
      <w:r w:rsidR="009A2541">
        <w:rPr>
          <w:rStyle w:val="Marquedecommentaire"/>
        </w:rPr>
        <w:commentReference w:id="17"/>
      </w:r>
      <w:r>
        <w:t xml:space="preserve"> then verified numerically by performing a series of 1D and 3D heat extraction simulations in a homogeneous porous medium. Results are used to quantify the relative contributions from vertical and lateral conductive heat fluxes providing heat to the borehole over a 30-year extraction period, through heat mining of surrounding rock. A sensitivity analysis performed to assess the key parameters controlling the extent of the heat depletion caused by constant/cyclical production as well as the maximal temperature drop at the borehole. </w:t>
      </w:r>
      <w:r w:rsidR="005D5C67">
        <w:t>We</w:t>
      </w:r>
      <w:r>
        <w:t xml:space="preserve"> finally investigate how cyclical production and heat recharge contribute to reduce </w:t>
      </w:r>
      <w:commentRangeStart w:id="18"/>
      <w:r>
        <w:t>the impact on the ground</w:t>
      </w:r>
      <w:commentRangeEnd w:id="18"/>
      <w:r w:rsidR="009A2541">
        <w:rPr>
          <w:rStyle w:val="Marquedecommentaire"/>
        </w:rPr>
        <w:commentReference w:id="18"/>
      </w:r>
      <w:r>
        <w:t>.</w:t>
      </w:r>
      <w:r w:rsidR="005D5C67">
        <w:t xml:space="preserve"> </w:t>
      </w:r>
      <w:r>
        <w:t xml:space="preserve"> </w:t>
      </w:r>
      <w:r w:rsidRPr="005D5C67">
        <w:rPr>
          <w:highlight w:val="yellow"/>
        </w:rPr>
        <w:t xml:space="preserve">Results indicate that cyclical production with period of artificial heat recharge to the ground is mandatory to both constrain the areal impact of heat extraction on the ground and reduce the temperature decline at the borehole, both inversely correlated depending on the thermal conductivity of the </w:t>
      </w:r>
      <w:commentRangeStart w:id="19"/>
      <w:commentRangeStart w:id="20"/>
      <w:r w:rsidRPr="005D5C67">
        <w:rPr>
          <w:highlight w:val="yellow"/>
        </w:rPr>
        <w:t>ground</w:t>
      </w:r>
      <w:commentRangeEnd w:id="19"/>
      <w:r w:rsidRPr="005D5C67">
        <w:rPr>
          <w:rStyle w:val="Marquedecommentaire"/>
          <w:highlight w:val="yellow"/>
        </w:rPr>
        <w:commentReference w:id="19"/>
      </w:r>
      <w:commentRangeEnd w:id="20"/>
      <w:r w:rsidR="009A2541">
        <w:rPr>
          <w:rStyle w:val="Marquedecommentaire"/>
        </w:rPr>
        <w:commentReference w:id="20"/>
      </w:r>
      <w:r w:rsidRPr="005D5C67">
        <w:rPr>
          <w:highlight w:val="yellow"/>
        </w:rPr>
        <w:t>.</w:t>
      </w:r>
      <w:r>
        <w:t xml:space="preserve"> </w:t>
      </w:r>
    </w:p>
    <w:p w14:paraId="5B129D77" w14:textId="77777777" w:rsidR="005D5C67" w:rsidRDefault="005D5C67" w:rsidP="00EF2480">
      <w:pPr>
        <w:spacing w:afterLines="80" w:after="192" w:line="480" w:lineRule="auto"/>
      </w:pPr>
    </w:p>
    <w:p w14:paraId="35196C82" w14:textId="2B648B73" w:rsidR="00DF7642" w:rsidRDefault="00DF7642" w:rsidP="00EF2480">
      <w:pPr>
        <w:spacing w:afterLines="80" w:after="192" w:line="480" w:lineRule="auto"/>
        <w:ind w:left="-4" w:firstLine="339"/>
      </w:pPr>
    </w:p>
    <w:p w14:paraId="0FE4155D" w14:textId="69407BA0" w:rsidR="00865E68" w:rsidRDefault="00865E68" w:rsidP="00EF2480">
      <w:pPr>
        <w:spacing w:afterLines="80" w:after="192" w:line="480" w:lineRule="auto"/>
        <w:ind w:firstLine="0"/>
      </w:pPr>
    </w:p>
    <w:p w14:paraId="0CBBCF6C" w14:textId="77777777" w:rsidR="007564A6" w:rsidRDefault="00747343" w:rsidP="00EF2480">
      <w:pPr>
        <w:pStyle w:val="Titre1"/>
        <w:spacing w:afterLines="80" w:after="192" w:line="480" w:lineRule="auto"/>
        <w:ind w:left="590" w:hanging="605"/>
      </w:pPr>
      <w:commentRangeStart w:id="21"/>
      <w:r>
        <w:t>Mathematical model</w:t>
      </w:r>
      <w:commentRangeEnd w:id="21"/>
      <w:r w:rsidR="009A7E57">
        <w:rPr>
          <w:rStyle w:val="Marquedecommentaire"/>
        </w:rPr>
        <w:commentReference w:id="21"/>
      </w:r>
    </w:p>
    <w:p w14:paraId="1C110B86" w14:textId="77777777" w:rsidR="007564A6" w:rsidRDefault="00747343" w:rsidP="00EF2480">
      <w:pPr>
        <w:pStyle w:val="Titre2"/>
        <w:spacing w:afterLines="80" w:after="192" w:line="480" w:lineRule="auto"/>
        <w:ind w:left="642" w:hanging="646"/>
      </w:pPr>
      <w:r>
        <w:t>Borehole Heat Exchanger</w:t>
      </w:r>
    </w:p>
    <w:p w14:paraId="2F904EB7" w14:textId="16D41E6E" w:rsidR="00DB0B10" w:rsidRDefault="00747343" w:rsidP="00DB0B10">
      <w:pPr>
        <w:spacing w:afterLines="80" w:after="192" w:line="480" w:lineRule="auto"/>
        <w:ind w:left="-4"/>
      </w:pPr>
      <w:r>
        <w:t xml:space="preserve">Geothermal energy characterizes the heat energy contained in rocks of the Earth’s crust and that can be either used as an energy source for space or water heating, or converted into electricity. Different technologies have been developed to access this energy resource, depending on its depth, on the presence of </w:t>
      </w:r>
      <w:r w:rsidR="006163F4">
        <w:t>groundwater</w:t>
      </w:r>
      <w:ins w:id="22" w:author="FRASER HARRIS Andrew" w:date="2020-09-11T13:03:00Z">
        <w:r w:rsidR="00111FC7">
          <w:t>,</w:t>
        </w:r>
      </w:ins>
      <w:r w:rsidR="006163F4">
        <w:t xml:space="preserve"> </w:t>
      </w:r>
      <w:r>
        <w:t>and on the purpose of utilization. Rocks</w:t>
      </w:r>
      <w:del w:id="23" w:author="FRASER HARRIS Andrew" w:date="2020-09-11T13:04:00Z">
        <w:r w:rsidDel="00111FC7">
          <w:delText xml:space="preserve"> are</w:delText>
        </w:r>
      </w:del>
      <w:r>
        <w:t xml:space="preserve"> generally get</w:t>
      </w:r>
      <w:del w:id="24" w:author="FRASER HARRIS Andrew" w:date="2020-09-11T13:04:00Z">
        <w:r w:rsidDel="00111FC7">
          <w:delText>ting</w:delText>
        </w:r>
      </w:del>
      <w:r>
        <w:t xml:space="preserve"> hotter with depth </w:t>
      </w:r>
      <w:commentRangeStart w:id="25"/>
      <w:r>
        <w:t>according</w:t>
      </w:r>
      <w:commentRangeEnd w:id="25"/>
      <w:r w:rsidR="00111FC7">
        <w:rPr>
          <w:rStyle w:val="Marquedecommentaire"/>
        </w:rPr>
        <w:commentReference w:id="25"/>
      </w:r>
      <w:r>
        <w:t xml:space="preserve"> to the geothermal gradient, and </w:t>
      </w:r>
      <w:del w:id="26" w:author="FRASER HARRIS Andrew" w:date="2020-09-11T13:04:00Z">
        <w:r w:rsidDel="00111FC7">
          <w:delText xml:space="preserve">despite </w:delText>
        </w:r>
      </w:del>
      <w:ins w:id="27" w:author="FRASER HARRIS Andrew" w:date="2020-09-11T13:04:00Z">
        <w:r w:rsidR="00111FC7">
          <w:t xml:space="preserve">although </w:t>
        </w:r>
      </w:ins>
      <w:r>
        <w:t>accessible high-temperature geothermal resources are limited to only a few geographical area</w:t>
      </w:r>
      <w:r w:rsidR="006163F4">
        <w:t>s</w:t>
      </w:r>
      <w:r>
        <w:t>, harnessing the shallow low temperature geothermal resources available worldwide ha</w:t>
      </w:r>
      <w:ins w:id="28" w:author="FRASER HARRIS Andrew" w:date="2020-09-11T13:04:00Z">
        <w:r w:rsidR="00111FC7">
          <w:t>s</w:t>
        </w:r>
      </w:ins>
      <w:del w:id="29" w:author="FRASER HARRIS Andrew" w:date="2020-09-11T13:04:00Z">
        <w:r w:rsidDel="00111FC7">
          <w:delText>ve</w:delText>
        </w:r>
      </w:del>
      <w:r>
        <w:t xml:space="preserve"> been of growing interest since the </w:t>
      </w:r>
      <w:ins w:id="30" w:author="FRASER HARRIS Andrew" w:date="2020-09-11T13:05:00Z">
        <w:r w:rsidR="00111FC7">
          <w:t>19</w:t>
        </w:r>
      </w:ins>
      <w:r>
        <w:t>80’</w:t>
      </w:r>
      <w:ins w:id="31" w:author="FRASER HARRIS Andrew" w:date="2020-09-11T13:05:00Z">
        <w:r w:rsidR="00111FC7">
          <w:t>s</w:t>
        </w:r>
      </w:ins>
      <w:r>
        <w:t>.</w:t>
      </w:r>
      <w:r w:rsidR="0096200A">
        <w:t xml:space="preserve"> </w:t>
      </w:r>
      <w:commentRangeStart w:id="32"/>
      <w:r>
        <w:t>In areas with no available groundwater, the energy contained in the shallow-subsurface can be accessed using vertical Borehole Heat Exchangers</w:t>
      </w:r>
      <w:commentRangeEnd w:id="32"/>
      <w:r w:rsidR="00111FC7">
        <w:rPr>
          <w:rStyle w:val="Marquedecommentaire"/>
        </w:rPr>
        <w:commentReference w:id="32"/>
      </w:r>
      <w:r>
        <w:t xml:space="preserve">. </w:t>
      </w:r>
      <w:ins w:id="33" w:author="FRASER HARRIS Andrew" w:date="2020-09-11T13:05:00Z">
        <w:r w:rsidR="00111FC7">
          <w:t>As</w:t>
        </w:r>
      </w:ins>
      <w:del w:id="34" w:author="FRASER HARRIS Andrew" w:date="2020-09-11T13:05:00Z">
        <w:r w:rsidDel="00111FC7">
          <w:delText>Despite</w:delText>
        </w:r>
      </w:del>
      <w:r>
        <w:t xml:space="preserve"> the total heat content of a rock is intrinsically linked to its temperature, the amount of energy </w:t>
      </w:r>
      <w:r w:rsidR="00DB0B10">
        <w:t xml:space="preserve">that can be </w:t>
      </w:r>
      <w:r w:rsidR="00E74A20">
        <w:t xml:space="preserve">extracted </w:t>
      </w:r>
      <w:r w:rsidR="00DB0B10">
        <w:t>from cooling the rock is expressed as:</w:t>
      </w:r>
    </w:p>
    <w:p w14:paraId="667F2B38" w14:textId="7B6CA897" w:rsidR="007564A6" w:rsidRDefault="00747343" w:rsidP="00DB0B10">
      <w:pPr>
        <w:spacing w:afterLines="80" w:after="192" w:line="480" w:lineRule="auto"/>
        <w:ind w:left="-4"/>
        <w:jc w:val="center"/>
      </w:pPr>
      <w:r>
        <w:rPr>
          <w:i/>
        </w:rPr>
        <w:t xml:space="preserve">Q </w:t>
      </w:r>
      <w:r>
        <w:rPr>
          <w:rFonts w:ascii="Cambria" w:eastAsia="Cambria" w:hAnsi="Cambria" w:cs="Cambria"/>
        </w:rPr>
        <w:t xml:space="preserve">= </w:t>
      </w:r>
      <w:r>
        <w:t>∆</w:t>
      </w:r>
      <w:r>
        <w:rPr>
          <w:i/>
        </w:rPr>
        <w:t>T</w:t>
      </w:r>
      <w:r w:rsidR="00B5294D">
        <w:rPr>
          <w:i/>
        </w:rPr>
        <w:t xml:space="preserve"> </w:t>
      </w:r>
      <w:r>
        <w:rPr>
          <w:i/>
        </w:rPr>
        <w:t>V</w:t>
      </w:r>
      <w:r>
        <w:rPr>
          <w:rFonts w:ascii="Cambria" w:eastAsia="Cambria" w:hAnsi="Cambria" w:cs="Cambria"/>
        </w:rPr>
        <w:t>(</w:t>
      </w:r>
      <w:r>
        <w:t>1</w:t>
      </w:r>
      <w:r>
        <w:rPr>
          <w:rFonts w:ascii="Cambria" w:eastAsia="Cambria" w:hAnsi="Cambria" w:cs="Cambria"/>
        </w:rPr>
        <w:t>−</w:t>
      </w:r>
      <w:r>
        <w:rPr>
          <w:i/>
        </w:rPr>
        <w:t>φ</w:t>
      </w:r>
      <w:r>
        <w:rPr>
          <w:rFonts w:ascii="Cambria" w:eastAsia="Cambria" w:hAnsi="Cambria" w:cs="Cambria"/>
        </w:rPr>
        <w:t>)</w:t>
      </w:r>
      <w:r w:rsidR="00B5294D">
        <w:rPr>
          <w:rFonts w:ascii="Cambria" w:eastAsia="Cambria" w:hAnsi="Cambria" w:cs="Cambria"/>
        </w:rPr>
        <w:t xml:space="preserve"> </w:t>
      </w:r>
      <w:r>
        <w:rPr>
          <w:i/>
        </w:rPr>
        <w:t>ρc</w:t>
      </w:r>
      <w:r>
        <w:rPr>
          <w:i/>
        </w:rPr>
        <w:tab/>
      </w:r>
      <w:r>
        <w:t>(2.1)</w:t>
      </w:r>
    </w:p>
    <w:p w14:paraId="1E892B42" w14:textId="305633FA" w:rsidR="0096200A" w:rsidRDefault="00747343" w:rsidP="00B4586C">
      <w:pPr>
        <w:spacing w:afterLines="80" w:after="192" w:line="480" w:lineRule="auto"/>
        <w:ind w:left="-4"/>
      </w:pPr>
      <w:r>
        <w:t>where</w:t>
      </w:r>
      <w:r w:rsidR="00DB0B10">
        <w:t xml:space="preserve"> ∆</w:t>
      </w:r>
      <w:r w:rsidR="00DB0B10">
        <w:rPr>
          <w:i/>
        </w:rPr>
        <w:t xml:space="preserve">T </w:t>
      </w:r>
      <w:r w:rsidR="00DB0B10" w:rsidRPr="00DB0B10">
        <w:rPr>
          <w:iCs/>
        </w:rPr>
        <w:t>is the amount of cooling,</w:t>
      </w:r>
      <w:r w:rsidR="00DB0B10">
        <w:rPr>
          <w:i/>
        </w:rPr>
        <w:t xml:space="preserve"> </w:t>
      </w:r>
      <w:r>
        <w:rPr>
          <w:i/>
        </w:rPr>
        <w:t xml:space="preserve">ρc </w:t>
      </w:r>
      <w:r>
        <w:t xml:space="preserve">is the volumetric heat capacity of the rock of volume </w:t>
      </w:r>
      <w:r>
        <w:rPr>
          <w:i/>
        </w:rPr>
        <w:t xml:space="preserve">V </w:t>
      </w:r>
      <w:r>
        <w:t xml:space="preserve">and porosity </w:t>
      </w:r>
      <w:r>
        <w:rPr>
          <w:i/>
        </w:rPr>
        <w:t>φ</w:t>
      </w:r>
      <w:r w:rsidR="00E623EC">
        <w:rPr>
          <w:i/>
        </w:rPr>
        <w:t>, c</w:t>
      </w:r>
      <w:r w:rsidR="00E623EC">
        <w:t xml:space="preserve"> is the heat capacity, </w:t>
      </w:r>
      <w:r w:rsidR="00E623EC">
        <w:rPr>
          <w:i/>
        </w:rPr>
        <w:t xml:space="preserve">λ </w:t>
      </w:r>
      <w:r w:rsidR="00E623EC">
        <w:t xml:space="preserve">the heat conductivity, and </w:t>
      </w:r>
      <w:r w:rsidR="00E623EC">
        <w:rPr>
          <w:i/>
        </w:rPr>
        <w:t xml:space="preserve">ρ </w:t>
      </w:r>
      <w:r w:rsidR="00E623EC" w:rsidRPr="00111FC7">
        <w:rPr>
          <w:rPrChange w:id="35" w:author="FRASER HARRIS Andrew" w:date="2020-09-11T13:06:00Z">
            <w:rPr>
              <w:i/>
            </w:rPr>
          </w:rPrChange>
        </w:rPr>
        <w:t>the density</w:t>
      </w:r>
      <w:r w:rsidR="00E623EC">
        <w:rPr>
          <w:i/>
        </w:rPr>
        <w:t xml:space="preserve"> </w:t>
      </w:r>
      <w:r w:rsidR="00E623EC">
        <w:t xml:space="preserve">of the material. </w:t>
      </w:r>
      <w:r w:rsidR="00B4586C">
        <w:t>∆</w:t>
      </w:r>
      <w:r w:rsidR="00B4586C">
        <w:rPr>
          <w:i/>
        </w:rPr>
        <w:t>T</w:t>
      </w:r>
      <w:r w:rsidR="00B4586C">
        <w:t xml:space="preserve">  is generally in the order of 5°C, either representing the temperature difference between the abstracted and injected water i</w:t>
      </w:r>
      <w:r w:rsidR="00DB0B10">
        <w:t xml:space="preserve">n a doublet system </w:t>
      </w:r>
      <w:r w:rsidR="00B4586C">
        <w:t>or th</w:t>
      </w:r>
      <w:r w:rsidR="00DB0B10">
        <w:t xml:space="preserve">e difference between the inflow and outflow temperature through </w:t>
      </w:r>
      <w:r w:rsidR="00B4586C">
        <w:t>a</w:t>
      </w:r>
      <w:r w:rsidR="00DB0B10">
        <w:t xml:space="preserve"> Heat Pump</w:t>
      </w:r>
      <w:r w:rsidR="00B4586C">
        <w:t xml:space="preserve"> </w:t>
      </w:r>
      <w:r w:rsidR="00DB0B10">
        <w:t>in a BHE system</w:t>
      </w:r>
      <w:r w:rsidR="00B4586C">
        <w:t xml:space="preserve">. Alternatively, </w:t>
      </w:r>
      <w:r>
        <w:t>Raymond and Therrien</w:t>
      </w:r>
      <w:r w:rsidR="00E623EC">
        <w:t xml:space="preserve"> (</w:t>
      </w:r>
      <w:r>
        <w:t>2008</w:t>
      </w:r>
      <w:r w:rsidR="00E623EC">
        <w:t xml:space="preserve">) </w:t>
      </w:r>
      <w:r>
        <w:t>suggested to use</w:t>
      </w:r>
      <w:r w:rsidR="00B4586C">
        <w:t xml:space="preserve"> Eq. 2.1</w:t>
      </w:r>
      <w:r>
        <w:t xml:space="preserve"> to calculate the heat content of rock sections along a vertical profile, where ∆</w:t>
      </w:r>
      <w:commentRangeStart w:id="36"/>
      <w:r>
        <w:rPr>
          <w:i/>
        </w:rPr>
        <w:t xml:space="preserve">T </w:t>
      </w:r>
      <w:r>
        <w:rPr>
          <w:rFonts w:ascii="Cambria" w:eastAsia="Cambria" w:hAnsi="Cambria" w:cs="Cambria"/>
        </w:rPr>
        <w:t xml:space="preserve">= </w:t>
      </w:r>
      <w:r>
        <w:rPr>
          <w:i/>
          <w:u w:val="single" w:color="000000"/>
          <w:vertAlign w:val="superscript"/>
        </w:rPr>
        <w:t>dT</w:t>
      </w:r>
      <w:r>
        <w:rPr>
          <w:i/>
          <w:vertAlign w:val="subscript"/>
        </w:rPr>
        <w:t xml:space="preserve">dz </w:t>
      </w:r>
      <w:r>
        <w:rPr>
          <w:rFonts w:ascii="Cambria" w:eastAsia="Cambria" w:hAnsi="Cambria" w:cs="Cambria"/>
        </w:rPr>
        <w:t>×</w:t>
      </w:r>
      <w:commentRangeEnd w:id="36"/>
      <w:r w:rsidR="00144EE5">
        <w:rPr>
          <w:rStyle w:val="Marquedecommentaire"/>
        </w:rPr>
        <w:commentReference w:id="36"/>
      </w:r>
      <w:r>
        <w:rPr>
          <w:i/>
        </w:rPr>
        <w:t>z</w:t>
      </w:r>
      <w:r>
        <w:t xml:space="preserve">, with </w:t>
      </w:r>
      <w:r>
        <w:rPr>
          <w:i/>
        </w:rPr>
        <w:t xml:space="preserve">z </w:t>
      </w:r>
      <w:r>
        <w:t xml:space="preserve">the average depth of the considered rock section and </w:t>
      </w:r>
      <w:r>
        <w:rPr>
          <w:i/>
          <w:u w:val="single" w:color="000000"/>
          <w:vertAlign w:val="superscript"/>
        </w:rPr>
        <w:t>dT</w:t>
      </w:r>
      <w:r>
        <w:rPr>
          <w:i/>
          <w:vertAlign w:val="subscript"/>
        </w:rPr>
        <w:t xml:space="preserve">dz </w:t>
      </w:r>
      <w:r>
        <w:t>the mean geothermal gradient.</w:t>
      </w:r>
      <w:r w:rsidR="00E623EC">
        <w:t xml:space="preserve"> </w:t>
      </w:r>
    </w:p>
    <w:p w14:paraId="31F4DBD0" w14:textId="77777777" w:rsidR="00DB0B10" w:rsidRDefault="00DB0B10" w:rsidP="00EF2480">
      <w:pPr>
        <w:spacing w:afterLines="80" w:after="192" w:line="480" w:lineRule="auto"/>
        <w:ind w:left="-4" w:firstLine="339"/>
      </w:pPr>
    </w:p>
    <w:p w14:paraId="6F2A52CB" w14:textId="6AC714FA" w:rsidR="00E501DA" w:rsidRDefault="00747343" w:rsidP="00B4586C">
      <w:pPr>
        <w:spacing w:afterLines="80" w:after="192" w:line="480" w:lineRule="auto"/>
        <w:ind w:left="-4" w:firstLine="339"/>
      </w:pPr>
      <w:commentRangeStart w:id="37"/>
      <w:r>
        <w:t xml:space="preserve">Previous studies aiming at assessing the performances of BHE and Ground-Source Heat Pump systems showed that the efficiency of heat extraction mostly depends on the heat transfer process between the BHEs and the ground. In a purely diffusive medium, it mainly depends </w:t>
      </w:r>
      <w:r w:rsidR="0096200A">
        <w:t xml:space="preserve">over the long term </w:t>
      </w:r>
      <w:r>
        <w:t xml:space="preserve">on the thermal conductivity </w:t>
      </w:r>
      <w:r w:rsidR="0096200A">
        <w:t xml:space="preserve">and diffusivity of </w:t>
      </w:r>
      <w:r>
        <w:t xml:space="preserve">the ground (i.e. Stylianou et al., 2017; Chen et al., 2019; Choi and Ooka, 2015). The presence of groundwater was suggested to improve the long-term performance of BHE both by increasing the heat exchange rate during production (Zanchini et al., 2010; Stylianou et al., 2017; Wang et al., 2013) and by </w:t>
      </w:r>
      <w:r w:rsidR="00E623EC">
        <w:t>favouring</w:t>
      </w:r>
      <w:r>
        <w:t xml:space="preserve"> heat recovery</w:t>
      </w:r>
      <w:r w:rsidR="0096200A">
        <w:t xml:space="preserve"> during periods of no production</w:t>
      </w:r>
      <w:r>
        <w:t xml:space="preserve"> (Hein et al., 2016; Erol et al., 2015). In medium with groundwater circulation, analysis showed that soil heat capacity and thermal conductivity only have minor impact on the sustainability of a GSHP system and that dispersion tends to increase the area of impact of heat extraction.</w:t>
      </w:r>
      <w:r w:rsidR="00E623EC">
        <w:t xml:space="preserve"> </w:t>
      </w:r>
      <w:r w:rsidR="00E501DA">
        <w:t>In this study, we want to understand the capacity of the ground to provide and regenerate the heat load required by a single house in the UK, rather tha</w:t>
      </w:r>
      <w:ins w:id="38" w:author="FRASER HARRIS Andrew" w:date="2020-09-11T13:09:00Z">
        <w:r w:rsidR="00144EE5">
          <w:t>n</w:t>
        </w:r>
      </w:ins>
      <w:del w:id="39" w:author="FRASER HARRIS Andrew" w:date="2020-09-11T13:09:00Z">
        <w:r w:rsidR="00E501DA" w:rsidDel="00144EE5">
          <w:delText>t</w:delText>
        </w:r>
      </w:del>
      <w:r w:rsidR="00E501DA">
        <w:t xml:space="preserve"> evaluating the performances of extraction of BHE. We will therefore ignore the engineering aspects </w:t>
      </w:r>
      <w:r w:rsidR="00B4586C">
        <w:t xml:space="preserve">first </w:t>
      </w:r>
      <w:r w:rsidR="00E501DA">
        <w:t>by simplifying the BHE to a vertical line source</w:t>
      </w:r>
      <w:r w:rsidR="00B5294D">
        <w:t>.</w:t>
      </w:r>
      <w:r w:rsidR="00E501DA">
        <w:t xml:space="preserve"> </w:t>
      </w:r>
      <w:commentRangeEnd w:id="37"/>
      <w:r w:rsidR="00144EE5">
        <w:rPr>
          <w:rStyle w:val="Marquedecommentaire"/>
        </w:rPr>
        <w:commentReference w:id="37"/>
      </w:r>
      <w:r w:rsidR="00E501DA">
        <w:t>We will moreover consider that heat is extracted from a</w:t>
      </w:r>
      <w:r w:rsidR="00DC2268">
        <w:t xml:space="preserve"> purely diffusive</w:t>
      </w:r>
      <w:r w:rsidR="00E501DA">
        <w:t xml:space="preserve"> homogeneous</w:t>
      </w:r>
      <w:r w:rsidR="00DC2268">
        <w:t xml:space="preserve"> porous medium</w:t>
      </w:r>
      <w:r w:rsidR="00E501DA">
        <w:t xml:space="preserve">, </w:t>
      </w:r>
      <w:r w:rsidR="003C1F40">
        <w:t xml:space="preserve">whose characteristics are defined accordingly </w:t>
      </w:r>
      <w:ins w:id="40" w:author="FRASER HARRIS Andrew" w:date="2020-09-11T13:12:00Z">
        <w:r w:rsidR="002431B9">
          <w:t>by</w:t>
        </w:r>
      </w:ins>
      <w:del w:id="41" w:author="FRASER HARRIS Andrew" w:date="2020-09-11T13:12:00Z">
        <w:r w:rsidR="003C1F40" w:rsidDel="002431B9">
          <w:delText>to</w:delText>
        </w:r>
      </w:del>
      <w:r w:rsidR="003C1F40">
        <w:t xml:space="preserve"> a typical geological profile in the Midlothian Coalfield, </w:t>
      </w:r>
      <w:r w:rsidR="00E501DA">
        <w:t>Scotland</w:t>
      </w:r>
      <w:r w:rsidR="003C1F40">
        <w:t>.</w:t>
      </w:r>
    </w:p>
    <w:p w14:paraId="37E75DE3" w14:textId="77777777" w:rsidR="007564A6" w:rsidRDefault="00747343" w:rsidP="00EF2480">
      <w:pPr>
        <w:pStyle w:val="Titre2"/>
        <w:spacing w:afterLines="80" w:after="192" w:line="480" w:lineRule="auto"/>
        <w:ind w:left="642" w:hanging="646"/>
      </w:pPr>
      <w:r>
        <w:t>Heat load</w:t>
      </w:r>
    </w:p>
    <w:p w14:paraId="080AE583" w14:textId="7CC6CF29" w:rsidR="007564A6" w:rsidRDefault="00747343" w:rsidP="00EF2480">
      <w:pPr>
        <w:spacing w:afterLines="80" w:after="192" w:line="480" w:lineRule="auto"/>
        <w:ind w:left="-4"/>
      </w:pPr>
      <w:r>
        <w:t xml:space="preserve">We </w:t>
      </w:r>
      <w:r w:rsidR="003C1F40">
        <w:t xml:space="preserve">first </w:t>
      </w:r>
      <w:r>
        <w:t>suggest to calculate the volume of rock that would be required to provide the energy requirements for a single house in the UK</w:t>
      </w:r>
      <w:r w:rsidR="00297528">
        <w:t xml:space="preserve">, which </w:t>
      </w:r>
      <w:r>
        <w:t xml:space="preserve">is in the order of 12 400 kWh </w:t>
      </w:r>
      <w:ins w:id="42" w:author="FRASER HARRIS Andrew" w:date="2020-09-11T13:13:00Z">
        <w:r w:rsidR="002431B9">
          <w:t>o</w:t>
        </w:r>
      </w:ins>
      <w:del w:id="43" w:author="FRASER HARRIS Andrew" w:date="2020-09-11T13:13:00Z">
        <w:r w:rsidR="00297528" w:rsidDel="002431B9">
          <w:delText>i</w:delText>
        </w:r>
      </w:del>
      <w:r w:rsidR="00297528">
        <w:t xml:space="preserve">n average </w:t>
      </w:r>
      <w:r>
        <w:t>per year, with a maximum of 18 000 kWh in winter and 8 000 kWh in summer</w:t>
      </w:r>
      <w:r w:rsidR="00253C4E">
        <w:t xml:space="preserve"> (XXX)</w:t>
      </w:r>
      <w:r>
        <w:t xml:space="preserve">. To satisfy this yearly demand, a heat pump would need to deliver an average heat load </w:t>
      </w:r>
      <w:r>
        <w:rPr>
          <w:i/>
        </w:rPr>
        <w:t xml:space="preserve">H </w:t>
      </w:r>
      <w:r>
        <w:t xml:space="preserve">= 1415 W by extracting heat from the subsurface. In reality, part of the heat load is supplied by the heat pump in the form of electrical heat </w:t>
      </w:r>
      <w:r>
        <w:rPr>
          <w:i/>
        </w:rPr>
        <w:t>E</w:t>
      </w:r>
      <w:r w:rsidR="00F80DB6">
        <w:rPr>
          <w:i/>
        </w:rPr>
        <w:t xml:space="preserve"> </w:t>
      </w:r>
      <w:r w:rsidR="00253C4E" w:rsidRPr="00253C4E">
        <w:rPr>
          <w:iCs/>
        </w:rPr>
        <w:t xml:space="preserve">that is </w:t>
      </w:r>
      <w:r w:rsidR="00F80DB6" w:rsidRPr="00F80DB6">
        <w:rPr>
          <w:iCs/>
        </w:rPr>
        <w:t>required for air compression</w:t>
      </w:r>
      <w:r>
        <w:t xml:space="preserve">, reducing the energy that needs to be extracted from the ground </w:t>
      </w:r>
      <w:r>
        <w:rPr>
          <w:i/>
        </w:rPr>
        <w:t xml:space="preserve">G </w:t>
      </w:r>
      <w:r>
        <w:t xml:space="preserve">by an amount that depends on the </w:t>
      </w:r>
      <w:r w:rsidR="00F80DB6">
        <w:t>c</w:t>
      </w:r>
      <w:r>
        <w:t xml:space="preserve">oefficient of </w:t>
      </w:r>
      <w:r w:rsidR="00F80DB6">
        <w:t>p</w:t>
      </w:r>
      <w:r>
        <w:t>erformances (COP) of the heat pump</w:t>
      </w:r>
      <w:r w:rsidR="00F80DB6">
        <w:t xml:space="preserve"> (Banks, 2008)</w:t>
      </w:r>
      <w:r>
        <w:t xml:space="preserve">. </w:t>
      </w:r>
    </w:p>
    <w:p w14:paraId="5310782F" w14:textId="08F907A1" w:rsidR="00F80DB6" w:rsidRDefault="00747343" w:rsidP="00EF2480">
      <w:pPr>
        <w:tabs>
          <w:tab w:val="center" w:pos="4600"/>
          <w:tab w:val="center" w:pos="5418"/>
          <w:tab w:val="right" w:pos="9792"/>
        </w:tabs>
        <w:spacing w:afterLines="80" w:after="192" w:line="480" w:lineRule="auto"/>
        <w:ind w:firstLine="0"/>
        <w:jc w:val="left"/>
        <w:rPr>
          <w:rFonts w:ascii="Cambria" w:eastAsia="Cambria" w:hAnsi="Cambria" w:cs="Cambria"/>
        </w:rPr>
      </w:pPr>
      <w:r>
        <w:tab/>
      </w:r>
      <w:r>
        <w:rPr>
          <w:i/>
        </w:rPr>
        <w:t xml:space="preserve">G </w:t>
      </w:r>
      <w:r>
        <w:rPr>
          <w:rFonts w:ascii="Cambria" w:eastAsia="Cambria" w:hAnsi="Cambria" w:cs="Cambria"/>
        </w:rPr>
        <w:t xml:space="preserve">= </w:t>
      </w:r>
      <w:r>
        <w:rPr>
          <w:i/>
        </w:rPr>
        <w:t>H</w:t>
      </w:r>
      <w:r w:rsidR="00297528">
        <w:rPr>
          <w:i/>
        </w:rPr>
        <w:t xml:space="preserve"> </w:t>
      </w:r>
      <w:r>
        <w:rPr>
          <w:rFonts w:ascii="Cambria" w:eastAsia="Cambria" w:hAnsi="Cambria" w:cs="Cambria"/>
        </w:rPr>
        <w:t>(</w:t>
      </w:r>
      <w:r>
        <w:t>1</w:t>
      </w:r>
      <w:r>
        <w:rPr>
          <w:rFonts w:ascii="Cambria" w:eastAsia="Cambria" w:hAnsi="Cambria" w:cs="Cambria"/>
        </w:rPr>
        <w:t>−</w:t>
      </w:r>
      <w:r>
        <w:rPr>
          <w:rFonts w:ascii="Cambria" w:eastAsia="Cambria" w:hAnsi="Cambria" w:cs="Cambria"/>
        </w:rPr>
        <w:tab/>
      </w:r>
      <w:r w:rsidR="00F80DB6">
        <w:rPr>
          <w:rFonts w:ascii="Cambria" w:eastAsia="Cambria" w:hAnsi="Cambria" w:cs="Cambria"/>
        </w:rPr>
        <w:t>1/COP)</w:t>
      </w:r>
      <w:r w:rsidR="00F80DB6">
        <w:rPr>
          <w:rFonts w:ascii="Cambria" w:eastAsia="Cambria" w:hAnsi="Cambria" w:cs="Cambria"/>
        </w:rPr>
        <w:tab/>
        <w:t>(2.2)</w:t>
      </w:r>
    </w:p>
    <w:p w14:paraId="05FD6724" w14:textId="28581D62" w:rsidR="0056146E" w:rsidRDefault="00747343" w:rsidP="00EF2480">
      <w:pPr>
        <w:spacing w:afterLines="80" w:after="192" w:line="480" w:lineRule="auto"/>
        <w:ind w:left="-4" w:firstLine="339"/>
      </w:pPr>
      <w:r>
        <w:t>Using a</w:t>
      </w:r>
      <w:r w:rsidR="001E5C12">
        <w:t xml:space="preserve"> </w:t>
      </w:r>
      <w:r>
        <w:t xml:space="preserve">COP of 3.4, the average heat that would need to be extracted from the ground to satisfy a </w:t>
      </w:r>
      <w:r w:rsidR="00F80DB6">
        <w:t xml:space="preserve">total </w:t>
      </w:r>
      <w:r>
        <w:t>heat demand H = 1415 W is therefore reduced to G = 1000</w:t>
      </w:r>
      <w:r w:rsidR="001E5C12">
        <w:t xml:space="preserve"> W</w:t>
      </w:r>
      <w:r>
        <w:t xml:space="preserve">. This corresponds to a total energy </w:t>
      </w:r>
      <w:r w:rsidR="00F80DB6">
        <w:t>Q</w:t>
      </w:r>
      <w:r w:rsidR="00253C4E">
        <w:t xml:space="preserve"> </w:t>
      </w:r>
      <w:r w:rsidR="00F80DB6">
        <w:t>=</w:t>
      </w:r>
      <w:r w:rsidR="00253C4E">
        <w:t xml:space="preserve"> </w:t>
      </w:r>
      <w:r>
        <w:t>3</w:t>
      </w:r>
      <w:r>
        <w:rPr>
          <w:rFonts w:ascii="Cambria" w:eastAsia="Cambria" w:hAnsi="Cambria" w:cs="Cambria"/>
          <w:i/>
        </w:rPr>
        <w:t>.</w:t>
      </w:r>
      <w:r>
        <w:t>15</w:t>
      </w:r>
      <w:r>
        <w:rPr>
          <w:rFonts w:ascii="Cambria" w:eastAsia="Cambria" w:hAnsi="Cambria" w:cs="Cambria"/>
        </w:rPr>
        <w:t>×</w:t>
      </w:r>
      <w:r>
        <w:t>10</w:t>
      </w:r>
      <w:r>
        <w:rPr>
          <w:vertAlign w:val="superscript"/>
        </w:rPr>
        <w:t>10</w:t>
      </w:r>
      <w:r>
        <w:rPr>
          <w:i/>
        </w:rPr>
        <w:t xml:space="preserve">J </w:t>
      </w:r>
      <w:r>
        <w:t xml:space="preserve">over a year. </w:t>
      </w:r>
      <w:r w:rsidR="0056146E">
        <w:t xml:space="preserve">Considering a dry solid rock mass with a porosity </w:t>
      </w:r>
      <w:r w:rsidR="0056146E">
        <w:rPr>
          <w:i/>
        </w:rPr>
        <w:t xml:space="preserve">φ </w:t>
      </w:r>
      <w:r w:rsidR="0056146E">
        <w:rPr>
          <w:rFonts w:ascii="Cambria" w:eastAsia="Cambria" w:hAnsi="Cambria" w:cs="Cambria"/>
        </w:rPr>
        <w:t xml:space="preserve">= </w:t>
      </w:r>
      <w:r w:rsidR="0056146E">
        <w:t>0</w:t>
      </w:r>
      <w:r w:rsidR="0056146E">
        <w:rPr>
          <w:rFonts w:ascii="Cambria" w:eastAsia="Cambria" w:hAnsi="Cambria" w:cs="Cambria"/>
          <w:i/>
        </w:rPr>
        <w:t>.</w:t>
      </w:r>
      <w:r w:rsidR="0056146E">
        <w:t xml:space="preserve">1, a density of </w:t>
      </w:r>
      <w:r w:rsidR="0056146E">
        <w:rPr>
          <w:i/>
        </w:rPr>
        <w:t xml:space="preserve">ρ </w:t>
      </w:r>
      <w:r w:rsidR="0056146E">
        <w:t xml:space="preserve">= 2500 </w:t>
      </w:r>
      <w:r w:rsidR="0056146E">
        <w:rPr>
          <w:i/>
        </w:rPr>
        <w:t>kg</w:t>
      </w:r>
      <w:r w:rsidR="0056146E">
        <w:rPr>
          <w:rFonts w:ascii="Cambria" w:eastAsia="Cambria" w:hAnsi="Cambria" w:cs="Cambria"/>
          <w:i/>
        </w:rPr>
        <w:t>/</w:t>
      </w:r>
      <w:r w:rsidR="0056146E">
        <w:rPr>
          <w:i/>
        </w:rPr>
        <w:t>m</w:t>
      </w:r>
      <w:r w:rsidR="0056146E">
        <w:rPr>
          <w:vertAlign w:val="superscript"/>
        </w:rPr>
        <w:t xml:space="preserve">3 </w:t>
      </w:r>
      <w:r w:rsidR="0056146E">
        <w:t xml:space="preserve">and a specific heat </w:t>
      </w:r>
      <w:commentRangeStart w:id="44"/>
      <w:commentRangeStart w:id="45"/>
      <w:r w:rsidR="0056146E">
        <w:t>capacity</w:t>
      </w:r>
      <w:commentRangeEnd w:id="44"/>
      <w:r w:rsidR="0056146E">
        <w:rPr>
          <w:rStyle w:val="Marquedecommentaire"/>
        </w:rPr>
        <w:commentReference w:id="44"/>
      </w:r>
      <w:commentRangeEnd w:id="45"/>
      <w:r w:rsidR="002431B9">
        <w:rPr>
          <w:rStyle w:val="Marquedecommentaire"/>
        </w:rPr>
        <w:commentReference w:id="45"/>
      </w:r>
      <w:r w:rsidR="0056146E">
        <w:t xml:space="preserve"> of c = 950 </w:t>
      </w:r>
      <w:r w:rsidR="0056146E">
        <w:rPr>
          <w:i/>
        </w:rPr>
        <w:t>J</w:t>
      </w:r>
      <w:r w:rsidR="0056146E">
        <w:rPr>
          <w:rFonts w:ascii="Cambria" w:eastAsia="Cambria" w:hAnsi="Cambria" w:cs="Cambria"/>
          <w:i/>
        </w:rPr>
        <w:t>/</w:t>
      </w:r>
      <w:r w:rsidR="0056146E">
        <w:rPr>
          <w:i/>
        </w:rPr>
        <w:t>kg</w:t>
      </w:r>
      <w:r w:rsidR="00253C4E">
        <w:rPr>
          <w:rFonts w:ascii="Cambria" w:eastAsia="Cambria" w:hAnsi="Cambria" w:cs="Cambria"/>
          <w:i/>
        </w:rPr>
        <w:t>.°</w:t>
      </w:r>
      <w:r w:rsidR="0056146E">
        <w:rPr>
          <w:i/>
        </w:rPr>
        <w:t>C</w:t>
      </w:r>
      <w:r w:rsidR="0056146E">
        <w:t>, the volume of rock</w:t>
      </w:r>
      <w:r w:rsidR="0056146E" w:rsidRPr="0056146E">
        <w:t xml:space="preserve"> </w:t>
      </w:r>
      <w:r w:rsidR="0056146E">
        <w:rPr>
          <w:i/>
        </w:rPr>
        <w:t xml:space="preserve">V </w:t>
      </w:r>
      <w:r w:rsidR="0056146E">
        <w:rPr>
          <w:rFonts w:ascii="Cambria" w:eastAsia="Cambria" w:hAnsi="Cambria" w:cs="Cambria"/>
        </w:rPr>
        <w:t xml:space="preserve">= </w:t>
      </w:r>
      <w:r w:rsidR="0056146E">
        <w:rPr>
          <w:i/>
        </w:rPr>
        <w:t>V</w:t>
      </w:r>
      <w:r w:rsidR="0056146E">
        <w:rPr>
          <w:rFonts w:ascii="Cambria" w:eastAsia="Cambria" w:hAnsi="Cambria" w:cs="Cambria"/>
        </w:rPr>
        <w:t>(</w:t>
      </w:r>
      <w:r w:rsidR="0056146E">
        <w:t>1</w:t>
      </w:r>
      <w:r w:rsidR="0056146E">
        <w:rPr>
          <w:rFonts w:ascii="Cambria" w:eastAsia="Cambria" w:hAnsi="Cambria" w:cs="Cambria"/>
        </w:rPr>
        <w:t>−</w:t>
      </w:r>
      <w:r w:rsidR="0056146E">
        <w:rPr>
          <w:i/>
        </w:rPr>
        <w:t>φ</w:t>
      </w:r>
      <w:r w:rsidR="0056146E">
        <w:rPr>
          <w:rFonts w:ascii="Cambria" w:eastAsia="Cambria" w:hAnsi="Cambria" w:cs="Cambria"/>
        </w:rPr>
        <w:t>)</w:t>
      </w:r>
      <w:r w:rsidR="0056146E">
        <w:t xml:space="preserve">  required to provide this energy by cooling the rocks by ∆</w:t>
      </w:r>
      <w:r w:rsidR="0056146E">
        <w:rPr>
          <w:i/>
        </w:rPr>
        <w:t xml:space="preserve">T </w:t>
      </w:r>
      <w:r w:rsidR="0056146E">
        <w:rPr>
          <w:rFonts w:ascii="Cambria" w:eastAsia="Cambria" w:hAnsi="Cambria" w:cs="Cambria"/>
        </w:rPr>
        <w:t xml:space="preserve">= </w:t>
      </w:r>
      <w:r w:rsidR="0056146E">
        <w:t>5</w:t>
      </w:r>
      <w:r w:rsidR="0056146E">
        <w:rPr>
          <w:rFonts w:ascii="Cambria" w:eastAsia="Cambria" w:hAnsi="Cambria" w:cs="Cambria"/>
          <w:vertAlign w:val="superscript"/>
        </w:rPr>
        <w:t>◦</w:t>
      </w:r>
      <w:r w:rsidR="0056146E">
        <w:rPr>
          <w:i/>
        </w:rPr>
        <w:t xml:space="preserve">C </w:t>
      </w:r>
      <w:r w:rsidR="0056146E">
        <w:t xml:space="preserve">is about </w:t>
      </w:r>
      <w:r w:rsidR="0056146E" w:rsidRPr="0056146E">
        <w:rPr>
          <w:highlight w:val="yellow"/>
        </w:rPr>
        <w:t xml:space="preserve">2800 </w:t>
      </w:r>
      <w:r w:rsidR="0056146E" w:rsidRPr="0056146E">
        <w:rPr>
          <w:i/>
          <w:highlight w:val="yellow"/>
        </w:rPr>
        <w:t>m</w:t>
      </w:r>
      <w:r w:rsidR="0056146E" w:rsidRPr="0056146E">
        <w:rPr>
          <w:highlight w:val="yellow"/>
          <w:vertAlign w:val="superscript"/>
        </w:rPr>
        <w:t>3</w:t>
      </w:r>
      <w:r w:rsidR="0056146E">
        <w:t xml:space="preserve">, according to Eq. 2.1. Assuming that the heat is extracted radially from a borehole with a length h = 40 m situated in the centre of a cylinder, the radius of this cylinder would be 4.8 m, corresponding to a surface area of about 70 </w:t>
      </w:r>
      <w:r w:rsidR="0056146E">
        <w:rPr>
          <w:i/>
        </w:rPr>
        <w:t>m</w:t>
      </w:r>
      <w:r w:rsidR="0056146E">
        <w:rPr>
          <w:vertAlign w:val="superscript"/>
        </w:rPr>
        <w:t>2</w:t>
      </w:r>
      <w:r w:rsidR="00253C4E">
        <w:t>. The</w:t>
      </w:r>
      <w:r w:rsidR="0056146E">
        <w:t xml:space="preserve"> specific heat absorption from the rock, as defined by Banks, </w:t>
      </w:r>
      <w:ins w:id="46" w:author="FRASER HARRIS Andrew" w:date="2020-09-11T13:18:00Z">
        <w:r w:rsidR="002431B9">
          <w:t>(</w:t>
        </w:r>
      </w:ins>
      <w:r w:rsidR="0056146E">
        <w:t>2008</w:t>
      </w:r>
      <w:ins w:id="47" w:author="FRASER HARRIS Andrew" w:date="2020-09-11T13:18:00Z">
        <w:r w:rsidR="002431B9">
          <w:t>)</w:t>
        </w:r>
      </w:ins>
      <w:r w:rsidR="0056146E">
        <w:t xml:space="preserve"> would therefore be </w:t>
      </w:r>
      <w:r w:rsidR="0056146E">
        <w:rPr>
          <w:noProof/>
        </w:rPr>
        <w:drawing>
          <wp:inline distT="0" distB="0" distL="0" distR="0" wp14:anchorId="7921E3C5" wp14:editId="242BECA9">
            <wp:extent cx="207264" cy="176784"/>
            <wp:effectExtent l="0" t="0" r="0" b="0"/>
            <wp:docPr id="38152" name="Picture 38152"/>
            <wp:cNvGraphicFramePr/>
            <a:graphic xmlns:a="http://schemas.openxmlformats.org/drawingml/2006/main">
              <a:graphicData uri="http://schemas.openxmlformats.org/drawingml/2006/picture">
                <pic:pic xmlns:pic="http://schemas.openxmlformats.org/drawingml/2006/picture">
                  <pic:nvPicPr>
                    <pic:cNvPr id="38152" name="Picture 38152"/>
                    <pic:cNvPicPr/>
                  </pic:nvPicPr>
                  <pic:blipFill>
                    <a:blip r:embed="rId13"/>
                    <a:stretch>
                      <a:fillRect/>
                    </a:stretch>
                  </pic:blipFill>
                  <pic:spPr>
                    <a:xfrm>
                      <a:off x="0" y="0"/>
                      <a:ext cx="207264" cy="176784"/>
                    </a:xfrm>
                    <a:prstGeom prst="rect">
                      <a:avLst/>
                    </a:prstGeom>
                  </pic:spPr>
                </pic:pic>
              </a:graphicData>
            </a:graphic>
          </wp:inline>
        </w:drawing>
      </w:r>
      <w:r w:rsidR="0056146E">
        <w:rPr>
          <w:rFonts w:ascii="Cambria" w:eastAsia="Cambria" w:hAnsi="Cambria" w:cs="Cambria"/>
        </w:rPr>
        <w:t xml:space="preserve"> = </w:t>
      </w:r>
      <w:commentRangeStart w:id="48"/>
      <w:r w:rsidR="0056146E">
        <w:t>25</w:t>
      </w:r>
      <w:commentRangeEnd w:id="48"/>
      <w:r w:rsidR="0056146E">
        <w:rPr>
          <w:rStyle w:val="Marquedecommentaire"/>
        </w:rPr>
        <w:commentReference w:id="48"/>
      </w:r>
      <w:r w:rsidR="0056146E">
        <w:t xml:space="preserve"> W/m. Over a 30-year operation period (</w:t>
      </w:r>
      <w:r w:rsidR="0056146E">
        <w:rPr>
          <w:i/>
        </w:rPr>
        <w:t xml:space="preserve">Q </w:t>
      </w:r>
      <w:r w:rsidR="0056146E">
        <w:rPr>
          <w:rFonts w:ascii="Cambria" w:eastAsia="Cambria" w:hAnsi="Cambria" w:cs="Cambria"/>
        </w:rPr>
        <w:t xml:space="preserve">= </w:t>
      </w:r>
      <w:r w:rsidR="0056146E">
        <w:t>9</w:t>
      </w:r>
      <w:r w:rsidR="0056146E">
        <w:rPr>
          <w:rFonts w:ascii="Cambria" w:eastAsia="Cambria" w:hAnsi="Cambria" w:cs="Cambria"/>
          <w:i/>
        </w:rPr>
        <w:t>.</w:t>
      </w:r>
      <w:r w:rsidR="0056146E">
        <w:t>47</w:t>
      </w:r>
      <w:r w:rsidR="0056146E">
        <w:rPr>
          <w:rFonts w:ascii="Cambria" w:eastAsia="Cambria" w:hAnsi="Cambria" w:cs="Cambria"/>
        </w:rPr>
        <w:t>×</w:t>
      </w:r>
      <w:r w:rsidR="0056146E">
        <w:t>10</w:t>
      </w:r>
      <w:r w:rsidR="0056146E">
        <w:rPr>
          <w:vertAlign w:val="superscript"/>
        </w:rPr>
        <w:t>11</w:t>
      </w:r>
      <w:r w:rsidR="0056146E">
        <w:rPr>
          <w:i/>
        </w:rPr>
        <w:t>J</w:t>
      </w:r>
      <w:r w:rsidR="0056146E">
        <w:t xml:space="preserve">) and </w:t>
      </w:r>
      <w:r w:rsidR="00253C4E">
        <w:t>considering that no recharge occurs</w:t>
      </w:r>
      <w:r w:rsidR="0056146E">
        <w:t xml:space="preserve">, an area of 2200 </w:t>
      </w:r>
      <w:r w:rsidR="0056146E">
        <w:rPr>
          <w:i/>
        </w:rPr>
        <w:t>m</w:t>
      </w:r>
      <w:r w:rsidR="0056146E">
        <w:rPr>
          <w:vertAlign w:val="superscript"/>
        </w:rPr>
        <w:t xml:space="preserve">2 </w:t>
      </w:r>
      <w:r w:rsidR="0056146E">
        <w:t xml:space="preserve">would be required (r= 26.5 m), corresponding to a rock volume </w:t>
      </w:r>
      <w:r w:rsidR="0056146E">
        <w:rPr>
          <w:i/>
        </w:rPr>
        <w:t xml:space="preserve">V </w:t>
      </w:r>
      <w:r w:rsidR="0056146E">
        <w:rPr>
          <w:rFonts w:ascii="Cambria" w:eastAsia="Cambria" w:hAnsi="Cambria" w:cs="Cambria"/>
        </w:rPr>
        <w:t xml:space="preserve">= </w:t>
      </w:r>
      <w:r w:rsidR="0056146E">
        <w:t>8</w:t>
      </w:r>
      <w:r w:rsidR="0056146E">
        <w:rPr>
          <w:rFonts w:ascii="Cambria" w:eastAsia="Cambria" w:hAnsi="Cambria" w:cs="Cambria"/>
          <w:i/>
        </w:rPr>
        <w:t>.</w:t>
      </w:r>
      <w:r w:rsidR="0056146E">
        <w:t>9</w:t>
      </w:r>
      <w:r w:rsidR="0056146E">
        <w:rPr>
          <w:rFonts w:ascii="Cambria" w:eastAsia="Cambria" w:hAnsi="Cambria" w:cs="Cambria"/>
        </w:rPr>
        <w:t>×</w:t>
      </w:r>
      <w:r w:rsidR="0056146E">
        <w:t>10</w:t>
      </w:r>
      <w:r w:rsidR="0056146E">
        <w:rPr>
          <w:vertAlign w:val="superscript"/>
        </w:rPr>
        <w:t xml:space="preserve">4 </w:t>
      </w:r>
      <w:r w:rsidR="0056146E">
        <w:rPr>
          <w:i/>
        </w:rPr>
        <w:t>m</w:t>
      </w:r>
      <w:r w:rsidR="0056146E">
        <w:rPr>
          <w:vertAlign w:val="superscript"/>
        </w:rPr>
        <w:t>3</w:t>
      </w:r>
      <w:r w:rsidR="0056146E">
        <w:t>.</w:t>
      </w:r>
    </w:p>
    <w:p w14:paraId="57756093" w14:textId="77777777" w:rsidR="007564A6" w:rsidRDefault="00747343" w:rsidP="00EF2480">
      <w:pPr>
        <w:pStyle w:val="Titre2"/>
        <w:spacing w:afterLines="80" w:after="192" w:line="480" w:lineRule="auto"/>
        <w:ind w:left="642" w:hanging="646"/>
      </w:pPr>
      <w:r>
        <w:t>Heat recharge</w:t>
      </w:r>
    </w:p>
    <w:p w14:paraId="6556FDBA" w14:textId="66B297ED" w:rsidR="00265E8A" w:rsidRDefault="00747343" w:rsidP="00EF2480">
      <w:pPr>
        <w:spacing w:afterLines="80" w:after="192" w:line="480" w:lineRule="auto"/>
        <w:ind w:left="-4"/>
      </w:pPr>
      <w:r>
        <w:t>Sustainable heat production from BHE</w:t>
      </w:r>
      <w:r w:rsidR="00F13606">
        <w:t xml:space="preserve"> is achieved when </w:t>
      </w:r>
      <w:r>
        <w:t xml:space="preserve">the heat load extracted is balanced by heat recharge in the subsurface. We therefore here attempt to quantify the rate of heat production in the subsurface as well as the potential recovery rate from solar and geothermal heat flux, based on a typical temperature and geological profile in </w:t>
      </w:r>
      <w:r w:rsidR="001E5C12">
        <w:t>the Midlothian Coalfield</w:t>
      </w:r>
      <w:r w:rsidR="0056146E">
        <w:t xml:space="preserve"> in</w:t>
      </w:r>
      <w:r w:rsidR="001E5C12">
        <w:t xml:space="preserve"> Scotland.</w:t>
      </w:r>
      <w:r w:rsidR="00265E8A">
        <w:t xml:space="preserve"> </w:t>
      </w:r>
    </w:p>
    <w:p w14:paraId="4D8610AD" w14:textId="56D032BD" w:rsidR="007564A6" w:rsidRDefault="00747343" w:rsidP="00EF2480">
      <w:pPr>
        <w:pStyle w:val="Titre3"/>
        <w:spacing w:afterLines="80" w:after="192" w:line="480" w:lineRule="auto"/>
        <w:ind w:left="713" w:hanging="717"/>
      </w:pPr>
      <w:r>
        <w:t xml:space="preserve">Geothermal </w:t>
      </w:r>
      <w:r w:rsidR="004457E2">
        <w:t>heat flux</w:t>
      </w:r>
    </w:p>
    <w:p w14:paraId="4501F0C8" w14:textId="54C25005" w:rsidR="00265E8A" w:rsidRDefault="00265E8A" w:rsidP="00EF2480">
      <w:pPr>
        <w:spacing w:afterLines="80" w:after="192" w:line="480" w:lineRule="auto"/>
      </w:pPr>
      <w:r>
        <w:t xml:space="preserve">The Earth’s natural heat flow </w:t>
      </w:r>
      <w:r w:rsidR="007F275E">
        <w:t>is</w:t>
      </w:r>
      <w:r>
        <w:t xml:space="preserve"> </w:t>
      </w:r>
      <w:r w:rsidR="00F13606">
        <w:t>broadly</w:t>
      </w:r>
      <w:r>
        <w:t xml:space="preserve"> attributed to a contribution from the primordial heat inherited from the formation of Earth and from the natural decay of radioactive element</w:t>
      </w:r>
      <w:r w:rsidR="007F275E">
        <w:t xml:space="preserve">, typically </w:t>
      </w:r>
      <w:r>
        <w:t>of the isotopes of uranium (</w:t>
      </w:r>
      <w:r>
        <w:rPr>
          <w:vertAlign w:val="superscript"/>
        </w:rPr>
        <w:t>238</w:t>
      </w:r>
      <w:r>
        <w:t xml:space="preserve">U, </w:t>
      </w:r>
      <w:r>
        <w:rPr>
          <w:vertAlign w:val="superscript"/>
        </w:rPr>
        <w:t>235</w:t>
      </w:r>
      <w:r>
        <w:t>U), Thorium (</w:t>
      </w:r>
      <w:r>
        <w:rPr>
          <w:vertAlign w:val="superscript"/>
        </w:rPr>
        <w:t>232</w:t>
      </w:r>
      <w:r>
        <w:t>Th) and potassium (</w:t>
      </w:r>
      <w:r>
        <w:rPr>
          <w:vertAlign w:val="superscript"/>
        </w:rPr>
        <w:t>40</w:t>
      </w:r>
      <w:r>
        <w:t>K) (Pollack and Chapman, 1977). Due to geochemical differentiation, partial melting and magma crystallization processes, the upper crust is generally enriched in heat producing elements</w:t>
      </w:r>
      <w:r w:rsidR="004457E2">
        <w:t xml:space="preserve"> </w:t>
      </w:r>
      <w:r>
        <w:t>(Beamish and Busby, 2016)</w:t>
      </w:r>
      <w:r w:rsidR="004457E2">
        <w:t xml:space="preserve"> and their distribution can provide an important control </w:t>
      </w:r>
      <w:r>
        <w:t>on the temperature distribution within the earth lithosphere (Sandiford, McLaren, et al., 2006)</w:t>
      </w:r>
      <w:r w:rsidR="004457E2">
        <w:t>. A</w:t>
      </w:r>
      <w:r>
        <w:t xml:space="preserve"> combined determination of the conductive heat flow and radiogenic heat production (RHP) </w:t>
      </w:r>
      <w:r w:rsidR="004457E2">
        <w:t xml:space="preserve">is therefore here suggested to better </w:t>
      </w:r>
      <w:r>
        <w:t xml:space="preserve">constrain the thermal field within the </w:t>
      </w:r>
      <w:r w:rsidR="004457E2">
        <w:t>study area</w:t>
      </w:r>
      <w:r>
        <w:t xml:space="preserve"> (</w:t>
      </w:r>
      <w:r w:rsidR="004457E2">
        <w:t xml:space="preserve">i.e. </w:t>
      </w:r>
      <w:r>
        <w:t>Jaupart and Mareschal, 2005).</w:t>
      </w:r>
    </w:p>
    <w:p w14:paraId="42FF9C26" w14:textId="1BD5FD7B" w:rsidR="004457E2" w:rsidRDefault="00265E8A" w:rsidP="00EF2480">
      <w:pPr>
        <w:spacing w:afterLines="80" w:after="192" w:line="480" w:lineRule="auto"/>
        <w:ind w:firstLine="720"/>
      </w:pPr>
      <w:r>
        <w:t xml:space="preserve">The Midlothian Coalfield is situated in the south east of the Midland Valley of Scotland (MVS), a 80 km wide, 150 km long WSW-ENE trending Carboniferous graben extending across Scotland (Browne et al., 1999; Underhill et al., 2008). </w:t>
      </w:r>
      <w:r w:rsidR="004457E2">
        <w:t>It is located in a geologically stable part of Earth’s crust, where only granite intrusions would contain sufficient concentration of K,T and U element</w:t>
      </w:r>
      <w:ins w:id="49" w:author="FRASER HARRIS Andrew" w:date="2020-09-11T13:29:00Z">
        <w:r w:rsidR="009C1AA7">
          <w:t>s</w:t>
        </w:r>
      </w:ins>
      <w:r w:rsidR="004457E2">
        <w:t xml:space="preserve"> to generate significant radiogenic heat (Gillespie et al., 2013). An analysis of the radiogenic heat production in the Midlothian Coalfield is suggested in </w:t>
      </w:r>
      <w:commentRangeStart w:id="50"/>
      <w:r w:rsidR="004457E2">
        <w:t>Appendix</w:t>
      </w:r>
      <w:commentRangeEnd w:id="50"/>
      <w:r w:rsidR="009C1AA7">
        <w:rPr>
          <w:rStyle w:val="Marquedecommentaire"/>
        </w:rPr>
        <w:commentReference w:id="50"/>
      </w:r>
      <w:r w:rsidR="004457E2">
        <w:t xml:space="preserve"> XXX and show that, assuming a homogeneous </w:t>
      </w:r>
      <w:r w:rsidR="004457E2" w:rsidRPr="0056146E">
        <w:rPr>
          <w:highlight w:val="yellow"/>
        </w:rPr>
        <w:t xml:space="preserve">2800 </w:t>
      </w:r>
      <w:r w:rsidR="004457E2" w:rsidRPr="0056146E">
        <w:rPr>
          <w:i/>
          <w:highlight w:val="yellow"/>
        </w:rPr>
        <w:t>m</w:t>
      </w:r>
      <w:r w:rsidR="004457E2" w:rsidRPr="0056146E">
        <w:rPr>
          <w:highlight w:val="yellow"/>
          <w:vertAlign w:val="superscript"/>
        </w:rPr>
        <w:t>3</w:t>
      </w:r>
      <w:r w:rsidR="004457E2">
        <w:t xml:space="preserve"> rock volume with an average RHP of 1.</w:t>
      </w:r>
      <w:commentRangeStart w:id="51"/>
      <w:r w:rsidR="004457E2">
        <w:t>217</w:t>
      </w:r>
      <w:commentRangeEnd w:id="51"/>
      <w:r w:rsidR="00FB735E">
        <w:rPr>
          <w:rStyle w:val="Marquedecommentaire"/>
        </w:rPr>
        <w:commentReference w:id="51"/>
      </w:r>
      <w:r w:rsidR="004457E2">
        <w:t xml:space="preserve"> uW/m3, the total heat generated would equal 3</w:t>
      </w:r>
      <w:r w:rsidR="004457E2">
        <w:rPr>
          <w:rFonts w:ascii="Cambria" w:eastAsia="Cambria" w:hAnsi="Cambria" w:cs="Cambria"/>
          <w:i/>
        </w:rPr>
        <w:t>.</w:t>
      </w:r>
      <w:r w:rsidR="004457E2">
        <w:t>41</w:t>
      </w:r>
      <w:r w:rsidR="004457E2">
        <w:rPr>
          <w:rFonts w:ascii="Cambria" w:eastAsia="Cambria" w:hAnsi="Cambria" w:cs="Cambria"/>
        </w:rPr>
        <w:t>×</w:t>
      </w:r>
      <w:r w:rsidR="004457E2">
        <w:t>10</w:t>
      </w:r>
      <w:r w:rsidR="004457E2">
        <w:rPr>
          <w:rFonts w:ascii="Cambria" w:eastAsia="Cambria" w:hAnsi="Cambria" w:cs="Cambria"/>
          <w:vertAlign w:val="superscript"/>
        </w:rPr>
        <w:t>−</w:t>
      </w:r>
      <w:r w:rsidR="004457E2">
        <w:rPr>
          <w:vertAlign w:val="superscript"/>
        </w:rPr>
        <w:t xml:space="preserve">3 </w:t>
      </w:r>
      <w:r w:rsidR="004457E2">
        <w:t>W, representing about 0.0003 % of the yearly average heat requirements of 1000 W.</w:t>
      </w:r>
    </w:p>
    <w:p w14:paraId="55AEB26E" w14:textId="23D8DAF0" w:rsidR="0056146E" w:rsidRDefault="00265E8A" w:rsidP="00EF2480">
      <w:pPr>
        <w:spacing w:afterLines="80" w:after="192" w:line="480" w:lineRule="auto"/>
        <w:ind w:firstLine="335"/>
      </w:pPr>
      <w:r>
        <w:t>In 2013, Gillespie et al. used a compilation of 35 heat flow data reported from the BGS Catalogue of Geothermal Data for the UK (Burley et al., 1984; Rollin, 1987) and Brereton et al. (1988) to map the heat flow in Scotland (Fig. 2.1). An average heat flow of 56 mW/m2 was calculated f</w:t>
      </w:r>
      <w:r w:rsidR="0056146E">
        <w:t>rom</w:t>
      </w:r>
      <w:r>
        <w:t xml:space="preserve"> values ranging from 29 to 82 mW/m2 mostly measured at depth &lt; 400 m in onshore boreholes. Apparent ‘hot spots’ corresponding to granite intrusions were identified in the central part of the Midland Valley and in the East Grampians region, with heat flows of 60 mW/m2 and 70 mW/m2, respectively (Gillespie et al., 2013). </w:t>
      </w:r>
      <w:r w:rsidR="00747343">
        <w:t>In borehole</w:t>
      </w:r>
      <w:ins w:id="52" w:author="FRASER HARRIS Andrew" w:date="2020-09-11T13:30:00Z">
        <w:r w:rsidR="009C1AA7">
          <w:t>s</w:t>
        </w:r>
      </w:ins>
      <w:r w:rsidR="00747343">
        <w:t xml:space="preserve"> where no heat flow ha</w:t>
      </w:r>
      <w:r w:rsidR="0056146E">
        <w:t xml:space="preserve">s </w:t>
      </w:r>
      <w:r w:rsidR="00747343">
        <w:t xml:space="preserve">been measured, geothermal gradients were calculated from the </w:t>
      </w:r>
      <w:r w:rsidR="007F275E">
        <w:t xml:space="preserve">surface and </w:t>
      </w:r>
      <w:r w:rsidR="00747343">
        <w:t xml:space="preserve">bottom-hole temperatures measured in 61 boreholes, down to 1300 m depth (Burley et al., 1984). </w:t>
      </w:r>
      <w:r w:rsidR="007F275E">
        <w:t xml:space="preserve">The average temperature gradient for all boreholes ranges from 3.7 to 45 </w:t>
      </w:r>
      <w:r w:rsidR="007F275E">
        <w:rPr>
          <w:rFonts w:ascii="Cambria" w:eastAsia="Cambria" w:hAnsi="Cambria" w:cs="Cambria"/>
          <w:vertAlign w:val="superscript"/>
        </w:rPr>
        <w:t>◦</w:t>
      </w:r>
      <w:r w:rsidR="007F275E">
        <w:t xml:space="preserve">C/km, with a mean of 22.5 </w:t>
      </w:r>
      <w:r w:rsidR="007F275E">
        <w:rPr>
          <w:rFonts w:ascii="Cambria" w:eastAsia="Cambria" w:hAnsi="Cambria" w:cs="Cambria"/>
          <w:vertAlign w:val="superscript"/>
        </w:rPr>
        <w:t>◦</w:t>
      </w:r>
      <w:r w:rsidR="007F275E">
        <w:t xml:space="preserve">C/km while plotted all together, the data indicate an </w:t>
      </w:r>
      <w:commentRangeStart w:id="53"/>
      <w:r w:rsidR="007F275E">
        <w:t>average</w:t>
      </w:r>
      <w:commentRangeEnd w:id="53"/>
      <w:r w:rsidR="00B82810">
        <w:rPr>
          <w:rStyle w:val="Marquedecommentaire"/>
        </w:rPr>
        <w:commentReference w:id="53"/>
      </w:r>
      <w:r w:rsidR="007F275E">
        <w:t xml:space="preserve"> </w:t>
      </w:r>
      <w:r w:rsidR="007F275E" w:rsidRPr="00417564">
        <w:rPr>
          <w:highlight w:val="yellow"/>
        </w:rPr>
        <w:t xml:space="preserve">of 30.5 </w:t>
      </w:r>
      <w:r w:rsidR="007F275E" w:rsidRPr="00417564">
        <w:rPr>
          <w:rFonts w:ascii="Cambria" w:eastAsia="Cambria" w:hAnsi="Cambria" w:cs="Cambria"/>
          <w:highlight w:val="yellow"/>
          <w:vertAlign w:val="superscript"/>
        </w:rPr>
        <w:t>◦</w:t>
      </w:r>
      <w:r w:rsidR="007F275E" w:rsidRPr="00417564">
        <w:rPr>
          <w:highlight w:val="yellow"/>
        </w:rPr>
        <w:t>C/km.</w:t>
      </w:r>
      <w:r w:rsidR="007F275E">
        <w:t xml:space="preserve"> Using 133 </w:t>
      </w:r>
      <w:commentRangeStart w:id="54"/>
      <w:r w:rsidR="007F275E">
        <w:t>BHT</w:t>
      </w:r>
      <w:commentRangeEnd w:id="54"/>
      <w:r w:rsidR="00B82810">
        <w:rPr>
          <w:rStyle w:val="Marquedecommentaire"/>
        </w:rPr>
        <w:commentReference w:id="54"/>
      </w:r>
      <w:r w:rsidR="007F275E">
        <w:t xml:space="preserve"> acquired from depth &gt;1.5 km in 72 offshore wells in the North West Margin area (Gatliff et al., 1996 in Gillespie et al., 2013)</w:t>
      </w:r>
      <w:r w:rsidR="00F13606">
        <w:t>, the authors</w:t>
      </w:r>
      <w:r w:rsidR="007F275E">
        <w:t xml:space="preserve"> however noted the increase in the deep geothermal gradient from about 35.8</w:t>
      </w:r>
      <w:r w:rsidR="007F275E">
        <w:rPr>
          <w:rFonts w:ascii="Cambria" w:eastAsia="Cambria" w:hAnsi="Cambria" w:cs="Cambria"/>
          <w:vertAlign w:val="superscript"/>
        </w:rPr>
        <w:t>◦</w:t>
      </w:r>
      <w:r w:rsidR="007F275E">
        <w:t>C/km at 1 - 3.5 km to 46.7</w:t>
      </w:r>
      <w:r w:rsidR="007F275E">
        <w:rPr>
          <w:rFonts w:ascii="Cambria" w:eastAsia="Cambria" w:hAnsi="Cambria" w:cs="Cambria"/>
          <w:vertAlign w:val="superscript"/>
        </w:rPr>
        <w:t>◦</w:t>
      </w:r>
      <w:r w:rsidR="007F275E">
        <w:t xml:space="preserve">C/km at 3.5 - 5 km, relatively consistent across Scotland, and independent of the location (i.e. onshore or offshore) and the type of rock (i.e. sedimentary, crystalline basement) in which measurement were taken. Plotted together, onshore and offshore temperature measurements indicated an </w:t>
      </w:r>
      <w:commentRangeStart w:id="55"/>
      <w:r w:rsidR="007F275E">
        <w:t>average</w:t>
      </w:r>
      <w:commentRangeEnd w:id="55"/>
      <w:r w:rsidR="00B82810">
        <w:rPr>
          <w:rStyle w:val="Marquedecommentaire"/>
        </w:rPr>
        <w:commentReference w:id="55"/>
      </w:r>
      <w:r w:rsidR="007F275E">
        <w:t xml:space="preserve"> geothermal gradient of </w:t>
      </w:r>
      <w:r w:rsidR="007F275E" w:rsidRPr="00417564">
        <w:t xml:space="preserve">31.9 </w:t>
      </w:r>
      <w:r w:rsidR="007F275E" w:rsidRPr="00417564">
        <w:rPr>
          <w:rFonts w:ascii="Cambria" w:eastAsia="Cambria" w:hAnsi="Cambria" w:cs="Cambria"/>
          <w:vertAlign w:val="superscript"/>
        </w:rPr>
        <w:t>◦</w:t>
      </w:r>
      <w:r w:rsidR="007F275E" w:rsidRPr="00417564">
        <w:t>C/km.</w:t>
      </w:r>
      <w:r w:rsidR="0056146E">
        <w:t xml:space="preserve"> </w:t>
      </w:r>
    </w:p>
    <w:p w14:paraId="0A4268EB" w14:textId="78348630" w:rsidR="007564A6" w:rsidRDefault="00F13606" w:rsidP="00564095">
      <w:pPr>
        <w:spacing w:afterLines="80" w:after="192" w:line="480" w:lineRule="auto"/>
        <w:ind w:firstLine="335"/>
      </w:pPr>
      <w:r>
        <w:t xml:space="preserve">Based on a linear geothermal gradient </w:t>
      </w:r>
      <m:oMath>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=0.03</m:t>
        </m:r>
        <w:commentRangeStart w:id="56"/>
        <m:r>
          <w:rPr>
            <w:rFonts w:ascii="Cambria Math" w:hAnsi="Cambria Math"/>
          </w:rPr>
          <m:t>1</m:t>
        </m:r>
        <w:commentRangeEnd w:id="56"/>
        <m:r>
          <m:rPr>
            <m:sty m:val="p"/>
          </m:rPr>
          <w:rPr>
            <w:rStyle w:val="Marquedecommentaire"/>
          </w:rPr>
          <w:commentReference w:id="56"/>
        </m:r>
        <m:r>
          <w:rPr>
            <w:rFonts w:ascii="Cambria Math" w:hAnsi="Cambria Math"/>
          </w:rPr>
          <m:t xml:space="preserve"> </m:t>
        </m:r>
      </m:oMath>
      <w:r w:rsidR="00417564">
        <w:t>°C/</w:t>
      </w:r>
      <w:r>
        <w:t>m and on the weighted average thermal conductivit</w:t>
      </w:r>
      <w:r w:rsidR="004130D1">
        <w:t xml:space="preserve">y of </w:t>
      </w:r>
      <w:r w:rsidR="004130D1">
        <w:rPr>
          <w:iCs/>
        </w:rPr>
        <w:t xml:space="preserve">the </w:t>
      </w:r>
      <w:r w:rsidR="004130D1" w:rsidRPr="00A35798">
        <w:t>lithologies composing</w:t>
      </w:r>
      <w:r w:rsidR="004130D1">
        <w:t xml:space="preserve"> the upper 100 meters of the XXX Well log</w:t>
      </w:r>
      <w:r w:rsidR="00417564">
        <w:t>, situated</w:t>
      </w:r>
      <w:r w:rsidR="004130D1">
        <w:t xml:space="preserve"> in the Midlothian Coalfield</w:t>
      </w:r>
      <w:r w:rsidR="00417564">
        <w:t xml:space="preserve">  (Appendix XXX)</w:t>
      </w:r>
      <w:r w:rsidR="004130D1">
        <w:rPr>
          <w:iCs/>
        </w:rPr>
        <w:t>,</w:t>
      </w:r>
      <w:r w:rsidR="004130D1" w:rsidRPr="00806C7B">
        <w:rPr>
          <w:iCs/>
        </w:rPr>
        <w:t xml:space="preserve"> </w:t>
      </w:r>
      <w:r>
        <w:t xml:space="preserve">we estimated </w:t>
      </w:r>
      <w:r w:rsidR="00806C7B">
        <w:t xml:space="preserve">the </w:t>
      </w:r>
      <w:r w:rsidR="004130D1">
        <w:rPr>
          <w:iCs/>
        </w:rPr>
        <w:t xml:space="preserve">average upward </w:t>
      </w:r>
      <w:r w:rsidR="004130D1" w:rsidRPr="00806C7B">
        <w:rPr>
          <w:iCs/>
        </w:rPr>
        <w:t xml:space="preserve">heat </w:t>
      </w:r>
      <w:r w:rsidR="004130D1">
        <w:rPr>
          <w:iCs/>
        </w:rPr>
        <w:t>flux through the homogeneous rock column</w:t>
      </w:r>
      <w:r w:rsidR="00417564">
        <w:rPr>
          <w:iCs/>
        </w:rPr>
        <w:t xml:space="preserve"> </w:t>
      </w:r>
      <w:ins w:id="57" w:author="FRASER HARRIS Andrew" w:date="2020-09-11T13:33:00Z">
        <w:r w:rsidR="00B82810">
          <w:rPr>
            <w:iCs/>
          </w:rPr>
          <w:t>from</w:t>
        </w:r>
      </w:ins>
      <w:del w:id="58" w:author="FRASER HARRIS Andrew" w:date="2020-09-11T13:33:00Z">
        <w:r w:rsidR="00417564" w:rsidDel="00B82810">
          <w:rPr>
            <w:iCs/>
          </w:rPr>
          <w:delText>as</w:delText>
        </w:r>
      </w:del>
      <w:r w:rsidR="00417564">
        <w:rPr>
          <w:iCs/>
        </w:rPr>
        <w:t xml:space="preserve"> </w:t>
      </w:r>
      <w:del w:id="59" w:author="FRASER HARRIS Andrew" w:date="2020-09-11T13:32:00Z">
        <w:r w:rsidR="00417564" w:rsidDel="009C1AA7">
          <w:rPr>
            <w:iCs/>
          </w:rPr>
          <w:delText>followed</w:delText>
        </w:r>
      </w:del>
      <w:r w:rsidR="00417564">
        <w:rPr>
          <w:iCs/>
        </w:rPr>
        <w:t xml:space="preserve"> </w:t>
      </w:r>
      <m:oMath>
        <m:r>
          <w:rPr>
            <w:rFonts w:ascii="Cambria Math" w:hAnsi="Cambria Math"/>
          </w:rPr>
          <m:t>q=</m:t>
        </m:r>
        <w:commentRangeStart w:id="60"/>
        <m:r>
          <w:rPr>
            <w:rFonts w:ascii="Cambria Math" w:hAnsi="Cambria Math"/>
          </w:rPr>
          <m:t>λ</m:t>
        </m:r>
        <w:commentRangeEnd w:id="60"/>
        <m:r>
          <m:rPr>
            <m:sty m:val="p"/>
          </m:rPr>
          <w:rPr>
            <w:rStyle w:val="Marquedecommentaire"/>
          </w:rPr>
          <w:commentReference w:id="60"/>
        </m:r>
        <m:r>
          <w:rPr>
            <w:rFonts w:ascii="Cambria Math" w:hAnsi="Cambria Math"/>
          </w:rPr>
          <m:t xml:space="preserve"> </m:t>
        </m:r>
        <m:f>
          <m:fPr>
            <m:ctrlPr>
              <w:rPr>
                <w:rFonts w:ascii="Cambria Math" w:hAnsi="Cambria Math"/>
                <w:i/>
              </w:rPr>
            </m:ctrlPr>
          </m:fPr>
          <m:num>
            <m:r>
              <w:rPr>
                <w:rFonts w:ascii="Cambria Math" w:hAnsi="Cambria Math"/>
              </w:rPr>
              <m:t>dT</m:t>
            </m:r>
          </m:num>
          <m:den>
            <m:r>
              <w:rPr>
                <w:rFonts w:ascii="Cambria Math" w:hAnsi="Cambria Math"/>
              </w:rPr>
              <m:t>dz</m:t>
            </m:r>
          </m:den>
        </m:f>
      </m:oMath>
      <w:r w:rsidR="00417564">
        <w:t xml:space="preserve">. With </w:t>
      </w:r>
      <m:oMath>
        <m:r>
          <w:rPr>
            <w:rFonts w:ascii="Cambria Math" w:hAnsi="Cambria Math"/>
          </w:rPr>
          <m:t>λ</m:t>
        </m:r>
      </m:oMath>
      <w:r w:rsidR="00417564">
        <w:t xml:space="preserve">  = 2.2 </w:t>
      </w:r>
      <w:r w:rsidR="00417564">
        <w:rPr>
          <w:i/>
        </w:rPr>
        <w:t>W</w:t>
      </w:r>
      <w:r w:rsidR="00417564">
        <w:rPr>
          <w:rFonts w:ascii="Cambria" w:eastAsia="Cambria" w:hAnsi="Cambria" w:cs="Cambria"/>
          <w:i/>
        </w:rPr>
        <w:t>/</w:t>
      </w:r>
      <w:r w:rsidR="00417564">
        <w:rPr>
          <w:rFonts w:ascii="Cambria" w:eastAsia="Cambria" w:hAnsi="Cambria" w:cs="Cambria"/>
          <w:vertAlign w:val="superscript"/>
        </w:rPr>
        <w:t>◦</w:t>
      </w:r>
      <w:r w:rsidR="00417564">
        <w:rPr>
          <w:i/>
        </w:rPr>
        <w:t>C</w:t>
      </w:r>
      <w:r w:rsidR="00417564" w:rsidRPr="00806C7B">
        <w:rPr>
          <w:rFonts w:ascii="Cambria" w:eastAsia="Cambria" w:hAnsi="Cambria" w:cs="Cambria"/>
          <w:iCs/>
        </w:rPr>
        <w:t>.</w:t>
      </w:r>
      <w:r w:rsidR="00417564" w:rsidRPr="00806C7B">
        <w:rPr>
          <w:iCs/>
        </w:rPr>
        <w:t>m</w:t>
      </w:r>
      <w:r w:rsidR="00417564">
        <w:rPr>
          <w:iCs/>
        </w:rPr>
        <w:t xml:space="preserve">, </w:t>
      </w:r>
      <w:ins w:id="61" w:author="FRASER HARRIS Andrew" w:date="2020-09-11T13:33:00Z">
        <w:r w:rsidR="008B18A2">
          <w:rPr>
            <w:iCs/>
          </w:rPr>
          <w:t xml:space="preserve">we estimate </w:t>
        </w:r>
      </w:ins>
      <w:r w:rsidR="00417564">
        <w:rPr>
          <w:iCs/>
        </w:rPr>
        <w:t xml:space="preserve">the steady state flux </w:t>
      </w:r>
      <w:ins w:id="62" w:author="FRASER HARRIS Andrew" w:date="2020-09-11T13:33:00Z">
        <w:r w:rsidR="00B82810">
          <w:rPr>
            <w:iCs/>
          </w:rPr>
          <w:t>to be</w:t>
        </w:r>
      </w:ins>
      <w:del w:id="63" w:author="FRASER HARRIS Andrew" w:date="2020-09-11T13:33:00Z">
        <w:r w:rsidR="00417564" w:rsidDel="00B82810">
          <w:rPr>
            <w:iCs/>
          </w:rPr>
          <w:delText xml:space="preserve">is about </w:delText>
        </w:r>
        <w:r w:rsidR="004130D1" w:rsidDel="00B82810">
          <w:rPr>
            <w:iCs/>
          </w:rPr>
          <w:delText>is</w:delText>
        </w:r>
      </w:del>
      <w:r w:rsidR="004130D1">
        <w:rPr>
          <w:iCs/>
        </w:rPr>
        <w:t xml:space="preserve"> </w:t>
      </w:r>
      <w:r w:rsidR="004130D1">
        <w:t xml:space="preserve">0.068 </w:t>
      </w:r>
      <w:r w:rsidR="004130D1">
        <w:rPr>
          <w:i/>
        </w:rPr>
        <w:t>W</w:t>
      </w:r>
      <w:r w:rsidR="004130D1">
        <w:rPr>
          <w:rFonts w:ascii="Cambria" w:eastAsia="Cambria" w:hAnsi="Cambria" w:cs="Cambria"/>
          <w:i/>
        </w:rPr>
        <w:t>/</w:t>
      </w:r>
      <w:r w:rsidR="004130D1">
        <w:rPr>
          <w:i/>
        </w:rPr>
        <w:t>m</w:t>
      </w:r>
      <w:r w:rsidR="004130D1">
        <w:rPr>
          <w:vertAlign w:val="superscript"/>
        </w:rPr>
        <w:t>2</w:t>
      </w:r>
      <w:r w:rsidR="004130D1">
        <w:t>.</w:t>
      </w:r>
      <w:r w:rsidR="00417564">
        <w:t xml:space="preserve"> </w:t>
      </w:r>
      <w:r w:rsidR="00564095">
        <w:t xml:space="preserve"> </w:t>
      </w:r>
      <w:r w:rsidR="009A21C6">
        <w:t xml:space="preserve">Based on the estimated 70 </w:t>
      </w:r>
      <w:commentRangeStart w:id="64"/>
      <w:r w:rsidR="009A21C6">
        <w:t>m</w:t>
      </w:r>
      <w:r w:rsidR="009A21C6">
        <w:rPr>
          <w:vertAlign w:val="superscript"/>
        </w:rPr>
        <w:t>2</w:t>
      </w:r>
      <w:commentRangeEnd w:id="64"/>
      <w:r w:rsidR="009A21C6">
        <w:rPr>
          <w:rStyle w:val="Marquedecommentaire"/>
        </w:rPr>
        <w:commentReference w:id="64"/>
      </w:r>
      <w:r w:rsidR="009A21C6">
        <w:rPr>
          <w:vertAlign w:val="superscript"/>
        </w:rPr>
        <w:t xml:space="preserve"> </w:t>
      </w:r>
      <w:r w:rsidR="009A21C6">
        <w:t xml:space="preserve">footprint area required for a 40 m long BHE to access the </w:t>
      </w:r>
      <w:r w:rsidR="00564095">
        <w:t>necessary heat load by cooling rocks by 5°C,</w:t>
      </w:r>
      <w:r w:rsidR="00564095" w:rsidRPr="00564095">
        <w:t xml:space="preserve"> </w:t>
      </w:r>
      <w:r w:rsidR="00564095">
        <w:t>the geothermal heat flux would contribute up to 0</w:t>
      </w:r>
      <w:r w:rsidR="00564095">
        <w:rPr>
          <w:rFonts w:ascii="Cambria" w:eastAsia="Cambria" w:hAnsi="Cambria" w:cs="Cambria"/>
          <w:i/>
        </w:rPr>
        <w:t>.</w:t>
      </w:r>
      <w:r w:rsidR="00564095">
        <w:t xml:space="preserve">068 </w:t>
      </w:r>
      <w:r w:rsidR="00564095">
        <w:rPr>
          <w:rFonts w:ascii="Cambria" w:eastAsia="Cambria" w:hAnsi="Cambria" w:cs="Cambria"/>
        </w:rPr>
        <w:t xml:space="preserve">× </w:t>
      </w:r>
      <w:r w:rsidR="00564095">
        <w:t xml:space="preserve">70 </w:t>
      </w:r>
      <w:r w:rsidR="00564095">
        <w:rPr>
          <w:rFonts w:ascii="Cambria" w:eastAsia="Cambria" w:hAnsi="Cambria" w:cs="Cambria"/>
        </w:rPr>
        <w:t xml:space="preserve">≈ </w:t>
      </w:r>
      <w:r w:rsidR="00564095">
        <w:t>5</w:t>
      </w:r>
      <w:r w:rsidR="00564095">
        <w:rPr>
          <w:i/>
        </w:rPr>
        <w:t xml:space="preserve">W </w:t>
      </w:r>
      <w:r w:rsidR="00564095">
        <w:t xml:space="preserve">to the total heat recharge, </w:t>
      </w:r>
      <w:r w:rsidR="00564095" w:rsidRPr="009A21C6">
        <w:rPr>
          <w:highlight w:val="yellow"/>
        </w:rPr>
        <w:t xml:space="preserve">representing 0.5 % of the heat </w:t>
      </w:r>
      <w:r w:rsidR="00564095">
        <w:rPr>
          <w:highlight w:val="yellow"/>
        </w:rPr>
        <w:t xml:space="preserve">consumed by a </w:t>
      </w:r>
      <w:r w:rsidR="00564095" w:rsidRPr="009A21C6">
        <w:rPr>
          <w:highlight w:val="yellow"/>
        </w:rPr>
        <w:t>single house in the UK</w:t>
      </w:r>
      <w:r w:rsidR="009A21C6">
        <w:t xml:space="preserve"> in one year</w:t>
      </w:r>
      <w:ins w:id="65" w:author="FRASER HARRIS Andrew" w:date="2020-09-11T13:33:00Z">
        <w:r w:rsidR="00B82810">
          <w:t>.</w:t>
        </w:r>
      </w:ins>
      <w:r w:rsidR="009A21C6">
        <w:t xml:space="preserve"> </w:t>
      </w:r>
      <w:r w:rsidR="00747343">
        <w:t>Alternatively, if we assume a yearly average geothermal heat flux of about 0.068 W/m</w:t>
      </w:r>
      <w:r w:rsidR="00747343">
        <w:rPr>
          <w:vertAlign w:val="superscript"/>
        </w:rPr>
        <w:t>2</w:t>
      </w:r>
      <w:r w:rsidR="00747343">
        <w:t>, the area required to provide the necessary recharge to the BHE (for G = 1000 W) is in the order of 14300</w:t>
      </w:r>
      <w:r w:rsidR="00806C7B">
        <w:t xml:space="preserve"> </w:t>
      </w:r>
      <w:r w:rsidR="00747343">
        <w:rPr>
          <w:i/>
        </w:rPr>
        <w:t>m</w:t>
      </w:r>
      <w:r w:rsidR="00747343">
        <w:rPr>
          <w:vertAlign w:val="superscript"/>
        </w:rPr>
        <w:t>2</w:t>
      </w:r>
      <w:r w:rsidR="00747343">
        <w:t xml:space="preserve">, or 200 times the surface area required for heat extraction in one year. Given that the average area of a house in the UK is 70-100 </w:t>
      </w:r>
      <w:r w:rsidR="00747343">
        <w:rPr>
          <w:i/>
        </w:rPr>
        <w:t>m</w:t>
      </w:r>
      <w:r w:rsidR="00747343">
        <w:rPr>
          <w:vertAlign w:val="superscript"/>
        </w:rPr>
        <w:t xml:space="preserve">2 </w:t>
      </w:r>
      <w:r w:rsidR="00747343">
        <w:t xml:space="preserve">(source: LABC Warranty, 2018), such required area is not realistic and vertical heat flux only can not contribute to </w:t>
      </w:r>
      <w:del w:id="66" w:author="FRASER HARRIS Andrew" w:date="2020-09-11T13:34:00Z">
        <w:r w:rsidR="00747343" w:rsidDel="00B82810">
          <w:delText xml:space="preserve">a </w:delText>
        </w:r>
      </w:del>
      <w:r w:rsidR="00747343">
        <w:t>recharge the subsurface in heat in a sustainable way.</w:t>
      </w:r>
    </w:p>
    <w:p w14:paraId="4B9D4A33" w14:textId="77777777" w:rsidR="00417564" w:rsidRPr="00806C7B" w:rsidRDefault="00417564" w:rsidP="00EF2480">
      <w:pPr>
        <w:spacing w:afterLines="80" w:after="192" w:line="480" w:lineRule="auto"/>
        <w:ind w:firstLine="335"/>
      </w:pPr>
    </w:p>
    <w:p w14:paraId="30BFC8A7" w14:textId="135A0C2F" w:rsidR="007564A6" w:rsidRDefault="008560D4" w:rsidP="00EF2480">
      <w:pPr>
        <w:spacing w:afterLines="80" w:after="192" w:line="480" w:lineRule="auto"/>
        <w:ind w:left="371" w:firstLine="0"/>
        <w:jc w:val="left"/>
      </w:pPr>
      <w:r>
        <w:rPr>
          <w:noProof/>
        </w:rPr>
        <w:drawing>
          <wp:inline distT="0" distB="0" distL="0" distR="0" wp14:anchorId="226ABB13" wp14:editId="75699063">
            <wp:extent cx="5951220" cy="2537460"/>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1949" cy="2537771"/>
                    </a:xfrm>
                    <a:prstGeom prst="rect">
                      <a:avLst/>
                    </a:prstGeom>
                  </pic:spPr>
                </pic:pic>
              </a:graphicData>
            </a:graphic>
          </wp:inline>
        </w:drawing>
      </w:r>
    </w:p>
    <w:p w14:paraId="0AA9C791" w14:textId="77777777" w:rsidR="00341FE9" w:rsidRDefault="00341FE9" w:rsidP="00341FE9">
      <w:pPr>
        <w:jc w:val="center"/>
      </w:pPr>
      <w:r>
        <w:rPr>
          <w:noProof/>
        </w:rPr>
        <w:drawing>
          <wp:inline distT="0" distB="0" distL="0" distR="0" wp14:anchorId="41C50E7D" wp14:editId="2C94C6A0">
            <wp:extent cx="5638800" cy="326030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2869" cy="3268436"/>
                    </a:xfrm>
                    <a:prstGeom prst="rect">
                      <a:avLst/>
                    </a:prstGeom>
                  </pic:spPr>
                </pic:pic>
              </a:graphicData>
            </a:graphic>
          </wp:inline>
        </w:drawing>
      </w:r>
    </w:p>
    <w:p w14:paraId="2E59B016" w14:textId="49ED90F6" w:rsidR="00341FE9" w:rsidRDefault="00341FE9" w:rsidP="00341FE9">
      <w:pPr>
        <w:spacing w:afterLines="80" w:after="192" w:line="480" w:lineRule="auto"/>
        <w:ind w:left="-4"/>
      </w:pPr>
      <w:r>
        <w:t xml:space="preserve">Figure 2: Conceptual, mathematical and numerical models for the heat extraction model from vertical BHE. The left part represents the 1D and 3D numerical models developed in this study. The thermal state of the models is defined by an initial temperature gradient of 0.031 </w:t>
      </w:r>
      <w:r>
        <w:rPr>
          <w:rFonts w:ascii="Cambria" w:eastAsia="Cambria" w:hAnsi="Cambria" w:cs="Cambria"/>
          <w:vertAlign w:val="superscript"/>
        </w:rPr>
        <w:t>◦</w:t>
      </w:r>
      <w:r>
        <w:t xml:space="preserve">C/m and an average effective thermal conductivity of 2.2 </w:t>
      </w:r>
      <w:r>
        <w:rPr>
          <w:i/>
        </w:rPr>
        <w:t>W</w:t>
      </w:r>
      <w:r>
        <w:rPr>
          <w:rFonts w:ascii="Cambria" w:eastAsia="Cambria" w:hAnsi="Cambria" w:cs="Cambria"/>
          <w:i/>
        </w:rPr>
        <w:t>/</w:t>
      </w:r>
      <w:r>
        <w:rPr>
          <w:i/>
        </w:rPr>
        <w:t>m</w:t>
      </w:r>
      <w:r>
        <w:rPr>
          <w:vertAlign w:val="superscript"/>
        </w:rPr>
        <w:t>2</w:t>
      </w:r>
      <w:r>
        <w:t>. Detail</w:t>
      </w:r>
      <w:ins w:id="67" w:author="FRASER HARRIS Andrew" w:date="2020-09-11T13:46:00Z">
        <w:r w:rsidR="008B18A2">
          <w:t>s</w:t>
        </w:r>
      </w:ins>
      <w:del w:id="68" w:author="FRASER HARRIS Andrew" w:date="2020-09-11T13:46:00Z">
        <w:r w:rsidDel="008B18A2">
          <w:delText>ed</w:delText>
        </w:r>
      </w:del>
      <w:r>
        <w:t xml:space="preserve"> of the heat balance around the vertical BHE (red rectangle) determined from mathematical estimates is shown on the conceptual figure on the right. // Energy imbalance</w:t>
      </w:r>
    </w:p>
    <w:p w14:paraId="2A538C70" w14:textId="27365DAC" w:rsidR="007564A6" w:rsidRDefault="00FB735E" w:rsidP="00EF2480">
      <w:pPr>
        <w:pStyle w:val="Titre3"/>
        <w:spacing w:afterLines="80" w:after="192" w:line="480" w:lineRule="auto"/>
        <w:ind w:left="713" w:hanging="717"/>
      </w:pPr>
      <w:r>
        <w:t xml:space="preserve">Solar energy </w:t>
      </w:r>
      <w:commentRangeStart w:id="69"/>
      <w:commentRangeEnd w:id="69"/>
      <w:r w:rsidR="00253C69">
        <w:rPr>
          <w:rStyle w:val="Marquedecommentaire"/>
        </w:rPr>
        <w:commentReference w:id="69"/>
      </w:r>
    </w:p>
    <w:p w14:paraId="49D9CBB2" w14:textId="0A81E66C" w:rsidR="00A13E64" w:rsidRDefault="00B23AFC" w:rsidP="007D375D">
      <w:pPr>
        <w:spacing w:afterLines="80" w:after="192" w:line="480" w:lineRule="auto"/>
        <w:ind w:left="-4" w:firstLine="339"/>
      </w:pPr>
      <w:r>
        <w:t>In the upper 1</w:t>
      </w:r>
      <w:r w:rsidR="0003617F">
        <w:t>0</w:t>
      </w:r>
      <w:r>
        <w:t>-2</w:t>
      </w:r>
      <w:r w:rsidR="0003617F">
        <w:t>5</w:t>
      </w:r>
      <w:r>
        <w:t xml:space="preserve"> m below the surface, the ground temperature is mainly controlled by the yearly variations in</w:t>
      </w:r>
      <w:r w:rsidR="009B3673">
        <w:t xml:space="preserve"> air</w:t>
      </w:r>
      <w:r>
        <w:t xml:space="preserve"> temperature and by the heat flux through the </w:t>
      </w:r>
      <w:r w:rsidR="00A13E64">
        <w:t xml:space="preserve">ground </w:t>
      </w:r>
      <w:commentRangeStart w:id="70"/>
      <w:r>
        <w:t>surface</w:t>
      </w:r>
      <w:commentRangeEnd w:id="70"/>
      <w:r w:rsidR="008B18A2">
        <w:rPr>
          <w:rStyle w:val="Marquedecommentaire"/>
        </w:rPr>
        <w:commentReference w:id="70"/>
      </w:r>
      <w:r>
        <w:t xml:space="preserve">. </w:t>
      </w:r>
      <w:r w:rsidR="009B3673">
        <w:t>The effective ground surface temperature depends on several factors (i.e. air temperature, solar radiations, longwave r</w:t>
      </w:r>
      <w:r w:rsidR="00125BC8">
        <w:t>a</w:t>
      </w:r>
      <w:r w:rsidR="009B3673">
        <w:t>diations emitted from the ground, wind velocity, evapo-transpiration processes) that controls the amount of heat transmitted via conduction or convection between the air and the ground</w:t>
      </w:r>
      <w:r w:rsidR="00125BC8">
        <w:t xml:space="preserve">. </w:t>
      </w:r>
      <w:r w:rsidR="009B3673">
        <w:t xml:space="preserve"> </w:t>
      </w:r>
      <w:r w:rsidR="00A13E64">
        <w:t>Due to the time necessary for a heat pulse at the surface to reach depth, the ground will tend to be warmer than the air in winter and colder than the air in summer</w:t>
      </w:r>
      <w:r w:rsidR="009B3673">
        <w:t>, impacting the direction of the heat fluxes</w:t>
      </w:r>
      <w:r w:rsidR="00125BC8">
        <w:t xml:space="preserve"> down to the depth of influence of these seasonal fluctuations</w:t>
      </w:r>
      <w:r w:rsidR="009B3673">
        <w:t>.</w:t>
      </w:r>
      <w:r w:rsidR="00125BC8">
        <w:t xml:space="preserve">  </w:t>
      </w:r>
      <w:r w:rsidR="007D375D">
        <w:t>At</w:t>
      </w:r>
      <w:r w:rsidR="00125BC8">
        <w:t xml:space="preserve"> about 15 m depth,</w:t>
      </w:r>
      <w:r w:rsidR="007D375D">
        <w:t xml:space="preserve"> the ground temperature is relatively stable all year long, about 1°C higher than the yearly average </w:t>
      </w:r>
      <w:r w:rsidR="00A13E64">
        <w:t>surface</w:t>
      </w:r>
      <w:r w:rsidR="007D375D">
        <w:t xml:space="preserve"> temperature (XXX).</w:t>
      </w:r>
      <w:r w:rsidR="007D375D" w:rsidRPr="007D375D">
        <w:t xml:space="preserve"> </w:t>
      </w:r>
      <w:r w:rsidR="00A13E64">
        <w:t>Below that depth, the ground temperature is mainly controlled by the geothermal heat flux and tend</w:t>
      </w:r>
      <w:ins w:id="71" w:author="FRASER HARRIS Andrew" w:date="2020-09-11T13:48:00Z">
        <w:r w:rsidR="008B18A2">
          <w:t>s</w:t>
        </w:r>
      </w:ins>
      <w:r w:rsidR="00A13E64">
        <w:t xml:space="preserve"> to follow the trend of the local geothermal </w:t>
      </w:r>
      <w:commentRangeStart w:id="72"/>
      <w:r w:rsidR="00A13E64">
        <w:t>gradient</w:t>
      </w:r>
      <w:commentRangeEnd w:id="72"/>
      <w:r w:rsidR="008B18A2">
        <w:rPr>
          <w:rStyle w:val="Marquedecommentaire"/>
        </w:rPr>
        <w:commentReference w:id="72"/>
      </w:r>
      <w:r w:rsidR="00A13E64">
        <w:t xml:space="preserve">. </w:t>
      </w:r>
    </w:p>
    <w:p w14:paraId="7694802D" w14:textId="76969E33" w:rsidR="00125BC8" w:rsidRDefault="00A13E64" w:rsidP="00426254">
      <w:pPr>
        <w:spacing w:afterLines="80" w:after="192" w:line="480" w:lineRule="auto"/>
        <w:ind w:left="-4" w:firstLine="339"/>
      </w:pPr>
      <w:r>
        <w:t xml:space="preserve">XXX suggested that between 15 and 150 m depth, </w:t>
      </w:r>
      <w:r w:rsidR="00125BC8">
        <w:t xml:space="preserve">where vertical BHE are generally located, </w:t>
      </w:r>
      <w:r>
        <w:t xml:space="preserve">the temperature </w:t>
      </w:r>
      <w:r w:rsidR="00125BC8">
        <w:t xml:space="preserve">of the ground </w:t>
      </w:r>
      <w:r>
        <w:t xml:space="preserve">is relatively constant as a result of </w:t>
      </w:r>
      <w:commentRangeStart w:id="73"/>
      <w:commentRangeEnd w:id="73"/>
      <w:r w:rsidR="007D375D">
        <w:rPr>
          <w:rStyle w:val="Marquedecommentaire"/>
        </w:rPr>
        <w:commentReference w:id="73"/>
      </w:r>
      <w:r w:rsidR="007D375D">
        <w:t>a complex interaction between the heat coming from the surface and that coming from the depths of the Earth</w:t>
      </w:r>
      <w:r>
        <w:t xml:space="preserve">. </w:t>
      </w:r>
      <w:r w:rsidR="00125BC8">
        <w:t xml:space="preserve">This differs from the steady state gradient assumed in the </w:t>
      </w:r>
      <w:commentRangeStart w:id="74"/>
      <w:r w:rsidR="00125BC8">
        <w:t>previous section</w:t>
      </w:r>
      <w:commentRangeEnd w:id="74"/>
      <w:r w:rsidR="008B18A2">
        <w:rPr>
          <w:rStyle w:val="Marquedecommentaire"/>
        </w:rPr>
        <w:commentReference w:id="74"/>
      </w:r>
      <w:r w:rsidR="00125BC8">
        <w:t xml:space="preserve">. </w:t>
      </w:r>
      <w:ins w:id="75" w:author="FRASER HARRIS Andrew" w:date="2020-09-11T13:49:00Z">
        <w:r w:rsidR="008B18A2">
          <w:t>Although</w:t>
        </w:r>
      </w:ins>
      <w:del w:id="76" w:author="FRASER HARRIS Andrew" w:date="2020-09-11T13:49:00Z">
        <w:r w:rsidR="00426254" w:rsidDel="008B18A2">
          <w:delText>Despite</w:delText>
        </w:r>
      </w:del>
      <w:r w:rsidR="00426254">
        <w:t xml:space="preserve"> vertical BHE are not directly harnessing solar energy </w:t>
      </w:r>
      <w:ins w:id="77" w:author="FRASER HARRIS Andrew" w:date="2020-09-11T13:49:00Z">
        <w:r w:rsidR="008B18A2">
          <w:t xml:space="preserve">in the same way </w:t>
        </w:r>
      </w:ins>
      <w:r w:rsidR="00426254">
        <w:t>as shallow horizontal BHE</w:t>
      </w:r>
      <w:del w:id="78" w:author="FRASER HARRIS Andrew" w:date="2020-09-11T13:50:00Z">
        <w:r w:rsidR="00426254" w:rsidDel="008B18A2">
          <w:delText>,</w:delText>
        </w:r>
      </w:del>
      <w:r w:rsidR="00426254">
        <w:t xml:space="preserve"> that are located in the depth of influence of </w:t>
      </w:r>
      <w:del w:id="79" w:author="FRASER HARRIS Andrew" w:date="2020-09-11T13:53:00Z">
        <w:r w:rsidR="00426254" w:rsidDel="00AC2E12">
          <w:delText xml:space="preserve">these </w:delText>
        </w:r>
      </w:del>
      <w:r w:rsidR="00426254">
        <w:t xml:space="preserve">seasonal variations, we </w:t>
      </w:r>
      <w:r w:rsidR="00125BC8">
        <w:t>here</w:t>
      </w:r>
      <w:del w:id="80" w:author="FRASER HARRIS Andrew" w:date="2020-09-11T13:53:00Z">
        <w:r w:rsidR="00125BC8" w:rsidDel="00AC2E12">
          <w:delText xml:space="preserve"> suggest to</w:delText>
        </w:r>
      </w:del>
      <w:r w:rsidR="00125BC8">
        <w:t xml:space="preserve"> study the impact of a</w:t>
      </w:r>
      <w:r w:rsidR="00D60A97">
        <w:t xml:space="preserve"> downward</w:t>
      </w:r>
      <w:r w:rsidR="00125BC8">
        <w:t xml:space="preserve"> </w:t>
      </w:r>
      <w:r w:rsidR="00D60A97">
        <w:t xml:space="preserve">surface solar heat flux </w:t>
      </w:r>
      <w:r w:rsidR="00125BC8">
        <w:t>on the</w:t>
      </w:r>
      <w:r w:rsidR="00125BC8" w:rsidRPr="00125BC8">
        <w:t xml:space="preserve"> </w:t>
      </w:r>
      <w:r w:rsidR="00125BC8">
        <w:t>upper part of the geothermal gradient (i.e. down to 200 m)</w:t>
      </w:r>
      <w:ins w:id="81" w:author="FRASER HARRIS Andrew" w:date="2020-09-11T13:54:00Z">
        <w:r w:rsidR="00AC2E12">
          <w:t xml:space="preserve">. This allows us to estimate </w:t>
        </w:r>
      </w:ins>
      <w:del w:id="82" w:author="FRASER HARRIS Andrew" w:date="2020-09-11T13:54:00Z">
        <w:r w:rsidR="00125BC8" w:rsidDel="00AC2E12">
          <w:delText xml:space="preserve">, thus on </w:delText>
        </w:r>
      </w:del>
      <w:r w:rsidR="00125BC8">
        <w:t xml:space="preserve">the </w:t>
      </w:r>
      <w:r w:rsidR="00426254">
        <w:t xml:space="preserve">potential additional heat recharge provided by </w:t>
      </w:r>
      <w:r w:rsidR="00125BC8">
        <w:t xml:space="preserve">solar heat </w:t>
      </w:r>
      <w:commentRangeStart w:id="83"/>
      <w:r w:rsidR="00125BC8">
        <w:t>flux</w:t>
      </w:r>
      <w:commentRangeEnd w:id="83"/>
      <w:r w:rsidR="00125BC8">
        <w:rPr>
          <w:rStyle w:val="Marquedecommentaire"/>
        </w:rPr>
        <w:commentReference w:id="83"/>
      </w:r>
      <w:r w:rsidR="00125BC8">
        <w:t>.</w:t>
      </w:r>
    </w:p>
    <w:p w14:paraId="3A5E1EF9" w14:textId="6702735B" w:rsidR="00D60A97" w:rsidRPr="003C0C21" w:rsidRDefault="00D60A97" w:rsidP="003C0C21">
      <w:pPr>
        <w:spacing w:afterLines="80" w:after="192" w:line="480" w:lineRule="auto"/>
        <w:ind w:left="-4" w:firstLine="339"/>
        <w:rPr>
          <w:highlight w:val="yellow"/>
        </w:rPr>
      </w:pPr>
      <w:r>
        <w:rPr>
          <w:rStyle w:val="Marquedecommentaire"/>
        </w:rPr>
        <w:annotationRef/>
      </w:r>
      <w:r>
        <w:t xml:space="preserve">In Edinburgh, the average annual rate of </w:t>
      </w:r>
      <w:commentRangeStart w:id="84"/>
      <w:r>
        <w:t>insulation</w:t>
      </w:r>
      <w:commentRangeEnd w:id="84"/>
      <w:r w:rsidR="008B18A2">
        <w:rPr>
          <w:rStyle w:val="Marquedecommentaire"/>
        </w:rPr>
        <w:commentReference w:id="84"/>
      </w:r>
      <w:r>
        <w:t xml:space="preserve"> is in the order of 94 W/m2, with a minimum of 13 W/m2 in December and 181 W/m2 in July (Whitlock et al., </w:t>
      </w:r>
      <w:commentRangeStart w:id="85"/>
      <w:r>
        <w:t>200</w:t>
      </w:r>
      <w:commentRangeEnd w:id="85"/>
      <w:r w:rsidR="008B18A2">
        <w:rPr>
          <w:rStyle w:val="Marquedecommentaire"/>
        </w:rPr>
        <w:commentReference w:id="85"/>
      </w:r>
      <w:r>
        <w:t xml:space="preserve">). Due to the low diffusivity of soil, the refraction of solar radiation and all the processes mentioned above, it is assumed that the net incoming shortwave radiation into the ground only equals 10s of </w:t>
      </w:r>
      <w:r>
        <w:rPr>
          <w:i/>
        </w:rPr>
        <w:t>W</w:t>
      </w:r>
      <w:r>
        <w:rPr>
          <w:rFonts w:ascii="Cambria" w:eastAsia="Cambria" w:hAnsi="Cambria" w:cs="Cambria"/>
          <w:i/>
        </w:rPr>
        <w:t>/</w:t>
      </w:r>
      <w:r>
        <w:rPr>
          <w:i/>
        </w:rPr>
        <w:t>m</w:t>
      </w:r>
      <w:r>
        <w:rPr>
          <w:vertAlign w:val="superscript"/>
        </w:rPr>
        <w:t xml:space="preserve">2 </w:t>
      </w:r>
      <w:r>
        <w:t xml:space="preserve">(Banks, 2008). </w:t>
      </w:r>
      <w:r w:rsidRPr="001541CE">
        <w:rPr>
          <w:highlight w:val="yellow"/>
        </w:rPr>
        <w:t xml:space="preserve">If we assume that the average yearly solar radiation recharging the ground is in the order of </w:t>
      </w:r>
      <w:commentRangeStart w:id="86"/>
      <w:r>
        <w:rPr>
          <w:highlight w:val="yellow"/>
        </w:rPr>
        <w:t>8</w:t>
      </w:r>
      <w:r w:rsidRPr="001541CE">
        <w:rPr>
          <w:highlight w:val="yellow"/>
        </w:rPr>
        <w:t xml:space="preserve"> W/m²</w:t>
      </w:r>
      <w:commentRangeEnd w:id="86"/>
      <w:r w:rsidR="00AC2E12">
        <w:rPr>
          <w:rStyle w:val="Marquedecommentaire"/>
        </w:rPr>
        <w:commentReference w:id="86"/>
      </w:r>
      <w:r>
        <w:rPr>
          <w:highlight w:val="yellow"/>
        </w:rPr>
        <w:t xml:space="preserve"> </w:t>
      </w:r>
      <w:r w:rsidR="003C0C21">
        <w:rPr>
          <w:highlight w:val="yellow"/>
        </w:rPr>
        <w:t xml:space="preserve">(or 8 x 70 m² = 560 W) </w:t>
      </w:r>
      <w:r w:rsidR="0018365A">
        <w:rPr>
          <w:highlight w:val="yellow"/>
        </w:rPr>
        <w:t xml:space="preserve">and that the average yearly </w:t>
      </w:r>
      <w:r w:rsidR="003C0C21">
        <w:rPr>
          <w:highlight w:val="yellow"/>
        </w:rPr>
        <w:t>sun hours in Edinburgh is 1380 h (4.968 x 10</w:t>
      </w:r>
      <w:r w:rsidR="003C0C21" w:rsidRPr="003C0C21">
        <w:rPr>
          <w:highlight w:val="yellow"/>
          <w:vertAlign w:val="superscript"/>
        </w:rPr>
        <w:t>6</w:t>
      </w:r>
      <w:r w:rsidR="003C0C21">
        <w:rPr>
          <w:highlight w:val="yellow"/>
        </w:rPr>
        <w:t xml:space="preserve"> s), then the total energy recharging the ground on the area of impact of heat extraction equals 2.78 x 10</w:t>
      </w:r>
      <w:r w:rsidR="003C0C21" w:rsidRPr="003C0C21">
        <w:rPr>
          <w:highlight w:val="yellow"/>
          <w:vertAlign w:val="superscript"/>
        </w:rPr>
        <w:t>9</w:t>
      </w:r>
      <w:r w:rsidR="003C0C21">
        <w:rPr>
          <w:highlight w:val="yellow"/>
        </w:rPr>
        <w:t xml:space="preserve"> J (</w:t>
      </w:r>
      <w:commentRangeStart w:id="87"/>
      <w:r w:rsidR="003C0C21">
        <w:rPr>
          <w:highlight w:val="yellow"/>
        </w:rPr>
        <w:t>770</w:t>
      </w:r>
      <w:commentRangeEnd w:id="87"/>
      <w:r w:rsidR="003C0C21">
        <w:rPr>
          <w:rStyle w:val="Marquedecommentaire"/>
        </w:rPr>
        <w:commentReference w:id="87"/>
      </w:r>
      <w:r w:rsidR="003C0C21">
        <w:rPr>
          <w:highlight w:val="yellow"/>
        </w:rPr>
        <w:t xml:space="preserve"> kWh), that is 9% of the energy</w:t>
      </w:r>
      <w:r w:rsidRPr="001541CE">
        <w:rPr>
          <w:highlight w:val="yellow"/>
        </w:rPr>
        <w:t xml:space="preserve"> extracted.</w:t>
      </w:r>
      <w:r>
        <w:t xml:space="preserve"> </w:t>
      </w:r>
    </w:p>
    <w:p w14:paraId="022C60D5" w14:textId="467AD2AC" w:rsidR="007564A6" w:rsidRDefault="00747343" w:rsidP="00EF2480">
      <w:pPr>
        <w:pStyle w:val="Titre3"/>
        <w:spacing w:afterLines="80" w:after="192" w:line="480" w:lineRule="auto"/>
        <w:ind w:left="713" w:hanging="717"/>
      </w:pPr>
      <w:r>
        <w:t>Lateral heat</w:t>
      </w:r>
      <w:r w:rsidR="004668A8">
        <w:t xml:space="preserve"> recharge</w:t>
      </w:r>
    </w:p>
    <w:p w14:paraId="17879EB3" w14:textId="77777777" w:rsidR="00564095" w:rsidRDefault="0052195A" w:rsidP="009A21C6">
      <w:pPr>
        <w:spacing w:afterLines="80" w:after="192" w:line="480" w:lineRule="auto"/>
        <w:ind w:left="-4" w:firstLine="339"/>
      </w:pPr>
      <w:r>
        <w:t xml:space="preserve">Results from our mathematical model suggests that </w:t>
      </w:r>
      <w:r w:rsidR="00D60A97">
        <w:t xml:space="preserve">geothermal heat flux can provide only </w:t>
      </w:r>
      <w:r w:rsidR="00564095">
        <w:t>0.</w:t>
      </w:r>
      <w:r w:rsidR="00D60A97">
        <w:t xml:space="preserve">5% of the energy consumed in one year, considering a 70 m² area around the borehole and a steady state </w:t>
      </w:r>
      <w:commentRangeStart w:id="88"/>
      <w:r w:rsidR="00D60A97">
        <w:t>situation</w:t>
      </w:r>
      <w:commentRangeEnd w:id="88"/>
      <w:r w:rsidR="00D60A97">
        <w:rPr>
          <w:rStyle w:val="Marquedecommentaire"/>
        </w:rPr>
        <w:commentReference w:id="88"/>
      </w:r>
      <w:r w:rsidR="00D60A97">
        <w:t xml:space="preserve"> (Fig. 2).</w:t>
      </w:r>
      <w:r w:rsidR="00D60A97" w:rsidRPr="00D60A97">
        <w:t xml:space="preserve"> </w:t>
      </w:r>
      <w:r w:rsidR="00D60A97">
        <w:t xml:space="preserve">Adding solar heat recharge at a rate of 8 W/m² would contribute to recharging the system up to </w:t>
      </w:r>
      <w:r w:rsidR="009A21C6">
        <w:t>10</w:t>
      </w:r>
      <w:r w:rsidR="00D60A97">
        <w:t>% of the heat extracted for an individual UK house over a year, while radioactive heat generation is negligible in the sedimentary system considered. This shows that heat balance cannot be naturally reached in the ground considering those geological and climatic conditions, and thus additional heat is to be mined from the rock surrounding the borehole</w:t>
      </w:r>
      <w:r w:rsidR="00564095">
        <w:t xml:space="preserve">, inducing </w:t>
      </w:r>
      <w:r w:rsidR="009A21C6">
        <w:t xml:space="preserve">lateral heat </w:t>
      </w:r>
      <w:r w:rsidR="00564095">
        <w:t>fluxes.</w:t>
      </w:r>
    </w:p>
    <w:p w14:paraId="04776C41" w14:textId="13028536" w:rsidR="00D60A97" w:rsidRDefault="00564095" w:rsidP="00564095">
      <w:pPr>
        <w:spacing w:afterLines="80" w:after="192" w:line="480" w:lineRule="auto"/>
        <w:ind w:left="-4" w:firstLine="339"/>
      </w:pPr>
      <w:r>
        <w:t xml:space="preserve">To quantify the lateral heat flux, we first assume </w:t>
      </w:r>
      <w:del w:id="89" w:author="FRASER HARRIS Andrew" w:date="2020-09-11T13:59:00Z">
        <w:r w:rsidDel="00AC2E12">
          <w:delText xml:space="preserve">a </w:delText>
        </w:r>
      </w:del>
      <w:r>
        <w:t xml:space="preserve">steady state conditions where 5W is provided by geothermal heat flux. </w:t>
      </w:r>
      <w:r w:rsidR="009A21C6">
        <w:t>That means that about 995 W will be mined from surrounding rocks. Using h = 40 m and a perimeter of 30 m (2</w:t>
      </w:r>
      <w:r w:rsidR="009A21C6">
        <w:rPr>
          <w:i/>
        </w:rPr>
        <w:t>π</w:t>
      </w:r>
      <w:r w:rsidR="009A21C6">
        <w:t>r with r =</w:t>
      </w:r>
      <w:r>
        <w:t>4.8 m), the lateral heat flux would be in the order of 995</w:t>
      </w:r>
      <w:r>
        <w:rPr>
          <w:rFonts w:ascii="Cambria" w:eastAsia="Cambria" w:hAnsi="Cambria" w:cs="Cambria"/>
          <w:i/>
        </w:rPr>
        <w:t>/</w:t>
      </w:r>
      <w:r>
        <w:rPr>
          <w:rFonts w:ascii="Cambria" w:eastAsia="Cambria" w:hAnsi="Cambria" w:cs="Cambria"/>
        </w:rPr>
        <w:t>(</w:t>
      </w:r>
      <w:r>
        <w:t>40</w:t>
      </w:r>
      <w:r>
        <w:rPr>
          <w:rFonts w:ascii="Cambria" w:eastAsia="Cambria" w:hAnsi="Cambria" w:cs="Cambria"/>
        </w:rPr>
        <w:t>×</w:t>
      </w:r>
      <w:r>
        <w:t>30</w:t>
      </w:r>
      <w:r>
        <w:rPr>
          <w:rFonts w:ascii="Cambria" w:eastAsia="Cambria" w:hAnsi="Cambria" w:cs="Cambria"/>
        </w:rPr>
        <w:t xml:space="preserve">) = </w:t>
      </w:r>
      <w:r w:rsidRPr="001541CE">
        <w:rPr>
          <w:highlight w:val="yellow"/>
        </w:rPr>
        <w:t>0</w:t>
      </w:r>
      <w:commentRangeStart w:id="90"/>
      <w:r w:rsidRPr="001541CE">
        <w:rPr>
          <w:rFonts w:ascii="Cambria" w:eastAsia="Cambria" w:hAnsi="Cambria" w:cs="Cambria"/>
          <w:i/>
          <w:highlight w:val="yellow"/>
        </w:rPr>
        <w:t>.</w:t>
      </w:r>
      <w:r w:rsidRPr="001541CE">
        <w:rPr>
          <w:highlight w:val="yellow"/>
        </w:rPr>
        <w:t xml:space="preserve">83 </w:t>
      </w:r>
      <w:r w:rsidRPr="001541CE">
        <w:rPr>
          <w:i/>
          <w:highlight w:val="yellow"/>
        </w:rPr>
        <w:t>W</w:t>
      </w:r>
      <w:r w:rsidRPr="001541CE">
        <w:rPr>
          <w:rFonts w:ascii="Cambria" w:eastAsia="Cambria" w:hAnsi="Cambria" w:cs="Cambria"/>
          <w:i/>
          <w:highlight w:val="yellow"/>
        </w:rPr>
        <w:t>/</w:t>
      </w:r>
      <w:r w:rsidRPr="001541CE">
        <w:rPr>
          <w:i/>
          <w:highlight w:val="yellow"/>
        </w:rPr>
        <w:t>m</w:t>
      </w:r>
      <w:r w:rsidRPr="001541CE">
        <w:rPr>
          <w:highlight w:val="yellow"/>
          <w:vertAlign w:val="superscript"/>
        </w:rPr>
        <w:t>2</w:t>
      </w:r>
      <w:r>
        <w:rPr>
          <w:vertAlign w:val="superscript"/>
        </w:rPr>
        <w:t xml:space="preserve"> </w:t>
      </w:r>
      <w:commentRangeEnd w:id="90"/>
      <w:r w:rsidR="00AC2E12">
        <w:rPr>
          <w:rStyle w:val="Marquedecommentaire"/>
        </w:rPr>
        <w:commentReference w:id="90"/>
      </w:r>
      <w:r>
        <w:t xml:space="preserve">(Fig. 2.4). In a case with solar recharge (total recharge of 560 W), the lateral flux would be reduced to </w:t>
      </w:r>
      <w:r w:rsidRPr="00B52E8A">
        <w:rPr>
          <w:highlight w:val="yellow"/>
        </w:rPr>
        <w:t>0.</w:t>
      </w:r>
      <w:r>
        <w:rPr>
          <w:highlight w:val="yellow"/>
        </w:rPr>
        <w:t>37</w:t>
      </w:r>
      <w:r w:rsidRPr="00B52E8A">
        <w:rPr>
          <w:highlight w:val="yellow"/>
        </w:rPr>
        <w:t xml:space="preserve"> W/m2.</w:t>
      </w:r>
    </w:p>
    <w:p w14:paraId="00054BE9" w14:textId="77777777" w:rsidR="007564A6" w:rsidRDefault="007564A6" w:rsidP="00EF2480">
      <w:pPr>
        <w:spacing w:afterLines="80" w:after="192" w:line="480" w:lineRule="auto"/>
        <w:sectPr w:rsidR="007564A6" w:rsidSect="00EF2480">
          <w:headerReference w:type="even" r:id="rId16"/>
          <w:headerReference w:type="default" r:id="rId17"/>
          <w:footerReference w:type="even" r:id="rId18"/>
          <w:footerReference w:type="default" r:id="rId19"/>
          <w:headerReference w:type="first" r:id="rId20"/>
          <w:footerReference w:type="first" r:id="rId21"/>
          <w:pgSz w:w="12240" w:h="15840"/>
          <w:pgMar w:top="1256" w:right="1224" w:bottom="1145" w:left="1213" w:header="529" w:footer="579" w:gutter="0"/>
          <w:lnNumType w:countBy="1" w:restart="continuous"/>
          <w:cols w:space="720"/>
          <w:docGrid w:linePitch="299"/>
        </w:sectPr>
      </w:pPr>
    </w:p>
    <w:p w14:paraId="663DDDA5" w14:textId="3E55DE79" w:rsidR="007564A6" w:rsidRDefault="00747343" w:rsidP="00EF2480">
      <w:pPr>
        <w:pStyle w:val="Titre1"/>
        <w:numPr>
          <w:ilvl w:val="0"/>
          <w:numId w:val="3"/>
        </w:numPr>
        <w:spacing w:afterLines="80" w:after="192" w:line="480" w:lineRule="auto"/>
      </w:pPr>
      <w:r>
        <w:t>Numerical model</w:t>
      </w:r>
    </w:p>
    <w:p w14:paraId="40C63F2B" w14:textId="5234184C" w:rsidR="003D0071" w:rsidRDefault="00747343" w:rsidP="00EF2480">
      <w:pPr>
        <w:spacing w:afterLines="80" w:after="192" w:line="480" w:lineRule="auto"/>
        <w:ind w:left="-4" w:firstLine="339"/>
      </w:pPr>
      <w:r>
        <w:t xml:space="preserve">We use the </w:t>
      </w:r>
      <w:commentRangeStart w:id="91"/>
      <w:r>
        <w:t>OpenGeosys</w:t>
      </w:r>
      <w:commentRangeEnd w:id="91"/>
      <w:r w:rsidR="00253C69">
        <w:rPr>
          <w:rStyle w:val="Marquedecommentaire"/>
        </w:rPr>
        <w:commentReference w:id="91"/>
      </w:r>
      <w:r>
        <w:t xml:space="preserve"> finite element modelling software (i.e. Kolditz et al., 2012; Chen et al., 2019</w:t>
      </w:r>
      <w:r w:rsidR="001662B9">
        <w:t>)</w:t>
      </w:r>
      <w:r>
        <w:t xml:space="preserve"> to simulate temperature change and calculate the heat fluxes induced in the subsurface</w:t>
      </w:r>
      <w:r w:rsidR="003D0071">
        <w:t xml:space="preserve"> due to heat extraction. </w:t>
      </w:r>
      <w:r w:rsidR="003D0071">
        <w:rPr>
          <w:rStyle w:val="Marquedecommentaire"/>
        </w:rPr>
        <w:annotationRef/>
      </w:r>
      <w:r w:rsidR="003D0071">
        <w:t xml:space="preserve">The relative contribution of solar and geothermal recharge is first described using </w:t>
      </w:r>
      <w:ins w:id="92" w:author="FRASER HARRIS Andrew" w:date="2020-09-11T14:03:00Z">
        <w:r w:rsidR="009A7E57">
          <w:t xml:space="preserve">a </w:t>
        </w:r>
      </w:ins>
      <w:r w:rsidR="003D0071">
        <w:t>1D model</w:t>
      </w:r>
      <w:r w:rsidR="00183BB2">
        <w:t xml:space="preserve">, and </w:t>
      </w:r>
      <w:r w:rsidR="003D0071">
        <w:t>lateral heat flux</w:t>
      </w:r>
      <w:r w:rsidR="00183BB2">
        <w:t>es are</w:t>
      </w:r>
      <w:r w:rsidR="003D0071">
        <w:t xml:space="preserve"> then quantified </w:t>
      </w:r>
      <w:r w:rsidR="00183BB2">
        <w:t>using 3</w:t>
      </w:r>
      <w:r w:rsidR="003D0071">
        <w:t xml:space="preserve">D diffusion models. </w:t>
      </w:r>
      <w:r>
        <w:t xml:space="preserve">Results are used to validate the </w:t>
      </w:r>
      <w:r w:rsidR="003D0071">
        <w:t>mathematical models ag</w:t>
      </w:r>
      <w:r>
        <w:t>ainst the volume of accessible rock. We finally use our analysis to quantify the footprint area affected by heat extraction</w:t>
      </w:r>
      <w:r w:rsidR="003D0071">
        <w:t xml:space="preserve"> and assess the optimal production scenarios </w:t>
      </w:r>
      <w:ins w:id="93" w:author="FRASER HARRIS Andrew" w:date="2020-09-11T14:04:00Z">
        <w:r w:rsidR="009A7E57">
          <w:t>leading to the minimum</w:t>
        </w:r>
      </w:ins>
      <w:del w:id="94" w:author="FRASER HARRIS Andrew" w:date="2020-09-11T14:04:00Z">
        <w:r w:rsidR="00435D5A" w:rsidDel="009A7E57">
          <w:delText>allowing to limit the</w:delText>
        </w:r>
      </w:del>
      <w:ins w:id="95" w:author="FRASER HARRIS Andrew" w:date="2020-09-11T14:04:00Z">
        <w:r w:rsidR="009A7E57">
          <w:t xml:space="preserve"> thermal</w:t>
        </w:r>
      </w:ins>
      <w:r w:rsidR="00435D5A">
        <w:t xml:space="preserve"> impact on the ground</w:t>
      </w:r>
      <w:r>
        <w:t>.</w:t>
      </w:r>
    </w:p>
    <w:p w14:paraId="6AE3DFBE" w14:textId="48477F39" w:rsidR="003D0071" w:rsidRDefault="003D0071" w:rsidP="00EF2480">
      <w:pPr>
        <w:pStyle w:val="Titre2"/>
        <w:numPr>
          <w:ilvl w:val="1"/>
          <w:numId w:val="3"/>
        </w:numPr>
        <w:spacing w:afterLines="80" w:after="192" w:line="480" w:lineRule="auto"/>
      </w:pPr>
      <w:r>
        <w:t>One-Dimensional Model</w:t>
      </w:r>
    </w:p>
    <w:p w14:paraId="58D490EF" w14:textId="3D51D2B3" w:rsidR="003D0071" w:rsidRDefault="00183BB2" w:rsidP="00EF2480">
      <w:pPr>
        <w:spacing w:afterLines="80" w:after="192" w:line="480" w:lineRule="auto"/>
        <w:ind w:left="-4" w:firstLine="339"/>
      </w:pPr>
      <w:r>
        <w:t>We first model t</w:t>
      </w:r>
      <w:r w:rsidR="00747343">
        <w:t>he Borehole Heat Exchanger (BHE)</w:t>
      </w:r>
      <w:r>
        <w:t xml:space="preserve"> </w:t>
      </w:r>
      <w:r w:rsidR="00747343">
        <w:t>as a vertical line source embedded within a 1D model composed of 10 000 elements, 0.1 m in length. T</w:t>
      </w:r>
      <w:r>
        <w:t>o keep the problem simple, t</w:t>
      </w:r>
      <w:r w:rsidR="00747343">
        <w:t>he profile is treated as a homogeneous porous medium with a specific heat capacity of 950 J/Kg</w:t>
      </w:r>
      <w:r w:rsidR="003D0071">
        <w:t>°C</w:t>
      </w:r>
      <w:r w:rsidR="00747343">
        <w:t xml:space="preserve">, a density of 2500 </w:t>
      </w:r>
      <w:r w:rsidR="00747343">
        <w:rPr>
          <w:i/>
        </w:rPr>
        <w:t>kg</w:t>
      </w:r>
      <w:r w:rsidR="00747343">
        <w:rPr>
          <w:rFonts w:ascii="Cambria" w:eastAsia="Cambria" w:hAnsi="Cambria" w:cs="Cambria"/>
          <w:i/>
        </w:rPr>
        <w:t>/</w:t>
      </w:r>
      <w:r w:rsidR="00747343">
        <w:rPr>
          <w:i/>
        </w:rPr>
        <w:t>m</w:t>
      </w:r>
      <w:r w:rsidR="00747343">
        <w:rPr>
          <w:vertAlign w:val="superscript"/>
        </w:rPr>
        <w:t xml:space="preserve">3 </w:t>
      </w:r>
      <w:r w:rsidR="00747343">
        <w:t xml:space="preserve">and a thermal expansion coefficient of 1 </w:t>
      </w:r>
      <w:r w:rsidR="00747343">
        <w:rPr>
          <w:rFonts w:ascii="Cambria" w:eastAsia="Cambria" w:hAnsi="Cambria" w:cs="Cambria"/>
        </w:rPr>
        <w:t xml:space="preserve">× </w:t>
      </w:r>
      <w:r w:rsidR="00747343">
        <w:t>10</w:t>
      </w:r>
      <w:r w:rsidR="00747343">
        <w:rPr>
          <w:rFonts w:ascii="Cambria" w:eastAsia="Cambria" w:hAnsi="Cambria" w:cs="Cambria"/>
          <w:vertAlign w:val="superscript"/>
        </w:rPr>
        <w:t>−</w:t>
      </w:r>
      <w:r w:rsidR="00747343">
        <w:rPr>
          <w:vertAlign w:val="superscript"/>
        </w:rPr>
        <w:t xml:space="preserve">5 </w:t>
      </w:r>
      <w:r w:rsidR="00747343">
        <w:rPr>
          <w:rFonts w:ascii="Cambria" w:eastAsia="Cambria" w:hAnsi="Cambria" w:cs="Cambria"/>
          <w:vertAlign w:val="superscript"/>
        </w:rPr>
        <w:t>◦</w:t>
      </w:r>
      <w:r w:rsidR="00747343">
        <w:rPr>
          <w:i/>
        </w:rPr>
        <w:t>C</w:t>
      </w:r>
      <w:r w:rsidR="00747343">
        <w:rPr>
          <w:rFonts w:ascii="Cambria" w:eastAsia="Cambria" w:hAnsi="Cambria" w:cs="Cambria"/>
          <w:vertAlign w:val="superscript"/>
        </w:rPr>
        <w:t>−</w:t>
      </w:r>
      <w:r w:rsidR="00747343">
        <w:rPr>
          <w:vertAlign w:val="superscript"/>
        </w:rPr>
        <w:t>1</w:t>
      </w:r>
      <w:r w:rsidR="00747343">
        <w:t xml:space="preserve">. The initial steady-state temperature distribution along the model </w:t>
      </w:r>
      <w:r>
        <w:t>follows a gradient of 0.03</w:t>
      </w:r>
      <w:r w:rsidR="00564095">
        <w:t>1</w:t>
      </w:r>
      <w:r>
        <w:t xml:space="preserve">°C/km, with a </w:t>
      </w:r>
      <w:r w:rsidR="00747343">
        <w:t xml:space="preserve">surface temperature of </w:t>
      </w:r>
      <w:r w:rsidR="00747343">
        <w:rPr>
          <w:i/>
        </w:rPr>
        <w:t>T</w:t>
      </w:r>
      <w:r w:rsidR="00747343">
        <w:rPr>
          <w:vertAlign w:val="subscript"/>
        </w:rPr>
        <w:t xml:space="preserve">0 </w:t>
      </w:r>
      <w:r w:rsidR="00747343">
        <w:t xml:space="preserve">= 9 </w:t>
      </w:r>
      <w:r w:rsidR="00747343">
        <w:rPr>
          <w:rFonts w:ascii="Cambria" w:eastAsia="Cambria" w:hAnsi="Cambria" w:cs="Cambria"/>
          <w:vertAlign w:val="superscript"/>
        </w:rPr>
        <w:t>◦</w:t>
      </w:r>
      <w:r w:rsidR="00747343">
        <w:t xml:space="preserve">C corresponding to the average yearly air temperature in the Glasgow area in Scotland, and a bottom temperature </w:t>
      </w:r>
      <w:r w:rsidR="00747343">
        <w:rPr>
          <w:i/>
        </w:rPr>
        <w:t>T</w:t>
      </w:r>
      <w:r w:rsidR="00747343">
        <w:rPr>
          <w:i/>
          <w:vertAlign w:val="subscript"/>
        </w:rPr>
        <w:t xml:space="preserve">z </w:t>
      </w:r>
      <w:r w:rsidR="00747343">
        <w:t xml:space="preserve">= 40 </w:t>
      </w:r>
      <w:r w:rsidR="00747343">
        <w:rPr>
          <w:rFonts w:ascii="Cambria" w:eastAsia="Cambria" w:hAnsi="Cambria" w:cs="Cambria"/>
          <w:vertAlign w:val="superscript"/>
        </w:rPr>
        <w:t>◦</w:t>
      </w:r>
      <w:r w:rsidR="00747343">
        <w:t>C at z = 1000 m.</w:t>
      </w:r>
      <w:r>
        <w:t xml:space="preserve"> Heat transfer in the ground </w:t>
      </w:r>
      <w:r w:rsidR="00747343" w:rsidRPr="003D0071">
        <w:t xml:space="preserve">is assumed to </w:t>
      </w:r>
      <w:ins w:id="96" w:author="FRASER HARRIS Andrew" w:date="2020-09-11T14:06:00Z">
        <w:r w:rsidR="009A7E57">
          <w:t>occur</w:t>
        </w:r>
      </w:ins>
      <w:del w:id="97" w:author="FRASER HARRIS Andrew" w:date="2020-09-11T14:06:00Z">
        <w:r w:rsidR="00747343" w:rsidRPr="003D0071" w:rsidDel="009A7E57">
          <w:delText>be carried out</w:delText>
        </w:r>
      </w:del>
      <w:r w:rsidR="00747343" w:rsidRPr="003D0071">
        <w:t xml:space="preserve"> </w:t>
      </w:r>
      <w:r>
        <w:t xml:space="preserve">only </w:t>
      </w:r>
      <w:r w:rsidR="00747343" w:rsidRPr="003D0071">
        <w:t>by conduction</w:t>
      </w:r>
      <w:r>
        <w:t xml:space="preserve">, </w:t>
      </w:r>
      <w:ins w:id="98" w:author="FRASER HARRIS Andrew" w:date="2020-09-11T14:07:00Z">
        <w:r w:rsidR="009A7E57">
          <w:t>with</w:t>
        </w:r>
      </w:ins>
      <w:del w:id="99" w:author="FRASER HARRIS Andrew" w:date="2020-09-11T14:07:00Z">
        <w:r w:rsidDel="009A7E57">
          <w:delText>considering</w:delText>
        </w:r>
      </w:del>
      <w:r>
        <w:t xml:space="preserve"> an</w:t>
      </w:r>
      <w:r w:rsidR="00747343" w:rsidRPr="003D0071">
        <w:t xml:space="preserve"> effective thermal conductivity</w:t>
      </w:r>
      <w:r w:rsidR="00435D5A">
        <w:t xml:space="preserve"> of 2.2 W/°C.m</w:t>
      </w:r>
      <w:r w:rsidR="00747343" w:rsidRPr="003D0071">
        <w:t xml:space="preserve"> </w:t>
      </w:r>
      <w:r>
        <w:t>corresponding to t</w:t>
      </w:r>
      <w:r w:rsidR="00747343" w:rsidRPr="003D0071">
        <w:t>he</w:t>
      </w:r>
      <w:r w:rsidR="00435D5A">
        <w:t xml:space="preserve"> average conductivity of a typical column of dry rock in the Midlothian Coalfield</w:t>
      </w:r>
      <w:r w:rsidR="00564095">
        <w:t xml:space="preserve"> (Appendix XXX)</w:t>
      </w:r>
      <w:r w:rsidR="00435D5A">
        <w:t>.</w:t>
      </w:r>
    </w:p>
    <w:p w14:paraId="7778973B" w14:textId="768451C5" w:rsidR="007564A6" w:rsidRDefault="004668A8" w:rsidP="00EF2480">
      <w:pPr>
        <w:pStyle w:val="Titre2"/>
        <w:numPr>
          <w:ilvl w:val="1"/>
          <w:numId w:val="3"/>
        </w:numPr>
        <w:spacing w:afterLines="80" w:after="192" w:line="480" w:lineRule="auto"/>
      </w:pPr>
      <w:r>
        <w:t>Axial</w:t>
      </w:r>
      <w:r w:rsidR="00234AA0">
        <w:t xml:space="preserve"> effects</w:t>
      </w:r>
    </w:p>
    <w:p w14:paraId="01B8FA82" w14:textId="1028E14D" w:rsidR="00234AA0" w:rsidRDefault="00234AA0" w:rsidP="00EF2480">
      <w:pPr>
        <w:spacing w:afterLines="80" w:after="192" w:line="480" w:lineRule="auto"/>
        <w:ind w:firstLine="360"/>
      </w:pPr>
      <w:r>
        <w:t xml:space="preserve">Many studies involving the numerical modelling of heat transfer around vertical BHE have assumed isothermal boundary conditions, where the surface temperature represents the yearly average air temperature (i.e. Zhao </w:t>
      </w:r>
      <w:r w:rsidRPr="00234AA0">
        <w:rPr>
          <w:i/>
          <w:iCs/>
        </w:rPr>
        <w:t>et al.,</w:t>
      </w:r>
      <w:r>
        <w:t xml:space="preserve"> 2020). Several authors however underlined the importance of setting heat flux (i.e. Neumann) boundaries rather than a constant temperature (i.e. Dirichlet boundary) at the surface (Saadi and Gomri, 2017). Erol et al. (2015) explained that during production, the temperature distribution around BHE is not equal to the undisturbed ground temperature from the surface to the bottom, and axial effects (i.e. vertical heat transfers) become important at both ends of the borehole. Setting a Neumann boundary condition would therefore enable temperature decline at the surface due to heat extraction from the ground, and therefore avoid overestimating available </w:t>
      </w:r>
      <w:commentRangeStart w:id="100"/>
      <w:r>
        <w:t>recharge</w:t>
      </w:r>
      <w:commentRangeEnd w:id="100"/>
      <w:r w:rsidR="009A7E57">
        <w:rPr>
          <w:rStyle w:val="Marquedecommentaire"/>
        </w:rPr>
        <w:commentReference w:id="100"/>
      </w:r>
      <w:r>
        <w:t>.</w:t>
      </w:r>
    </w:p>
    <w:p w14:paraId="6421122E" w14:textId="4E5823B3" w:rsidR="000B7819" w:rsidRDefault="00234AA0" w:rsidP="000B7819">
      <w:pPr>
        <w:spacing w:afterLines="80" w:after="192" w:line="480" w:lineRule="auto"/>
        <w:ind w:firstLine="360"/>
      </w:pPr>
      <w:r>
        <w:t>To realistically assess the heat recharge through the ground surface, Singh and Sharma</w:t>
      </w:r>
      <w:r w:rsidR="00990ADE">
        <w:t xml:space="preserve"> (</w:t>
      </w:r>
      <w:r>
        <w:t>2017</w:t>
      </w:r>
      <w:r w:rsidR="00990ADE">
        <w:t>)</w:t>
      </w:r>
      <w:r>
        <w:t xml:space="preserve"> </w:t>
      </w:r>
      <w:del w:id="101" w:author="FRASER HARRIS Andrew" w:date="2020-09-11T14:10:00Z">
        <w:r w:rsidDel="009A7E57">
          <w:delText>suggested to</w:delText>
        </w:r>
      </w:del>
      <w:r>
        <w:t xml:space="preserve"> expressed heat conduction through the surface boundary as a general convective heat transfer boundary condition. An effective</w:t>
      </w:r>
      <w:r w:rsidR="0081274C">
        <w:t xml:space="preserve"> surface</w:t>
      </w:r>
      <w:r>
        <w:t xml:space="preserve"> temperature accounting for both convective and conductive heat transfers between the ground surface and the air was calculated from the ambient air temperature, the solar radiation and the wind speed, and used to derive the time-variant first type boundary condition on a</w:t>
      </w:r>
      <w:ins w:id="102" w:author="FRASER HARRIS Andrew" w:date="2020-09-11T14:10:00Z">
        <w:r w:rsidR="009A7E57">
          <w:t>n</w:t>
        </w:r>
      </w:ins>
      <w:r>
        <w:t xml:space="preserve"> hourly basis. </w:t>
      </w:r>
      <w:r w:rsidR="0081274C">
        <w:t xml:space="preserve">We here suggest to </w:t>
      </w:r>
      <w:r w:rsidR="000B7819">
        <w:t>quantify the heat flux at the surface by finding the amplitude of the variations that reproduced the soil temperatures measured in Scotland under the ground characteristics defined by the 1D model described above</w:t>
      </w:r>
      <w:r w:rsidR="00632E49">
        <w:t xml:space="preserve"> without calculating the complex energy balance between the air and the ground surface</w:t>
      </w:r>
      <w:r w:rsidR="000B7819">
        <w:t>. Using Eq. 3.1, we calculate a series of curves representing the daily heat flux values for different signal amplitudes</w:t>
      </w:r>
      <w:r w:rsidR="00F65558">
        <w:t>,</w:t>
      </w:r>
      <w:r w:rsidR="000B7819">
        <w:t xml:space="preserve"> that are used </w:t>
      </w:r>
      <w:r w:rsidR="00632E49">
        <w:t>as</w:t>
      </w:r>
      <w:r w:rsidR="00F65558">
        <w:t xml:space="preserve"> source terms for</w:t>
      </w:r>
      <w:r w:rsidR="000B7819">
        <w:t xml:space="preserve"> the Neumann surface boundary condition of the 1D heat model. </w:t>
      </w:r>
    </w:p>
    <w:p w14:paraId="08FBE025" w14:textId="77777777" w:rsidR="00123D80" w:rsidRDefault="00123D80" w:rsidP="00EF2480">
      <w:pPr>
        <w:spacing w:afterLines="80" w:after="192" w:line="240" w:lineRule="auto"/>
        <w:ind w:left="1053" w:hanging="10"/>
        <w:jc w:val="center"/>
      </w:pPr>
      <w:r>
        <w:t>∆</w:t>
      </w:r>
      <w:r>
        <w:rPr>
          <w:i/>
        </w:rPr>
        <w:t>t</w:t>
      </w:r>
    </w:p>
    <w:p w14:paraId="41D29AF2" w14:textId="2BA6970D" w:rsidR="00123D80" w:rsidRDefault="00123D80" w:rsidP="00EF2480">
      <w:pPr>
        <w:tabs>
          <w:tab w:val="center" w:pos="4896"/>
          <w:tab w:val="right" w:pos="9792"/>
        </w:tabs>
        <w:spacing w:afterLines="80" w:after="192" w:line="240" w:lineRule="auto"/>
        <w:ind w:firstLine="0"/>
        <w:jc w:val="left"/>
      </w:pPr>
      <w:r>
        <w:tab/>
      </w:r>
      <w:r>
        <w:rPr>
          <w:i/>
        </w:rPr>
        <w:t xml:space="preserve">Q </w:t>
      </w:r>
      <w:r>
        <w:rPr>
          <w:rFonts w:ascii="Cambria" w:eastAsia="Cambria" w:hAnsi="Cambria" w:cs="Cambria"/>
        </w:rPr>
        <w:t>= −</w:t>
      </w:r>
      <w:r>
        <w:rPr>
          <w:i/>
        </w:rPr>
        <w:t>A</w:t>
      </w:r>
      <w:r w:rsidR="006277E3">
        <w:rPr>
          <w:i/>
        </w:rPr>
        <w:t xml:space="preserve"> </w:t>
      </w:r>
      <w:r>
        <w:rPr>
          <w:i/>
        </w:rPr>
        <w:t>sin</w:t>
      </w:r>
      <w:r>
        <w:rPr>
          <w:rFonts w:ascii="Cambria" w:eastAsia="Cambria" w:hAnsi="Cambria" w:cs="Cambria"/>
        </w:rPr>
        <w:t>(</w:t>
      </w:r>
      <w:r>
        <w:t>2</w:t>
      </w:r>
      <w:r>
        <w:rPr>
          <w:i/>
        </w:rPr>
        <w:t>π</w:t>
      </w:r>
      <w:r>
        <w:rPr>
          <w:rFonts w:ascii="Cambria" w:eastAsia="Cambria" w:hAnsi="Cambria" w:cs="Cambria"/>
        </w:rPr>
        <w:t xml:space="preserve">∗ </w:t>
      </w:r>
      <w:r>
        <w:rPr>
          <w:noProof/>
        </w:rPr>
        <mc:AlternateContent>
          <mc:Choice Requires="wpg">
            <w:drawing>
              <wp:inline distT="0" distB="0" distL="0" distR="0" wp14:anchorId="2B9BCEAC" wp14:editId="135474C1">
                <wp:extent cx="129261" cy="5537"/>
                <wp:effectExtent l="0" t="0" r="0" b="0"/>
                <wp:docPr id="4" name="Group 31430"/>
                <wp:cNvGraphicFramePr/>
                <a:graphic xmlns:a="http://schemas.openxmlformats.org/drawingml/2006/main">
                  <a:graphicData uri="http://schemas.microsoft.com/office/word/2010/wordprocessingGroup">
                    <wpg:wgp>
                      <wpg:cNvGrpSpPr/>
                      <wpg:grpSpPr>
                        <a:xfrm>
                          <a:off x="0" y="0"/>
                          <a:ext cx="129261" cy="5537"/>
                          <a:chOff x="0" y="0"/>
                          <a:chExt cx="129261" cy="5537"/>
                        </a:xfrm>
                      </wpg:grpSpPr>
                      <wps:wsp>
                        <wps:cNvPr id="5" name="Shape 1039"/>
                        <wps:cNvSpPr/>
                        <wps:spPr>
                          <a:xfrm>
                            <a:off x="0" y="0"/>
                            <a:ext cx="129261" cy="0"/>
                          </a:xfrm>
                          <a:custGeom>
                            <a:avLst/>
                            <a:gdLst/>
                            <a:ahLst/>
                            <a:cxnLst/>
                            <a:rect l="0" t="0" r="0" b="0"/>
                            <a:pathLst>
                              <a:path w="129261">
                                <a:moveTo>
                                  <a:pt x="0" y="0"/>
                                </a:moveTo>
                                <a:lnTo>
                                  <a:pt x="12926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C1827E" id="Group 31430" o:spid="_x0000_s1026" style="width:10.2pt;height:.45pt;mso-position-horizontal-relative:char;mso-position-vertical-relative:line" coordsize="129261,5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">
                <v:shape id="Shape 1039" o:spid="_x0000_s1027" style="position:absolute;width:129261;height:0;visibility:visible;mso-wrap-style:square;v-text-anchor:top" coordsize="129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" path="m,l129261,e" filled="f" strokeweight=".15381mm">
                  <v:stroke miterlimit="83231f" joinstyle="miter"/>
                  <v:path arrowok="t" textboxrect="0,0,129261,0"/>
                </v:shape>
                <w10:anchorlock/>
              </v:group>
            </w:pict>
          </mc:Fallback>
        </mc:AlternateContent>
      </w:r>
      <w:r>
        <w:rPr>
          <w:rFonts w:ascii="Cambria" w:eastAsia="Cambria" w:hAnsi="Cambria" w:cs="Cambria"/>
        </w:rPr>
        <w:t>)</w:t>
      </w:r>
      <w:r w:rsidR="006277E3">
        <w:rPr>
          <w:rFonts w:ascii="Cambria" w:eastAsia="Cambria" w:hAnsi="Cambria" w:cs="Cambria"/>
        </w:rPr>
        <w:t xml:space="preserve"> </w:t>
      </w:r>
      <w:r>
        <w:rPr>
          <w:rFonts w:ascii="Cambria" w:eastAsia="Cambria" w:hAnsi="Cambria" w:cs="Cambria"/>
        </w:rPr>
        <w:t>−</w:t>
      </w:r>
      <w:r w:rsidR="006277E3">
        <w:rPr>
          <w:rFonts w:ascii="Cambria" w:eastAsia="Cambria" w:hAnsi="Cambria" w:cs="Cambria"/>
        </w:rPr>
        <w:t xml:space="preserve"> </w:t>
      </w:r>
      <w:r>
        <w:rPr>
          <w:i/>
        </w:rPr>
        <w:t>q</w:t>
      </w:r>
      <w:r>
        <w:rPr>
          <w:i/>
        </w:rPr>
        <w:tab/>
      </w:r>
      <w:r>
        <w:t>(3.1)</w:t>
      </w:r>
    </w:p>
    <w:p w14:paraId="478F15E6" w14:textId="77777777" w:rsidR="00123D80" w:rsidRDefault="00123D80" w:rsidP="00EF2480">
      <w:pPr>
        <w:spacing w:afterLines="80" w:after="192" w:line="240" w:lineRule="auto"/>
        <w:ind w:left="1598" w:right="550" w:hanging="10"/>
        <w:jc w:val="center"/>
      </w:pPr>
      <w:r>
        <w:rPr>
          <w:i/>
        </w:rPr>
        <w:t>t</w:t>
      </w:r>
    </w:p>
    <w:p w14:paraId="5747E62E" w14:textId="77777777" w:rsidR="00123D80" w:rsidRDefault="00123D80" w:rsidP="00EF2480">
      <w:pPr>
        <w:spacing w:afterLines="80" w:after="192" w:line="480" w:lineRule="auto"/>
        <w:ind w:left="10" w:hanging="10"/>
      </w:pPr>
      <w:r>
        <w:t xml:space="preserve">where Q is the average daily heat flux, </w:t>
      </w:r>
      <w:commentRangeStart w:id="103"/>
      <w:r>
        <w:t>∆</w:t>
      </w:r>
      <w:r>
        <w:rPr>
          <w:i/>
        </w:rPr>
        <w:t xml:space="preserve">t </w:t>
      </w:r>
      <w:r>
        <w:t>the time increment (days), t the period of fluctuation (366 days), ∆</w:t>
      </w:r>
      <w:r>
        <w:rPr>
          <w:i/>
        </w:rPr>
        <w:t>t</w:t>
      </w:r>
    </w:p>
    <w:p w14:paraId="05714A41" w14:textId="4C597673" w:rsidR="005622EE" w:rsidRDefault="00123D80" w:rsidP="00EF2480">
      <w:pPr>
        <w:spacing w:afterLines="80" w:after="192" w:line="480" w:lineRule="auto"/>
        <w:ind w:left="-4"/>
      </w:pPr>
      <w:r>
        <w:t xml:space="preserve">the time increment (86400 sec, i.e. one day) </w:t>
      </w:r>
      <w:commentRangeEnd w:id="103"/>
      <w:r w:rsidR="009A7E57">
        <w:rPr>
          <w:rStyle w:val="Marquedecommentaire"/>
        </w:rPr>
        <w:commentReference w:id="103"/>
      </w:r>
      <w:r>
        <w:t xml:space="preserve">and A the amplitude of the variations. The parameter q corresponds to the geothermal heat flux of 0.068 W/m² used as </w:t>
      </w:r>
      <w:r w:rsidR="00183BB2">
        <w:t xml:space="preserve">bottom </w:t>
      </w:r>
      <w:r>
        <w:t>boundary condition to the model, and is added to ensure that the yearly average energy balance is maintained</w:t>
      </w:r>
      <w:r w:rsidR="00437C70">
        <w:t xml:space="preserve"> over the long term</w:t>
      </w:r>
      <w:r>
        <w:t xml:space="preserve">. </w:t>
      </w:r>
      <w:r w:rsidR="0019080D">
        <w:t>For each scenario</w:t>
      </w:r>
      <w:r w:rsidR="005622EE">
        <w:t xml:space="preserve"> (i.e. values of A)</w:t>
      </w:r>
      <w:r w:rsidR="0019080D">
        <w:t>, we simulate the change in temperature in the model for a period of 50 years.</w:t>
      </w:r>
    </w:p>
    <w:p w14:paraId="5B826A3A" w14:textId="05213FD5" w:rsidR="00F65558" w:rsidRDefault="00F65558" w:rsidP="00F65558">
      <w:pPr>
        <w:spacing w:afterLines="80" w:after="192" w:line="480" w:lineRule="auto"/>
        <w:ind w:left="-4" w:firstLine="364"/>
      </w:pPr>
      <w:r>
        <w:t xml:space="preserve">By comparing the measured soil temperatures with the surface temperatures obtained from the different modelling scenarios </w:t>
      </w:r>
      <w:r w:rsidR="0081274C">
        <w:t>(Fig. 3.)</w:t>
      </w:r>
      <w:r>
        <w:t xml:space="preserve">, we show that the yearly temperature change in Scotland can be best simulated for a heat flux input of amplitude A = </w:t>
      </w:r>
      <w:r w:rsidRPr="008A2576">
        <w:rPr>
          <w:highlight w:val="yellow"/>
        </w:rPr>
        <w:t xml:space="preserve">8.4 </w:t>
      </w:r>
      <w:r w:rsidRPr="008A2576">
        <w:rPr>
          <w:i/>
          <w:highlight w:val="yellow"/>
        </w:rPr>
        <w:t>W</w:t>
      </w:r>
      <w:r w:rsidRPr="008A2576">
        <w:rPr>
          <w:rFonts w:ascii="Cambria" w:eastAsia="Cambria" w:hAnsi="Cambria" w:cs="Cambria"/>
          <w:i/>
          <w:highlight w:val="yellow"/>
        </w:rPr>
        <w:t>/</w:t>
      </w:r>
      <w:r w:rsidRPr="008A2576">
        <w:rPr>
          <w:i/>
          <w:highlight w:val="yellow"/>
        </w:rPr>
        <w:t>m</w:t>
      </w:r>
      <w:r>
        <w:rPr>
          <w:i/>
        </w:rPr>
        <w:t>²</w:t>
      </w:r>
      <w:r>
        <w:t>, c</w:t>
      </w:r>
      <w:r w:rsidR="000B7819">
        <w:t>onsidering an average thermal conductivity of 2.2 W/°C.m and a gradient of 0.031 °C/m</w:t>
      </w:r>
      <w:r>
        <w:t>.</w:t>
      </w:r>
      <w:r w:rsidR="0081274C">
        <w:t xml:space="preserve"> </w:t>
      </w:r>
    </w:p>
    <w:p w14:paraId="30800A1C" w14:textId="420CA951" w:rsidR="00B23828" w:rsidRDefault="009B3D2C" w:rsidP="00F65558">
      <w:pPr>
        <w:spacing w:afterLines="80" w:after="192" w:line="480" w:lineRule="auto"/>
        <w:ind w:left="-4" w:firstLine="364"/>
      </w:pPr>
      <w:r>
        <w:rPr>
          <w:noProof/>
        </w:rPr>
        <w:drawing>
          <wp:anchor distT="0" distB="0" distL="114300" distR="114300" simplePos="0" relativeHeight="251658240" behindDoc="0" locked="0" layoutInCell="1" allowOverlap="1" wp14:anchorId="716AE0C9" wp14:editId="41E7E030">
            <wp:simplePos x="0" y="0"/>
            <wp:positionH relativeFrom="margin">
              <wp:align>left</wp:align>
            </wp:positionH>
            <wp:positionV relativeFrom="paragraph">
              <wp:posOffset>5080</wp:posOffset>
            </wp:positionV>
            <wp:extent cx="2607945" cy="1676400"/>
            <wp:effectExtent l="0" t="0" r="190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07945" cy="1676400"/>
                    </a:xfrm>
                    <a:prstGeom prst="rect">
                      <a:avLst/>
                    </a:prstGeom>
                  </pic:spPr>
                </pic:pic>
              </a:graphicData>
            </a:graphic>
            <wp14:sizeRelH relativeFrom="page">
              <wp14:pctWidth>0</wp14:pctWidth>
            </wp14:sizeRelH>
            <wp14:sizeRelV relativeFrom="page">
              <wp14:pctHeight>0</wp14:pctHeight>
            </wp14:sizeRelV>
          </wp:anchor>
        </w:drawing>
      </w:r>
      <w:commentRangeStart w:id="104"/>
      <w:commentRangeStart w:id="105"/>
      <w:r w:rsidR="00B23828">
        <w:rPr>
          <w:noProof/>
        </w:rPr>
        <w:drawing>
          <wp:inline distT="0" distB="0" distL="0" distR="0" wp14:anchorId="098EBF2A" wp14:editId="7A54AA84">
            <wp:extent cx="5768340" cy="4914900"/>
            <wp:effectExtent l="0" t="0" r="3810" b="0"/>
            <wp:docPr id="1163" name="Picture 1163"/>
            <wp:cNvGraphicFramePr/>
            <a:graphic xmlns:a="http://schemas.openxmlformats.org/drawingml/2006/main">
              <a:graphicData uri="http://schemas.openxmlformats.org/drawingml/2006/picture">
                <pic:pic xmlns:pic="http://schemas.openxmlformats.org/drawingml/2006/picture">
                  <pic:nvPicPr>
                    <pic:cNvPr id="1163" name="Picture 1163"/>
                    <pic:cNvPicPr/>
                  </pic:nvPicPr>
                  <pic:blipFill>
                    <a:blip r:embed="rId23"/>
                    <a:stretch>
                      <a:fillRect/>
                    </a:stretch>
                  </pic:blipFill>
                  <pic:spPr>
                    <a:xfrm>
                      <a:off x="0" y="0"/>
                      <a:ext cx="5768340" cy="4914900"/>
                    </a:xfrm>
                    <a:prstGeom prst="rect">
                      <a:avLst/>
                    </a:prstGeom>
                  </pic:spPr>
                </pic:pic>
              </a:graphicData>
            </a:graphic>
          </wp:inline>
        </w:drawing>
      </w:r>
      <w:commentRangeEnd w:id="104"/>
      <w:commentRangeEnd w:id="105"/>
      <w:r w:rsidR="00D81E88">
        <w:rPr>
          <w:rStyle w:val="Marquedecommentaire"/>
        </w:rPr>
        <w:commentReference w:id="104"/>
      </w:r>
      <w:r w:rsidR="0003617F">
        <w:rPr>
          <w:rStyle w:val="Marquedecommentaire"/>
        </w:rPr>
        <w:commentReference w:id="105"/>
      </w:r>
    </w:p>
    <w:p w14:paraId="6A6B906B" w14:textId="77777777" w:rsidR="00F65558" w:rsidRDefault="00B23828" w:rsidP="00564095">
      <w:pPr>
        <w:spacing w:afterLines="80" w:after="192" w:line="480" w:lineRule="auto"/>
        <w:ind w:left="-4" w:firstLine="339"/>
      </w:pPr>
      <w:r>
        <w:t>Figure 3: a) Input surface heat flux for the time-varying surface boundary conditions (black line) and output surface temperature time series (z = 0 m) for A = 8</w:t>
      </w:r>
      <w:r w:rsidR="000F0EBC">
        <w:t xml:space="preserve"> </w:t>
      </w:r>
      <w:r>
        <w:rPr>
          <w:i/>
        </w:rPr>
        <w:t>W</w:t>
      </w:r>
      <w:r>
        <w:rPr>
          <w:rFonts w:ascii="Cambria" w:eastAsia="Cambria" w:hAnsi="Cambria" w:cs="Cambria"/>
          <w:i/>
        </w:rPr>
        <w:t>/</w:t>
      </w:r>
      <w:r>
        <w:rPr>
          <w:i/>
        </w:rPr>
        <w:t>m</w:t>
      </w:r>
      <w:r>
        <w:rPr>
          <w:vertAlign w:val="superscript"/>
        </w:rPr>
        <w:t>2</w:t>
      </w:r>
      <w:r>
        <w:t xml:space="preserve">. b) Comparison </w:t>
      </w:r>
      <w:r w:rsidR="00F65558">
        <w:t>between the</w:t>
      </w:r>
      <w:r>
        <w:t xml:space="preserve"> data, mathematical </w:t>
      </w:r>
      <w:r w:rsidR="00F65558">
        <w:t xml:space="preserve">solutions </w:t>
      </w:r>
      <w:r>
        <w:t xml:space="preserve">and </w:t>
      </w:r>
      <w:r w:rsidR="00F65558">
        <w:t>model output</w:t>
      </w:r>
      <w:r>
        <w:t xml:space="preserve"> for the surface temperature. </w:t>
      </w:r>
      <w:r w:rsidR="00F65558">
        <w:t>The da</w:t>
      </w:r>
      <w:r w:rsidR="000F5351">
        <w:t>ta us</w:t>
      </w:r>
      <w:r w:rsidR="00F65558">
        <w:t>ed</w:t>
      </w:r>
      <w:r w:rsidR="000F5351">
        <w:t xml:space="preserve"> correspond to daily soil temperature measured at 30 cm depth at the Paisley station, Glasgow area, in 2000 and downloaded from the UK Meteorological Office website.</w:t>
      </w:r>
    </w:p>
    <w:p w14:paraId="0F9BBE55" w14:textId="76EA0114" w:rsidR="007229D7" w:rsidRDefault="00F65558" w:rsidP="000F0EBC">
      <w:pPr>
        <w:spacing w:afterLines="80" w:after="192" w:line="480" w:lineRule="auto"/>
        <w:ind w:left="-4" w:firstLine="339"/>
      </w:pPr>
      <w:r>
        <w:t xml:space="preserve">Results </w:t>
      </w:r>
      <w:r w:rsidR="007229D7">
        <w:t xml:space="preserve">of a 50-year simulation period with no heat extraction shown </w:t>
      </w:r>
      <w:r>
        <w:t>in Fig. 3</w:t>
      </w:r>
      <w:r w:rsidR="007229D7">
        <w:t xml:space="preserve"> indicate</w:t>
      </w:r>
      <w:r>
        <w:t xml:space="preserve"> that the fluctuating heat f</w:t>
      </w:r>
      <w:r w:rsidR="00564095">
        <w:t xml:space="preserve">lux at the surface </w:t>
      </w:r>
      <w:r>
        <w:t>tends to disturb the initial steady state temperature profile. A</w:t>
      </w:r>
      <w:r w:rsidR="00564095">
        <w:t xml:space="preserve"> shift toward higher temperature</w:t>
      </w:r>
      <w:r>
        <w:t>s</w:t>
      </w:r>
      <w:r w:rsidR="00564095">
        <w:t xml:space="preserve"> </w:t>
      </w:r>
      <w:r>
        <w:t>can be seen</w:t>
      </w:r>
      <w:r w:rsidR="007229D7">
        <w:t xml:space="preserve"> down </w:t>
      </w:r>
      <w:commentRangeStart w:id="106"/>
      <w:r w:rsidR="007229D7">
        <w:t>to 150 m depth</w:t>
      </w:r>
      <w:commentRangeEnd w:id="106"/>
      <w:r w:rsidR="006902FF">
        <w:rPr>
          <w:rStyle w:val="Marquedecommentaire"/>
        </w:rPr>
        <w:commentReference w:id="106"/>
      </w:r>
      <w:r w:rsidR="007229D7">
        <w:t>, where the ground temperature starts following the local geothermal gradient</w:t>
      </w:r>
      <w:r>
        <w:t xml:space="preserve">. Further analysis show that a new fluctuating steady state is reached after </w:t>
      </w:r>
      <w:r w:rsidR="001E02E3">
        <w:t>80 years</w:t>
      </w:r>
      <w:r>
        <w:t>. There the average</w:t>
      </w:r>
      <w:r w:rsidR="0003617F">
        <w:t xml:space="preserve"> surface</w:t>
      </w:r>
      <w:r>
        <w:t xml:space="preserve"> temperature is </w:t>
      </w:r>
      <w:r w:rsidR="001E02E3">
        <w:t>9.2</w:t>
      </w:r>
      <w:r>
        <w:t xml:space="preserve"> °C</w:t>
      </w:r>
      <w:r w:rsidR="0003617F">
        <w:t xml:space="preserve"> </w:t>
      </w:r>
      <w:r>
        <w:t xml:space="preserve">and </w:t>
      </w:r>
      <w:r w:rsidR="007229D7">
        <w:t>reaches</w:t>
      </w:r>
      <w:r>
        <w:t xml:space="preserve"> </w:t>
      </w:r>
      <w:r w:rsidR="007229D7">
        <w:t>10</w:t>
      </w:r>
      <w:r>
        <w:t>°C</w:t>
      </w:r>
      <w:r w:rsidR="007229D7">
        <w:t xml:space="preserve"> </w:t>
      </w:r>
      <w:r>
        <w:t xml:space="preserve">at </w:t>
      </w:r>
      <w:commentRangeStart w:id="107"/>
      <w:commentRangeStart w:id="108"/>
      <w:r w:rsidR="007229D7">
        <w:t>2</w:t>
      </w:r>
      <w:r w:rsidR="001E02E3">
        <w:t>5</w:t>
      </w:r>
      <w:commentRangeEnd w:id="107"/>
      <w:r w:rsidR="007229D7">
        <w:rPr>
          <w:rStyle w:val="Marquedecommentaire"/>
        </w:rPr>
        <w:commentReference w:id="107"/>
      </w:r>
      <w:commentRangeEnd w:id="108"/>
      <w:r w:rsidR="006902FF">
        <w:rPr>
          <w:rStyle w:val="Marquedecommentaire"/>
        </w:rPr>
        <w:commentReference w:id="108"/>
      </w:r>
      <w:r w:rsidR="001E02E3">
        <w:t xml:space="preserve"> </w:t>
      </w:r>
      <w:r>
        <w:t>m depth</w:t>
      </w:r>
      <w:r w:rsidR="0003617F">
        <w:t>. This</w:t>
      </w:r>
      <w:r w:rsidR="007229D7">
        <w:t xml:space="preserve"> is 1°C higher than the average air temperature </w:t>
      </w:r>
      <w:r w:rsidR="0003617F">
        <w:t>of 9.4°C measured in Paisley,</w:t>
      </w:r>
      <w:r w:rsidR="007229D7">
        <w:t xml:space="preserve"> in accordance wit</w:t>
      </w:r>
      <w:r>
        <w:t xml:space="preserve">h XXX. </w:t>
      </w:r>
    </w:p>
    <w:p w14:paraId="1484119F" w14:textId="1EB550ED" w:rsidR="008A2576" w:rsidRDefault="00747343" w:rsidP="00EF2480">
      <w:pPr>
        <w:spacing w:afterLines="80" w:after="192" w:line="480" w:lineRule="auto"/>
        <w:ind w:left="-4" w:firstLine="339"/>
      </w:pPr>
      <w:r>
        <w:t xml:space="preserve">We </w:t>
      </w:r>
      <w:r w:rsidR="000F5351">
        <w:t xml:space="preserve">then </w:t>
      </w:r>
      <w:r>
        <w:t>simulate heat extraction along the BHE situated between 40 and 90 m depth in the 1000</w:t>
      </w:r>
      <w:r w:rsidR="000F5351">
        <w:t>-</w:t>
      </w:r>
      <w:r>
        <w:t xml:space="preserve">m long 1D model representing a semi-infinite vertical homogeneous line source. </w:t>
      </w:r>
      <w:r w:rsidR="000F5351">
        <w:t xml:space="preserve">Different scenarios aiming at quantifying the relative contribution of </w:t>
      </w:r>
      <w:commentRangeStart w:id="109"/>
      <w:r w:rsidR="000F5351">
        <w:t>solar</w:t>
      </w:r>
      <w:commentRangeEnd w:id="109"/>
      <w:r w:rsidR="007229D7">
        <w:rPr>
          <w:rStyle w:val="Marquedecommentaire"/>
        </w:rPr>
        <w:commentReference w:id="109"/>
      </w:r>
      <w:r w:rsidR="000F5351">
        <w:t xml:space="preserve"> and geothermal heat flux on the recharge potential are simulated</w:t>
      </w:r>
      <w:r w:rsidR="008A2576">
        <w:t xml:space="preserve">, using </w:t>
      </w:r>
      <w:r w:rsidR="000F5351">
        <w:t xml:space="preserve">1) constant boundary conditions, 2) constant surface and bottom heat flux boundaries of </w:t>
      </w:r>
      <w:r w:rsidR="000F5351">
        <w:rPr>
          <w:rFonts w:ascii="Cambria" w:eastAsia="Cambria" w:hAnsi="Cambria" w:cs="Cambria"/>
        </w:rPr>
        <w:t>−</w:t>
      </w:r>
      <w:r w:rsidR="000F5351">
        <w:t>0</w:t>
      </w:r>
      <w:r w:rsidR="000F5351">
        <w:rPr>
          <w:rFonts w:ascii="Cambria" w:eastAsia="Cambria" w:hAnsi="Cambria" w:cs="Cambria"/>
          <w:i/>
        </w:rPr>
        <w:t>.</w:t>
      </w:r>
      <w:r w:rsidR="000F5351">
        <w:t>068</w:t>
      </w:r>
      <w:r w:rsidR="000F5351">
        <w:rPr>
          <w:i/>
        </w:rPr>
        <w:t>W</w:t>
      </w:r>
      <w:r w:rsidR="000F5351">
        <w:rPr>
          <w:rFonts w:ascii="Cambria" w:eastAsia="Cambria" w:hAnsi="Cambria" w:cs="Cambria"/>
          <w:i/>
        </w:rPr>
        <w:t>/</w:t>
      </w:r>
      <w:r w:rsidR="000F5351">
        <w:rPr>
          <w:i/>
        </w:rPr>
        <w:t>m</w:t>
      </w:r>
      <w:r w:rsidR="000F5351">
        <w:rPr>
          <w:vertAlign w:val="superscript"/>
        </w:rPr>
        <w:t xml:space="preserve">2 </w:t>
      </w:r>
      <w:r w:rsidR="000F5351">
        <w:t>and 0</w:t>
      </w:r>
      <w:r w:rsidR="000F5351">
        <w:rPr>
          <w:rFonts w:ascii="Cambria" w:eastAsia="Cambria" w:hAnsi="Cambria" w:cs="Cambria"/>
          <w:i/>
        </w:rPr>
        <w:t>.</w:t>
      </w:r>
      <w:r w:rsidR="000F5351">
        <w:t>068</w:t>
      </w:r>
      <w:r w:rsidR="000F5351">
        <w:rPr>
          <w:i/>
        </w:rPr>
        <w:t>W</w:t>
      </w:r>
      <w:r w:rsidR="000F5351">
        <w:rPr>
          <w:rFonts w:ascii="Cambria" w:eastAsia="Cambria" w:hAnsi="Cambria" w:cs="Cambria"/>
          <w:i/>
        </w:rPr>
        <w:t>/</w:t>
      </w:r>
      <w:r w:rsidR="000F5351">
        <w:rPr>
          <w:i/>
        </w:rPr>
        <w:t>m</w:t>
      </w:r>
      <w:r w:rsidR="000F5351">
        <w:rPr>
          <w:vertAlign w:val="superscript"/>
        </w:rPr>
        <w:t>2</w:t>
      </w:r>
      <w:r w:rsidR="000F5351">
        <w:t xml:space="preserve">, and 3) </w:t>
      </w:r>
      <w:commentRangeStart w:id="110"/>
      <w:ins w:id="111" w:author="FRASER HARRIS Andrew" w:date="2020-09-11T14:27:00Z">
        <w:r w:rsidR="006902FF">
          <w:t>constant bottom heat flux of 0.068</w:t>
        </w:r>
      </w:ins>
      <w:ins w:id="112" w:author="FRASER HARRIS Andrew" w:date="2020-09-11T14:28:00Z">
        <w:r w:rsidR="006902FF">
          <w:t xml:space="preserve"> W/m</w:t>
        </w:r>
        <w:r w:rsidR="006902FF">
          <w:rPr>
            <w:vertAlign w:val="superscript"/>
          </w:rPr>
          <w:t>2</w:t>
        </w:r>
        <w:r w:rsidR="006902FF">
          <w:t xml:space="preserve"> and the </w:t>
        </w:r>
      </w:ins>
      <w:r w:rsidR="000F5351">
        <w:t>fluctuating surface heat flux boundary</w:t>
      </w:r>
      <w:ins w:id="113" w:author="FRASER HARRIS Andrew" w:date="2020-09-11T14:28:00Z">
        <w:r w:rsidR="006902FF">
          <w:t xml:space="preserve"> described above</w:t>
        </w:r>
        <w:commentRangeEnd w:id="110"/>
        <w:r w:rsidR="006902FF">
          <w:rPr>
            <w:rStyle w:val="Marquedecommentaire"/>
          </w:rPr>
          <w:commentReference w:id="110"/>
        </w:r>
      </w:ins>
      <w:r w:rsidR="000F5351">
        <w:t xml:space="preserve">. After verifying that the steady state gradient used as initial condition remains stable when using Neumann boundary conditions in a case without heat extraction, temperature change due to heat extraction is simulated for periods of 1 and 30 years, using line source areas of 70 </w:t>
      </w:r>
      <w:r w:rsidR="000F5351">
        <w:rPr>
          <w:i/>
        </w:rPr>
        <w:t>m</w:t>
      </w:r>
      <w:r w:rsidR="000F5351">
        <w:rPr>
          <w:vertAlign w:val="superscript"/>
        </w:rPr>
        <w:t xml:space="preserve">2 </w:t>
      </w:r>
      <w:r w:rsidR="000F5351">
        <w:t xml:space="preserve">and 2200 </w:t>
      </w:r>
      <w:r w:rsidR="000F5351">
        <w:rPr>
          <w:i/>
        </w:rPr>
        <w:t>m</w:t>
      </w:r>
      <w:r w:rsidR="000F5351">
        <w:rPr>
          <w:vertAlign w:val="superscript"/>
        </w:rPr>
        <w:t>2</w:t>
      </w:r>
      <w:r w:rsidR="000F5351">
        <w:t xml:space="preserve">, respectively. For each scenario, a constant source term of -1000 W, equally distributed along the 40 m long BHE section of the 1D profile is added. </w:t>
      </w:r>
    </w:p>
    <w:p w14:paraId="61EECD1C" w14:textId="00EEEAC6" w:rsidR="00A35798" w:rsidRDefault="000F5351" w:rsidP="00EF2480">
      <w:pPr>
        <w:spacing w:afterLines="80" w:after="192" w:line="480" w:lineRule="auto"/>
        <w:ind w:left="-4" w:firstLine="339"/>
      </w:pPr>
      <w:r>
        <w:t xml:space="preserve">In addition, </w:t>
      </w:r>
      <w:r w:rsidR="00747343">
        <w:t>we simulate heat extraction within a 40m long line source model</w:t>
      </w:r>
      <w:r w:rsidR="00A35798">
        <w:t xml:space="preserve">. This model corresponds to a </w:t>
      </w:r>
      <w:r w:rsidR="00747343">
        <w:t>finite section of the</w:t>
      </w:r>
      <w:r>
        <w:t xml:space="preserve"> 1000-m long </w:t>
      </w:r>
      <w:r w:rsidR="00747343">
        <w:t>BHE</w:t>
      </w:r>
      <w:r>
        <w:t xml:space="preserve"> model</w:t>
      </w:r>
      <w:r w:rsidR="00A35798">
        <w:t xml:space="preserve"> situated </w:t>
      </w:r>
      <w:r>
        <w:t>between 50 and 90m depth</w:t>
      </w:r>
      <w:r w:rsidR="00A35798">
        <w:t>, where the temperature is initially at XXX and XXX °C, respectively</w:t>
      </w:r>
      <w:r w:rsidR="00747343">
        <w:t>. This is done to validate the analytical solutions described in the previous section, using purely diffusive heat transfer</w:t>
      </w:r>
      <w:r w:rsidR="00A35798">
        <w:t xml:space="preserve">, and </w:t>
      </w:r>
      <w:ins w:id="114" w:author="FRASER HARRIS Andrew" w:date="2020-09-11T14:30:00Z">
        <w:r w:rsidR="006902FF">
          <w:t xml:space="preserve">to </w:t>
        </w:r>
      </w:ins>
      <w:r w:rsidR="00A35798">
        <w:t>assess the effect of axial heat fluxes when a layer of rock is situated below/above the BHE</w:t>
      </w:r>
      <w:r w:rsidR="00747343">
        <w:t xml:space="preserve">. </w:t>
      </w:r>
    </w:p>
    <w:p w14:paraId="62B84A15" w14:textId="2F08FE3D" w:rsidR="007564A6" w:rsidRDefault="00B75254" w:rsidP="00EF2480">
      <w:pPr>
        <w:pStyle w:val="Titre2"/>
        <w:numPr>
          <w:ilvl w:val="1"/>
          <w:numId w:val="3"/>
        </w:numPr>
        <w:spacing w:afterLines="80" w:after="192" w:line="480" w:lineRule="auto"/>
      </w:pPr>
      <w:r>
        <w:t>3D model and l</w:t>
      </w:r>
      <w:r w:rsidR="00747343">
        <w:t>ateral heat flux</w:t>
      </w:r>
    </w:p>
    <w:p w14:paraId="517FF6AA" w14:textId="7698FB3F" w:rsidR="007A44C5" w:rsidRDefault="00747343" w:rsidP="002C3693">
      <w:pPr>
        <w:spacing w:afterLines="80" w:after="192" w:line="480" w:lineRule="auto"/>
        <w:ind w:left="-4" w:firstLine="339"/>
      </w:pPr>
      <w:r>
        <w:t xml:space="preserve">Line </w:t>
      </w:r>
      <w:r w:rsidR="003F6CCA">
        <w:t xml:space="preserve">source </w:t>
      </w:r>
      <w:r>
        <w:t xml:space="preserve">models can be used to study </w:t>
      </w:r>
      <w:r w:rsidR="003F1BC7">
        <w:t xml:space="preserve">in an efficient way </w:t>
      </w:r>
      <w:r>
        <w:t xml:space="preserve">steady state </w:t>
      </w:r>
      <w:r w:rsidR="00352507">
        <w:t xml:space="preserve">conditions </w:t>
      </w:r>
      <w:r w:rsidR="00364436">
        <w:t xml:space="preserve">(i.e. the overall temperature change in the system) </w:t>
      </w:r>
      <w:r w:rsidR="00352507">
        <w:t>and one-dimensional (1D) heat transfers</w:t>
      </w:r>
      <w:r w:rsidR="00364436">
        <w:t xml:space="preserve"> (i.e. v</w:t>
      </w:r>
      <w:r w:rsidR="003F1BC7">
        <w:t xml:space="preserve">ertical </w:t>
      </w:r>
      <w:r w:rsidR="00364436">
        <w:t xml:space="preserve">or axial </w:t>
      </w:r>
      <w:r w:rsidR="003F1BC7">
        <w:t>heat fluxes</w:t>
      </w:r>
      <w:r w:rsidR="00364436">
        <w:t xml:space="preserve">). </w:t>
      </w:r>
      <w:r w:rsidR="007A44C5">
        <w:t xml:space="preserve">However, 1D models only give a few insights on the temperature distribution around the borehole, which is assumed to vary uniformly, and for each element </w:t>
      </w:r>
      <w:commentRangeStart w:id="115"/>
      <w:r w:rsidR="007A44C5">
        <w:t>the</w:t>
      </w:r>
      <w:commentRangeEnd w:id="115"/>
      <w:r w:rsidR="007A44C5">
        <w:rPr>
          <w:rStyle w:val="Marquedecommentaire"/>
        </w:rPr>
        <w:commentReference w:id="115"/>
      </w:r>
      <w:r w:rsidR="007A44C5">
        <w:t xml:space="preserve"> temperature change will be highly dependent on the model area.</w:t>
      </w:r>
      <w:r w:rsidR="007A44C5" w:rsidRPr="007A44C5">
        <w:t xml:space="preserve"> </w:t>
      </w:r>
      <w:r w:rsidR="007A44C5">
        <w:t>To study lateral heat fluxes induced by the heat extraction from the 40 m long BHE and the extent of the effect of heat extraction, we therefore set up a three-dimensional model whose properties and thermal state are equivalent to the 1D model previously described.</w:t>
      </w:r>
    </w:p>
    <w:p w14:paraId="52FEF267" w14:textId="1651C0CB" w:rsidR="007564A6" w:rsidRDefault="00A35798" w:rsidP="00EF2480">
      <w:pPr>
        <w:spacing w:afterLines="80" w:after="192" w:line="480" w:lineRule="auto"/>
        <w:ind w:left="-4" w:firstLine="339"/>
      </w:pPr>
      <w:r>
        <w:t>Th</w:t>
      </w:r>
      <w:r w:rsidR="001145EA">
        <w:t xml:space="preserve">e 3D models consist of a </w:t>
      </w:r>
      <w:r>
        <w:t xml:space="preserve">300 m large, 300 m long and 150 m deep </w:t>
      </w:r>
      <w:r w:rsidR="00581E6D">
        <w:t>block</w:t>
      </w:r>
      <w:r>
        <w:t xml:space="preserve"> composed of 5000 prismatic elements. The borehole is situated in the centre of a cylindrical volume between 50 and 90 m depth. This cylinder has a radius of 26.5 m (i.e. radius of the area required for a 30-year extraction period, as calculated in section XXX) and defines a zone with a high-resolution mesh. The size of the elements increases from 2 m inside the cylinder and up to 20m at the lateral boundaries of the 3D block. The vertical resolution of the model is of 1</w:t>
      </w:r>
      <w:r w:rsidR="00581E6D">
        <w:t xml:space="preserve"> </w:t>
      </w:r>
      <w:r>
        <w:t>m within the borehole depth interval and of 4</w:t>
      </w:r>
      <w:r w:rsidR="00581E6D">
        <w:t xml:space="preserve"> </w:t>
      </w:r>
      <w:r>
        <w:t>m elsewhere.</w:t>
      </w:r>
    </w:p>
    <w:p w14:paraId="7850C7C1" w14:textId="20231EFA" w:rsidR="00EF2480" w:rsidRDefault="007A44C5" w:rsidP="00EF2480">
      <w:pPr>
        <w:spacing w:afterLines="80" w:after="192" w:line="480" w:lineRule="auto"/>
        <w:ind w:left="-4" w:firstLine="339"/>
      </w:pPr>
      <w:r>
        <w:t xml:space="preserve">Assuming </w:t>
      </w:r>
      <w:r w:rsidR="00202266">
        <w:t xml:space="preserve">that 1D models </w:t>
      </w:r>
      <w:r w:rsidR="00581E6D">
        <w:t>represent</w:t>
      </w:r>
      <w:r w:rsidR="00202266">
        <w:t xml:space="preserve"> the far field conditions in a three-dimensional scenario</w:t>
      </w:r>
      <w:r>
        <w:t>, we</w:t>
      </w:r>
      <w:del w:id="116" w:author="FRASER HARRIS Andrew" w:date="2020-09-11T14:38:00Z">
        <w:r w:rsidDel="00DC0CDB">
          <w:delText xml:space="preserve"> suggest to</w:delText>
        </w:r>
      </w:del>
      <w:r>
        <w:t xml:space="preserve"> compare the temperature profiles at 4.7 m and 26.5 m </w:t>
      </w:r>
      <w:ins w:id="117" w:author="FRASER HARRIS Andrew" w:date="2020-09-11T14:38:00Z">
        <w:r w:rsidR="00DC0CDB">
          <w:t xml:space="preserve">from the borehole </w:t>
        </w:r>
      </w:ins>
      <w:ins w:id="118" w:author="FRASER HARRIS Andrew" w:date="2020-09-11T14:39:00Z">
        <w:r w:rsidR="00DC0CDB">
          <w:t>(</w:t>
        </w:r>
      </w:ins>
      <w:r>
        <w:t>from a line source embedded in a 3D model</w:t>
      </w:r>
      <w:ins w:id="119" w:author="FRASER HARRIS Andrew" w:date="2020-09-11T14:39:00Z">
        <w:r w:rsidR="00DC0CDB">
          <w:t>)</w:t>
        </w:r>
      </w:ins>
      <w:r>
        <w:t xml:space="preserve"> to those from the 70 m² and 2200 m² </w:t>
      </w:r>
      <w:r w:rsidR="00747343">
        <w:t>1D line source model. Any difference between the</w:t>
      </w:r>
      <w:r w:rsidR="00202266">
        <w:t xml:space="preserve"> equivalent temperature profiles in the</w:t>
      </w:r>
      <w:r w:rsidR="00747343">
        <w:t xml:space="preserve"> 1D and 3D model would therefore </w:t>
      </w:r>
      <w:r w:rsidR="00202266">
        <w:t xml:space="preserve">indicate the effects </w:t>
      </w:r>
      <w:commentRangeStart w:id="120"/>
      <w:r w:rsidR="00202266">
        <w:t xml:space="preserve">of lateral </w:t>
      </w:r>
      <w:commentRangeEnd w:id="120"/>
      <w:r w:rsidR="00DC0CDB">
        <w:rPr>
          <w:rStyle w:val="Marquedecommentaire"/>
        </w:rPr>
        <w:commentReference w:id="120"/>
      </w:r>
      <w:r w:rsidR="00202266">
        <w:t>heat recharge</w:t>
      </w:r>
      <w:r w:rsidR="00747343">
        <w:t>.</w:t>
      </w:r>
      <w:r w:rsidR="00581E6D">
        <w:t xml:space="preserve"> </w:t>
      </w:r>
      <w:r w:rsidR="00EF2480">
        <w:br w:type="page"/>
      </w:r>
    </w:p>
    <w:p w14:paraId="749430C4" w14:textId="77777777" w:rsidR="007564A6" w:rsidRDefault="00747343" w:rsidP="00EF2480">
      <w:pPr>
        <w:pStyle w:val="Titre1"/>
        <w:numPr>
          <w:ilvl w:val="0"/>
          <w:numId w:val="3"/>
        </w:numPr>
        <w:spacing w:afterLines="80" w:after="192" w:line="480" w:lineRule="auto"/>
        <w:ind w:left="590"/>
      </w:pPr>
      <w:r>
        <w:t>Results</w:t>
      </w:r>
    </w:p>
    <w:p w14:paraId="741FCB0F" w14:textId="77777777" w:rsidR="007564A6" w:rsidRDefault="00747343" w:rsidP="00EF2480">
      <w:pPr>
        <w:pStyle w:val="Titre2"/>
        <w:numPr>
          <w:ilvl w:val="1"/>
          <w:numId w:val="3"/>
        </w:numPr>
        <w:spacing w:afterLines="80" w:after="192" w:line="480" w:lineRule="auto"/>
        <w:ind w:left="642"/>
      </w:pPr>
      <w:r>
        <w:t>Axial recharge</w:t>
      </w:r>
    </w:p>
    <w:p w14:paraId="788FEF62" w14:textId="35008885" w:rsidR="006F3B05" w:rsidRDefault="007232B6" w:rsidP="006F3B05">
      <w:pPr>
        <w:spacing w:afterLines="80" w:after="192" w:line="480" w:lineRule="auto"/>
        <w:ind w:left="-4" w:firstLine="337"/>
      </w:pPr>
      <w:r>
        <w:t xml:space="preserve">We </w:t>
      </w:r>
      <w:r w:rsidR="009C6991">
        <w:t xml:space="preserve">first attempt to quantify the </w:t>
      </w:r>
      <w:r>
        <w:t xml:space="preserve">axial affects </w:t>
      </w:r>
      <w:r w:rsidR="00AE2292">
        <w:t xml:space="preserve">induced by heat extraction from the 40-m long borehole </w:t>
      </w:r>
      <w:r w:rsidR="005322F8">
        <w:t xml:space="preserve">over time </w:t>
      </w:r>
      <w:r w:rsidR="00AE2292">
        <w:t xml:space="preserve">by </w:t>
      </w:r>
      <w:r>
        <w:t>comparing t</w:t>
      </w:r>
      <w:r w:rsidR="00AE2292">
        <w:t>he t</w:t>
      </w:r>
      <w:r>
        <w:t xml:space="preserve">emperature profiles </w:t>
      </w:r>
      <w:r w:rsidR="00AE2292">
        <w:t>obtained from the 1D finite and semi-infinite models</w:t>
      </w:r>
      <w:r w:rsidR="005322F8">
        <w:t>.</w:t>
      </w:r>
      <w:r w:rsidR="00AA4A16" w:rsidRPr="00AA4A16">
        <w:t xml:space="preserve"> </w:t>
      </w:r>
      <w:r w:rsidR="00AA4A16">
        <w:t>I</w:t>
      </w:r>
      <w:r w:rsidR="00C00BC6">
        <w:t>n both</w:t>
      </w:r>
      <w:r w:rsidR="00AA4A16">
        <w:t xml:space="preserve"> scenarios, a total heat load of 1000 W regularly distributed along the borehole is abstracted</w:t>
      </w:r>
      <w:r w:rsidR="00C00BC6">
        <w:t xml:space="preserve"> from the 70m² and 2200m² for durations of 1 year and 30</w:t>
      </w:r>
      <w:ins w:id="121" w:author="FRASER HARRIS Andrew" w:date="2020-09-11T14:40:00Z">
        <w:r w:rsidR="00DC0CDB">
          <w:t xml:space="preserve"> years</w:t>
        </w:r>
      </w:ins>
      <w:r w:rsidR="00C00BC6">
        <w:t xml:space="preserve">, respectively, </w:t>
      </w:r>
      <w:r w:rsidR="00AA4A16">
        <w:t>according</w:t>
      </w:r>
      <w:del w:id="122" w:author="FRASER HARRIS Andrew" w:date="2020-09-11T14:40:00Z">
        <w:r w:rsidR="00AA4A16" w:rsidDel="00DC0CDB">
          <w:delText>ly</w:delText>
        </w:r>
      </w:del>
      <w:r w:rsidR="00AA4A16">
        <w:t xml:space="preserve"> to the mathematical model described in part XXX. The profiles obtained </w:t>
      </w:r>
      <w:r w:rsidR="006F3B05">
        <w:t xml:space="preserve">for both models </w:t>
      </w:r>
      <w:r w:rsidR="00AA4A16">
        <w:t xml:space="preserve">are displayed in Fig. 4 together with results from the 3D models (see Section XXX). </w:t>
      </w:r>
    </w:p>
    <w:p w14:paraId="75C8E25E" w14:textId="5CABF630" w:rsidR="006F3B05" w:rsidRDefault="006F3B05" w:rsidP="006F3B05">
      <w:pPr>
        <w:spacing w:afterLines="80" w:after="192" w:line="480" w:lineRule="auto"/>
      </w:pPr>
      <w:commentRangeStart w:id="123"/>
      <w:r>
        <w:rPr>
          <w:noProof/>
        </w:rPr>
        <w:drawing>
          <wp:inline distT="0" distB="0" distL="0" distR="0" wp14:anchorId="4C107484" wp14:editId="53029759">
            <wp:extent cx="6217920" cy="2036445"/>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7920" cy="2036445"/>
                    </a:xfrm>
                    <a:prstGeom prst="rect">
                      <a:avLst/>
                    </a:prstGeom>
                  </pic:spPr>
                </pic:pic>
              </a:graphicData>
            </a:graphic>
          </wp:inline>
        </w:drawing>
      </w:r>
      <w:commentRangeEnd w:id="123"/>
      <w:r w:rsidR="00BD746E">
        <w:rPr>
          <w:rStyle w:val="Marquedecommentaire"/>
        </w:rPr>
        <w:commentReference w:id="123"/>
      </w:r>
    </w:p>
    <w:p w14:paraId="768CA6A2" w14:textId="74DCCC53" w:rsidR="007564A6" w:rsidRDefault="00747343" w:rsidP="00EF2480">
      <w:pPr>
        <w:spacing w:afterLines="80" w:after="192" w:line="480" w:lineRule="auto"/>
        <w:ind w:left="-4" w:firstLine="337"/>
      </w:pPr>
      <w:r>
        <w:t>Figure 4</w:t>
      </w:r>
      <w:r w:rsidR="00AA4A16">
        <w:t>.</w:t>
      </w:r>
      <w:r>
        <w:t xml:space="preserve"> Temperature profile</w:t>
      </w:r>
      <w:r w:rsidR="004F6A66">
        <w:t xml:space="preserve"> obtained</w:t>
      </w:r>
      <w:r>
        <w:t xml:space="preserve"> after 1 year (left) and 30 years (right) </w:t>
      </w:r>
      <w:r w:rsidR="00AA4A16">
        <w:t>of heat extraction from the 1D and 3D</w:t>
      </w:r>
      <w:r w:rsidR="006F3B05">
        <w:t xml:space="preserve"> finite </w:t>
      </w:r>
      <w:commentRangeStart w:id="124"/>
      <w:r w:rsidR="006F3B05">
        <w:t>and semi-infinite</w:t>
      </w:r>
      <w:r w:rsidR="00AA4A16">
        <w:t xml:space="preserve"> models</w:t>
      </w:r>
      <w:r w:rsidR="008B74F7">
        <w:t xml:space="preserve"> </w:t>
      </w:r>
      <w:commentRangeEnd w:id="124"/>
      <w:r w:rsidR="00DC0CDB">
        <w:rPr>
          <w:rStyle w:val="Marquedecommentaire"/>
        </w:rPr>
        <w:commentReference w:id="124"/>
      </w:r>
      <w:r w:rsidR="008B74F7">
        <w:t>for constant heat flux boundaries o</w:t>
      </w:r>
      <w:r w:rsidR="00AA4A16">
        <w:t xml:space="preserve">f </w:t>
      </w:r>
      <w:r w:rsidR="00E93BA3">
        <w:t>-0.068 and 0.068 W/m²</w:t>
      </w:r>
      <w:r w:rsidR="008B74F7">
        <w:t xml:space="preserve"> </w:t>
      </w:r>
      <w:r w:rsidR="00AA4A16">
        <w:t xml:space="preserve">associated </w:t>
      </w:r>
      <w:ins w:id="125" w:author="FRASER HARRIS Andrew" w:date="2020-09-11T14:41:00Z">
        <w:r w:rsidR="00DC0CDB">
          <w:t>with</w:t>
        </w:r>
      </w:ins>
      <w:del w:id="126" w:author="FRASER HARRIS Andrew" w:date="2020-09-11T14:41:00Z">
        <w:r w:rsidR="00AA4A16" w:rsidDel="00DC0CDB">
          <w:delText>to</w:delText>
        </w:r>
      </w:del>
      <w:r w:rsidR="00AA4A16">
        <w:t xml:space="preserve"> a steady state temperature gradient of 0.031 °C/km (</w:t>
      </w:r>
      <w:r w:rsidR="006F3B05">
        <w:t xml:space="preserve">black </w:t>
      </w:r>
      <w:r w:rsidR="00AA4A16">
        <w:t>profile</w:t>
      </w:r>
      <w:r w:rsidR="008B74F7">
        <w:t>)</w:t>
      </w:r>
      <w:r w:rsidR="004F6A66">
        <w:t>.</w:t>
      </w:r>
      <w:r w:rsidR="00C41307">
        <w:t xml:space="preserve"> </w:t>
      </w:r>
      <w:commentRangeStart w:id="127"/>
      <w:commentRangeEnd w:id="127"/>
      <w:r w:rsidR="00DD442B">
        <w:rPr>
          <w:rStyle w:val="Marquedecommentaire"/>
        </w:rPr>
        <w:commentReference w:id="127"/>
      </w:r>
      <w:r w:rsidR="008B74F7">
        <w:t xml:space="preserve">In the 3D models, </w:t>
      </w:r>
      <w:ins w:id="128" w:author="FRASER HARRIS Andrew" w:date="2020-09-11T14:41:00Z">
        <w:r w:rsidR="00DC0CDB">
          <w:t xml:space="preserve">the data are extracted from </w:t>
        </w:r>
      </w:ins>
      <w:del w:id="129" w:author="FRASER HARRIS Andrew" w:date="2020-09-11T14:41:00Z">
        <w:r w:rsidR="008B74F7" w:rsidDel="00DC0CDB">
          <w:delText>two</w:delText>
        </w:r>
      </w:del>
      <w:del w:id="130" w:author="FRASER HARRIS Andrew" w:date="2020-09-11T14:42:00Z">
        <w:r w:rsidR="008B74F7" w:rsidDel="00DC0CDB">
          <w:delText xml:space="preserve"> </w:delText>
        </w:r>
      </w:del>
      <w:r w:rsidR="008B74F7">
        <w:t>vertical profiles situated at the borehole location (x=0) and at a distance</w:t>
      </w:r>
      <w:r w:rsidR="00571CC1">
        <w:t xml:space="preserve"> </w:t>
      </w:r>
      <w:r w:rsidR="008B74F7">
        <w:t>x=</w:t>
      </w:r>
      <w:r w:rsidR="00571CC1">
        <w:t xml:space="preserve">4.5-m (1-year) and 26.5-m (30-year) away from the </w:t>
      </w:r>
      <w:commentRangeStart w:id="131"/>
      <w:r w:rsidR="00571CC1">
        <w:t>borehole</w:t>
      </w:r>
      <w:commentRangeEnd w:id="131"/>
      <w:r w:rsidR="00823CF7">
        <w:rPr>
          <w:rStyle w:val="Marquedecommentaire"/>
        </w:rPr>
        <w:commentReference w:id="131"/>
      </w:r>
      <w:r w:rsidR="00571CC1">
        <w:t>.</w:t>
      </w:r>
    </w:p>
    <w:p w14:paraId="067C06E0" w14:textId="7CBB1025" w:rsidR="00C00BC6" w:rsidRDefault="00EF2480" w:rsidP="00EF2480">
      <w:pPr>
        <w:spacing w:afterLines="80" w:after="192" w:line="480" w:lineRule="auto"/>
        <w:ind w:left="-4" w:firstLine="339"/>
      </w:pPr>
      <w:r>
        <w:t>R</w:t>
      </w:r>
      <w:r w:rsidR="004F6A66">
        <w:t xml:space="preserve">esults from the 40-m long </w:t>
      </w:r>
      <w:r w:rsidR="002E6F08">
        <w:t xml:space="preserve">finite </w:t>
      </w:r>
      <w:r w:rsidR="00200987">
        <w:t xml:space="preserve">BHE </w:t>
      </w:r>
      <w:r w:rsidR="004F6A66">
        <w:t>model</w:t>
      </w:r>
      <w:r w:rsidR="00200987">
        <w:t xml:space="preserve"> with constant heat flux boundaries</w:t>
      </w:r>
      <w:r w:rsidR="004F6A66">
        <w:t xml:space="preserve"> </w:t>
      </w:r>
      <w:r w:rsidR="00C00BC6">
        <w:t>(</w:t>
      </w:r>
      <w:commentRangeStart w:id="132"/>
      <w:r w:rsidR="00C00BC6">
        <w:t>yellow</w:t>
      </w:r>
      <w:commentRangeEnd w:id="132"/>
      <w:r w:rsidR="00823CF7">
        <w:rPr>
          <w:rStyle w:val="Marquedecommentaire"/>
        </w:rPr>
        <w:commentReference w:id="132"/>
      </w:r>
      <w:r w:rsidR="00C00BC6">
        <w:t xml:space="preserve"> line) </w:t>
      </w:r>
      <w:r w:rsidR="00C41307">
        <w:t xml:space="preserve">first </w:t>
      </w:r>
      <w:r w:rsidR="004F6A66">
        <w:t xml:space="preserve">confirm that the extraction of a </w:t>
      </w:r>
      <w:r w:rsidR="002E6F08">
        <w:t xml:space="preserve">heat load of </w:t>
      </w:r>
      <w:r w:rsidR="004F6A66">
        <w:t xml:space="preserve">1000 W induces a uniform temperature decline of 5°C along the borehole </w:t>
      </w:r>
      <w:r w:rsidR="002E6F08">
        <w:t>for</w:t>
      </w:r>
      <w:r w:rsidR="004F6A66">
        <w:t xml:space="preserve"> both simulation periods, in accordance with the mathematical model.</w:t>
      </w:r>
      <w:r w:rsidR="00C41307">
        <w:t xml:space="preserve"> </w:t>
      </w:r>
      <w:r w:rsidR="002E6F08">
        <w:t xml:space="preserve">By integrating </w:t>
      </w:r>
      <w:r w:rsidR="00A011E4">
        <w:t>t</w:t>
      </w:r>
      <w:r w:rsidR="004B1535">
        <w:t xml:space="preserve">he </w:t>
      </w:r>
      <w:r w:rsidR="00A86712">
        <w:t>temperature difference between t</w:t>
      </w:r>
      <w:r w:rsidR="002E6F08">
        <w:t>he final and initial state</w:t>
      </w:r>
      <w:r w:rsidR="005322F8">
        <w:t>s</w:t>
      </w:r>
      <w:r w:rsidR="002E6F08">
        <w:t>, we</w:t>
      </w:r>
      <w:r w:rsidR="006E5D40">
        <w:t xml:space="preserve"> also</w:t>
      </w:r>
      <w:r w:rsidR="002E6F08">
        <w:t xml:space="preserve"> show that</w:t>
      </w:r>
      <w:r w:rsidR="00C00BC6">
        <w:t xml:space="preserve"> after the same production period, </w:t>
      </w:r>
      <w:r w:rsidR="002E6F08">
        <w:t xml:space="preserve"> </w:t>
      </w:r>
      <w:r w:rsidR="00A86712">
        <w:t xml:space="preserve">the </w:t>
      </w:r>
      <w:r w:rsidR="005322F8">
        <w:t xml:space="preserve">overall changes in temperature </w:t>
      </w:r>
      <w:r w:rsidR="00A86712">
        <w:t>in the 40-m and 1000-m long models</w:t>
      </w:r>
      <w:r w:rsidR="005322F8">
        <w:t xml:space="preserve"> are</w:t>
      </w:r>
      <w:r w:rsidR="00A86712">
        <w:t xml:space="preserve"> </w:t>
      </w:r>
      <w:r w:rsidR="00C00BC6">
        <w:t>consistent</w:t>
      </w:r>
      <w:r w:rsidR="007E64B7">
        <w:t xml:space="preserve"> </w:t>
      </w:r>
      <w:commentRangeStart w:id="133"/>
      <w:r w:rsidR="007E64B7">
        <w:t>(</w:t>
      </w:r>
      <w:r w:rsidR="00C00BC6">
        <w:t xml:space="preserve">i.e. </w:t>
      </w:r>
      <w:r w:rsidR="007E64B7">
        <w:t>ΔT  = 1820°C after 30 years)</w:t>
      </w:r>
      <w:r w:rsidR="00A86712">
        <w:t xml:space="preserve">. </w:t>
      </w:r>
      <w:commentRangeEnd w:id="133"/>
      <w:r w:rsidR="00BD746E">
        <w:rPr>
          <w:rStyle w:val="Marquedecommentaire"/>
        </w:rPr>
        <w:commentReference w:id="133"/>
      </w:r>
      <w:r w:rsidR="00A86712">
        <w:t xml:space="preserve">However, the Gaussian-type temperature distribution along the semi-infinite model reveals that </w:t>
      </w:r>
      <w:r w:rsidR="00F21F1A">
        <w:t>part of the heat is sourced from the areas situated above and below the borehole. This effect is particularly visible after 30 years, where the</w:t>
      </w:r>
      <w:r w:rsidR="00C00BC6">
        <w:t xml:space="preserve"> decline in</w:t>
      </w:r>
      <w:r w:rsidR="00F21F1A">
        <w:t xml:space="preserve"> temperature </w:t>
      </w:r>
      <w:r w:rsidR="00C00BC6">
        <w:t>is maximal at</w:t>
      </w:r>
      <w:r w:rsidR="00F21F1A">
        <w:t xml:space="preserve"> the </w:t>
      </w:r>
      <w:r w:rsidR="00A86712">
        <w:t>mid-borehole</w:t>
      </w:r>
      <w:ins w:id="134" w:author="FRASER HARRIS Andrew" w:date="2020-09-11T14:49:00Z">
        <w:r w:rsidR="00BD746E">
          <w:t xml:space="preserve"> (light blue line in </w:t>
        </w:r>
      </w:ins>
      <w:ins w:id="135" w:author="FRASER HARRIS Andrew" w:date="2020-09-11T14:50:00Z">
        <w:r w:rsidR="00BD746E">
          <w:t>Figure 4B)</w:t>
        </w:r>
      </w:ins>
      <w:r w:rsidR="00A86712">
        <w:t>.</w:t>
      </w:r>
    </w:p>
    <w:p w14:paraId="725FF912" w14:textId="77777777" w:rsidR="00C00BC6" w:rsidRDefault="006E5D40" w:rsidP="00EF2480">
      <w:pPr>
        <w:spacing w:afterLines="80" w:after="192" w:line="480" w:lineRule="auto"/>
        <w:ind w:left="-4" w:firstLine="339"/>
      </w:pPr>
      <w:r>
        <w:t xml:space="preserve"> We therefore suggest to </w:t>
      </w:r>
      <w:r w:rsidR="00C00BC6">
        <w:t xml:space="preserve">calculate the integrated temperature difference between both models in the borehole depth interval in order </w:t>
      </w:r>
      <w:r>
        <w:t>to evaluate the effects of axial heat recharge on the temperature profile</w:t>
      </w:r>
      <w:r w:rsidR="00C00BC6">
        <w:t>, according to Eq. XXX:</w:t>
      </w:r>
    </w:p>
    <w:commentRangeStart w:id="136"/>
    <w:commentRangeStart w:id="137"/>
    <w:p w14:paraId="352C6422" w14:textId="262B30C4" w:rsidR="00802EBA" w:rsidRPr="00464B6B" w:rsidRDefault="00840233" w:rsidP="00802EBA">
      <w:pPr>
        <w:spacing w:afterLines="80" w:after="192" w:line="480" w:lineRule="auto"/>
        <w:ind w:left="-4" w:firstLine="339"/>
        <w:jc w:val="center"/>
      </w:pP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V</m:t>
                </m:r>
              </m:e>
              <m:sub>
                <m:r>
                  <w:rPr>
                    <w:rFonts w:ascii="Cambria Math" w:hAnsi="Cambria Math"/>
                  </w:rPr>
                  <m:t>1D</m:t>
                </m:r>
              </m:sub>
            </m:sSub>
          </m:sub>
        </m:sSub>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50</m:t>
                </m:r>
              </m:sub>
              <m:sup>
                <m:r>
                  <w:rPr>
                    <w:rFonts w:ascii="Cambria Math" w:hAnsi="Cambria Math"/>
                  </w:rPr>
                  <m:t>90</m:t>
                </m:r>
              </m:sup>
              <m:e>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1D</m:t>
                        </m:r>
                      </m:sub>
                    </m:sSub>
                  </m:sub>
                </m:sSub>
              </m:e>
            </m:nary>
            <m:r>
              <w:rPr>
                <w:rFonts w:ascii="Cambria Math" w:hAnsi="Cambria Math"/>
              </w:rPr>
              <m:t>-</m:t>
            </m:r>
            <m:nary>
              <m:naryPr>
                <m:limLoc m:val="subSup"/>
                <m:ctrlPr>
                  <w:rPr>
                    <w:rFonts w:ascii="Cambria Math" w:hAnsi="Cambria Math"/>
                    <w:i/>
                  </w:rPr>
                </m:ctrlPr>
              </m:naryPr>
              <m:sub>
                <m:r>
                  <w:rPr>
                    <w:rFonts w:ascii="Cambria Math" w:hAnsi="Cambria Math"/>
                  </w:rPr>
                  <m:t>50</m:t>
                </m:r>
              </m:sub>
              <m:sup>
                <m:r>
                  <w:rPr>
                    <w:rFonts w:ascii="Cambria Math" w:hAnsi="Cambria Math"/>
                  </w:rPr>
                  <m:t>90</m:t>
                </m:r>
              </m:sup>
              <m:e>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SI</m:t>
                        </m:r>
                      </m:e>
                      <m:sub>
                        <m:r>
                          <w:rPr>
                            <w:rFonts w:ascii="Cambria Math" w:hAnsi="Cambria Math"/>
                          </w:rPr>
                          <m:t>1D</m:t>
                        </m:r>
                      </m:sub>
                    </m:sSub>
                  </m:sub>
                </m:sSub>
              </m:e>
            </m:nary>
          </m:num>
          <m:den>
            <m:nary>
              <m:naryPr>
                <m:limLoc m:val="subSup"/>
                <m:ctrlPr>
                  <w:rPr>
                    <w:rFonts w:ascii="Cambria Math" w:hAnsi="Cambria Math"/>
                    <w:i/>
                  </w:rPr>
                </m:ctrlPr>
              </m:naryPr>
              <m:sub>
                <m:r>
                  <w:rPr>
                    <w:rFonts w:ascii="Cambria Math" w:hAnsi="Cambria Math"/>
                  </w:rPr>
                  <m:t>50</m:t>
                </m:r>
              </m:sub>
              <m:sup>
                <m:r>
                  <w:rPr>
                    <w:rFonts w:ascii="Cambria Math" w:hAnsi="Cambria Math"/>
                  </w:rPr>
                  <m:t>90</m:t>
                </m:r>
              </m:sup>
              <m:e>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1D</m:t>
                        </m:r>
                      </m:sub>
                    </m:sSub>
                  </m:sub>
                </m:sSub>
              </m:e>
            </m:nary>
          </m:den>
        </m:f>
      </m:oMath>
      <w:r w:rsidR="00802EBA">
        <w:t xml:space="preserve">; </w:t>
      </w:r>
      <w:r w:rsidR="00FB735E">
        <w:t>(</w:t>
      </w:r>
      <w:r w:rsidR="00802EBA">
        <w:t xml:space="preserve"> </w:t>
      </w:r>
      <m:oMath>
        <m:sSub>
          <m:sSubPr>
            <m:ctrlPr>
              <w:rPr>
                <w:rFonts w:ascii="Cambria Math" w:hAnsi="Cambria Math"/>
                <w:i/>
              </w:rPr>
            </m:ctrlPr>
          </m:sSubPr>
          <m:e>
            <m:r>
              <w:rPr>
                <w:rFonts w:ascii="Cambria Math" w:hAnsi="Cambria Math"/>
              </w:rPr>
              <m:t>q</m:t>
            </m:r>
          </m:e>
          <m:sub>
            <m:r>
              <w:rPr>
                <w:rFonts w:ascii="Cambria Math" w:hAnsi="Cambria Math"/>
              </w:rPr>
              <m:t>H</m:t>
            </m:r>
          </m:sub>
        </m:sSub>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50</m:t>
                </m:r>
              </m:sub>
              <m:sup>
                <m:r>
                  <w:rPr>
                    <w:rFonts w:ascii="Cambria Math" w:hAnsi="Cambria Math"/>
                  </w:rPr>
                  <m:t>90</m:t>
                </m:r>
              </m:sup>
              <m:e>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1D</m:t>
                        </m:r>
                      </m:sub>
                    </m:sSub>
                  </m:sub>
                </m:sSub>
              </m:e>
            </m:nary>
            <m:r>
              <w:rPr>
                <w:rFonts w:ascii="Cambria Math" w:hAnsi="Cambria Math"/>
              </w:rPr>
              <m:t>-</m:t>
            </m:r>
            <m:nary>
              <m:naryPr>
                <m:limLoc m:val="subSup"/>
                <m:ctrlPr>
                  <w:rPr>
                    <w:rFonts w:ascii="Cambria Math" w:hAnsi="Cambria Math"/>
                    <w:i/>
                  </w:rPr>
                </m:ctrlPr>
              </m:naryPr>
              <m:sub>
                <m:r>
                  <w:rPr>
                    <w:rFonts w:ascii="Cambria Math" w:hAnsi="Cambria Math"/>
                  </w:rPr>
                  <m:t>50</m:t>
                </m:r>
              </m:sub>
              <m:sup>
                <m:r>
                  <w:rPr>
                    <w:rFonts w:ascii="Cambria Math" w:hAnsi="Cambria Math"/>
                  </w:rPr>
                  <m:t>90</m:t>
                </m:r>
              </m:sup>
              <m:e>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3D</m:t>
                        </m:r>
                      </m:sub>
                    </m:sSub>
                  </m:sub>
                </m:sSub>
              </m:e>
            </m:nary>
          </m:num>
          <m:den>
            <m:nary>
              <m:naryPr>
                <m:limLoc m:val="subSup"/>
                <m:ctrlPr>
                  <w:rPr>
                    <w:rFonts w:ascii="Cambria Math" w:hAnsi="Cambria Math"/>
                    <w:i/>
                  </w:rPr>
                </m:ctrlPr>
              </m:naryPr>
              <m:sub>
                <m:r>
                  <w:rPr>
                    <w:rFonts w:ascii="Cambria Math" w:hAnsi="Cambria Math"/>
                  </w:rPr>
                  <m:t>50</m:t>
                </m:r>
              </m:sub>
              <m:sup>
                <m:r>
                  <w:rPr>
                    <w:rFonts w:ascii="Cambria Math" w:hAnsi="Cambria Math"/>
                  </w:rPr>
                  <m:t>90</m:t>
                </m:r>
              </m:sup>
              <m:e>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1D</m:t>
                        </m:r>
                      </m:sub>
                    </m:sSub>
                  </m:sub>
                </m:sSub>
              </m:e>
            </m:nary>
          </m:den>
        </m:f>
        <w:commentRangeEnd w:id="136"/>
        <m:r>
          <m:rPr>
            <m:sty m:val="p"/>
          </m:rPr>
          <w:rPr>
            <w:rStyle w:val="Marquedecommentaire"/>
          </w:rPr>
          <w:commentReference w:id="136"/>
        </m:r>
        <w:commentRangeEnd w:id="137"/>
        <m:r>
          <m:rPr>
            <m:sty m:val="p"/>
          </m:rPr>
          <w:rPr>
            <w:rStyle w:val="Marquedecommentaire"/>
          </w:rPr>
          <w:commentReference w:id="137"/>
        </m:r>
        <m:r>
          <w:rPr>
            <w:rFonts w:ascii="Cambria Math" w:hAnsi="Cambria Math"/>
          </w:rPr>
          <m:t>)</m:t>
        </m:r>
      </m:oMath>
    </w:p>
    <w:p w14:paraId="1EA7BCAB" w14:textId="18AC58B0" w:rsidR="00200987" w:rsidRPr="00C00BC6" w:rsidRDefault="00C00BC6" w:rsidP="00EF2480">
      <w:pPr>
        <w:spacing w:afterLines="80" w:after="192" w:line="480" w:lineRule="auto"/>
        <w:ind w:left="-4" w:firstLine="339"/>
      </w:pPr>
      <w:r>
        <w:t>Where subscript F refers to the</w:t>
      </w:r>
      <w:commentRangeStart w:id="138"/>
      <w:r>
        <w:t xml:space="preserve"> finite 40-m long model and SI to the 1000-m long semi-infinite model</w:t>
      </w:r>
      <w:commentRangeEnd w:id="138"/>
      <w:r w:rsidR="00060172">
        <w:rPr>
          <w:rStyle w:val="Marquedecommentaire"/>
        </w:rPr>
        <w:commentReference w:id="138"/>
      </w:r>
      <w:r>
        <w:t xml:space="preserve">. </w:t>
      </w:r>
      <w:r w:rsidR="00392333">
        <w:t xml:space="preserve">Results indicate that </w:t>
      </w:r>
      <w:r>
        <w:t xml:space="preserve">after 1 year (70m² model), </w:t>
      </w:r>
      <w:r w:rsidR="00747343">
        <w:t xml:space="preserve">about 10% of the heat </w:t>
      </w:r>
      <w:r w:rsidR="00A07F33">
        <w:t xml:space="preserve">extracted </w:t>
      </w:r>
      <w:r w:rsidR="00392333">
        <w:t xml:space="preserve">in the semi-infinite model </w:t>
      </w:r>
      <w:r w:rsidR="00747343">
        <w:t>is sourced from the area available above and below the borehole</w:t>
      </w:r>
      <w:r w:rsidR="00196A17">
        <w:t xml:space="preserve">. </w:t>
      </w:r>
      <w:r w:rsidR="00747343">
        <w:t>Over 30 years</w:t>
      </w:r>
      <w:r w:rsidR="00392333">
        <w:t xml:space="preserve"> </w:t>
      </w:r>
      <w:r w:rsidR="004D10F2">
        <w:t xml:space="preserve">(i.e. </w:t>
      </w:r>
      <w:r w:rsidR="00A07F33">
        <w:t>2</w:t>
      </w:r>
      <w:r w:rsidR="004D10F2">
        <w:t xml:space="preserve">200 </w:t>
      </w:r>
      <w:r w:rsidR="004D10F2">
        <w:rPr>
          <w:i/>
        </w:rPr>
        <w:t>m</w:t>
      </w:r>
      <w:r w:rsidR="004D10F2">
        <w:rPr>
          <w:vertAlign w:val="superscript"/>
        </w:rPr>
        <w:t>2</w:t>
      </w:r>
      <w:r w:rsidR="00A07F33">
        <w:rPr>
          <w:vertAlign w:val="superscript"/>
        </w:rPr>
        <w:t xml:space="preserve"> </w:t>
      </w:r>
      <w:r w:rsidR="00A07F33">
        <w:t>model)</w:t>
      </w:r>
      <w:r w:rsidR="00747343">
        <w:t>, the temperature</w:t>
      </w:r>
      <w:r w:rsidR="0080388E">
        <w:t xml:space="preserve"> drop</w:t>
      </w:r>
      <w:r w:rsidR="00747343">
        <w:t xml:space="preserve"> within the </w:t>
      </w:r>
      <w:r w:rsidR="00A86712">
        <w:t xml:space="preserve">borehole </w:t>
      </w:r>
      <w:r w:rsidR="00747343">
        <w:t>depth interval</w:t>
      </w:r>
      <w:r w:rsidR="004D10F2">
        <w:t xml:space="preserve"> </w:t>
      </w:r>
      <w:r w:rsidR="00747343">
        <w:t>is considerably reduced</w:t>
      </w:r>
      <w:r>
        <w:t xml:space="preserve"> -black </w:t>
      </w:r>
      <w:commentRangeStart w:id="139"/>
      <w:r>
        <w:t>curve</w:t>
      </w:r>
      <w:commentRangeEnd w:id="139"/>
      <w:r w:rsidR="00060172">
        <w:rPr>
          <w:rStyle w:val="Marquedecommentaire"/>
        </w:rPr>
        <w:commentReference w:id="139"/>
      </w:r>
      <w:r>
        <w:t>)</w:t>
      </w:r>
      <w:r w:rsidR="004D10F2">
        <w:t xml:space="preserve">, with </w:t>
      </w:r>
      <w:r w:rsidR="00747343">
        <w:t xml:space="preserve">the rocks situated above and below providing up to 50% of the heat required by the borehole. </w:t>
      </w:r>
      <w:commentRangeStart w:id="140"/>
      <w:r w:rsidR="0080388E">
        <w:t xml:space="preserve">With increasing production time, the amplification of axial effects therefore </w:t>
      </w:r>
      <w:r w:rsidR="00F21F1A">
        <w:t>allows</w:t>
      </w:r>
      <w:r w:rsidR="0080388E">
        <w:t xml:space="preserve"> decreasing the peak in temperature decline at the borehole</w:t>
      </w:r>
      <w:r w:rsidR="003A14B2">
        <w:t xml:space="preserve">. This observation is </w:t>
      </w:r>
      <w:r w:rsidR="0080388E">
        <w:t xml:space="preserve">in agreement with </w:t>
      </w:r>
      <w:commentRangeStart w:id="141"/>
      <w:r w:rsidR="0080388E">
        <w:t>Marcotte</w:t>
      </w:r>
      <w:commentRangeEnd w:id="141"/>
      <w:r w:rsidR="0080388E">
        <w:rPr>
          <w:rStyle w:val="Marquedecommentaire"/>
        </w:rPr>
        <w:commentReference w:id="141"/>
      </w:r>
      <w:r w:rsidR="0080388E">
        <w:t xml:space="preserve"> et al. (2010)</w:t>
      </w:r>
      <w:r w:rsidR="004D10F2">
        <w:t>.</w:t>
      </w:r>
      <w:r w:rsidR="00A07F33">
        <w:t xml:space="preserve"> </w:t>
      </w:r>
      <w:commentRangeEnd w:id="140"/>
      <w:r w:rsidR="00060172">
        <w:rPr>
          <w:rStyle w:val="Marquedecommentaire"/>
        </w:rPr>
        <w:commentReference w:id="140"/>
      </w:r>
      <w:r w:rsidR="00200987">
        <w:t>Further analysis</w:t>
      </w:r>
      <w:r w:rsidR="0080388E">
        <w:t xml:space="preserve"> aiming at assessing </w:t>
      </w:r>
      <w:r w:rsidR="00200987">
        <w:t xml:space="preserve">the impact of 1) </w:t>
      </w:r>
      <w:r w:rsidR="0080388E">
        <w:t xml:space="preserve">the </w:t>
      </w:r>
      <w:r w:rsidR="00200987">
        <w:t xml:space="preserve">thermal conductivity, 2) production time, 3) borehole depth (i.e. distance from the upper boundary) </w:t>
      </w:r>
      <w:commentRangeStart w:id="142"/>
      <w:r w:rsidR="00200987">
        <w:t>and</w:t>
      </w:r>
      <w:commentRangeEnd w:id="142"/>
      <w:r w:rsidR="00200987">
        <w:rPr>
          <w:rStyle w:val="Marquedecommentaire"/>
        </w:rPr>
        <w:commentReference w:id="142"/>
      </w:r>
      <w:r w:rsidR="00200987">
        <w:t xml:space="preserve"> 4) borehole length (i.e. specific heat absorption rate) on the contribution of axial effects on the recharge to the borehole</w:t>
      </w:r>
      <w:r w:rsidR="0080388E">
        <w:t xml:space="preserve"> is presented in Appendix XXX</w:t>
      </w:r>
      <w:r w:rsidR="00200987">
        <w:t xml:space="preserve">. </w:t>
      </w:r>
    </w:p>
    <w:p w14:paraId="24620F63" w14:textId="0E6F97DE" w:rsidR="007564A6" w:rsidRDefault="005851C6" w:rsidP="00EF2480">
      <w:pPr>
        <w:pStyle w:val="Titre2"/>
        <w:numPr>
          <w:ilvl w:val="1"/>
          <w:numId w:val="3"/>
        </w:numPr>
        <w:spacing w:afterLines="80" w:after="192" w:line="480" w:lineRule="auto"/>
        <w:ind w:left="642"/>
      </w:pPr>
      <w:r>
        <w:t xml:space="preserve">Three-dimensional study of </w:t>
      </w:r>
      <w:commentRangeStart w:id="143"/>
      <w:r>
        <w:t>l</w:t>
      </w:r>
      <w:r w:rsidR="00747343">
        <w:t xml:space="preserve">ateral </w:t>
      </w:r>
      <w:commentRangeEnd w:id="143"/>
      <w:r w:rsidR="00060172">
        <w:rPr>
          <w:rStyle w:val="Marquedecommentaire"/>
        </w:rPr>
        <w:commentReference w:id="143"/>
      </w:r>
      <w:r w:rsidR="00747343">
        <w:t>recharge</w:t>
      </w:r>
    </w:p>
    <w:p w14:paraId="3AD9DDB2" w14:textId="6783D0E0" w:rsidR="003A14B2" w:rsidRDefault="003A14B2" w:rsidP="000E54EA">
      <w:pPr>
        <w:spacing w:afterLines="80" w:after="192" w:line="480" w:lineRule="auto"/>
        <w:ind w:left="-4" w:firstLine="339"/>
      </w:pPr>
      <w:r>
        <w:t>From the 1D analysis, we have shown that axial effects tend</w:t>
      </w:r>
      <w:del w:id="144" w:author="FRASER HARRIS Andrew" w:date="2020-09-11T15:13:00Z">
        <w:r w:rsidDel="00060172">
          <w:delText>s</w:delText>
        </w:r>
      </w:del>
      <w:r>
        <w:t xml:space="preserve"> to provide additional recharge to the system, by reducing the maximum temperature decline at the borehole.  </w:t>
      </w:r>
      <w:r w:rsidR="00276BBC">
        <w:t>To account for the potential</w:t>
      </w:r>
      <w:r w:rsidR="000E54EA">
        <w:t xml:space="preserve"> heat</w:t>
      </w:r>
      <w:r w:rsidR="00276BBC">
        <w:t xml:space="preserve"> recharge</w:t>
      </w:r>
      <w:r w:rsidR="000E54EA">
        <w:t xml:space="preserve"> from lateral areas</w:t>
      </w:r>
      <w:r w:rsidR="00276BBC">
        <w:t>, we</w:t>
      </w:r>
      <w:del w:id="145" w:author="FRASER HARRIS Andrew" w:date="2020-09-11T15:17:00Z">
        <w:r w:rsidR="00276BBC" w:rsidDel="00D6383B">
          <w:delText xml:space="preserve"> then suggest to</w:delText>
        </w:r>
      </w:del>
      <w:r w:rsidR="00276BBC">
        <w:t xml:space="preserve"> </w:t>
      </w:r>
      <w:r w:rsidR="000E54EA">
        <w:t xml:space="preserve">extend our analysis </w:t>
      </w:r>
      <w:del w:id="146" w:author="FRASER HARRIS Andrew" w:date="2020-09-11T15:17:00Z">
        <w:r w:rsidR="000E54EA" w:rsidDel="00D6383B">
          <w:delText>i</w:delText>
        </w:r>
      </w:del>
      <w:ins w:id="147" w:author="FRASER HARRIS Andrew" w:date="2020-09-11T15:17:00Z">
        <w:r w:rsidR="00D6383B">
          <w:t>to</w:t>
        </w:r>
      </w:ins>
      <w:del w:id="148" w:author="FRASER HARRIS Andrew" w:date="2020-09-11T15:17:00Z">
        <w:r w:rsidR="000E54EA" w:rsidDel="00D6383B">
          <w:delText>n</w:delText>
        </w:r>
      </w:del>
      <w:r w:rsidR="000E54EA">
        <w:t xml:space="preserve"> three dimensions. Similarly to our 1D quantification of axial fluxes, we create a 40-m thick 3D model consisting of a finite vertical line source embedded in a 300-m wide and 300-m large volume aiming at quantifying the lateral fluxes.  </w:t>
      </w:r>
      <w:r w:rsidR="006D1F41">
        <w:t>We simulate heat extraction at the borehole at a rate of -1000 W for a period of 30 years with yearly time steps, considering co</w:t>
      </w:r>
      <w:r w:rsidR="000E54EA">
        <w:t xml:space="preserve">nstant heat flux of +/- 0.068 W/m² </w:t>
      </w:r>
      <w:r w:rsidR="006D1F41">
        <w:t xml:space="preserve">at the upper and lower boundaries and </w:t>
      </w:r>
      <w:r w:rsidR="000E54EA">
        <w:t xml:space="preserve">no-flow </w:t>
      </w:r>
      <w:commentRangeStart w:id="149"/>
      <w:r w:rsidR="000E54EA">
        <w:t>laterally</w:t>
      </w:r>
      <w:commentRangeEnd w:id="149"/>
      <w:r w:rsidR="00D6383B">
        <w:rPr>
          <w:rStyle w:val="Marquedecommentaire"/>
        </w:rPr>
        <w:commentReference w:id="149"/>
      </w:r>
      <w:r w:rsidR="000E54EA">
        <w:t>.</w:t>
      </w:r>
      <w:r w:rsidR="006D1F41">
        <w:t xml:space="preserve"> </w:t>
      </w:r>
    </w:p>
    <w:p w14:paraId="7A1EF1C6" w14:textId="2E05D76D" w:rsidR="00522A88" w:rsidRDefault="00522A88" w:rsidP="00E6760D">
      <w:pPr>
        <w:spacing w:afterLines="80" w:after="192" w:line="480" w:lineRule="auto"/>
        <w:ind w:left="-4" w:firstLine="339"/>
      </w:pPr>
      <w:r>
        <w:t>Based on Eq. XXX, we first calculate the axial heat fluxes induced at x = 4.5 m and x = 26. 5m, using results from the finite and full-extent 3D models. Results indicate that at those distances from the line source, the contribution from axial flux is in the order of those estimated from 1D scenarios, that is about 10% after one year and 50% after 30 years, respectively.</w:t>
      </w:r>
      <w:r w:rsidR="00CF563D">
        <w:t xml:space="preserve"> </w:t>
      </w:r>
      <w:ins w:id="150" w:author="FRASER HARRIS Andrew" w:date="2020-09-11T15:22:00Z">
        <w:r w:rsidR="00D6383B">
          <w:t>Although</w:t>
        </w:r>
      </w:ins>
      <w:del w:id="151" w:author="FRASER HARRIS Andrew" w:date="2020-09-11T15:22:00Z">
        <w:r w:rsidR="00CF563D" w:rsidDel="00D6383B">
          <w:delText>Despite</w:delText>
        </w:r>
      </w:del>
      <w:r w:rsidR="00CF563D">
        <w:t xml:space="preserve"> the</w:t>
      </w:r>
      <w:r>
        <w:t xml:space="preserve"> </w:t>
      </w:r>
      <w:r w:rsidR="00CF563D">
        <w:t>overall temperature change in the models remain</w:t>
      </w:r>
      <w:ins w:id="152" w:author="FRASER HARRIS Andrew" w:date="2020-09-11T15:22:00Z">
        <w:r w:rsidR="00D6383B">
          <w:t>s</w:t>
        </w:r>
      </w:ins>
      <w:r w:rsidR="00CF563D">
        <w:t xml:space="preserve"> the same (i.e. about 3.</w:t>
      </w:r>
      <w:commentRangeStart w:id="153"/>
      <w:r w:rsidR="00CF563D">
        <w:t>98</w:t>
      </w:r>
      <w:commentRangeEnd w:id="153"/>
      <w:r w:rsidR="00D6383B">
        <w:rPr>
          <w:rStyle w:val="Marquedecommentaire"/>
        </w:rPr>
        <w:commentReference w:id="153"/>
      </w:r>
      <w:r w:rsidR="00CF563D">
        <w:t xml:space="preserve"> x 10</w:t>
      </w:r>
      <w:r w:rsidR="00CF563D" w:rsidRPr="00D663A6">
        <w:rPr>
          <w:vertAlign w:val="superscript"/>
        </w:rPr>
        <w:t>5</w:t>
      </w:r>
      <w:r w:rsidR="00CF563D">
        <w:rPr>
          <w:vertAlign w:val="superscript"/>
        </w:rPr>
        <w:t xml:space="preserve"> </w:t>
      </w:r>
      <w:r w:rsidR="00CF563D">
        <w:t>°C over 30 years), e</w:t>
      </w:r>
      <w:r>
        <w:t xml:space="preserve">xtending the model in the vertical direction appears </w:t>
      </w:r>
      <w:r w:rsidR="00CF563D">
        <w:t xml:space="preserve">to </w:t>
      </w:r>
      <w:r>
        <w:t xml:space="preserve">reduce the temperature drop in the borehole depth interval by providing additional </w:t>
      </w:r>
      <w:commentRangeStart w:id="154"/>
      <w:commentRangeStart w:id="155"/>
      <w:r>
        <w:t>recharge</w:t>
      </w:r>
      <w:commentRangeEnd w:id="154"/>
      <w:r w:rsidR="00CF563D">
        <w:rPr>
          <w:rStyle w:val="Marquedecommentaire"/>
        </w:rPr>
        <w:commentReference w:id="154"/>
      </w:r>
      <w:commentRangeEnd w:id="155"/>
      <w:r w:rsidR="00D6383B">
        <w:rPr>
          <w:rStyle w:val="Marquedecommentaire"/>
        </w:rPr>
        <w:commentReference w:id="155"/>
      </w:r>
      <w:r w:rsidR="00CF563D">
        <w:t xml:space="preserve"> (see dark blue and light blue profiles).</w:t>
      </w:r>
      <w:r>
        <w:t xml:space="preserve"> </w:t>
      </w:r>
    </w:p>
    <w:p w14:paraId="795D93EF" w14:textId="29E177BB" w:rsidR="002F6D72" w:rsidRDefault="003A14B2" w:rsidP="00E6760D">
      <w:pPr>
        <w:spacing w:afterLines="80" w:after="192" w:line="480" w:lineRule="auto"/>
        <w:ind w:left="-4" w:firstLine="339"/>
      </w:pPr>
      <w:r>
        <w:t xml:space="preserve"> Assuming that 1D models aim at representing far field conditions, we </w:t>
      </w:r>
      <w:r w:rsidR="00522A88">
        <w:t xml:space="preserve">then </w:t>
      </w:r>
      <w:r w:rsidR="00E6760D">
        <w:t xml:space="preserve">use </w:t>
      </w:r>
      <w:r w:rsidR="00522A88">
        <w:t xml:space="preserve">the relative difference between </w:t>
      </w:r>
      <w:r w:rsidR="00E6760D">
        <w:t xml:space="preserve">temperatures profiles extracted at distance x=4.5 m and x = 26.5 m from the line source in the finite 3D model to </w:t>
      </w:r>
      <w:r w:rsidR="00CF563D">
        <w:t>the corresponding 1D finite temperature profile</w:t>
      </w:r>
      <w:r w:rsidR="00522A88">
        <w:t xml:space="preserve"> to </w:t>
      </w:r>
      <w:r w:rsidR="00E6760D">
        <w:t>quantify the effects of lateral heat recharge</w:t>
      </w:r>
      <w:r w:rsidR="00A63C62">
        <w:t xml:space="preserve"> over time</w:t>
      </w:r>
      <w:r>
        <w:t xml:space="preserve">. </w:t>
      </w:r>
      <w:r w:rsidR="006D1F41">
        <w:t>Results show that after 1</w:t>
      </w:r>
      <w:r w:rsidR="00C91651">
        <w:t xml:space="preserve"> year</w:t>
      </w:r>
      <w:r w:rsidR="002F6D72">
        <w:t xml:space="preserve">, </w:t>
      </w:r>
      <w:r w:rsidR="006D1F41">
        <w:t xml:space="preserve">the </w:t>
      </w:r>
      <w:r w:rsidR="00A63C62">
        <w:t xml:space="preserve">temperature at x = 4.5 m has declined by </w:t>
      </w:r>
      <w:r w:rsidR="00520854">
        <w:t>~</w:t>
      </w:r>
      <w:r w:rsidR="00052FA6">
        <w:t xml:space="preserve"> 1.2°C</w:t>
      </w:r>
      <w:r w:rsidR="00A63C62">
        <w:t xml:space="preserve">. Similarly, </w:t>
      </w:r>
      <w:r w:rsidR="00294FD2">
        <w:t>a</w:t>
      </w:r>
      <w:r w:rsidR="00520854">
        <w:t xml:space="preserve">fter 30 years of heat extraction, </w:t>
      </w:r>
      <w:r w:rsidR="006D1F41">
        <w:t>the temperature at x = 26.</w:t>
      </w:r>
      <w:r w:rsidR="00A63C62">
        <w:t xml:space="preserve"> </w:t>
      </w:r>
      <w:r w:rsidR="006D1F41">
        <w:t>5</w:t>
      </w:r>
      <w:r w:rsidR="00A63C62">
        <w:t xml:space="preserve"> </w:t>
      </w:r>
      <w:r w:rsidR="006D1F41">
        <w:t xml:space="preserve">m </w:t>
      </w:r>
      <w:r w:rsidR="002F6D72">
        <w:t>ha</w:t>
      </w:r>
      <w:r w:rsidR="00294FD2">
        <w:t>s</w:t>
      </w:r>
      <w:r w:rsidR="002F6D72">
        <w:t xml:space="preserve"> declined by </w:t>
      </w:r>
      <w:r w:rsidR="00520854">
        <w:t xml:space="preserve">~ </w:t>
      </w:r>
      <w:r w:rsidR="00052FA6">
        <w:t>1.1</w:t>
      </w:r>
      <w:r w:rsidR="002F6D72">
        <w:t xml:space="preserve"> °C</w:t>
      </w:r>
      <w:r w:rsidR="00A63C62">
        <w:t>. Those represent</w:t>
      </w:r>
      <w:r w:rsidR="006D1F41">
        <w:t xml:space="preserve"> </w:t>
      </w:r>
      <w:r w:rsidR="00520854">
        <w:t>about 20% of the temperature</w:t>
      </w:r>
      <w:r w:rsidR="007E64B7">
        <w:t xml:space="preserve"> change </w:t>
      </w:r>
      <w:r w:rsidR="002F6D72">
        <w:t xml:space="preserve">of 5°C </w:t>
      </w:r>
      <w:r w:rsidR="007E64B7">
        <w:t xml:space="preserve">permitted </w:t>
      </w:r>
      <w:r w:rsidR="002F6D72">
        <w:t xml:space="preserve">at the borehole </w:t>
      </w:r>
      <w:r w:rsidR="007E64B7">
        <w:t xml:space="preserve">and verified by the corresponding 1D </w:t>
      </w:r>
      <w:commentRangeStart w:id="156"/>
      <w:r w:rsidR="007E64B7">
        <w:t>model</w:t>
      </w:r>
      <w:r w:rsidR="00A63C62">
        <w:t>s</w:t>
      </w:r>
      <w:commentRangeEnd w:id="156"/>
      <w:r w:rsidR="003266E6">
        <w:rPr>
          <w:rStyle w:val="Marquedecommentaire"/>
        </w:rPr>
        <w:commentReference w:id="156"/>
      </w:r>
      <w:r w:rsidR="00945BBB">
        <w:t>.</w:t>
      </w:r>
      <w:r w:rsidR="00F655BE">
        <w:t xml:space="preserve"> </w:t>
      </w:r>
      <w:commentRangeStart w:id="157"/>
      <w:r w:rsidR="002F6D72">
        <w:t>Alternatively, results indicate that the temperature at the borehole location in the 3D model is significantly higher than in the corresponding 1D finite 1D model, with</w:t>
      </w:r>
      <w:r w:rsidR="00294FD2">
        <w:t xml:space="preserve"> the temperature change </w:t>
      </w:r>
      <w:r w:rsidR="002F6D72">
        <w:t>ΔT increasing from ~5.5°C after one year an ΔT ~ 8.4° after 30 years (i.e. temperature of reaching 2.7°C).</w:t>
      </w:r>
      <w:r w:rsidR="00A63C62">
        <w:t xml:space="preserve"> </w:t>
      </w:r>
      <w:commentRangeEnd w:id="157"/>
      <w:r w:rsidR="00D6383B">
        <w:rPr>
          <w:rStyle w:val="Marquedecommentaire"/>
        </w:rPr>
        <w:commentReference w:id="157"/>
      </w:r>
    </w:p>
    <w:p w14:paraId="606DFEB0" w14:textId="42AD3B6B" w:rsidR="00CF563D" w:rsidRDefault="003266E6" w:rsidP="00AC51E4">
      <w:pPr>
        <w:spacing w:afterLines="80" w:after="192" w:line="480" w:lineRule="auto"/>
        <w:ind w:left="-4" w:firstLine="339"/>
      </w:pPr>
      <w:ins w:id="158" w:author="FRASER HARRIS Andrew" w:date="2020-09-11T15:31:00Z">
        <w:r>
          <w:t>Although</w:t>
        </w:r>
      </w:ins>
      <w:del w:id="159" w:author="FRASER HARRIS Andrew" w:date="2020-09-11T15:31:00Z">
        <w:r w:rsidR="00CF563D" w:rsidDel="003266E6">
          <w:delText>Despite</w:delText>
        </w:r>
      </w:del>
      <w:r w:rsidR="00CF563D">
        <w:t xml:space="preserve"> 1D models allow </w:t>
      </w:r>
      <w:ins w:id="160" w:author="FRASER HARRIS Andrew" w:date="2020-09-11T15:32:00Z">
        <w:r>
          <w:t>a simple</w:t>
        </w:r>
      </w:ins>
      <w:del w:id="161" w:author="FRASER HARRIS Andrew" w:date="2020-09-11T15:32:00Z">
        <w:r w:rsidR="00CF563D" w:rsidDel="003266E6">
          <w:delText>easily</w:delText>
        </w:r>
      </w:del>
      <w:r w:rsidR="00CF563D">
        <w:t xml:space="preserve"> estimati</w:t>
      </w:r>
      <w:ins w:id="162" w:author="FRASER HARRIS Andrew" w:date="2020-09-11T15:32:00Z">
        <w:r>
          <w:t>on of</w:t>
        </w:r>
      </w:ins>
      <w:del w:id="163" w:author="FRASER HARRIS Andrew" w:date="2020-09-11T15:32:00Z">
        <w:r w:rsidR="00CF563D" w:rsidDel="003266E6">
          <w:delText>ng</w:delText>
        </w:r>
      </w:del>
      <w:r w:rsidR="00CF563D">
        <w:t xml:space="preserve"> the average temperature change in a given </w:t>
      </w:r>
      <w:commentRangeStart w:id="164"/>
      <w:r w:rsidR="00CF563D">
        <w:t>volume</w:t>
      </w:r>
      <w:commentRangeEnd w:id="164"/>
      <w:r w:rsidR="00CF563D">
        <w:rPr>
          <w:rStyle w:val="Marquedecommentaire"/>
        </w:rPr>
        <w:commentReference w:id="164"/>
      </w:r>
      <w:r w:rsidR="00CF563D">
        <w:t xml:space="preserve"> of rock, this comparison shows that they cannot inform on the temperature distribution around the borehole, and thus on the area of impact in the long </w:t>
      </w:r>
      <w:commentRangeStart w:id="165"/>
      <w:r w:rsidR="00CF563D">
        <w:t>term</w:t>
      </w:r>
      <w:commentRangeEnd w:id="165"/>
      <w:r w:rsidR="00CF563D">
        <w:rPr>
          <w:rStyle w:val="Marquedecommentaire"/>
        </w:rPr>
        <w:commentReference w:id="165"/>
      </w:r>
      <w:r w:rsidR="00CF563D">
        <w:t xml:space="preserve">. Temperature time-series extracted from the 1D </w:t>
      </w:r>
      <w:r w:rsidR="00C9175E">
        <w:t>and 3D models</w:t>
      </w:r>
      <w:r w:rsidR="00CF563D">
        <w:t xml:space="preserve"> show that in </w:t>
      </w:r>
      <w:ins w:id="166" w:author="FRASER HARRIS Andrew" w:date="2020-09-11T15:32:00Z">
        <w:r>
          <w:t>contrast</w:t>
        </w:r>
      </w:ins>
      <w:del w:id="167" w:author="FRASER HARRIS Andrew" w:date="2020-09-11T15:32:00Z">
        <w:r w:rsidR="00CF563D" w:rsidDel="003266E6">
          <w:delText>opposition</w:delText>
        </w:r>
      </w:del>
      <w:r w:rsidR="00CF563D">
        <w:t xml:space="preserve"> to 1D models, where the </w:t>
      </w:r>
      <w:r w:rsidR="00054D5D">
        <w:t xml:space="preserve">temperature declines </w:t>
      </w:r>
      <w:r w:rsidR="00CF563D">
        <w:t>a linear rate</w:t>
      </w:r>
      <w:r w:rsidR="00054D5D">
        <w:t xml:space="preserve"> ~-0.08°C/year</w:t>
      </w:r>
      <w:r w:rsidR="00C9175E">
        <w:t xml:space="preserve"> f</w:t>
      </w:r>
      <w:r w:rsidR="00054D5D">
        <w:t xml:space="preserve">rom the </w:t>
      </w:r>
      <w:ins w:id="168" w:author="FRASER HARRIS Andrew" w:date="2020-09-11T15:32:00Z">
        <w:r>
          <w:t>o</w:t>
        </w:r>
      </w:ins>
      <w:del w:id="169" w:author="FRASER HARRIS Andrew" w:date="2020-09-11T15:32:00Z">
        <w:r w:rsidR="00054D5D" w:rsidDel="003266E6">
          <w:delText>i</w:delText>
        </w:r>
      </w:del>
      <w:r w:rsidR="00054D5D">
        <w:t xml:space="preserve">nset of production, </w:t>
      </w:r>
      <w:r w:rsidR="00CF563D">
        <w:t>temperature</w:t>
      </w:r>
      <w:r w:rsidR="00C9175E">
        <w:t xml:space="preserve"> </w:t>
      </w:r>
      <w:r w:rsidR="00054D5D">
        <w:t>at the borehole location tends to decrease</w:t>
      </w:r>
      <w:r w:rsidR="00C9175E">
        <w:t xml:space="preserve"> exponentially in the first years of heat extraction </w:t>
      </w:r>
      <w:r w:rsidR="00054D5D">
        <w:t>in</w:t>
      </w:r>
      <w:r w:rsidR="00C9175E">
        <w:t xml:space="preserve"> a 3D scenario</w:t>
      </w:r>
      <w:r w:rsidR="00054D5D">
        <w:t>. After about 13 years, temperature</w:t>
      </w:r>
      <w:r w:rsidR="00685BC3">
        <w:t xml:space="preserve"> near the borehole</w:t>
      </w:r>
      <w:r w:rsidR="00054D5D">
        <w:t xml:space="preserve"> </w:t>
      </w:r>
      <w:r w:rsidR="00685BC3">
        <w:t xml:space="preserve">approaches steady state conditions with </w:t>
      </w:r>
      <w:r w:rsidR="00054D5D">
        <w:t>a quasi</w:t>
      </w:r>
      <w:r w:rsidR="00685BC3">
        <w:t>-</w:t>
      </w:r>
      <w:r w:rsidR="00054D5D">
        <w:t xml:space="preserve">linear rate of </w:t>
      </w:r>
      <w:r w:rsidR="00685BC3">
        <w:t xml:space="preserve">decrease of </w:t>
      </w:r>
      <w:r w:rsidR="00C9175E">
        <w:t>~-0.0</w:t>
      </w:r>
      <w:r w:rsidR="00685BC3">
        <w:t>1</w:t>
      </w:r>
      <w:r w:rsidR="00C9175E">
        <w:t>°C/</w:t>
      </w:r>
      <w:commentRangeStart w:id="170"/>
      <w:r w:rsidR="00C9175E">
        <w:t>year</w:t>
      </w:r>
      <w:commentRangeEnd w:id="170"/>
      <w:r>
        <w:rPr>
          <w:rStyle w:val="Marquedecommentaire"/>
        </w:rPr>
        <w:commentReference w:id="170"/>
      </w:r>
      <w:r w:rsidR="00054D5D">
        <w:t>.</w:t>
      </w:r>
      <w:r w:rsidR="00C9175E">
        <w:t xml:space="preserve"> </w:t>
      </w:r>
      <w:r w:rsidR="00AC51E4">
        <w:t>Away from the borehole, the effects of heat extractions are delayed. At x</w:t>
      </w:r>
      <w:r w:rsidR="00685BC3">
        <w:t xml:space="preserve"> </w:t>
      </w:r>
      <w:r w:rsidR="00AC51E4">
        <w:t>=</w:t>
      </w:r>
      <w:r w:rsidR="00685BC3">
        <w:t xml:space="preserve"> </w:t>
      </w:r>
      <w:r w:rsidR="00AC51E4">
        <w:t>26.5</w:t>
      </w:r>
      <w:r w:rsidR="00685BC3">
        <w:t xml:space="preserve"> m</w:t>
      </w:r>
      <w:r w:rsidR="00AC51E4">
        <w:t>, temperature starts decline after a year and a</w:t>
      </w:r>
      <w:r w:rsidR="00685BC3">
        <w:t xml:space="preserve"> quasi-</w:t>
      </w:r>
      <w:r w:rsidR="00AC51E4">
        <w:t xml:space="preserve">constant rate of </w:t>
      </w:r>
      <w:r w:rsidR="00685BC3">
        <w:t xml:space="preserve">temperature </w:t>
      </w:r>
      <w:r w:rsidR="00AC51E4">
        <w:t>decline of ~0.02°C/year</w:t>
      </w:r>
      <w:r w:rsidR="00685BC3">
        <w:t xml:space="preserve"> is reached</w:t>
      </w:r>
      <w:r w:rsidR="00AC51E4">
        <w:t xml:space="preserve"> after about 20 years.</w:t>
      </w:r>
      <w:r w:rsidR="00C9175E">
        <w:t xml:space="preserve"> </w:t>
      </w:r>
      <w:r w:rsidR="00685BC3">
        <w:t xml:space="preserve">Further away from the borehole, the rate of temperature decline starts to linearize from the onset of temperature decline. </w:t>
      </w:r>
      <w:r w:rsidR="00C9175E">
        <w:t xml:space="preserve">This suggests that </w:t>
      </w:r>
      <w:ins w:id="171" w:author="FRASER HARRIS Andrew" w:date="2020-09-11T15:33:00Z">
        <w:r>
          <w:t>although</w:t>
        </w:r>
      </w:ins>
      <w:del w:id="172" w:author="FRASER HARRIS Andrew" w:date="2020-09-11T15:33:00Z">
        <w:r w:rsidR="00C9175E" w:rsidDel="003266E6">
          <w:delText>despite</w:delText>
        </w:r>
      </w:del>
      <w:r w:rsidR="00C9175E">
        <w:t xml:space="preserve"> steady state </w:t>
      </w:r>
      <w:r w:rsidR="00AC51E4">
        <w:t>temperature</w:t>
      </w:r>
      <w:r w:rsidR="00C9175E">
        <w:t xml:space="preserve"> </w:t>
      </w:r>
      <w:r w:rsidR="00AC51E4">
        <w:t>tends to be reach</w:t>
      </w:r>
      <w:ins w:id="173" w:author="FRASER HARRIS Andrew" w:date="2020-09-11T15:33:00Z">
        <w:r>
          <w:t>ed</w:t>
        </w:r>
      </w:ins>
      <w:r w:rsidR="00AC51E4">
        <w:t xml:space="preserve"> </w:t>
      </w:r>
      <w:r w:rsidR="00C9175E">
        <w:t xml:space="preserve">at the borehole, </w:t>
      </w:r>
      <w:ins w:id="174" w:author="FRASER HARRIS Andrew" w:date="2020-09-11T15:34:00Z">
        <w:r>
          <w:t>this does not correspond to spatial steady-state temperature conditions</w:t>
        </w:r>
      </w:ins>
      <w:ins w:id="175" w:author="FRASER HARRIS Andrew" w:date="2020-09-11T15:35:00Z">
        <w:r>
          <w:t xml:space="preserve"> due to</w:t>
        </w:r>
      </w:ins>
      <w:ins w:id="176" w:author="FRASER HARRIS Andrew" w:date="2020-09-11T15:34:00Z">
        <w:r>
          <w:t xml:space="preserve"> </w:t>
        </w:r>
      </w:ins>
      <w:r w:rsidR="00C9175E">
        <w:t xml:space="preserve">the poor heat generation and recharge </w:t>
      </w:r>
      <w:r w:rsidR="00685BC3">
        <w:t>potential of this system</w:t>
      </w:r>
      <w:del w:id="177" w:author="FRASER HARRIS Andrew" w:date="2020-09-11T15:35:00Z">
        <w:r w:rsidR="00C9175E" w:rsidDel="003266E6">
          <w:delText xml:space="preserve"> do not permit to reach steady-state</w:delText>
        </w:r>
        <w:r w:rsidR="00685BC3" w:rsidDel="003266E6">
          <w:delText xml:space="preserve"> temperature</w:delText>
        </w:r>
        <w:r w:rsidR="00C9175E" w:rsidDel="003266E6">
          <w:delText xml:space="preserve"> conditions spatially</w:delText>
        </w:r>
      </w:del>
      <w:r w:rsidR="00C9175E">
        <w:t>.</w:t>
      </w:r>
      <w:r w:rsidR="00054D5D" w:rsidRPr="00054D5D">
        <w:t xml:space="preserve"> </w:t>
      </w:r>
    </w:p>
    <w:p w14:paraId="48AAE761" w14:textId="4A4AAF57" w:rsidR="00592D85" w:rsidRDefault="00592D85" w:rsidP="00592D85">
      <w:pPr>
        <w:spacing w:afterLines="80" w:after="192" w:line="480" w:lineRule="auto"/>
        <w:ind w:left="-4" w:firstLine="339"/>
      </w:pPr>
      <w:r>
        <w:t>We use the 3D full extent model to measure the radius of the area impacted by heat extraction around the borehole after 30 years. The drawdown is measured along two horizontal profiles situated at the surface (z = 0 m) and at the mid-borehole (z= - 70 m).</w:t>
      </w:r>
      <w:r w:rsidRPr="00592D85">
        <w:t xml:space="preserve"> </w:t>
      </w:r>
      <w:r>
        <w:t xml:space="preserve">Fig XXX shows that for both depths, the radius of influence reaches about 80 m around the borehole, with a total temperature drop of 8°C at the mid-borehole (red horizontal line) and of 0.1°C at the surface. After 30 years, the footprint area of heat mining in the volume with a thermal conductivity of 2.2 W/°C.m is in the order of 20 000 m², that is an order of magnitude higher than the area calculated from a </w:t>
      </w:r>
      <w:commentRangeStart w:id="178"/>
      <w:r>
        <w:t>mathematical</w:t>
      </w:r>
      <w:commentRangeEnd w:id="178"/>
      <w:r w:rsidR="0022610B">
        <w:rPr>
          <w:rStyle w:val="Marquedecommentaire"/>
        </w:rPr>
        <w:commentReference w:id="178"/>
      </w:r>
      <w:r>
        <w:t xml:space="preserve"> approach.</w:t>
      </w:r>
    </w:p>
    <w:p w14:paraId="3C702FD1" w14:textId="77777777" w:rsidR="00592D85" w:rsidRDefault="00592D85" w:rsidP="00592D85">
      <w:pPr>
        <w:spacing w:afterLines="80" w:after="192" w:line="480" w:lineRule="auto"/>
        <w:ind w:left="361" w:firstLine="0"/>
        <w:jc w:val="left"/>
      </w:pPr>
      <w:commentRangeStart w:id="179"/>
      <w:r>
        <w:rPr>
          <w:noProof/>
        </w:rPr>
        <w:drawing>
          <wp:inline distT="0" distB="0" distL="0" distR="0" wp14:anchorId="5FB8FE60" wp14:editId="57038B1B">
            <wp:extent cx="5772150" cy="5175250"/>
            <wp:effectExtent l="0" t="0" r="0" b="6350"/>
            <wp:docPr id="1599" name="Picture 1599"/>
            <wp:cNvGraphicFramePr/>
            <a:graphic xmlns:a="http://schemas.openxmlformats.org/drawingml/2006/main">
              <a:graphicData uri="http://schemas.openxmlformats.org/drawingml/2006/picture">
                <pic:pic xmlns:pic="http://schemas.openxmlformats.org/drawingml/2006/picture">
                  <pic:nvPicPr>
                    <pic:cNvPr id="1599" name="Picture 1599"/>
                    <pic:cNvPicPr/>
                  </pic:nvPicPr>
                  <pic:blipFill>
                    <a:blip r:embed="rId25"/>
                    <a:stretch>
                      <a:fillRect/>
                    </a:stretch>
                  </pic:blipFill>
                  <pic:spPr>
                    <a:xfrm>
                      <a:off x="0" y="0"/>
                      <a:ext cx="5784503" cy="5186326"/>
                    </a:xfrm>
                    <a:prstGeom prst="rect">
                      <a:avLst/>
                    </a:prstGeom>
                  </pic:spPr>
                </pic:pic>
              </a:graphicData>
            </a:graphic>
          </wp:inline>
        </w:drawing>
      </w:r>
      <w:commentRangeEnd w:id="179"/>
      <w:r w:rsidR="00282057">
        <w:rPr>
          <w:rStyle w:val="Marquedecommentaire"/>
        </w:rPr>
        <w:commentReference w:id="179"/>
      </w:r>
    </w:p>
    <w:p w14:paraId="36E73A6B" w14:textId="77777777" w:rsidR="00592D85" w:rsidRDefault="00592D85" w:rsidP="00592D85">
      <w:pPr>
        <w:spacing w:afterLines="80" w:after="192" w:line="480" w:lineRule="auto"/>
      </w:pPr>
      <w:r>
        <w:t>Figure 6: XZ temperature profiles obtained from the full extent 3D model after 30 years of heat extraction.</w:t>
      </w:r>
    </w:p>
    <w:p w14:paraId="6A0E3AE3" w14:textId="71A9E024" w:rsidR="00592D85" w:rsidRDefault="00592D85" w:rsidP="00592D85">
      <w:pPr>
        <w:spacing w:afterLines="80" w:after="192" w:line="480" w:lineRule="auto"/>
        <w:ind w:left="-4" w:firstLine="339"/>
      </w:pPr>
      <w:r>
        <w:t xml:space="preserve">To </w:t>
      </w:r>
      <w:del w:id="180" w:author="FRASER HARRIS Andrew" w:date="2020-09-11T15:35:00Z">
        <w:r w:rsidDel="003266E6">
          <w:delText xml:space="preserve">better </w:delText>
        </w:r>
      </w:del>
      <w:r>
        <w:t>appreciate</w:t>
      </w:r>
      <w:ins w:id="181" w:author="FRASER HARRIS Andrew" w:date="2020-09-11T15:35:00Z">
        <w:r w:rsidR="003266E6">
          <w:t xml:space="preserve"> better</w:t>
        </w:r>
      </w:ins>
      <w:r>
        <w:t xml:space="preserve"> the expansion rate of the area impacted by heat extraction, we </w:t>
      </w:r>
      <w:del w:id="182" w:author="FRASER HARRIS Andrew" w:date="2020-09-11T15:36:00Z">
        <w:r w:rsidDel="003266E6">
          <w:delText>finally suggest to</w:delText>
        </w:r>
      </w:del>
      <w:r>
        <w:t xml:space="preserve"> calculate the axial (vertical) and lateral (horizontal) heat fluxes at t = 1, t = 30 and t = 100 years of heat extraction. Results displayed in Fig. XXX indicate that horizontal heat flux reach</w:t>
      </w:r>
      <w:ins w:id="183" w:author="FRASER HARRIS Andrew" w:date="2020-09-11T15:36:00Z">
        <w:r w:rsidR="003266E6">
          <w:t>es</w:t>
        </w:r>
      </w:ins>
      <w:r>
        <w:t xml:space="preserve"> steady state conditions after a year only, stabilizing at a rate of 0.8 W/m² (0.74) in the middle of the borehole, in accordance with the mathematical model presented in section XXX, and reaching 0.42 W/m² at the BHE ends. Those constant fluxes indicate that the temperature will decline at a constant rate, and that the area of impact will keep expanding if no additional heat recharge is provided. It can be expected that the lateral expansion of the volume of rock depleted in heat overtime will also participate to an increase in the vertical temperature contrasts, and thus in the contribution from axial fluxes. Fig. XXX shows the axial fluxes keep expanding over time, suggesting a lack of recharge in the upper part of the model.  While the upward geothermal heat flux represents a constant heat source at the bottom of the borehole, the net heat recharge above the borehole is indeed negative, both due to the effects of the geothermal gradient and to the downward fluxes induced by heat extraction. In addition, the proximity of the borehole to the surface makes it relatively sensitive to the condition at the boundary. As no heat can be source from outside the model, downward fluxes tend to expand over time as the area depleted in heat expands laterally.</w:t>
      </w:r>
    </w:p>
    <w:commentRangeStart w:id="184"/>
    <w:p w14:paraId="3EF60941" w14:textId="77777777" w:rsidR="00592D85" w:rsidRDefault="00592D85" w:rsidP="00592D85">
      <w:pPr>
        <w:spacing w:afterLines="80" w:after="192" w:line="480" w:lineRule="auto"/>
        <w:ind w:left="361" w:firstLine="0"/>
        <w:jc w:val="left"/>
      </w:pPr>
      <w:r>
        <w:rPr>
          <w:noProof/>
        </w:rPr>
        <mc:AlternateContent>
          <mc:Choice Requires="wpg">
            <w:drawing>
              <wp:inline distT="0" distB="0" distL="0" distR="0" wp14:anchorId="19218DB6" wp14:editId="374630CC">
                <wp:extent cx="5930900" cy="4321561"/>
                <wp:effectExtent l="0" t="0" r="0" b="3175"/>
                <wp:docPr id="30072" name="Group 30072"/>
                <wp:cNvGraphicFramePr/>
                <a:graphic xmlns:a="http://schemas.openxmlformats.org/drawingml/2006/main">
                  <a:graphicData uri="http://schemas.microsoft.com/office/word/2010/wordprocessingGroup">
                    <wpg:wgp>
                      <wpg:cNvGrpSpPr/>
                      <wpg:grpSpPr>
                        <a:xfrm>
                          <a:off x="0" y="0"/>
                          <a:ext cx="5930900" cy="4321561"/>
                          <a:chOff x="0" y="0"/>
                          <a:chExt cx="5822291" cy="4212468"/>
                        </a:xfrm>
                      </wpg:grpSpPr>
                      <pic:pic xmlns:pic="http://schemas.openxmlformats.org/drawingml/2006/picture">
                        <pic:nvPicPr>
                          <pic:cNvPr id="1584" name="Picture 1584"/>
                          <pic:cNvPicPr/>
                        </pic:nvPicPr>
                        <pic:blipFill>
                          <a:blip r:embed="rId26"/>
                          <a:stretch>
                            <a:fillRect/>
                          </a:stretch>
                        </pic:blipFill>
                        <pic:spPr>
                          <a:xfrm>
                            <a:off x="0" y="0"/>
                            <a:ext cx="5759869" cy="1400917"/>
                          </a:xfrm>
                          <a:prstGeom prst="rect">
                            <a:avLst/>
                          </a:prstGeom>
                        </pic:spPr>
                      </pic:pic>
                      <pic:pic xmlns:pic="http://schemas.openxmlformats.org/drawingml/2006/picture">
                        <pic:nvPicPr>
                          <pic:cNvPr id="1586" name="Picture 1586"/>
                          <pic:cNvPicPr/>
                        </pic:nvPicPr>
                        <pic:blipFill>
                          <a:blip r:embed="rId27"/>
                          <a:stretch>
                            <a:fillRect/>
                          </a:stretch>
                        </pic:blipFill>
                        <pic:spPr>
                          <a:xfrm>
                            <a:off x="0" y="1413585"/>
                            <a:ext cx="5759887" cy="1405452"/>
                          </a:xfrm>
                          <a:prstGeom prst="rect">
                            <a:avLst/>
                          </a:prstGeom>
                        </pic:spPr>
                      </pic:pic>
                      <pic:pic xmlns:pic="http://schemas.openxmlformats.org/drawingml/2006/picture">
                        <pic:nvPicPr>
                          <pic:cNvPr id="1590" name="Picture 1590"/>
                          <pic:cNvPicPr/>
                        </pic:nvPicPr>
                        <pic:blipFill>
                          <a:blip r:embed="rId28"/>
                          <a:stretch>
                            <a:fillRect/>
                          </a:stretch>
                        </pic:blipFill>
                        <pic:spPr>
                          <a:xfrm>
                            <a:off x="62337" y="2819089"/>
                            <a:ext cx="5759954" cy="1393379"/>
                          </a:xfrm>
                          <a:prstGeom prst="rect">
                            <a:avLst/>
                          </a:prstGeom>
                        </pic:spPr>
                      </pic:pic>
                    </wpg:wgp>
                  </a:graphicData>
                </a:graphic>
              </wp:inline>
            </w:drawing>
          </mc:Choice>
          <mc:Fallback>
            <w:pict>
              <v:group w14:anchorId="15275F62" id="Group 30072" o:spid="_x0000_s1026" style="width:467pt;height:340.3pt;mso-position-horizontal-relative:char;mso-position-vertical-relative:line" coordsize="58222,421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84" o:spid="_x0000_s1027" type="#_x0000_t75" style="position:absolute;width:57598;height:14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">
                  <v:imagedata r:id="rId29" o:title=""/>
                </v:shape>
                <v:shape id="Picture 1586" o:spid="_x0000_s1028" type="#_x0000_t75" style="position:absolute;top:14135;width:57598;height:14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">
                  <v:imagedata r:id="rId30" o:title=""/>
                </v:shape>
                <v:shape id="Picture 1590" o:spid="_x0000_s1029" type="#_x0000_t75" style="position:absolute;left:623;top:28190;width:57599;height:13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">
                  <v:imagedata r:id="rId31" o:title=""/>
                </v:shape>
                <w10:anchorlock/>
              </v:group>
            </w:pict>
          </mc:Fallback>
        </mc:AlternateContent>
      </w:r>
      <w:commentRangeEnd w:id="184"/>
      <w:r w:rsidR="00282057">
        <w:rPr>
          <w:rStyle w:val="Marquedecommentaire"/>
        </w:rPr>
        <w:commentReference w:id="184"/>
      </w:r>
    </w:p>
    <w:p w14:paraId="7FCDE6F0" w14:textId="51C43609" w:rsidR="00592D85" w:rsidRDefault="00592D85" w:rsidP="00592D85">
      <w:pPr>
        <w:spacing w:afterLines="80" w:after="192" w:line="480" w:lineRule="auto"/>
        <w:ind w:left="-4"/>
      </w:pPr>
      <w:r>
        <w:t>Figure 7: 2D section in the central part of the 3D model showing the vertical and horizontal fluxes after one year (a) 30 years (b), and 100 year</w:t>
      </w:r>
      <w:r w:rsidR="003B1D5A">
        <w:t>s</w:t>
      </w:r>
      <w:r>
        <w:t xml:space="preserve"> (</w:t>
      </w:r>
      <w:r w:rsidR="003B1D5A">
        <w:t>c</w:t>
      </w:r>
      <w:r>
        <w:t>)</w:t>
      </w:r>
    </w:p>
    <w:p w14:paraId="6A6DEE6F" w14:textId="77777777" w:rsidR="00592D85" w:rsidRDefault="00592D85" w:rsidP="00EF2480">
      <w:pPr>
        <w:spacing w:afterLines="80" w:after="192" w:line="480" w:lineRule="auto"/>
        <w:ind w:left="-4"/>
      </w:pPr>
    </w:p>
    <w:p w14:paraId="12AE6FE6" w14:textId="278733B1" w:rsidR="00F63A36" w:rsidRDefault="00F63A36" w:rsidP="00F63A36">
      <w:pPr>
        <w:pStyle w:val="Titre2"/>
        <w:numPr>
          <w:ilvl w:val="1"/>
          <w:numId w:val="3"/>
        </w:numPr>
        <w:spacing w:afterLines="80" w:after="192" w:line="480" w:lineRule="auto"/>
        <w:ind w:left="642"/>
      </w:pPr>
      <w:r>
        <w:t>Solar variations effects</w:t>
      </w:r>
    </w:p>
    <w:p w14:paraId="08D6D682" w14:textId="7711E35A" w:rsidR="00592D85" w:rsidRDefault="00CA0632" w:rsidP="00802EBA">
      <w:pPr>
        <w:spacing w:line="480" w:lineRule="auto"/>
        <w:ind w:firstLine="641"/>
      </w:pPr>
      <w:r>
        <w:t xml:space="preserve">As production time increases, the layer of rock depleted in heat tends to expand vertically. Time series of temperature showed that the effects of heat extraction reaches the surface </w:t>
      </w:r>
      <w:r w:rsidR="003B1D5A">
        <w:t>after 6 years</w:t>
      </w:r>
      <w:r>
        <w:t>,</w:t>
      </w:r>
      <w:del w:id="185" w:author="FRASER HARRIS Andrew" w:date="2020-09-11T16:17:00Z">
        <w:r w:rsidDel="0022610B">
          <w:delText xml:space="preserve"> </w:delText>
        </w:r>
        <w:r w:rsidR="006D6BD6" w:rsidDel="0022610B">
          <w:delText>time</w:delText>
        </w:r>
      </w:del>
      <w:r w:rsidR="006D6BD6">
        <w:t xml:space="preserve"> from wh</w:t>
      </w:r>
      <w:ins w:id="186" w:author="FRASER HARRIS Andrew" w:date="2020-09-11T16:17:00Z">
        <w:r w:rsidR="0022610B">
          <w:t>en</w:t>
        </w:r>
      </w:ins>
      <w:del w:id="187" w:author="FRASER HARRIS Andrew" w:date="2020-09-11T16:17:00Z">
        <w:r w:rsidR="006D6BD6" w:rsidDel="0022610B">
          <w:delText>ich</w:delText>
        </w:r>
      </w:del>
      <w:r w:rsidR="006D6BD6">
        <w:t xml:space="preserve"> the surface temperature starts decreasing. In section XXX, we showed that over a year, the effects of fluctuating heat flux reach only 25m depth. However, over the long term, the complex interaction between the surface and geothermal heat flux tend to disturb the steady state linear geothermal gradient by creating </w:t>
      </w:r>
      <w:commentRangeStart w:id="188"/>
      <w:r w:rsidR="006D6BD6">
        <w:t>an isothermal zone</w:t>
      </w:r>
      <w:commentRangeEnd w:id="188"/>
      <w:r w:rsidR="0022610B">
        <w:rPr>
          <w:rStyle w:val="Marquedecommentaire"/>
        </w:rPr>
        <w:commentReference w:id="188"/>
      </w:r>
      <w:r w:rsidR="006D6BD6">
        <w:t>. This suggest</w:t>
      </w:r>
      <w:ins w:id="189" w:author="FRASER HARRIS Andrew" w:date="2020-09-11T16:16:00Z">
        <w:r w:rsidR="0022610B">
          <w:t>s</w:t>
        </w:r>
      </w:ins>
      <w:r w:rsidR="006D6BD6">
        <w:t xml:space="preserve"> that additional recharge is provided from above. </w:t>
      </w:r>
    </w:p>
    <w:p w14:paraId="71591757" w14:textId="49916147" w:rsidR="006D6BD6" w:rsidRPr="00592D85" w:rsidRDefault="006D6BD6" w:rsidP="00802EBA">
      <w:pPr>
        <w:spacing w:line="480" w:lineRule="auto"/>
        <w:ind w:firstLine="641"/>
      </w:pPr>
      <w:commentRangeStart w:id="190"/>
      <w:commentRangeStart w:id="191"/>
      <w:r>
        <w:t>We</w:t>
      </w:r>
      <w:commentRangeEnd w:id="190"/>
      <w:r w:rsidR="00802EBA">
        <w:rPr>
          <w:rStyle w:val="Marquedecommentaire"/>
        </w:rPr>
        <w:commentReference w:id="190"/>
      </w:r>
      <w:commentRangeEnd w:id="191"/>
      <w:r w:rsidR="0022610B">
        <w:rPr>
          <w:rStyle w:val="Marquedecommentaire"/>
        </w:rPr>
        <w:commentReference w:id="191"/>
      </w:r>
      <w:r>
        <w:t xml:space="preserve"> therefore </w:t>
      </w:r>
      <w:del w:id="192" w:author="FRASER HARRIS Andrew" w:date="2020-09-11T16:19:00Z">
        <w:r w:rsidDel="0022610B">
          <w:delText xml:space="preserve">suggest to </w:delText>
        </w:r>
      </w:del>
      <w:r>
        <w:t xml:space="preserve">compare the temperature change in the system over 30 years of heat extraction, using constant and fluctuating surface heat flux. To avoid overestimating the recharge due to the transient state of the geothermal gradient seen when using fluctuating heat flux (Fig.  3), we use the profile obtained after 100 years without heat production as initial state to the heat extraction model. </w:t>
      </w:r>
    </w:p>
    <w:p w14:paraId="38199660" w14:textId="3CC7414B" w:rsidR="001B5D46" w:rsidRDefault="00D4365D" w:rsidP="00D4365D">
      <w:pPr>
        <w:spacing w:after="160" w:line="259" w:lineRule="auto"/>
        <w:ind w:firstLine="0"/>
        <w:jc w:val="center"/>
      </w:pPr>
      <w:commentRangeStart w:id="193"/>
      <w:r>
        <w:rPr>
          <w:noProof/>
        </w:rPr>
        <w:drawing>
          <wp:inline distT="0" distB="0" distL="0" distR="0" wp14:anchorId="3ED75FF1" wp14:editId="68DEECEE">
            <wp:extent cx="3564522" cy="31699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71637" cy="3176247"/>
                    </a:xfrm>
                    <a:prstGeom prst="rect">
                      <a:avLst/>
                    </a:prstGeom>
                    <a:noFill/>
                    <a:ln>
                      <a:noFill/>
                    </a:ln>
                  </pic:spPr>
                </pic:pic>
              </a:graphicData>
            </a:graphic>
          </wp:inline>
        </w:drawing>
      </w:r>
      <w:commentRangeEnd w:id="193"/>
      <w:r w:rsidR="001105CB">
        <w:rPr>
          <w:rStyle w:val="Marquedecommentaire"/>
        </w:rPr>
        <w:commentReference w:id="193"/>
      </w:r>
      <w:r w:rsidR="00A230E1" w:rsidRPr="00A230E1">
        <w:rPr>
          <w:noProof/>
        </w:rPr>
        <w:t xml:space="preserve"> </w:t>
      </w:r>
      <w:r w:rsidR="00A230E1">
        <w:rPr>
          <w:noProof/>
        </w:rPr>
        <w:drawing>
          <wp:inline distT="0" distB="0" distL="0" distR="0" wp14:anchorId="49F590B6" wp14:editId="19FBD8E7">
            <wp:extent cx="6217920" cy="4185285"/>
            <wp:effectExtent l="0" t="0" r="11430" b="5715"/>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1B5D46">
        <w:br w:type="page"/>
      </w:r>
    </w:p>
    <w:p w14:paraId="0FB65B2F" w14:textId="77777777" w:rsidR="00F63A36" w:rsidRPr="00F63A36" w:rsidRDefault="00F63A36" w:rsidP="00F63A36"/>
    <w:p w14:paraId="2253BEF5" w14:textId="0C011A33" w:rsidR="00771234" w:rsidRPr="00771234" w:rsidRDefault="00747343" w:rsidP="00EF2480">
      <w:pPr>
        <w:pStyle w:val="Titre1"/>
        <w:numPr>
          <w:ilvl w:val="0"/>
          <w:numId w:val="3"/>
        </w:numPr>
        <w:spacing w:afterLines="80" w:after="192" w:line="480" w:lineRule="auto"/>
        <w:ind w:left="590"/>
      </w:pPr>
      <w:r>
        <w:t>Discussion</w:t>
      </w:r>
    </w:p>
    <w:p w14:paraId="61CBEB10" w14:textId="77777777" w:rsidR="00512AE8" w:rsidRDefault="00A2520C" w:rsidP="00EF2480">
      <w:pPr>
        <w:spacing w:afterLines="80" w:after="192" w:line="480" w:lineRule="auto"/>
        <w:ind w:left="-4" w:firstLine="339"/>
      </w:pPr>
      <w:r>
        <w:t xml:space="preserve">In the previous sections, we have calculated the volume of rock required to provide energy to a typical average UK house for periods of 1 and 30 years, based on </w:t>
      </w:r>
      <w:commentRangeStart w:id="194"/>
      <w:r>
        <w:t>mathematical</w:t>
      </w:r>
      <w:commentRangeEnd w:id="194"/>
      <w:r w:rsidR="001105CB">
        <w:rPr>
          <w:rStyle w:val="Marquedecommentaire"/>
        </w:rPr>
        <w:commentReference w:id="194"/>
      </w:r>
      <w:r>
        <w:t xml:space="preserve"> equations allowing a temperature change of 5°C in the system. </w:t>
      </w:r>
      <w:r w:rsidR="00512AE8">
        <w:t xml:space="preserve">The required heat load was compared to the available natural recharge in the system (i.e. radioactive heat, geothermal and solar heat flux) for a case study located in the </w:t>
      </w:r>
      <w:commentRangeStart w:id="195"/>
      <w:r w:rsidR="00512AE8">
        <w:t>Midlothian Coalfield, Scotland</w:t>
      </w:r>
      <w:commentRangeEnd w:id="195"/>
      <w:r w:rsidR="001105CB">
        <w:rPr>
          <w:rStyle w:val="Marquedecommentaire"/>
        </w:rPr>
        <w:commentReference w:id="195"/>
      </w:r>
      <w:r w:rsidR="00512AE8">
        <w:t xml:space="preserve">. </w:t>
      </w:r>
      <w:r>
        <w:t xml:space="preserve">We then used 1D and 3D numerical models to verify the mathematical model and calculate the amplitude of vertical and horizontal flux around the borehole. In addition, we evaluated the footprint area of heat extraction at the mid-borehole and at the surface, in a homogeneous system with a thermal conductivity of 2.2 W/°C.m². </w:t>
      </w:r>
    </w:p>
    <w:p w14:paraId="7B8FCA02" w14:textId="096DA1C4" w:rsidR="002331BA" w:rsidRDefault="00512AE8" w:rsidP="002331BA">
      <w:pPr>
        <w:spacing w:afterLines="80" w:after="192" w:line="480" w:lineRule="auto"/>
        <w:ind w:left="-4" w:firstLine="717"/>
      </w:pPr>
      <w:r>
        <w:t xml:space="preserve">While </w:t>
      </w:r>
      <w:del w:id="196" w:author="FRASER HARRIS Andrew" w:date="2020-09-11T16:27:00Z">
        <w:r w:rsidDel="001105CB">
          <w:delText xml:space="preserve">mathematical </w:delText>
        </w:r>
      </w:del>
      <w:ins w:id="197" w:author="FRASER HARRIS Andrew" w:date="2020-09-11T16:27:00Z">
        <w:r w:rsidR="001105CB">
          <w:t xml:space="preserve">analytical </w:t>
        </w:r>
      </w:ins>
      <w:r>
        <w:t>models suggested that natural recharge can only contribute</w:t>
      </w:r>
      <w:del w:id="198" w:author="FRASER HARRIS Andrew" w:date="2020-09-11T16:27:00Z">
        <w:r w:rsidDel="001105CB">
          <w:delText>s to</w:delText>
        </w:r>
      </w:del>
      <w:r>
        <w:t xml:space="preserve"> up to </w:t>
      </w:r>
      <w:commentRangeStart w:id="199"/>
      <w:r>
        <w:t>5</w:t>
      </w:r>
      <w:commentRangeEnd w:id="199"/>
      <w:r w:rsidR="001105CB">
        <w:rPr>
          <w:rStyle w:val="Marquedecommentaire"/>
        </w:rPr>
        <w:commentReference w:id="199"/>
      </w:r>
      <w:r>
        <w:t>% of the heat extracted, numerical models confirmed that most of the heat is actually mined from the rock surrounding the borehole.</w:t>
      </w:r>
      <w:r w:rsidR="003B1D5A">
        <w:t xml:space="preserve"> Results from the 3D analysis show that if that heat transfers are not affected by the </w:t>
      </w:r>
      <w:r w:rsidR="00685BC3">
        <w:t>conditions at the boundaries, s</w:t>
      </w:r>
      <w:r w:rsidR="003B1D5A">
        <w:t>teady state flux can be reached after one year</w:t>
      </w:r>
      <w:r>
        <w:t>.</w:t>
      </w:r>
      <w:r w:rsidR="00AA593E">
        <w:t xml:space="preserve"> This </w:t>
      </w:r>
      <w:r>
        <w:t>means</w:t>
      </w:r>
      <w:r w:rsidR="00150B80">
        <w:t xml:space="preserve"> that at a specific point, temperature </w:t>
      </w:r>
      <w:r w:rsidR="003B1D5A">
        <w:t>will start</w:t>
      </w:r>
      <w:r w:rsidR="00150B80">
        <w:t xml:space="preserve"> </w:t>
      </w:r>
      <w:del w:id="200" w:author="FRASER HARRIS Andrew" w:date="2020-09-11T16:30:00Z">
        <w:r w:rsidR="00150B80" w:rsidDel="001105CB">
          <w:delText xml:space="preserve">starts </w:delText>
        </w:r>
      </w:del>
      <w:r w:rsidR="00150B80">
        <w:t xml:space="preserve">declining at a constant rate from </w:t>
      </w:r>
      <w:r w:rsidR="006911F5">
        <w:t>at a</w:t>
      </w:r>
      <w:r w:rsidR="00150B80">
        <w:t xml:space="preserve"> time t that depends on the distance from the </w:t>
      </w:r>
      <w:r w:rsidR="00AA593E">
        <w:t>line source</w:t>
      </w:r>
      <w:r w:rsidR="00150B80">
        <w:t xml:space="preserve">. In response to the expansion of the </w:t>
      </w:r>
      <w:r w:rsidR="006911F5">
        <w:t>volume depleted in heat with time</w:t>
      </w:r>
      <w:r w:rsidR="00150B80">
        <w:t>, 3D model</w:t>
      </w:r>
      <w:r w:rsidR="00AA593E">
        <w:t>s</w:t>
      </w:r>
      <w:r w:rsidR="00150B80">
        <w:t xml:space="preserve"> </w:t>
      </w:r>
      <w:r w:rsidR="006911F5">
        <w:t xml:space="preserve">also showed the expansion of the </w:t>
      </w:r>
      <w:r w:rsidR="0015384E">
        <w:t xml:space="preserve">downward heat </w:t>
      </w:r>
      <w:commentRangeStart w:id="201"/>
      <w:r w:rsidR="0015384E">
        <w:t>flux</w:t>
      </w:r>
      <w:commentRangeEnd w:id="201"/>
      <w:r w:rsidR="006B3967">
        <w:rPr>
          <w:rStyle w:val="Marquedecommentaire"/>
        </w:rPr>
        <w:commentReference w:id="201"/>
      </w:r>
      <w:r w:rsidR="0015384E">
        <w:t xml:space="preserve"> above the borehole</w:t>
      </w:r>
      <w:r w:rsidR="006911F5">
        <w:t xml:space="preserve">, allowing greater recharge to the borehole. In 1D models, </w:t>
      </w:r>
      <w:r w:rsidR="00C869F3">
        <w:t xml:space="preserve">where </w:t>
      </w:r>
      <w:r w:rsidR="0015384E">
        <w:t xml:space="preserve">the </w:t>
      </w:r>
      <w:r w:rsidR="00C869F3">
        <w:t xml:space="preserve">amount of heat available </w:t>
      </w:r>
      <w:r w:rsidR="0015384E">
        <w:t>is constrained by the model area</w:t>
      </w:r>
      <w:r w:rsidR="006911F5">
        <w:t xml:space="preserve"> and no recharge is provided from lateral areas</w:t>
      </w:r>
      <w:r w:rsidR="00C16DC3">
        <w:t>,</w:t>
      </w:r>
      <w:r w:rsidR="006911F5">
        <w:t xml:space="preserve"> this effect led to</w:t>
      </w:r>
      <w:del w:id="202" w:author="FRASER HARRIS Andrew" w:date="2020-09-11T16:30:00Z">
        <w:r w:rsidR="006911F5" w:rsidDel="001105CB">
          <w:delText xml:space="preserve"> represented by</w:delText>
        </w:r>
      </w:del>
      <w:r w:rsidR="006911F5">
        <w:t xml:space="preserve"> an important drop in temperature </w:t>
      </w:r>
      <w:r w:rsidR="00C16DC3">
        <w:t>above the borehole</w:t>
      </w:r>
      <w:r w:rsidR="006911F5">
        <w:t xml:space="preserve"> due to the lack of recharge from the surface </w:t>
      </w:r>
      <w:r w:rsidR="0015384E">
        <w:t>(i.e. scenario with constant heat flux)</w:t>
      </w:r>
      <w:r w:rsidR="00C16DC3">
        <w:t xml:space="preserve">. </w:t>
      </w:r>
      <w:r w:rsidR="002331BA">
        <w:t xml:space="preserve">This </w:t>
      </w:r>
      <w:commentRangeStart w:id="203"/>
      <w:r w:rsidR="002331BA">
        <w:t>suggests</w:t>
      </w:r>
      <w:commentRangeEnd w:id="203"/>
      <w:r w:rsidR="002331BA">
        <w:rPr>
          <w:rStyle w:val="Marquedecommentaire"/>
        </w:rPr>
        <w:commentReference w:id="203"/>
      </w:r>
      <w:r w:rsidR="002331BA">
        <w:t xml:space="preserve"> that as the borehole depth increases, allowing more axial recharge, the areal impact of heat mining would decrease.</w:t>
      </w:r>
    </w:p>
    <w:p w14:paraId="7F188668" w14:textId="5645A6D6" w:rsidR="00C869F3" w:rsidRDefault="00623D3B" w:rsidP="00EF2480">
      <w:pPr>
        <w:spacing w:afterLines="80" w:after="192" w:line="480" w:lineRule="auto"/>
        <w:ind w:left="-4" w:firstLine="339"/>
      </w:pPr>
      <w:r>
        <w:t xml:space="preserve">Using a fluctuating surface heat flux, numerical results show that recharge from the surface can be increased by XXX%. This result is however highly dependent on the transient </w:t>
      </w:r>
      <w:r w:rsidR="000E6233">
        <w:t>situation of the model, that results from the interaction between fluctuating heat flux on the surface and geothermal heat coming from below.</w:t>
      </w:r>
    </w:p>
    <w:p w14:paraId="3EE9FD90" w14:textId="4BE419AF" w:rsidR="00B84354" w:rsidRDefault="00A2520C" w:rsidP="002852E0">
      <w:pPr>
        <w:spacing w:afterLines="80" w:after="192" w:line="480" w:lineRule="auto"/>
        <w:ind w:left="-4" w:firstLine="339"/>
      </w:pPr>
      <w:r>
        <w:t xml:space="preserve">The model </w:t>
      </w:r>
      <w:r w:rsidR="00C16DC3">
        <w:t xml:space="preserve">described in this study </w:t>
      </w:r>
      <w:r>
        <w:t>represent</w:t>
      </w:r>
      <w:r w:rsidR="00C16DC3">
        <w:t>s</w:t>
      </w:r>
      <w:r>
        <w:t xml:space="preserve"> a specific scenario that highly depends on the choice of the geometrical parameters and medium properties. </w:t>
      </w:r>
      <w:r w:rsidR="00B84354">
        <w:t>We therefore perform a sensitivity analysis on the borehole depth, borehole length, available area, production time and rock conductivity to evaluate the</w:t>
      </w:r>
      <w:r>
        <w:t xml:space="preserve"> </w:t>
      </w:r>
      <w:r w:rsidR="00B84354">
        <w:t xml:space="preserve">contribution of different parameters on the extent of the </w:t>
      </w:r>
      <w:commentRangeStart w:id="204"/>
      <w:r w:rsidR="00B84354">
        <w:t>temperature</w:t>
      </w:r>
      <w:commentRangeEnd w:id="204"/>
      <w:r w:rsidR="00B84354">
        <w:rPr>
          <w:rStyle w:val="Marquedecommentaire"/>
        </w:rPr>
        <w:commentReference w:id="204"/>
      </w:r>
      <w:r w:rsidR="00B84354">
        <w:t xml:space="preserve"> change in the system and support the use of dimensionless parameters in future analysis. </w:t>
      </w:r>
      <w:commentRangeStart w:id="205"/>
      <w:r w:rsidR="00B84354">
        <w:t xml:space="preserve">Results presented in appendix XXX </w:t>
      </w:r>
      <w:commentRangeEnd w:id="205"/>
      <w:r w:rsidR="001105CB">
        <w:rPr>
          <w:rStyle w:val="Marquedecommentaire"/>
        </w:rPr>
        <w:commentReference w:id="205"/>
      </w:r>
      <w:r w:rsidR="00B84354">
        <w:t>show that</w:t>
      </w:r>
      <w:r w:rsidR="0003617F">
        <w:t xml:space="preserve"> for a given production time</w:t>
      </w:r>
      <w:r w:rsidR="00B84354">
        <w:t xml:space="preserve"> </w:t>
      </w:r>
      <w:r w:rsidR="002331BA">
        <w:t xml:space="preserve">the areal </w:t>
      </w:r>
      <w:del w:id="206" w:author="FRASER HARRIS Andrew" w:date="2020-09-11T16:32:00Z">
        <w:r w:rsidR="002331BA" w:rsidDel="001105CB">
          <w:delText xml:space="preserve">of </w:delText>
        </w:r>
      </w:del>
      <w:r w:rsidR="002331BA">
        <w:t>impact of heat extraction mostly depends on the thermal conductivity of the rock</w:t>
      </w:r>
      <w:r w:rsidR="0003617F">
        <w:t xml:space="preserve"> and on the borehole length, which are inversely</w:t>
      </w:r>
      <w:r w:rsidR="002331BA">
        <w:t xml:space="preserve"> proportional to the temperature decline at the borehole</w:t>
      </w:r>
      <w:r w:rsidR="00093FCD">
        <w:t>. Although increasing the borehole depth favour</w:t>
      </w:r>
      <w:ins w:id="207" w:author="FRASER HARRIS Andrew" w:date="2020-09-11T16:33:00Z">
        <w:r w:rsidR="001105CB">
          <w:t>s</w:t>
        </w:r>
      </w:ins>
      <w:r w:rsidR="00093FCD">
        <w:t xml:space="preserve"> </w:t>
      </w:r>
      <w:commentRangeStart w:id="208"/>
      <w:r w:rsidR="00093FCD">
        <w:t>axial</w:t>
      </w:r>
      <w:commentRangeEnd w:id="208"/>
      <w:r w:rsidR="006B3967">
        <w:rPr>
          <w:rStyle w:val="Marquedecommentaire"/>
        </w:rPr>
        <w:commentReference w:id="208"/>
      </w:r>
      <w:r w:rsidR="00093FCD">
        <w:t xml:space="preserve"> recharge and restrain</w:t>
      </w:r>
      <w:ins w:id="209" w:author="FRASER HARRIS Andrew" w:date="2020-09-11T16:33:00Z">
        <w:r w:rsidR="001105CB">
          <w:t>s</w:t>
        </w:r>
      </w:ins>
      <w:r w:rsidR="00093FCD">
        <w:t xml:space="preserve"> the drop in temperature at the borehole, it only has a few effects on the areal impact of heat extraction. As </w:t>
      </w:r>
      <w:r w:rsidR="0003617F">
        <w:t>increasing the borehole length generally represents important investment costs</w:t>
      </w:r>
      <w:r w:rsidR="00093FCD">
        <w:t xml:space="preserve">, improving the thermal conductivity of the medium around the heat exchanger is often seen as of primary interest to ensure long-term production and avoid engineering issue due to the accumulation of cold at the borehole (XXX). </w:t>
      </w:r>
      <w:r w:rsidR="002852E0">
        <w:t>By confronting the need to ensure the BHE efficiency against that of ensuring the sustainability of the geological resource while constraining the area of impact</w:t>
      </w:r>
      <w:r w:rsidR="002852E0" w:rsidRPr="002852E0">
        <w:t xml:space="preserve">, we come up against a </w:t>
      </w:r>
      <w:commentRangeStart w:id="210"/>
      <w:r w:rsidR="002852E0" w:rsidRPr="002852E0">
        <w:t>conflict</w:t>
      </w:r>
      <w:commentRangeEnd w:id="210"/>
      <w:r w:rsidR="002852E0">
        <w:rPr>
          <w:rStyle w:val="Marquedecommentaire"/>
        </w:rPr>
        <w:commentReference w:id="210"/>
      </w:r>
      <w:r w:rsidR="002852E0" w:rsidRPr="002852E0">
        <w:t xml:space="preserve"> of interest</w:t>
      </w:r>
      <w:r w:rsidR="002852E0">
        <w:t xml:space="preserve">… Here, we therefore perform simple heat balance analysis to evaluate the amount of annual recharge that would allow constraining the area of impact to 70-100 m² over 30 years. We then verify our model through different cyclical injection/production scenario using the 3D full-extent model.  </w:t>
      </w:r>
    </w:p>
    <w:p w14:paraId="292F37E2" w14:textId="0C6FD286" w:rsidR="001B5D46" w:rsidRDefault="00D9602B" w:rsidP="002852E0">
      <w:pPr>
        <w:pStyle w:val="Titre2"/>
      </w:pPr>
      <w:r>
        <w:t xml:space="preserve">Heat balance analysis </w:t>
      </w:r>
    </w:p>
    <w:p w14:paraId="38EC11C8" w14:textId="3514EEC4" w:rsidR="002852E0" w:rsidRDefault="002852E0" w:rsidP="002852E0"/>
    <w:p w14:paraId="28BA3923" w14:textId="4BB4A0B0" w:rsidR="00B33EC1" w:rsidRDefault="00B33EC1" w:rsidP="00B33EC1">
      <w:pPr>
        <w:spacing w:afterLines="80" w:after="192" w:line="480" w:lineRule="auto"/>
        <w:ind w:firstLine="641"/>
      </w:pPr>
      <w:r>
        <w:t xml:space="preserve">The analysis presented in Fig. XXX suggested that </w:t>
      </w:r>
      <w:ins w:id="211" w:author="FRASER HARRIS Andrew" w:date="2020-09-11T16:36:00Z">
        <w:r w:rsidR="00311576">
          <w:t>although</w:t>
        </w:r>
      </w:ins>
      <w:del w:id="212" w:author="FRASER HARRIS Andrew" w:date="2020-09-11T16:35:00Z">
        <w:r w:rsidDel="00311576">
          <w:delText>despite</w:delText>
        </w:r>
      </w:del>
      <w:r>
        <w:t xml:space="preserve"> a steady-state temperature can be obtained at the borehole, often interpreted by previous studies as an indication of efficient system, this steady state situation can hardly be reached away from it. The area of impact of heat extraction will expand over time if no heat recovery schemes are planned.</w:t>
      </w:r>
    </w:p>
    <w:p w14:paraId="0B2EBF65" w14:textId="12E1530E" w:rsidR="00B33EC1" w:rsidRDefault="00B33EC1" w:rsidP="00B33EC1">
      <w:pPr>
        <w:spacing w:afterLines="80" w:after="192" w:line="480" w:lineRule="auto"/>
        <w:ind w:firstLine="641"/>
      </w:pPr>
      <w:r>
        <w:t>We suggested earlier that radioactive heat production, solar recharge and geothermal heat cannot compensate for the heat extracted on a yearly average under the considered geological and climatic context, without considering an unrealistically large volume of rock. For a defined heat extraction rate and production period, the footprint area of mined heat is highly dependent</w:t>
      </w:r>
      <w:del w:id="213" w:author="FRASER HARRIS Andrew" w:date="2020-09-11T16:36:00Z">
        <w:r w:rsidDel="00311576">
          <w:delText>s</w:delText>
        </w:r>
      </w:del>
      <w:r>
        <w:t xml:space="preserve"> on the conductivity of the medium. Our analysis show</w:t>
      </w:r>
      <w:ins w:id="214" w:author="FRASER HARRIS Andrew" w:date="2020-09-11T16:36:00Z">
        <w:r w:rsidR="00311576">
          <w:t>s</w:t>
        </w:r>
      </w:ins>
      <w:r>
        <w:t xml:space="preserve"> that lateral heat flux, </w:t>
      </w:r>
      <w:ins w:id="215" w:author="FRASER HARRIS Andrew" w:date="2020-09-11T16:36:00Z">
        <w:r w:rsidR="00311576">
          <w:t>which</w:t>
        </w:r>
      </w:ins>
      <w:del w:id="216" w:author="FRASER HARRIS Andrew" w:date="2020-09-11T16:36:00Z">
        <w:r w:rsidDel="00311576">
          <w:delText>that</w:delText>
        </w:r>
      </w:del>
      <w:r>
        <w:t xml:space="preserve"> define</w:t>
      </w:r>
      <w:ins w:id="217" w:author="FRASER HARRIS Andrew" w:date="2020-09-11T16:36:00Z">
        <w:r w:rsidR="00311576">
          <w:t>s</w:t>
        </w:r>
      </w:ins>
      <w:r>
        <w:t xml:space="preserve"> the rate at which heat </w:t>
      </w:r>
      <w:ins w:id="218" w:author="FRASER HARRIS Andrew" w:date="2020-09-11T16:37:00Z">
        <w:r w:rsidR="00311576">
          <w:t>is</w:t>
        </w:r>
      </w:ins>
      <w:del w:id="219" w:author="FRASER HARRIS Andrew" w:date="2020-09-11T16:37:00Z">
        <w:r w:rsidDel="00311576">
          <w:delText>can be</w:delText>
        </w:r>
      </w:del>
      <w:r>
        <w:t xml:space="preserve"> provided to the borehole by the surrounding area</w:t>
      </w:r>
      <w:ins w:id="220" w:author="FRASER HARRIS Andrew" w:date="2020-09-11T16:36:00Z">
        <w:r w:rsidR="00311576">
          <w:t>,</w:t>
        </w:r>
      </w:ins>
      <w:r>
        <w:t xml:space="preserve"> can reach steady state after a year in a homogeneous system. Axial fluxes tend to increase over time, depleting the volume of rock available above the borehole in heat while expanding the zone of influence below and around it, to an extent that depend</w:t>
      </w:r>
      <w:ins w:id="221" w:author="FRASER HARRIS Andrew" w:date="2020-09-11T16:37:00Z">
        <w:r w:rsidR="00311576">
          <w:t>s</w:t>
        </w:r>
      </w:ins>
      <w:r>
        <w:t xml:space="preserve"> on the conductivity of the ground. </w:t>
      </w:r>
    </w:p>
    <w:p w14:paraId="1B714AB4" w14:textId="77777777" w:rsidR="00B33EC1" w:rsidRDefault="00B33EC1" w:rsidP="00B33EC1">
      <w:pPr>
        <w:spacing w:afterLines="80" w:after="192" w:line="480" w:lineRule="auto"/>
        <w:ind w:left="-4" w:firstLine="339"/>
      </w:pPr>
      <w:r>
        <w:t xml:space="preserve">Vertical heat exchanger coupled ground source heat pump systems use the shallow geothermal energy as a heat source or sink for space heating or cooling. In opposition to horizontal heat exchangers, vertical boreholes present the advantage of requiring less land area. However, </w:t>
      </w:r>
      <w:commentRangeStart w:id="222"/>
      <w:r>
        <w:t>yearly</w:t>
      </w:r>
      <w:commentRangeEnd w:id="222"/>
      <w:r>
        <w:rPr>
          <w:rStyle w:val="Marquedecommentaire"/>
        </w:rPr>
        <w:commentReference w:id="222"/>
      </w:r>
      <w:r>
        <w:t xml:space="preserve"> imbalance in heat extraction and injection into the ground, especially in cold areas and for large-scale systems with long operational periods, can cause irreversible drop in temperature into the ground, resulting in a decrease in the HP performances. Some studies showed that other ways to achieve sustainable heat extraction and eliminate the cooling load accumulated into the ground is to perform cyclic production or provide additional artificial heat recharge during the non-heating season, such as solar thermal energy and industrial waste heat recharge (Cui et al., 2015; Cruickshank and Baldwin, 2016). Experimental studies conducted by Trillat-Berdal et al. (2006) showed that  the ground thermal loads could be balanced by a system combining geothermal coupled heat pump and thermal solar collector, when the excess heat not used for hot water heating is injected into the ground, and the heat pump either used in cooling or heating mode. Cui et al. (2015) performed similar analysis on the performances of seasonal storage of industrial waste heat, by developing a heat transfer model for vertical GHE boreholes with multi-stage series connections.</w:t>
      </w:r>
    </w:p>
    <w:p w14:paraId="7F1896D6" w14:textId="77777777" w:rsidR="00265F70" w:rsidRPr="002852E0" w:rsidRDefault="00265F70" w:rsidP="002852E0"/>
    <w:p w14:paraId="6536C998" w14:textId="77777777" w:rsidR="00903B80" w:rsidRDefault="00903B80" w:rsidP="002852E0">
      <w:pPr>
        <w:pStyle w:val="Titre2"/>
      </w:pPr>
      <w:commentRangeStart w:id="223"/>
      <w:r>
        <w:t>Cyclical</w:t>
      </w:r>
      <w:commentRangeEnd w:id="223"/>
      <w:r>
        <w:rPr>
          <w:rStyle w:val="Marquedecommentaire"/>
        </w:rPr>
        <w:commentReference w:id="223"/>
      </w:r>
      <w:r>
        <w:t xml:space="preserve"> production</w:t>
      </w:r>
    </w:p>
    <w:p w14:paraId="2193D5E1" w14:textId="389DDFB1" w:rsidR="00203741" w:rsidRDefault="00203741" w:rsidP="00203741">
      <w:pPr>
        <w:spacing w:afterLines="80" w:after="192" w:line="480" w:lineRule="auto"/>
        <w:ind w:left="-4" w:firstLine="339"/>
      </w:pPr>
      <w:r>
        <w:t>To compensate for the heat extracted, we</w:t>
      </w:r>
      <w:del w:id="224" w:author="FRASER HARRIS Andrew" w:date="2020-09-11T16:40:00Z">
        <w:r w:rsidDel="00311576">
          <w:delText xml:space="preserve"> suggest to</w:delText>
        </w:r>
      </w:del>
      <w:r>
        <w:t xml:space="preserve"> evaluate the capacity of different scenarios to 1) recharge the ground in heat by decreasing the yearly average temperature decline in the system and 2) limit the impact area of heat extraction. Those scenarios involve cyclical production with periods of natural recovery, cyclical production with injections of artificial heat and continuous production with constant heat source below the borehole. The objective is to assess the optimal scenario and the recharge in heat required to constrain the area of impact to 70-100 m², which corresponds to the average surface for a property in the UK (i.e. house and garden), over the long term. We will finally compare the heat load required to recharge the system annually to the amount of waste heat or artificial heat available in the Midlothian area.</w:t>
      </w:r>
    </w:p>
    <w:p w14:paraId="01E0B366" w14:textId="59791E8B" w:rsidR="00903B80" w:rsidRDefault="00903B80" w:rsidP="00EF2480">
      <w:pPr>
        <w:spacing w:afterLines="80" w:after="192" w:line="480" w:lineRule="auto"/>
        <w:ind w:left="-4" w:firstLine="343"/>
      </w:pPr>
      <w:r>
        <w:t xml:space="preserve">The first heat extraction scenario considers seasonal heat extraction, with a minimum of -1294 W in winter and a maximum of -706 W in summer, distributed along the 40-m long BHE. The fluctuating heat load is calculated using Eq. 3.1, with </w:t>
      </w:r>
      <w:r>
        <w:rPr>
          <w:i/>
        </w:rPr>
        <w:t xml:space="preserve">A </w:t>
      </w:r>
      <w:r>
        <w:t xml:space="preserve">= 294 W, the amplitude of the variations and </w:t>
      </w:r>
      <w:r>
        <w:rPr>
          <w:i/>
        </w:rPr>
        <w:t xml:space="preserve">q </w:t>
      </w:r>
      <w:r>
        <w:t xml:space="preserve">= </w:t>
      </w:r>
      <w:r w:rsidR="00265F70">
        <w:t>-</w:t>
      </w:r>
      <w:r>
        <w:t>1000 W the average year heat load. After 30 years of production, similar temperature profiles are obtained (Fig. 5.2), indicating that average yearly extraction rate is representative of a fluctuating extraction rate around this average.</w:t>
      </w:r>
    </w:p>
    <w:p w14:paraId="244F081A" w14:textId="77777777" w:rsidR="00903B80" w:rsidRDefault="00903B80" w:rsidP="00EF2480">
      <w:pPr>
        <w:spacing w:afterLines="80" w:after="192" w:line="480" w:lineRule="auto"/>
        <w:ind w:firstLine="339"/>
      </w:pPr>
      <w:r>
        <w:t>The second scenario considers cyclical production with periods of no production. Over a year, 2000 W are extracted for 6 month and recovery is allowed for the six following months. This results in a temperature decrease of XXX rather than XXX at the mid-borehole. The overall temperature change in the model after 30 years is of XXX instead of XXX. The area of impact…</w:t>
      </w:r>
    </w:p>
    <w:p w14:paraId="06F6A232" w14:textId="77777777" w:rsidR="00903B80" w:rsidRDefault="00903B80" w:rsidP="00EF2480">
      <w:pPr>
        <w:spacing w:afterLines="80" w:after="192" w:line="480" w:lineRule="auto"/>
        <w:ind w:firstLine="339"/>
      </w:pPr>
      <w:r>
        <w:t xml:space="preserve">Finally, </w:t>
      </w:r>
      <w:commentRangeStart w:id="225"/>
      <w:r>
        <w:t>the</w:t>
      </w:r>
      <w:commentRangeEnd w:id="225"/>
      <w:r w:rsidR="00EF2480">
        <w:rPr>
          <w:rStyle w:val="Marquedecommentaire"/>
        </w:rPr>
        <w:commentReference w:id="225"/>
      </w:r>
      <w:r>
        <w:t xml:space="preserve"> third scenario considers cyclical production with period of recharge.  Over a year, 2000 W are extracted for 6 month and 1000 W are reinjected for 6 </w:t>
      </w:r>
      <w:commentRangeStart w:id="226"/>
      <w:r>
        <w:t>months</w:t>
      </w:r>
      <w:commentRangeEnd w:id="226"/>
      <w:r w:rsidR="000E0E79">
        <w:rPr>
          <w:rStyle w:val="Marquedecommentaire"/>
        </w:rPr>
        <w:commentReference w:id="226"/>
      </w:r>
      <w:r>
        <w:t>.</w:t>
      </w:r>
    </w:p>
    <w:p w14:paraId="192372CC" w14:textId="45CA40AD" w:rsidR="00EF2480" w:rsidRDefault="00EF2480" w:rsidP="00EF2480">
      <w:pPr>
        <w:spacing w:afterLines="80" w:after="192" w:line="480" w:lineRule="auto"/>
        <w:ind w:firstLine="0"/>
      </w:pPr>
    </w:p>
    <w:p w14:paraId="05124136" w14:textId="37AA3E43" w:rsidR="00E07196" w:rsidRDefault="000A7087" w:rsidP="00EF2480">
      <w:pPr>
        <w:spacing w:afterLines="80" w:after="192" w:line="480" w:lineRule="auto"/>
        <w:ind w:firstLine="0"/>
      </w:pPr>
      <w:r>
        <w:rPr>
          <w:noProof/>
        </w:rPr>
        <w:drawing>
          <wp:inline distT="0" distB="0" distL="0" distR="0" wp14:anchorId="52A1783D" wp14:editId="28D1CC4D">
            <wp:extent cx="6172200" cy="471298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44560" cy="4768237"/>
                    </a:xfrm>
                    <a:prstGeom prst="rect">
                      <a:avLst/>
                    </a:prstGeom>
                    <a:noFill/>
                    <a:ln>
                      <a:noFill/>
                    </a:ln>
                  </pic:spPr>
                </pic:pic>
              </a:graphicData>
            </a:graphic>
          </wp:inline>
        </w:drawing>
      </w:r>
    </w:p>
    <w:p w14:paraId="7FCEAA2A" w14:textId="49AD3398" w:rsidR="00E07196" w:rsidRPr="00E07196" w:rsidRDefault="00E07196" w:rsidP="00EF2480">
      <w:pPr>
        <w:spacing w:afterLines="80" w:after="192" w:line="480" w:lineRule="auto"/>
        <w:ind w:firstLine="642"/>
      </w:pPr>
      <w:r w:rsidRPr="00E07196">
        <w:t>Fig</w:t>
      </w:r>
      <w:r w:rsidR="00EF2480">
        <w:t>ure 16:</w:t>
      </w:r>
      <w:r w:rsidRPr="00E07196">
        <w:t xml:space="preserve"> 2D temperature profiles after 30 ye</w:t>
      </w:r>
      <w:r>
        <w:t>ars of heat extraction/injection for different scenarios.</w:t>
      </w:r>
    </w:p>
    <w:p w14:paraId="74D447C6" w14:textId="6E53A18E" w:rsidR="00C50008" w:rsidRDefault="00D9602B" w:rsidP="00EF2480">
      <w:pPr>
        <w:spacing w:afterLines="80" w:after="192" w:line="480" w:lineRule="auto"/>
        <w:ind w:firstLine="642"/>
        <w:jc w:val="center"/>
      </w:pPr>
      <w:r>
        <w:br w:type="page"/>
      </w:r>
    </w:p>
    <w:p w14:paraId="42DAD2C4" w14:textId="2520425F" w:rsidR="00E24BEE" w:rsidRPr="00E24BEE" w:rsidRDefault="00E24BEE" w:rsidP="00EF2480">
      <w:pPr>
        <w:pStyle w:val="Titre1"/>
        <w:numPr>
          <w:ilvl w:val="0"/>
          <w:numId w:val="3"/>
        </w:numPr>
        <w:spacing w:afterLines="80" w:after="192" w:line="480" w:lineRule="auto"/>
      </w:pPr>
      <w:r w:rsidRPr="00E24BEE">
        <w:t>Conclusion</w:t>
      </w:r>
    </w:p>
    <w:p w14:paraId="077D6393" w14:textId="05C29581" w:rsidR="00F54B84" w:rsidRDefault="00E24BEE" w:rsidP="00EF2480">
      <w:pPr>
        <w:spacing w:afterLines="80" w:after="192" w:line="480" w:lineRule="auto"/>
        <w:ind w:left="-4" w:firstLine="339"/>
      </w:pPr>
      <w:r>
        <w:t>Using simple energy balance calculations validated using numerical models, we showed that in geographical areas with low geothermal heat flux and low in-situ heat production</w:t>
      </w:r>
      <w:r w:rsidR="00F54B84">
        <w:t xml:space="preserve"> such as in the Midlothian Coalfield in Scotland</w:t>
      </w:r>
      <w:r>
        <w:t>, artificial heat recharge</w:t>
      </w:r>
      <w:r w:rsidR="00F54B84">
        <w:t xml:space="preserve"> </w:t>
      </w:r>
      <w:r w:rsidR="006D6079">
        <w:t xml:space="preserve">through cyclical heat extraction/injection </w:t>
      </w:r>
      <w:r w:rsidR="00F54B84">
        <w:t xml:space="preserve">is </w:t>
      </w:r>
      <w:r>
        <w:t xml:space="preserve">required to ensure sustainable heat extraction and constrain the footprint </w:t>
      </w:r>
      <w:commentRangeStart w:id="227"/>
      <w:r>
        <w:t>area</w:t>
      </w:r>
      <w:commentRangeEnd w:id="227"/>
      <w:r w:rsidR="008F02AC">
        <w:rPr>
          <w:rStyle w:val="Marquedecommentaire"/>
        </w:rPr>
        <w:commentReference w:id="227"/>
      </w:r>
      <w:r>
        <w:t xml:space="preserve"> impacted by heat mining. </w:t>
      </w:r>
      <w:r w:rsidR="006D6079">
        <w:t xml:space="preserve">Such scenario could be achieved by injecting excess heat from </w:t>
      </w:r>
      <w:commentRangeStart w:id="228"/>
      <w:r w:rsidR="006D6079">
        <w:t>unreliable</w:t>
      </w:r>
      <w:commentRangeEnd w:id="228"/>
      <w:r w:rsidR="000E0E79">
        <w:rPr>
          <w:rStyle w:val="Marquedecommentaire"/>
        </w:rPr>
        <w:commentReference w:id="228"/>
      </w:r>
      <w:r w:rsidR="006D6079">
        <w:t xml:space="preserve"> renewable energy sources (i.e. solar, wind farms) or "waste heat" produced in cities (i.e. here we use the example of data centres from Edinburgh). </w:t>
      </w:r>
      <w:commentRangeStart w:id="229"/>
      <w:ins w:id="230" w:author="FRASER HARRIS Andrew" w:date="2020-09-11T16:47:00Z">
        <w:r w:rsidR="000E0E79">
          <w:t>Although</w:t>
        </w:r>
      </w:ins>
      <w:del w:id="231" w:author="FRASER HARRIS Andrew" w:date="2020-09-11T16:47:00Z">
        <w:r w:rsidR="006D6079" w:rsidDel="000E0E79">
          <w:delText>Despite</w:delText>
        </w:r>
      </w:del>
      <w:r w:rsidR="006D6079">
        <w:t xml:space="preserve"> this stud</w:t>
      </w:r>
      <w:ins w:id="232" w:author="FRASER HARRIS Andrew" w:date="2020-09-11T16:47:00Z">
        <w:r w:rsidR="000E0E79">
          <w:t>y</w:t>
        </w:r>
      </w:ins>
      <w:del w:id="233" w:author="FRASER HARRIS Andrew" w:date="2020-09-11T16:47:00Z">
        <w:r w:rsidR="006D6079" w:rsidDel="000E0E79">
          <w:delText>ies</w:delText>
        </w:r>
      </w:del>
      <w:r w:rsidR="006D6079">
        <w:t xml:space="preserve"> focuses on the energy consumption for a single house in the UK, we suggest that it confirms that the integration of renewable heat sources combined with i.e.</w:t>
      </w:r>
      <w:ins w:id="234" w:author="FRASER HARRIS Andrew" w:date="2020-09-11T16:47:00Z">
        <w:r w:rsidR="000E0E79">
          <w:t xml:space="preserve"> </w:t>
        </w:r>
      </w:ins>
      <w:r w:rsidR="006D6079">
        <w:t>industrial waste heat or solar recharge might be essential for a sustainable and low-carbon heat supply at the scale of a district heating network (Köfinger et al., 2018).</w:t>
      </w:r>
      <w:commentRangeEnd w:id="229"/>
      <w:r w:rsidR="000E0E79">
        <w:rPr>
          <w:rStyle w:val="Marquedecommentaire"/>
        </w:rPr>
        <w:commentReference w:id="229"/>
      </w:r>
    </w:p>
    <w:p w14:paraId="2C1F82C4" w14:textId="09AFB17A" w:rsidR="00E24BEE" w:rsidRDefault="00E24BEE" w:rsidP="00EF2480">
      <w:pPr>
        <w:spacing w:afterLines="80" w:after="192" w:line="480" w:lineRule="auto"/>
        <w:ind w:firstLine="360"/>
      </w:pPr>
      <w:r>
        <w:t xml:space="preserve">By calculating the relative contribution from axial and lateral heat flux, </w:t>
      </w:r>
      <w:r w:rsidR="00F54B84">
        <w:t>we</w:t>
      </w:r>
      <w:r w:rsidR="006D6079">
        <w:t xml:space="preserve"> also</w:t>
      </w:r>
      <w:r>
        <w:t xml:space="preserve"> showed that the initial recharge in the system depends on the long-term energy balance between surface a</w:t>
      </w:r>
      <w:ins w:id="235" w:author="FRASER HARRIS Andrew" w:date="2020-09-11T16:48:00Z">
        <w:r w:rsidR="000E0E79">
          <w:t>nd</w:t>
        </w:r>
      </w:ins>
      <w:r>
        <w:t xml:space="preserve"> deep geothermal flux. This is due to the fact that the temperature gradient might not have reached equilibrium since the last </w:t>
      </w:r>
      <w:ins w:id="236" w:author="FRASER HARRIS Andrew" w:date="2020-09-11T16:48:00Z">
        <w:r w:rsidR="000E0E79">
          <w:t>I</w:t>
        </w:r>
      </w:ins>
      <w:del w:id="237" w:author="FRASER HARRIS Andrew" w:date="2020-09-11T16:48:00Z">
        <w:r w:rsidDel="000E0E79">
          <w:delText>i</w:delText>
        </w:r>
      </w:del>
      <w:r>
        <w:t xml:space="preserve">ce Age. </w:t>
      </w:r>
      <w:r w:rsidR="00F54B84">
        <w:t xml:space="preserve">While previous studies mentioned that </w:t>
      </w:r>
      <w:ins w:id="238" w:author="FRASER HARRIS Andrew" w:date="2020-09-11T16:48:00Z">
        <w:r w:rsidR="000E0E79">
          <w:t xml:space="preserve">steady-state production </w:t>
        </w:r>
      </w:ins>
      <w:r w:rsidR="00F54B84">
        <w:t xml:space="preserve">temperature </w:t>
      </w:r>
      <w:del w:id="239" w:author="FRASER HARRIS Andrew" w:date="2020-09-11T16:48:00Z">
        <w:r w:rsidR="00F54B84" w:rsidDel="000E0E79">
          <w:delText xml:space="preserve">steady state </w:delText>
        </w:r>
      </w:del>
      <w:r w:rsidR="00F54B84">
        <w:t>can be reached after a few years of production, we hear show that this only applies at the borehole location</w:t>
      </w:r>
      <w:del w:id="240" w:author="FRASER HARRIS Andrew" w:date="2020-09-11T16:48:00Z">
        <w:r w:rsidR="00F54B84" w:rsidDel="000E0E79">
          <w:delText xml:space="preserve"> and for the production </w:delText>
        </w:r>
        <w:commentRangeStart w:id="241"/>
        <w:r w:rsidR="00F54B84" w:rsidDel="000E0E79">
          <w:delText>temperature</w:delText>
        </w:r>
        <w:commentRangeEnd w:id="241"/>
        <w:r w:rsidR="000B0FFA" w:rsidDel="000E0E79">
          <w:rPr>
            <w:rStyle w:val="Marquedecommentaire"/>
          </w:rPr>
          <w:commentReference w:id="241"/>
        </w:r>
      </w:del>
      <w:r w:rsidR="00F54B84">
        <w:t xml:space="preserve">. In terms of spatial analysis, the models indicate that </w:t>
      </w:r>
      <w:ins w:id="242" w:author="FRASER HARRIS Andrew" w:date="2020-09-11T16:49:00Z">
        <w:r w:rsidR="000E0E79">
          <w:t>although</w:t>
        </w:r>
      </w:ins>
      <w:del w:id="243" w:author="FRASER HARRIS Andrew" w:date="2020-09-11T16:49:00Z">
        <w:r w:rsidR="00F54B84" w:rsidDel="000E0E79">
          <w:delText>despite</w:delText>
        </w:r>
      </w:del>
      <w:r w:rsidR="00F54B84">
        <w:t xml:space="preserve"> steady state</w:t>
      </w:r>
      <w:r w:rsidR="006D6079">
        <w:t xml:space="preserve"> </w:t>
      </w:r>
      <w:del w:id="244" w:author="FRASER HARRIS Andrew" w:date="2020-09-11T16:49:00Z">
        <w:r w:rsidR="006D6079" w:rsidDel="000E0E79">
          <w:delText>lateral</w:delText>
        </w:r>
        <w:r w:rsidR="00F54B84" w:rsidDel="000E0E79">
          <w:delText xml:space="preserve"> </w:delText>
        </w:r>
      </w:del>
      <w:ins w:id="245" w:author="FRASER HARRIS Andrew" w:date="2020-09-11T16:49:00Z">
        <w:r w:rsidR="000E0E79">
          <w:t xml:space="preserve">radial </w:t>
        </w:r>
      </w:ins>
      <w:r w:rsidR="00F54B84">
        <w:t>flux can be reached in the sub-surface</w:t>
      </w:r>
      <w:r w:rsidR="006D6079">
        <w:t xml:space="preserve"> over the production period</w:t>
      </w:r>
      <w:r w:rsidR="00F54B84">
        <w:t>, the recharge from solar o</w:t>
      </w:r>
      <w:del w:id="246" w:author="FRASER HARRIS Andrew" w:date="2020-09-11T16:49:00Z">
        <w:r w:rsidR="00F54B84" w:rsidDel="000E0E79">
          <w:delText>f</w:delText>
        </w:r>
      </w:del>
      <w:ins w:id="247" w:author="FRASER HARRIS Andrew" w:date="2020-09-11T16:49:00Z">
        <w:r w:rsidR="000E0E79">
          <w:t>r</w:t>
        </w:r>
      </w:ins>
      <w:r w:rsidR="00F54B84">
        <w:t xml:space="preserve"> geothermal gradient does not compensate for the heat extracted and thus, the heat extracted is mined from further and further away from the borehole (extension of the temperature gradient laterally). </w:t>
      </w:r>
      <w:r w:rsidR="006D6079">
        <w:t xml:space="preserve">This effect is even more important with the effect of the upper boundary on the axial heat flux which tends to increase the ratio DT/C above the borehole.  </w:t>
      </w:r>
      <w:r w:rsidR="00F54B84">
        <w:t xml:space="preserve">In a context where geothermal energy becomes of real interest, putting a constraint of the footprint area of heat extraction is required to avoid superimposition effects of heat extraction and </w:t>
      </w:r>
      <w:commentRangeStart w:id="248"/>
      <w:r w:rsidR="00F54B84">
        <w:t>interference</w:t>
      </w:r>
      <w:commentRangeEnd w:id="248"/>
      <w:r w:rsidR="000E0E79">
        <w:rPr>
          <w:rStyle w:val="Marquedecommentaire"/>
        </w:rPr>
        <w:commentReference w:id="248"/>
      </w:r>
      <w:r w:rsidR="00F54B84">
        <w:t>.</w:t>
      </w:r>
      <w:ins w:id="249" w:author="FRASER HARRIS Andrew" w:date="2020-09-11T16:49:00Z">
        <w:r w:rsidR="000E0E79">
          <w:t xml:space="preserve"> </w:t>
        </w:r>
      </w:ins>
    </w:p>
    <w:p w14:paraId="27441140" w14:textId="77C1BF1E" w:rsidR="00F54B84" w:rsidRDefault="00F54B84" w:rsidP="00EF2480">
      <w:pPr>
        <w:spacing w:afterLines="80" w:after="192" w:line="480" w:lineRule="auto"/>
        <w:ind w:firstLine="360"/>
      </w:pPr>
      <w:r>
        <w:t xml:space="preserve">We </w:t>
      </w:r>
      <w:r w:rsidR="006D6079">
        <w:t xml:space="preserve">therefore </w:t>
      </w:r>
      <w:r>
        <w:t xml:space="preserve">show that the area of impact can be decreased by performing cyclical production with periods of no production, while adding cyclical recharge allow ensuring heat balance in the system and decrease the peak in temperature drop at the borehole. The amount of recharge available from solar collectors was calculated and used as input to the 3D model. Results indicated that adding XXX W of recharge would permit a reduction of the area of impact by XXX, showing that a combination of diverse energy sources </w:t>
      </w:r>
      <w:r w:rsidR="006D6079">
        <w:t xml:space="preserve">(i.e. </w:t>
      </w:r>
      <w:r>
        <w:t>combination of solar</w:t>
      </w:r>
      <w:r w:rsidR="006D6079">
        <w:t xml:space="preserve"> or </w:t>
      </w:r>
      <w:r>
        <w:t xml:space="preserve">IWH </w:t>
      </w:r>
      <w:r w:rsidR="006D6079">
        <w:t xml:space="preserve">for district heating, </w:t>
      </w:r>
      <w:r>
        <w:t>and geothermal</w:t>
      </w:r>
      <w:r w:rsidR="006D6079">
        <w:t>)</w:t>
      </w:r>
      <w:r>
        <w:t xml:space="preserve"> is essential to guarantee heat balance</w:t>
      </w:r>
      <w:r w:rsidR="006D6079">
        <w:t xml:space="preserve"> and decrease the areal impact of heat extraction</w:t>
      </w:r>
      <w:r>
        <w:t xml:space="preserve">. </w:t>
      </w:r>
    </w:p>
    <w:p w14:paraId="64288F0B" w14:textId="0CF8F670" w:rsidR="00D9602B" w:rsidRPr="00D9602B" w:rsidRDefault="00E24BEE" w:rsidP="00EF2480">
      <w:pPr>
        <w:spacing w:afterLines="80" w:after="192" w:line="480" w:lineRule="auto"/>
        <w:ind w:left="-4" w:firstLine="339"/>
      </w:pPr>
      <w:r>
        <w:t>Next step will be to assess the relative contribution from heat convection and conduction through the porous medium, using 2D advection-diffusion models (i.e. with groundwater flow).</w:t>
      </w:r>
      <w:r w:rsidR="00F54B84">
        <w:t xml:space="preserve"> We will also extend this study by using mine-water heat source as a way to disperse heat injected from artificial sources.</w:t>
      </w:r>
    </w:p>
    <w:sectPr w:rsidR="00D9602B" w:rsidRPr="00D9602B" w:rsidSect="00EF2480">
      <w:headerReference w:type="even" r:id="rId35"/>
      <w:headerReference w:type="default" r:id="rId36"/>
      <w:footerReference w:type="even" r:id="rId37"/>
      <w:footerReference w:type="default" r:id="rId38"/>
      <w:headerReference w:type="first" r:id="rId39"/>
      <w:footerReference w:type="first" r:id="rId40"/>
      <w:pgSz w:w="12240" w:h="15840"/>
      <w:pgMar w:top="1256" w:right="1224" w:bottom="1145" w:left="1224" w:header="720" w:footer="579"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FRASER HARRIS Andrew" w:date="2020-09-11T16:50:00Z" w:initials="FHA">
    <w:p w14:paraId="5A22E30A" w14:textId="129F6D56" w:rsidR="000E0E79" w:rsidRDefault="000E0E79">
      <w:pPr>
        <w:pStyle w:val="Commentaire"/>
      </w:pPr>
      <w:r>
        <w:rPr>
          <w:rStyle w:val="Marquedecommentaire"/>
        </w:rPr>
        <w:annotationRef/>
      </w:r>
      <w:r>
        <w:t>Mylene, this has been a very enjoyable and interesting read, well done!</w:t>
      </w:r>
    </w:p>
    <w:p w14:paraId="093234E4" w14:textId="7814EF5D" w:rsidR="000E0E79" w:rsidRDefault="000E0E79">
      <w:pPr>
        <w:pStyle w:val="Commentaire"/>
      </w:pPr>
      <w:r>
        <w:t xml:space="preserve">I have tried to go through most of the paper giving comments and thoughts as to how this can be improved. </w:t>
      </w:r>
    </w:p>
    <w:p w14:paraId="08C3DC29" w14:textId="1294B416" w:rsidR="000E0E79" w:rsidRDefault="000E0E79">
      <w:pPr>
        <w:pStyle w:val="Commentaire"/>
      </w:pPr>
    </w:p>
    <w:p w14:paraId="66D21ECF" w14:textId="391C0CBF" w:rsidR="000E0E79" w:rsidRDefault="000E0E79" w:rsidP="000E0E79">
      <w:pPr>
        <w:pStyle w:val="Commentaire"/>
      </w:pPr>
      <w:r>
        <w:t>As I got to the end of the paper, it occurred to me that the logical extension of the work would be to put in a second ‘house’ and look at the thermal drawdown interaction. However, if you were to do that then I think there would definitely be a case for splitting this work into two papers:</w:t>
      </w:r>
    </w:p>
    <w:p w14:paraId="0421BC6E" w14:textId="6509D79F" w:rsidR="000E0E79" w:rsidRDefault="000E0E79" w:rsidP="000E0E79">
      <w:pPr>
        <w:pStyle w:val="Commentaire"/>
        <w:numPr>
          <w:ilvl w:val="0"/>
          <w:numId w:val="12"/>
        </w:numPr>
      </w:pPr>
      <w:r>
        <w:t xml:space="preserve"> Assessing the heat mining and showing the contribution of the axial and radial fluxes</w:t>
      </w:r>
    </w:p>
    <w:p w14:paraId="5441F2EA" w14:textId="7C77279F" w:rsidR="0071709A" w:rsidRDefault="0071709A" w:rsidP="0071709A">
      <w:pPr>
        <w:pStyle w:val="Commentaire"/>
        <w:numPr>
          <w:ilvl w:val="0"/>
          <w:numId w:val="12"/>
        </w:numPr>
      </w:pPr>
      <w:r>
        <w:t xml:space="preserve"> Investigating thermal interference of BHEs and optimal cyclic injection schemes to reduce their impacts.</w:t>
      </w:r>
    </w:p>
    <w:p w14:paraId="0237FFDE" w14:textId="666BEF89" w:rsidR="0071709A" w:rsidRDefault="0071709A" w:rsidP="0071709A">
      <w:pPr>
        <w:pStyle w:val="Commentaire"/>
        <w:ind w:firstLine="0"/>
      </w:pPr>
    </w:p>
    <w:p w14:paraId="34660C98" w14:textId="77777777" w:rsidR="0071709A" w:rsidRDefault="0071709A" w:rsidP="0071709A">
      <w:pPr>
        <w:pStyle w:val="Commentaire"/>
        <w:ind w:firstLine="0"/>
      </w:pPr>
      <w:r>
        <w:t>As a result, I have not gone into much detail on the discussion section because I wondered if this was really the start of the second paper. It depends what route you would like to go down and how much time you feel you could give to the extra modelling and editing this into two manuscripts.</w:t>
      </w:r>
    </w:p>
    <w:p w14:paraId="37348342" w14:textId="77777777" w:rsidR="0071709A" w:rsidRDefault="0071709A" w:rsidP="0071709A">
      <w:pPr>
        <w:pStyle w:val="Commentaire"/>
        <w:ind w:firstLine="0"/>
      </w:pPr>
    </w:p>
    <w:p w14:paraId="303415E0" w14:textId="77777777" w:rsidR="0071709A" w:rsidRDefault="0071709A" w:rsidP="0071709A">
      <w:pPr>
        <w:pStyle w:val="Commentaire"/>
        <w:ind w:firstLine="0"/>
      </w:pPr>
      <w:r>
        <w:t>One other thing that I am a little confused by is the depth of BHEs and the suggestion of their use where there is no GW. I think it might be useful to clarify some of those statements (but you will see some of my questions relating to this)</w:t>
      </w:r>
    </w:p>
    <w:p w14:paraId="6F754915" w14:textId="77777777" w:rsidR="0071709A" w:rsidRDefault="0071709A" w:rsidP="0071709A">
      <w:pPr>
        <w:pStyle w:val="Commentaire"/>
        <w:ind w:firstLine="0"/>
      </w:pPr>
    </w:p>
    <w:p w14:paraId="55D1537A" w14:textId="1B266498" w:rsidR="0071709A" w:rsidRDefault="0071709A" w:rsidP="0071709A">
      <w:pPr>
        <w:pStyle w:val="Commentaire"/>
        <w:ind w:firstLine="0"/>
      </w:pPr>
      <w:r>
        <w:t xml:space="preserve">Overall, very well done. I think it is coming on pretty well and with a bit of effort you could have a very nice wee paper relatively soon! </w:t>
      </w:r>
    </w:p>
    <w:p w14:paraId="102E9A47" w14:textId="10409BF7" w:rsidR="0071709A" w:rsidRDefault="0071709A" w:rsidP="0071709A">
      <w:pPr>
        <w:pStyle w:val="Commentaire"/>
        <w:ind w:firstLine="0"/>
      </w:pPr>
    </w:p>
    <w:p w14:paraId="19AC1CFD" w14:textId="77777777" w:rsidR="0071709A" w:rsidRDefault="0071709A" w:rsidP="0071709A">
      <w:pPr>
        <w:pStyle w:val="Commentaire"/>
        <w:ind w:firstLine="0"/>
      </w:pPr>
    </w:p>
  </w:comment>
  <w:comment w:id="2" w:author="FRASER HARRIS Andrew" w:date="2020-09-11T11:35:00Z" w:initials="FHA">
    <w:p w14:paraId="0AED4CAE" w14:textId="165FCF93" w:rsidR="0022610B" w:rsidRDefault="0022610B">
      <w:pPr>
        <w:pStyle w:val="Commentaire"/>
      </w:pPr>
      <w:r>
        <w:rPr>
          <w:rStyle w:val="Marquedecommentaire"/>
        </w:rPr>
        <w:annotationRef/>
      </w:r>
      <w:r>
        <w:t>I recently saw a figure for this of 75% gas, 10% oil – so the actual fossil fuel heating contribution is 85%.</w:t>
      </w:r>
    </w:p>
    <w:p w14:paraId="74AAEBDB" w14:textId="2C15F973" w:rsidR="0022610B" w:rsidRDefault="0022610B">
      <w:pPr>
        <w:pStyle w:val="Commentaire"/>
      </w:pPr>
      <w:r>
        <w:t>I think the data came from a BEIS publications:</w:t>
      </w:r>
    </w:p>
    <w:p w14:paraId="620F7F4D" w14:textId="118A8271" w:rsidR="0022610B" w:rsidRDefault="0022610B">
      <w:pPr>
        <w:pStyle w:val="Commentaire"/>
      </w:pPr>
      <w:r>
        <w:t>BEIS 2019 ECUK – end uses database (at least that is what I have in my notes!)</w:t>
      </w:r>
    </w:p>
  </w:comment>
  <w:comment w:id="3" w:author="FRASER HARRIS Andrew" w:date="2020-09-11T11:38:00Z" w:initials="FHA">
    <w:p w14:paraId="37A84A22" w14:textId="298BD9E0" w:rsidR="0022610B" w:rsidRDefault="0022610B">
      <w:pPr>
        <w:pStyle w:val="Commentaire"/>
      </w:pPr>
      <w:r>
        <w:rPr>
          <w:rStyle w:val="Marquedecommentaire"/>
        </w:rPr>
        <w:annotationRef/>
      </w:r>
      <w:r>
        <w:t xml:space="preserve">Maybe worth here mentioning that geothermal energy comes in different grades i.e. low enthalpy, mid enthalpy and high enthalpy – almost everywhere has access to low enthalpy resources so this could be a significant resource? </w:t>
      </w:r>
    </w:p>
    <w:p w14:paraId="75322EE7" w14:textId="6C3D6854" w:rsidR="0022610B" w:rsidRDefault="0022610B">
      <w:pPr>
        <w:pStyle w:val="Commentaire"/>
      </w:pPr>
      <w:r>
        <w:t xml:space="preserve">Or do you think that is too ‘simple’ for an academic paper? </w:t>
      </w:r>
    </w:p>
  </w:comment>
  <w:comment w:id="4" w:author="FRASER HARRIS Andrew" w:date="2020-09-11T11:40:00Z" w:initials="FHA">
    <w:p w14:paraId="6FFD11B0" w14:textId="11464F51" w:rsidR="0022610B" w:rsidRDefault="0022610B" w:rsidP="00C819C4">
      <w:pPr>
        <w:pStyle w:val="Commentaire"/>
        <w:ind w:firstLine="0"/>
      </w:pPr>
      <w:r>
        <w:rPr>
          <w:rStyle w:val="Marquedecommentaire"/>
        </w:rPr>
        <w:annotationRef/>
      </w:r>
      <w:r>
        <w:t xml:space="preserve">Are these classed as BHEs? Or are they horizontal GSHPs? My feeling is that it would be good give a clear distinction here – perhaps that is just me though. </w:t>
      </w:r>
    </w:p>
    <w:p w14:paraId="515D8B79" w14:textId="57D4F101" w:rsidR="0022610B" w:rsidRDefault="0022610B" w:rsidP="00C819C4">
      <w:pPr>
        <w:pStyle w:val="Commentaire"/>
        <w:ind w:firstLine="0"/>
      </w:pPr>
      <w:r>
        <w:t xml:space="preserve">Could you define horizontal GSHPs, Shallow vertical BHEs, Deep BHEs, Enhanced geothermal systems (e.g. United Downs in Cornwall, UK), and legacy coal mines. </w:t>
      </w:r>
    </w:p>
    <w:p w14:paraId="1F2E9153" w14:textId="79222E6C" w:rsidR="0022610B" w:rsidRDefault="0022610B" w:rsidP="00C819C4">
      <w:pPr>
        <w:pStyle w:val="Commentaire"/>
        <w:ind w:firstLine="0"/>
      </w:pPr>
      <w:r>
        <w:t xml:space="preserve">I ask this because I think it is important to be really clear what you have been investigating. You do state it clearly but I think you could also set that in the scope of different geothermal extraction technologies. </w:t>
      </w:r>
    </w:p>
    <w:p w14:paraId="2F5BEAFC" w14:textId="5D5D5BBF" w:rsidR="0022610B" w:rsidRDefault="0022610B" w:rsidP="00C819C4">
      <w:pPr>
        <w:pStyle w:val="Commentaire"/>
        <w:ind w:firstLine="0"/>
      </w:pPr>
      <w:r>
        <w:t xml:space="preserve">I was also at a talk on geothermal where someone pointed out that horizontal gshps are essentially solar thermal (which is what Dave Banks argues in his thermos-geology book if I recall correctly?). It might be worth noting this as part of this discussion – unless you do this later in your work? </w:t>
      </w:r>
    </w:p>
  </w:comment>
  <w:comment w:id="5" w:author="FRASER HARRIS Andrew" w:date="2020-09-11T11:45:00Z" w:initials="FHA">
    <w:p w14:paraId="14CB3DFB" w14:textId="29DEE542" w:rsidR="0022610B" w:rsidRDefault="0022610B">
      <w:pPr>
        <w:pStyle w:val="Commentaire"/>
      </w:pPr>
      <w:r>
        <w:rPr>
          <w:rStyle w:val="Marquedecommentaire"/>
        </w:rPr>
        <w:annotationRef/>
      </w:r>
      <w:r>
        <w:t>Land surface area i.e. smaller surface footprint</w:t>
      </w:r>
    </w:p>
  </w:comment>
  <w:comment w:id="6" w:author="Mylène RECEVEUR" w:date="2020-08-13T10:45:00Z" w:initials="MR">
    <w:p w14:paraId="272BCD59" w14:textId="6CF4749B" w:rsidR="0022610B" w:rsidRDefault="0022610B" w:rsidP="00776E33">
      <w:pPr>
        <w:ind w:left="-4" w:firstLine="0"/>
      </w:pPr>
      <w:r>
        <w:rPr>
          <w:rStyle w:val="Marquedecommentaire"/>
        </w:rPr>
        <w:annotationRef/>
      </w:r>
      <w:r>
        <w:t>BHE are situated deeper that horizontal heat exchangers (&gt; 6m depth), which ensures good performances through the year as the temperature is not affected by surface local climatic/weather conditions. then, despite of the high cost of the installation of BHE which required drilling technologies, the soil surface area occupied by a BHE is very small compared to that occupied by a horizontal ground heat exchanger, an advantage in areas of high land prices (Trillat-Berdal et al., 2006).</w:t>
      </w:r>
    </w:p>
    <w:p w14:paraId="70B1316D" w14:textId="56718F78" w:rsidR="0022610B" w:rsidRDefault="0022610B">
      <w:pPr>
        <w:pStyle w:val="Commentaire"/>
      </w:pPr>
    </w:p>
  </w:comment>
  <w:comment w:id="8" w:author="Mylène RECEVEUR" w:date="2020-07-23T16:15:00Z" w:initials="MR">
    <w:p w14:paraId="6BB9A5FF" w14:textId="77777777" w:rsidR="0022610B" w:rsidRDefault="0022610B" w:rsidP="008F02AC">
      <w:pPr>
        <w:ind w:left="-4" w:firstLine="339"/>
      </w:pPr>
      <w:r>
        <w:rPr>
          <w:rStyle w:val="Marquedecommentaire"/>
        </w:rPr>
        <w:annotationRef/>
      </w:r>
      <w:r>
        <w:t xml:space="preserve">As suggested by Banks (2008), heat extraction from the ground in the early stage of production is expected to create a zone of depressed temperature around the borehole, leading to radial conduction of the heat stored in surrounding rocks toward the BHE. The author also suggests that cooling of the area would then induce an increasing heat flow of solar energy from the surface that will eventually balance the heat abstracted. In Chen et al., 2019, the authors showed that using a specific heat extraction rate of 100 W/m, quasi steady-state outflow temperature could be reached after 20 years of production from a BHE in China, considering a geothermal gradient of 0.03 </w:t>
      </w:r>
      <w:r>
        <w:rPr>
          <w:rFonts w:ascii="Cambria" w:eastAsia="Cambria" w:hAnsi="Cambria" w:cs="Cambria"/>
          <w:vertAlign w:val="superscript"/>
        </w:rPr>
        <w:t>◦</w:t>
      </w:r>
      <w:r>
        <w:t>C/m.</w:t>
      </w:r>
    </w:p>
    <w:p w14:paraId="3C143919" w14:textId="4C220C44" w:rsidR="0022610B" w:rsidRDefault="0022610B">
      <w:pPr>
        <w:pStyle w:val="Commentaire"/>
      </w:pPr>
      <w:r>
        <w:t xml:space="preserve"> </w:t>
      </w:r>
    </w:p>
  </w:comment>
  <w:comment w:id="9" w:author="FRASER HARRIS Andrew" w:date="2020-09-11T12:53:00Z" w:initials="FHA">
    <w:p w14:paraId="3B1E5B9B" w14:textId="4D7894F6" w:rsidR="0022610B" w:rsidRDefault="0022610B">
      <w:pPr>
        <w:pStyle w:val="Commentaire"/>
      </w:pPr>
      <w:r>
        <w:rPr>
          <w:rStyle w:val="Marquedecommentaire"/>
        </w:rPr>
        <w:annotationRef/>
      </w:r>
      <w:r>
        <w:t xml:space="preserve">This I think is useful information that could go in here. Does the Chen et al 2019 paper use heat flow in the model of just geothermal gradient? </w:t>
      </w:r>
    </w:p>
  </w:comment>
  <w:comment w:id="7" w:author="FRASER HARRIS Andrew" w:date="2020-09-11T12:11:00Z" w:initials="FHA">
    <w:p w14:paraId="503EAA7B" w14:textId="7C93BA80" w:rsidR="0022610B" w:rsidRDefault="0022610B">
      <w:pPr>
        <w:pStyle w:val="Commentaire"/>
      </w:pPr>
      <w:r>
        <w:rPr>
          <w:rStyle w:val="Marquedecommentaire"/>
        </w:rPr>
        <w:annotationRef/>
      </w:r>
      <w:r>
        <w:t xml:space="preserve">I mentioned about the feedback I got on my paper introduction…I wrote in a similar way to you i.e. “here is the information and these are the papers I got this information from”. </w:t>
      </w:r>
    </w:p>
    <w:p w14:paraId="4A66C353" w14:textId="22D2E339" w:rsidR="0022610B" w:rsidRDefault="0022610B" w:rsidP="00556A92">
      <w:pPr>
        <w:pStyle w:val="Commentaire"/>
      </w:pPr>
      <w:r>
        <w:t>The suggested improved way of doing this is to say “this paper showed us this, this paper showed us that, however both of these papers are missing this key piece of information/process” etc.</w:t>
      </w:r>
    </w:p>
    <w:p w14:paraId="0F63BDA7" w14:textId="502A6108" w:rsidR="0022610B" w:rsidRDefault="0022610B" w:rsidP="00556A92">
      <w:pPr>
        <w:pStyle w:val="Commentaire"/>
      </w:pPr>
      <w:r>
        <w:t xml:space="preserve">I think the idea is that you make a clear indication as to the knowledge gap by reviewing the literature in this way. </w:t>
      </w:r>
    </w:p>
    <w:p w14:paraId="04D944A7" w14:textId="76BDE89C" w:rsidR="0022610B" w:rsidRDefault="0022610B" w:rsidP="00556A92">
      <w:pPr>
        <w:pStyle w:val="Commentaire"/>
      </w:pPr>
    </w:p>
    <w:p w14:paraId="6E919876" w14:textId="6B5FE553" w:rsidR="0022610B" w:rsidRDefault="0022610B" w:rsidP="00556A92">
      <w:pPr>
        <w:pStyle w:val="Commentaire"/>
      </w:pPr>
      <w:r>
        <w:t xml:space="preserve">Maybe also worth emphasising that the thrust of the papers are on production temperatures and not treating the ground as a finite resource – as you mention later. </w:t>
      </w:r>
    </w:p>
  </w:comment>
  <w:comment w:id="10" w:author="FRASER HARRIS Andrew" w:date="2020-09-11T12:39:00Z" w:initials="FHA">
    <w:p w14:paraId="0E640F28" w14:textId="391EBC2C" w:rsidR="0022610B" w:rsidRDefault="0022610B">
      <w:pPr>
        <w:pStyle w:val="Commentaire"/>
      </w:pPr>
      <w:r>
        <w:rPr>
          <w:rStyle w:val="Marquedecommentaire"/>
        </w:rPr>
        <w:annotationRef/>
      </w:r>
      <w:r>
        <w:t>This needs defined before here</w:t>
      </w:r>
    </w:p>
  </w:comment>
  <w:comment w:id="11" w:author="FRASER HARRIS Andrew" w:date="2020-09-11T12:40:00Z" w:initials="FHA">
    <w:p w14:paraId="17A6C3AD" w14:textId="5382D327" w:rsidR="0022610B" w:rsidRDefault="0022610B">
      <w:pPr>
        <w:pStyle w:val="Commentaire"/>
      </w:pPr>
      <w:r>
        <w:rPr>
          <w:rStyle w:val="Marquedecommentaire"/>
        </w:rPr>
        <w:annotationRef/>
      </w:r>
      <w:r>
        <w:t xml:space="preserve">This is exactly the suggestion I was making just before – very nice </w:t>
      </w:r>
      <w:r>
        <w:sym w:font="Wingdings" w:char="F04A"/>
      </w:r>
    </w:p>
  </w:comment>
  <w:comment w:id="12" w:author="FRASER HARRIS Andrew" w:date="2020-09-11T12:43:00Z" w:initials="FHA">
    <w:p w14:paraId="543F0A04" w14:textId="739E1B3C" w:rsidR="0022610B" w:rsidRDefault="0022610B">
      <w:pPr>
        <w:pStyle w:val="Commentaire"/>
      </w:pPr>
      <w:r>
        <w:rPr>
          <w:rStyle w:val="Marquedecommentaire"/>
        </w:rPr>
        <w:annotationRef/>
      </w:r>
      <w:r>
        <w:t xml:space="preserve">Can you say something about the boundary conditions assumptions in the existing models? Does that lead to potential model inaccuracies? (maybe?) </w:t>
      </w:r>
    </w:p>
  </w:comment>
  <w:comment w:id="13" w:author="FRASER HARRIS Andrew" w:date="2020-09-11T12:41:00Z" w:initials="FHA">
    <w:p w14:paraId="696FBF13" w14:textId="563CF231" w:rsidR="0022610B" w:rsidRDefault="0022610B">
      <w:pPr>
        <w:pStyle w:val="Commentaire"/>
      </w:pPr>
      <w:r>
        <w:rPr>
          <w:rStyle w:val="Marquedecommentaire"/>
        </w:rPr>
        <w:annotationRef/>
      </w:r>
      <w:r>
        <w:t xml:space="preserve">Nice </w:t>
      </w:r>
      <w:r>
        <w:sym w:font="Wingdings" w:char="F04A"/>
      </w:r>
    </w:p>
  </w:comment>
  <w:comment w:id="14" w:author="FRASER HARRIS Andrew" w:date="2020-09-11T12:41:00Z" w:initials="FHA">
    <w:p w14:paraId="050FEE70" w14:textId="291BEB8A" w:rsidR="0022610B" w:rsidRDefault="0022610B">
      <w:pPr>
        <w:pStyle w:val="Commentaire"/>
      </w:pPr>
      <w:r>
        <w:rPr>
          <w:rStyle w:val="Marquedecommentaire"/>
        </w:rPr>
        <w:annotationRef/>
      </w:r>
      <w:r>
        <w:t xml:space="preserve">Nice diagram </w:t>
      </w:r>
      <w:r>
        <w:sym w:font="Wingdings" w:char="F04A"/>
      </w:r>
      <w:r>
        <w:t xml:space="preserve"> This would go very nicely with a slightly more expanded introduction of the types of geothermal that I suggested earlier. </w:t>
      </w:r>
    </w:p>
    <w:p w14:paraId="2F27C8A1" w14:textId="6C37EAA1" w:rsidR="0022610B" w:rsidRDefault="0022610B">
      <w:pPr>
        <w:pStyle w:val="Commentaire"/>
      </w:pPr>
      <w:r>
        <w:t>One thing that is missing – horizontal GSHPs</w:t>
      </w:r>
    </w:p>
  </w:comment>
  <w:comment w:id="15" w:author="FRASER HARRIS Andrew" w:date="2020-09-11T12:43:00Z" w:initials="FHA">
    <w:p w14:paraId="3B7ED082" w14:textId="5AE20B1E" w:rsidR="0022610B" w:rsidRDefault="0022610B">
      <w:pPr>
        <w:pStyle w:val="Commentaire"/>
      </w:pPr>
      <w:r>
        <w:rPr>
          <w:rStyle w:val="Marquedecommentaire"/>
        </w:rPr>
        <w:annotationRef/>
      </w:r>
      <w:r>
        <w:t>Not sure this is needed in the figure caption</w:t>
      </w:r>
    </w:p>
  </w:comment>
  <w:comment w:id="16" w:author="Mylène RECEVEUR" w:date="2020-07-24T14:37:00Z" w:initials="MR">
    <w:p w14:paraId="34A9BBC0" w14:textId="77777777" w:rsidR="0022610B" w:rsidRDefault="0022610B" w:rsidP="00BF7737">
      <w:pPr>
        <w:pStyle w:val="Commentaire"/>
      </w:pPr>
      <w:r>
        <w:rPr>
          <w:rStyle w:val="Marquedecommentaire"/>
        </w:rPr>
        <w:annotationRef/>
      </w:r>
      <w:r>
        <w:rPr>
          <w:rStyle w:val="Marquedecommentaire"/>
        </w:rPr>
        <w:annotationRef/>
      </w:r>
      <w:r>
        <w:t>Over a year, the geothermal and solar + radioactive heat generated only represents 5% of the heat extracted.</w:t>
      </w:r>
    </w:p>
    <w:p w14:paraId="6E9495DB" w14:textId="77777777" w:rsidR="0022610B" w:rsidRDefault="0022610B" w:rsidP="00BF7737">
      <w:pPr>
        <w:pStyle w:val="Commentaire"/>
      </w:pPr>
    </w:p>
  </w:comment>
  <w:comment w:id="17" w:author="FRASER HARRIS Andrew" w:date="2020-09-11T12:56:00Z" w:initials="FHA">
    <w:p w14:paraId="2EF9B4C7" w14:textId="3D86019A" w:rsidR="0022610B" w:rsidRDefault="0022610B">
      <w:pPr>
        <w:pStyle w:val="Commentaire"/>
      </w:pPr>
      <w:r>
        <w:rPr>
          <w:rStyle w:val="Marquedecommentaire"/>
        </w:rPr>
        <w:annotationRef/>
      </w:r>
      <w:r>
        <w:t>is</w:t>
      </w:r>
    </w:p>
  </w:comment>
  <w:comment w:id="18" w:author="FRASER HARRIS Andrew" w:date="2020-09-11T12:57:00Z" w:initials="FHA">
    <w:p w14:paraId="54E7DE1E" w14:textId="573D7920" w:rsidR="0022610B" w:rsidRDefault="0022610B">
      <w:pPr>
        <w:pStyle w:val="Commentaire"/>
      </w:pPr>
      <w:r>
        <w:rPr>
          <w:rStyle w:val="Marquedecommentaire"/>
        </w:rPr>
        <w:annotationRef/>
      </w:r>
      <w:r>
        <w:t xml:space="preserve">what type of impact – best to be clear here – is it areal thermal drawdown or maximum drawdown? </w:t>
      </w:r>
    </w:p>
  </w:comment>
  <w:comment w:id="19" w:author="Mylène RECEVEUR" w:date="2020-07-25T15:38:00Z" w:initials="MR">
    <w:p w14:paraId="5545DBFB" w14:textId="77777777" w:rsidR="0022610B" w:rsidRDefault="0022610B" w:rsidP="00BF7737">
      <w:pPr>
        <w:ind w:left="-4" w:firstLine="339"/>
      </w:pPr>
      <w:r>
        <w:rPr>
          <w:rStyle w:val="Marquedecommentaire"/>
        </w:rPr>
        <w:annotationRef/>
      </w:r>
      <w:r>
        <w:t>while higher conductivity is favourable to the performances of BHE and reduce the temperature decline at the borehole, it also considerably impacts the extent of heat depletion.</w:t>
      </w:r>
    </w:p>
    <w:p w14:paraId="74151BE6" w14:textId="77777777" w:rsidR="0022610B" w:rsidRDefault="0022610B" w:rsidP="00BF7737">
      <w:pPr>
        <w:pStyle w:val="Commentaire"/>
      </w:pPr>
    </w:p>
  </w:comment>
  <w:comment w:id="20" w:author="FRASER HARRIS Andrew" w:date="2020-09-11T12:59:00Z" w:initials="FHA">
    <w:p w14:paraId="738043F2" w14:textId="36EECB27" w:rsidR="0022610B" w:rsidRDefault="0022610B">
      <w:pPr>
        <w:pStyle w:val="Commentaire"/>
      </w:pPr>
      <w:r>
        <w:rPr>
          <w:rStyle w:val="Marquedecommentaire"/>
        </w:rPr>
        <w:annotationRef/>
      </w:r>
      <w:r>
        <w:t xml:space="preserve">As a general question for the intro – is it worth mentioning/discussing the contribution of advection to the BHE performance? Perhaps you could include a bit of a nod to the research that has been looking into advective recharge. </w:t>
      </w:r>
      <w:r>
        <w:br/>
        <w:t>Perhaps you could then argue that relying on advection makes BHEs another site specific geothermal resource. Therefore it is not as widely applicable a technology as hoped? This is why you are investigating the case with no advection (perhaps)</w:t>
      </w:r>
    </w:p>
  </w:comment>
  <w:comment w:id="21" w:author="FRASER HARRIS Andrew" w:date="2020-09-11T14:04:00Z" w:initials="FHA">
    <w:p w14:paraId="4D4B5C81" w14:textId="447B319D" w:rsidR="0022610B" w:rsidRDefault="0022610B">
      <w:pPr>
        <w:pStyle w:val="Commentaire"/>
      </w:pPr>
      <w:r>
        <w:rPr>
          <w:rStyle w:val="Marquedecommentaire"/>
        </w:rPr>
        <w:annotationRef/>
      </w:r>
      <w:r>
        <w:t>I think this section needs renamed to something like “conceptual model of heat extraction” or “analytical heat extraction”</w:t>
      </w:r>
    </w:p>
  </w:comment>
  <w:comment w:id="25" w:author="FRASER HARRIS Andrew" w:date="2020-09-11T13:04:00Z" w:initials="FHA">
    <w:p w14:paraId="402C36E7" w14:textId="29A78A03" w:rsidR="0022610B" w:rsidRDefault="0022610B">
      <w:pPr>
        <w:pStyle w:val="Commentaire"/>
      </w:pPr>
      <w:r>
        <w:rPr>
          <w:rStyle w:val="Marquedecommentaire"/>
        </w:rPr>
        <w:annotationRef/>
      </w:r>
      <w:r>
        <w:t xml:space="preserve">Following the geothermal gradient? </w:t>
      </w:r>
    </w:p>
  </w:comment>
  <w:comment w:id="32" w:author="FRASER HARRIS Andrew" w:date="2020-09-11T13:06:00Z" w:initials="FHA">
    <w:p w14:paraId="105B2A74" w14:textId="3385E4AB" w:rsidR="0022610B" w:rsidRDefault="0022610B">
      <w:pPr>
        <w:pStyle w:val="Commentaire"/>
      </w:pPr>
      <w:r>
        <w:rPr>
          <w:rStyle w:val="Marquedecommentaire"/>
        </w:rPr>
        <w:annotationRef/>
      </w:r>
      <w:r>
        <w:t>Is this one of the reasons for BHEs? Perhaps this could also go into the introduction as validation of neglecting advective flow?</w:t>
      </w:r>
    </w:p>
  </w:comment>
  <w:comment w:id="36" w:author="FRASER HARRIS Andrew" w:date="2020-09-11T13:08:00Z" w:initials="FHA">
    <w:p w14:paraId="17A8007C" w14:textId="47B0E4C4" w:rsidR="0022610B" w:rsidRDefault="0022610B">
      <w:pPr>
        <w:pStyle w:val="Commentaire"/>
      </w:pPr>
      <w:r>
        <w:rPr>
          <w:rStyle w:val="Marquedecommentaire"/>
        </w:rPr>
        <w:annotationRef/>
      </w:r>
      <w:r>
        <w:t>Can you use the equation editor for this – it seems to have come up funny on my version.</w:t>
      </w:r>
    </w:p>
  </w:comment>
  <w:comment w:id="37" w:author="FRASER HARRIS Andrew" w:date="2020-09-11T13:10:00Z" w:initials="FHA">
    <w:p w14:paraId="50C38BC2" w14:textId="0D799449" w:rsidR="0022610B" w:rsidRDefault="0022610B">
      <w:pPr>
        <w:pStyle w:val="Commentaire"/>
      </w:pPr>
      <w:r>
        <w:rPr>
          <w:rStyle w:val="Marquedecommentaire"/>
        </w:rPr>
        <w:annotationRef/>
      </w:r>
      <w:r>
        <w:t xml:space="preserve">This seems like good information for the introduction so could move there? </w:t>
      </w:r>
    </w:p>
    <w:p w14:paraId="0C3A69A6" w14:textId="6336E0D6" w:rsidR="0022610B" w:rsidRDefault="0022610B">
      <w:pPr>
        <w:pStyle w:val="Commentaire"/>
      </w:pPr>
      <w:r>
        <w:t>You could replace then replace this with your justification of concentrating on the footprint of impact and assuming conductive flux</w:t>
      </w:r>
    </w:p>
  </w:comment>
  <w:comment w:id="44" w:author="Mylène RECEVEUR" w:date="2020-08-13T11:05:00Z" w:initials="MR">
    <w:p w14:paraId="42B8AB16" w14:textId="77777777" w:rsidR="0022610B" w:rsidRDefault="0022610B" w:rsidP="0056146E">
      <w:pPr>
        <w:spacing w:after="485"/>
        <w:ind w:left="-4" w:firstLine="339"/>
      </w:pPr>
      <w:r>
        <w:rPr>
          <w:rStyle w:val="Marquedecommentaire"/>
        </w:rPr>
        <w:annotationRef/>
      </w:r>
      <w:r>
        <w:t>Using a fixed ∆</w:t>
      </w:r>
      <w:r>
        <w:rPr>
          <w:i/>
        </w:rPr>
        <w:t xml:space="preserve">T </w:t>
      </w:r>
      <w:r>
        <w:t xml:space="preserve">rather than a dependence to </w:t>
      </w:r>
      <m:oMath>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z</m:t>
        </m:r>
      </m:oMath>
      <w:r>
        <w:rPr>
          <w:i/>
        </w:rPr>
        <w:t xml:space="preserve"> </w:t>
      </w:r>
      <w:r>
        <w:t>implies that equivalence between the rock volume and its energy content does not depends on the initial rock temperature (i.e. the absolute heat content), but only on the amount of cooling imposed by the Heat Pump. More importantly, using ∆</w:t>
      </w:r>
      <w:r>
        <w:rPr>
          <w:i/>
        </w:rPr>
        <w:t xml:space="preserve">T </w:t>
      </w:r>
      <w:r>
        <w:rPr>
          <w:rFonts w:ascii="Cambria" w:eastAsia="Cambria" w:hAnsi="Cambria" w:cs="Cambria"/>
        </w:rPr>
        <w:t xml:space="preserve">= </w:t>
      </w:r>
      <w:r>
        <w:t>5</w:t>
      </w:r>
      <w:r>
        <w:rPr>
          <w:rFonts w:ascii="Cambria" w:eastAsia="Cambria" w:hAnsi="Cambria" w:cs="Cambria"/>
          <w:vertAlign w:val="superscript"/>
        </w:rPr>
        <w:t>◦</w:t>
      </w:r>
      <w:r>
        <w:rPr>
          <w:i/>
        </w:rPr>
        <w:t xml:space="preserve">C </w:t>
      </w:r>
      <w:r>
        <w:t xml:space="preserve">might also underestimate the volume of rock required to provide the required energy. Assuming that the borehole is situated between 50 and 90 m depth (average depth of </w:t>
      </w:r>
      <w:r>
        <w:rPr>
          <w:i/>
        </w:rPr>
        <w:t xml:space="preserve">z </w:t>
      </w:r>
      <w:r>
        <w:rPr>
          <w:rFonts w:ascii="Cambria" w:eastAsia="Cambria" w:hAnsi="Cambria" w:cs="Cambria"/>
        </w:rPr>
        <w:t xml:space="preserve">= </w:t>
      </w:r>
      <w:r>
        <w:t xml:space="preserve">70 m), with a gradient </w:t>
      </w:r>
      <w:r>
        <w:rPr>
          <w:i/>
        </w:rPr>
        <w:t xml:space="preserve">α </w:t>
      </w:r>
      <w:r>
        <w:t xml:space="preserve">= 31 </w:t>
      </w:r>
      <w:r>
        <w:rPr>
          <w:rFonts w:ascii="Cambria" w:eastAsia="Cambria" w:hAnsi="Cambria" w:cs="Cambria"/>
          <w:vertAlign w:val="superscript"/>
        </w:rPr>
        <w:t>◦</w:t>
      </w:r>
      <w:r>
        <w:rPr>
          <w:i/>
        </w:rPr>
        <w:t>C</w:t>
      </w:r>
      <w:r>
        <w:rPr>
          <w:rFonts w:ascii="Cambria" w:eastAsia="Cambria" w:hAnsi="Cambria" w:cs="Cambria"/>
          <w:i/>
        </w:rPr>
        <w:t>/</w:t>
      </w:r>
      <w:r>
        <w:rPr>
          <w:i/>
        </w:rPr>
        <w:t>km</w:t>
      </w:r>
      <w:r>
        <w:t>, the ∆</w:t>
      </w:r>
      <w:r>
        <w:rPr>
          <w:i/>
        </w:rPr>
        <w:t xml:space="preserve">T </w:t>
      </w:r>
      <w:r>
        <w:t xml:space="preserve">assumed to be required to ensure long-term energy balance would here only equal 2 </w:t>
      </w:r>
      <w:r>
        <w:rPr>
          <w:rFonts w:ascii="Cambria" w:eastAsia="Cambria" w:hAnsi="Cambria" w:cs="Cambria"/>
          <w:vertAlign w:val="superscript"/>
        </w:rPr>
        <w:t>◦</w:t>
      </w:r>
      <w:r>
        <w:rPr>
          <w:i/>
        </w:rPr>
        <w:t>C</w:t>
      </w:r>
      <w:r>
        <w:t xml:space="preserve">, increasing the required area for one year to 180 </w:t>
      </w:r>
      <w:r>
        <w:rPr>
          <w:i/>
        </w:rPr>
        <w:t>m</w:t>
      </w:r>
      <w:r>
        <w:rPr>
          <w:vertAlign w:val="superscript"/>
        </w:rPr>
        <w:t>2</w:t>
      </w:r>
      <w:r>
        <w:t>. Here zfter 1 year, the max temperature decrease at the BHE equals the surface temperature. After 10 years, the min temperature reaches – 2.5°C.</w:t>
      </w:r>
    </w:p>
    <w:p w14:paraId="418838FE" w14:textId="77777777" w:rsidR="0022610B" w:rsidRDefault="0022610B" w:rsidP="0056146E">
      <w:pPr>
        <w:pStyle w:val="Commentaire"/>
      </w:pPr>
    </w:p>
  </w:comment>
  <w:comment w:id="45" w:author="FRASER HARRIS Andrew" w:date="2020-09-11T13:19:00Z" w:initials="FHA">
    <w:p w14:paraId="3FDC4FF3" w14:textId="759D7104" w:rsidR="0022610B" w:rsidRDefault="0022610B">
      <w:pPr>
        <w:pStyle w:val="Commentaire"/>
      </w:pPr>
      <w:r>
        <w:rPr>
          <w:rStyle w:val="Marquedecommentaire"/>
        </w:rPr>
        <w:annotationRef/>
      </w:r>
      <w:r>
        <w:t>This is an interesting discussion. I just want to check my understanding – by choosing a fixed value of temperature change you are saying that in your calculation you neglect what the actual temperature of the rock is?</w:t>
      </w:r>
    </w:p>
    <w:p w14:paraId="34059187" w14:textId="33B6D31A" w:rsidR="0022610B" w:rsidRDefault="0022610B">
      <w:pPr>
        <w:pStyle w:val="Commentaire"/>
      </w:pPr>
      <w:r>
        <w:t xml:space="preserve">Then you say that at depth with a gradient of 31 C/km you would only need a dT of 2 degrees but that would therefore cause a larger areal thermal drawdown? Presumably this is because you use the same amount of heat stored in the rock and so need a larger volume to produce the same amount of energy as a dT of 5? </w:t>
      </w:r>
    </w:p>
    <w:p w14:paraId="07CD5FFE" w14:textId="24D84D7E" w:rsidR="0022610B" w:rsidRDefault="0022610B" w:rsidP="009C1AA7">
      <w:pPr>
        <w:pStyle w:val="Commentaire"/>
        <w:ind w:firstLine="0"/>
      </w:pPr>
    </w:p>
    <w:p w14:paraId="1921A388" w14:textId="57173874" w:rsidR="0022610B" w:rsidRDefault="0022610B" w:rsidP="009C1AA7">
      <w:pPr>
        <w:pStyle w:val="Commentaire"/>
        <w:ind w:firstLine="0"/>
      </w:pPr>
      <w:r>
        <w:t>Are you essentially saying here that it is better (from an areal footprint perspective) to have a larger dT? This will then impact the BH temp though.</w:t>
      </w:r>
    </w:p>
  </w:comment>
  <w:comment w:id="48" w:author="Mylène RECEVEUR" w:date="2020-08-06T16:30:00Z" w:initials="MR">
    <w:p w14:paraId="4422DF0B" w14:textId="77777777" w:rsidR="0022610B" w:rsidRDefault="0022610B" w:rsidP="0056146E">
      <w:pPr>
        <w:pStyle w:val="Commentaire"/>
      </w:pPr>
      <w:r>
        <w:rPr>
          <w:rStyle w:val="Marquedecommentaire"/>
        </w:rPr>
        <w:annotationRef/>
      </w:r>
      <w:r>
        <w:t>It is reduced to 5 W/m for a 200 m long BHE.</w:t>
      </w:r>
    </w:p>
  </w:comment>
  <w:comment w:id="50" w:author="FRASER HARRIS Andrew" w:date="2020-09-11T13:29:00Z" w:initials="FHA">
    <w:p w14:paraId="517D1E26" w14:textId="1274BB9C" w:rsidR="0022610B" w:rsidRDefault="0022610B">
      <w:pPr>
        <w:pStyle w:val="Commentaire"/>
      </w:pPr>
      <w:r>
        <w:rPr>
          <w:rStyle w:val="Marquedecommentaire"/>
        </w:rPr>
        <w:annotationRef/>
      </w:r>
      <w:r>
        <w:t>This should be supplementary material</w:t>
      </w:r>
    </w:p>
  </w:comment>
  <w:comment w:id="51" w:author="Mylène RECEVEUR" w:date="2020-09-11T08:42:00Z" w:initials="MR">
    <w:p w14:paraId="0AABB298" w14:textId="39D2D272" w:rsidR="0022610B" w:rsidRDefault="0022610B">
      <w:pPr>
        <w:pStyle w:val="Commentaire"/>
      </w:pPr>
      <w:r>
        <w:rPr>
          <w:rStyle w:val="Marquedecommentaire"/>
        </w:rPr>
        <w:annotationRef/>
      </w:r>
      <w:r>
        <w:t xml:space="preserve">Result in a temperature increase of only 0.0004°C after 30 years </w:t>
      </w:r>
    </w:p>
  </w:comment>
  <w:comment w:id="53" w:author="FRASER HARRIS Andrew" w:date="2020-09-11T13:39:00Z" w:initials="FHA">
    <w:p w14:paraId="119F530E" w14:textId="6F571966" w:rsidR="0022610B" w:rsidRDefault="0022610B">
      <w:pPr>
        <w:pStyle w:val="Commentaire"/>
      </w:pPr>
      <w:r>
        <w:rPr>
          <w:rStyle w:val="Marquedecommentaire"/>
        </w:rPr>
        <w:annotationRef/>
      </w:r>
      <w:r>
        <w:t xml:space="preserve">Which type of average? </w:t>
      </w:r>
    </w:p>
  </w:comment>
  <w:comment w:id="54" w:author="FRASER HARRIS Andrew" w:date="2020-09-11T13:39:00Z" w:initials="FHA">
    <w:p w14:paraId="76F2E0D2" w14:textId="12465D67" w:rsidR="0022610B" w:rsidRDefault="0022610B">
      <w:pPr>
        <w:pStyle w:val="Commentaire"/>
      </w:pPr>
      <w:r>
        <w:rPr>
          <w:rStyle w:val="Marquedecommentaire"/>
        </w:rPr>
        <w:annotationRef/>
      </w:r>
      <w:r>
        <w:t>Has this been defined already and I miss it? If not, it needs explained – I assume it is Borehole temp?</w:t>
      </w:r>
    </w:p>
  </w:comment>
  <w:comment w:id="55" w:author="FRASER HARRIS Andrew" w:date="2020-09-11T13:41:00Z" w:initials="FHA">
    <w:p w14:paraId="12511194" w14:textId="749A42FF" w:rsidR="0022610B" w:rsidRDefault="0022610B">
      <w:pPr>
        <w:pStyle w:val="Commentaire"/>
      </w:pPr>
      <w:r>
        <w:rPr>
          <w:rStyle w:val="Marquedecommentaire"/>
        </w:rPr>
        <w:annotationRef/>
      </w:r>
      <w:r>
        <w:t>Is this the mean again?</w:t>
      </w:r>
    </w:p>
  </w:comment>
  <w:comment w:id="56" w:author="FRASER HARRIS Andrew" w:date="2020-09-11T13:31:00Z" w:initials="FHA">
    <w:p w14:paraId="3ADFAC55" w14:textId="003EBDB3" w:rsidR="0022610B" w:rsidRDefault="0022610B">
      <w:pPr>
        <w:pStyle w:val="Commentaire"/>
      </w:pPr>
      <w:r>
        <w:rPr>
          <w:rStyle w:val="Marquedecommentaire"/>
        </w:rPr>
        <w:annotationRef/>
      </w:r>
      <w:r>
        <w:t>Should this be 0.032 then? Or have you used the 30.5 from Gillespie et al onshore data? Might be worth clarifying. You could say something along the lines of: Here we choose a linear gradient of…, and use the weighted average… to estimate the…”</w:t>
      </w:r>
    </w:p>
  </w:comment>
  <w:comment w:id="60" w:author="FRASER HARRIS Andrew" w:date="2020-09-11T13:43:00Z" w:initials="FHA">
    <w:p w14:paraId="2455D0C9" w14:textId="22C4EB24" w:rsidR="0022610B" w:rsidRDefault="0022610B">
      <w:pPr>
        <w:pStyle w:val="Commentaire"/>
      </w:pPr>
      <w:r>
        <w:rPr>
          <w:rStyle w:val="Marquedecommentaire"/>
        </w:rPr>
        <w:annotationRef/>
      </w:r>
      <w:r>
        <w:t xml:space="preserve">To be strict perhaps you could change this to the mean by replacing </w:t>
      </w:r>
      <m:oMath>
        <m:r>
          <w:rPr>
            <w:rFonts w:ascii="Cambria Math" w:hAnsi="Cambria Math"/>
          </w:rPr>
          <m:t>λ</m:t>
        </m:r>
        <m:r>
          <m:rPr>
            <m:sty m:val="p"/>
          </m:rPr>
          <w:rPr>
            <w:rStyle w:val="Marquedecommentaire"/>
          </w:rPr>
          <w:annotationRef/>
        </m:r>
      </m:oMath>
      <w:r>
        <w:t xml:space="preserve"> with </w:t>
      </w:r>
      <m:oMath>
        <m:acc>
          <m:accPr>
            <m:chr m:val="̅"/>
            <m:ctrlPr>
              <w:rPr>
                <w:rFonts w:ascii="Cambria Math" w:hAnsi="Cambria Math"/>
                <w:i/>
              </w:rPr>
            </m:ctrlPr>
          </m:accPr>
          <m:e>
            <m:r>
              <w:rPr>
                <w:rFonts w:ascii="Cambria Math" w:hAnsi="Cambria Math"/>
              </w:rPr>
              <m:t>λ</m:t>
            </m:r>
            <m:r>
              <m:rPr>
                <m:sty m:val="p"/>
              </m:rPr>
              <w:rPr>
                <w:rStyle w:val="Marquedecommentaire"/>
              </w:rPr>
              <w:annotationRef/>
            </m:r>
          </m:e>
        </m:acc>
      </m:oMath>
      <w:r>
        <w:t>. I don’t know if that is appropriate for the weighted mean though.</w:t>
      </w:r>
    </w:p>
  </w:comment>
  <w:comment w:id="64" w:author="Mylène RECEVEUR" w:date="2020-07-22T19:22:00Z" w:initials="MR">
    <w:p w14:paraId="64B4611A" w14:textId="77777777" w:rsidR="0022610B" w:rsidRDefault="0022610B" w:rsidP="009A21C6">
      <w:pPr>
        <w:pStyle w:val="Commentaire"/>
      </w:pPr>
      <w:r>
        <w:rPr>
          <w:rStyle w:val="Marquedecommentaire"/>
        </w:rPr>
        <w:annotationRef/>
      </w:r>
      <w:r>
        <w:t>In an unsteady state scenario</w:t>
      </w:r>
      <w:r w:rsidRPr="007E0C67">
        <w:t xml:space="preserve"> the geothermal heat flux and solar heat flux would contribute up to $0.092 \times 74 = 6.8 W $ and $0.08 \times 70 = 5.9 W $ to the total heat recharge, respectively. That means that about 987 W will be mined from surrounding rocks. Using h = 40 m and a perimeter of 30 m (2$\pi$r with r = 4.8 m), the lateral heat flux would be in the order of $987/(40 \times 30) = 0.81 W/^{2}$ (Fig. \ref{fig:BHEconceptual}).</w:t>
      </w:r>
    </w:p>
  </w:comment>
  <w:comment w:id="69" w:author="Mylène RECEVEUR" w:date="2020-08-13T15:10:00Z" w:initials="MR">
    <w:p w14:paraId="24D7655C" w14:textId="00823867" w:rsidR="0022610B" w:rsidRDefault="0022610B" w:rsidP="00253C69">
      <w:pPr>
        <w:autoSpaceDE w:val="0"/>
        <w:autoSpaceDN w:val="0"/>
        <w:adjustRightInd w:val="0"/>
        <w:spacing w:after="0" w:line="240" w:lineRule="auto"/>
        <w:ind w:firstLine="0"/>
        <w:jc w:val="left"/>
      </w:pPr>
      <w:r>
        <w:rPr>
          <w:rStyle w:val="Marquedecommentaire"/>
        </w:rPr>
        <w:annotationRef/>
      </w:r>
      <w:r>
        <w:rPr>
          <w:rFonts w:ascii="BSGulliver" w:eastAsia="BSGulliver" w:hAnsiTheme="minorHAnsi" w:cs="BSGulliver"/>
          <w:color w:val="auto"/>
          <w:sz w:val="16"/>
          <w:szCs w:val="16"/>
        </w:rPr>
        <w:t>In the upper 10</w:t>
      </w:r>
      <w:r>
        <w:rPr>
          <w:rFonts w:ascii="BSGulliver" w:eastAsia="BSGulliver" w:hAnsiTheme="minorHAnsi" w:cs="BSGulliver" w:hint="eastAsia"/>
          <w:color w:val="auto"/>
          <w:sz w:val="16"/>
          <w:szCs w:val="16"/>
        </w:rPr>
        <w:t>–</w:t>
      </w:r>
      <w:r>
        <w:rPr>
          <w:rFonts w:ascii="BSGulliver" w:eastAsia="BSGulliver" w:hAnsiTheme="minorHAnsi" w:cs="BSGulliver"/>
          <w:color w:val="auto"/>
          <w:sz w:val="16"/>
          <w:szCs w:val="16"/>
        </w:rPr>
        <w:t>15 meters of the shallow subsurface, the ground temperature is controlled by surface temperature variation and also the heat flux through the soil. Below this depth, the temperature field is controlled by the geothermal gradient and the vertical geothermal heat flux. (Hein et al., 2016)</w:t>
      </w:r>
    </w:p>
  </w:comment>
  <w:comment w:id="70" w:author="FRASER HARRIS Andrew" w:date="2020-09-11T13:46:00Z" w:initials="FHA">
    <w:p w14:paraId="38487C92" w14:textId="4D95FEDC" w:rsidR="0022610B" w:rsidRDefault="0022610B">
      <w:pPr>
        <w:pStyle w:val="Commentaire"/>
      </w:pPr>
      <w:r>
        <w:rPr>
          <w:rStyle w:val="Marquedecommentaire"/>
        </w:rPr>
        <w:annotationRef/>
      </w:r>
      <w:r>
        <w:t>Reference? Is this depth the same everywhere in the world or is this specific to the local climate/region</w:t>
      </w:r>
    </w:p>
  </w:comment>
  <w:comment w:id="72" w:author="FRASER HARRIS Andrew" w:date="2020-09-11T13:48:00Z" w:initials="FHA">
    <w:p w14:paraId="12F57B9D" w14:textId="0732760D" w:rsidR="0022610B" w:rsidRDefault="0022610B">
      <w:pPr>
        <w:pStyle w:val="Commentaire"/>
      </w:pPr>
      <w:r>
        <w:rPr>
          <w:rStyle w:val="Marquedecommentaire"/>
        </w:rPr>
        <w:annotationRef/>
      </w:r>
      <w:r>
        <w:t>Is it worth noting the heat island effect for cities? I’m guessing BHEs are planned for rural areas so this may not be important.</w:t>
      </w:r>
    </w:p>
  </w:comment>
  <w:comment w:id="73" w:author="Mylène RECEVEUR" w:date="2020-08-31T15:55:00Z" w:initials="MR">
    <w:p w14:paraId="1B2957AA" w14:textId="6C9E71E1" w:rsidR="0022610B" w:rsidRDefault="0022610B" w:rsidP="00FB735E">
      <w:pPr>
        <w:pStyle w:val="Commentaire"/>
        <w:ind w:firstLine="0"/>
      </w:pPr>
      <w:r>
        <w:rPr>
          <w:rStyle w:val="Marquedecommentaire"/>
        </w:rPr>
        <w:annotationRef/>
      </w:r>
      <w:r>
        <w:t xml:space="preserve">Or long term warming since last Ice Age?? AT that depth, might be due to long-term perturbations of the gradient – </w:t>
      </w:r>
      <w:r>
        <w:rPr>
          <w:rStyle w:val="Marquedecommentaire"/>
        </w:rPr>
        <w:annotationRef/>
      </w:r>
      <w:r>
        <w:t>still unsteady.</w:t>
      </w:r>
    </w:p>
  </w:comment>
  <w:comment w:id="74" w:author="FRASER HARRIS Andrew" w:date="2020-09-11T13:52:00Z" w:initials="FHA">
    <w:p w14:paraId="311214BE" w14:textId="3FD575C2" w:rsidR="0022610B" w:rsidRDefault="0022610B" w:rsidP="00AC2E12">
      <w:pPr>
        <w:pStyle w:val="Commentaire"/>
      </w:pPr>
      <w:r>
        <w:rPr>
          <w:rStyle w:val="Marquedecommentaire"/>
        </w:rPr>
        <w:annotationRef/>
      </w:r>
      <w:r>
        <w:t xml:space="preserve">What do you mean by previous section? The modelling? </w:t>
      </w:r>
    </w:p>
  </w:comment>
  <w:comment w:id="83" w:author="Mylène RECEVEUR" w:date="2020-08-31T16:05:00Z" w:initials="MR">
    <w:p w14:paraId="1BD701C4" w14:textId="77777777" w:rsidR="0022610B" w:rsidRDefault="0022610B" w:rsidP="00125BC8">
      <w:pPr>
        <w:pStyle w:val="Commentaire"/>
      </w:pPr>
      <w:r>
        <w:rPr>
          <w:rStyle w:val="Marquedecommentaire"/>
        </w:rPr>
        <w:annotationRef/>
      </w:r>
      <w:r>
        <w:t>Transient model</w:t>
      </w:r>
    </w:p>
  </w:comment>
  <w:comment w:id="84" w:author="FRASER HARRIS Andrew" w:date="2020-09-11T13:50:00Z" w:initials="FHA">
    <w:p w14:paraId="4C7426D1" w14:textId="053FA3D4" w:rsidR="0022610B" w:rsidRDefault="0022610B">
      <w:pPr>
        <w:pStyle w:val="Commentaire"/>
      </w:pPr>
      <w:r>
        <w:rPr>
          <w:rStyle w:val="Marquedecommentaire"/>
        </w:rPr>
        <w:annotationRef/>
      </w:r>
      <w:r>
        <w:t>What insulation? Is this a technical term that I don’t understand (probably!)? perhaps it would be worth defining</w:t>
      </w:r>
    </w:p>
  </w:comment>
  <w:comment w:id="85" w:author="FRASER HARRIS Andrew" w:date="2020-09-11T13:51:00Z" w:initials="FHA">
    <w:p w14:paraId="1830FE65" w14:textId="59AAF086" w:rsidR="0022610B" w:rsidRDefault="0022610B">
      <w:pPr>
        <w:pStyle w:val="Commentaire"/>
      </w:pPr>
      <w:r>
        <w:rPr>
          <w:rStyle w:val="Marquedecommentaire"/>
        </w:rPr>
        <w:annotationRef/>
      </w:r>
      <w:r>
        <w:t>This was a long time ago!!! Haha didn’t know they could print in those days!</w:t>
      </w:r>
    </w:p>
  </w:comment>
  <w:comment w:id="86" w:author="FRASER HARRIS Andrew" w:date="2020-09-11T13:56:00Z" w:initials="FHA">
    <w:p w14:paraId="0A66D20D" w14:textId="0F684A8A" w:rsidR="0022610B" w:rsidRDefault="0022610B">
      <w:pPr>
        <w:pStyle w:val="Commentaire"/>
      </w:pPr>
      <w:r>
        <w:rPr>
          <w:rStyle w:val="Marquedecommentaire"/>
        </w:rPr>
        <w:annotationRef/>
      </w:r>
      <w:r>
        <w:t xml:space="preserve">Where did this number come from? </w:t>
      </w:r>
    </w:p>
  </w:comment>
  <w:comment w:id="87" w:author="Mylène RECEVEUR" w:date="2020-09-08T12:23:00Z" w:initials="MR">
    <w:p w14:paraId="4FC2B4CE" w14:textId="39B3CFE5" w:rsidR="0022610B" w:rsidRDefault="0022610B">
      <w:pPr>
        <w:pStyle w:val="Commentaire"/>
      </w:pPr>
      <w:r>
        <w:rPr>
          <w:rStyle w:val="Marquedecommentaire"/>
        </w:rPr>
        <w:annotationRef/>
      </w:r>
      <w:r>
        <w:t xml:space="preserve">That is 10 Kwh/m², which means that only 1% of the solar energy is absorbed by the ground (in the order of 1000 kWh/m² in one year in Scotland: </w:t>
      </w:r>
      <w:hyperlink r:id="rId1" w:history="1">
        <w:r>
          <w:rPr>
            <w:rStyle w:val="Lienhypertexte"/>
          </w:rPr>
          <w:t>https://www.siser.ac.uk/solar-in-scotland</w:t>
        </w:r>
      </w:hyperlink>
      <w:r>
        <w:t xml:space="preserve">). </w:t>
      </w:r>
    </w:p>
  </w:comment>
  <w:comment w:id="88" w:author="Mylène RECEVEUR" w:date="2020-09-08T11:38:00Z" w:initials="MR">
    <w:p w14:paraId="145A9D0A" w14:textId="1C635217" w:rsidR="0022610B" w:rsidRDefault="0022610B">
      <w:pPr>
        <w:pStyle w:val="Commentaire"/>
      </w:pPr>
      <w:r>
        <w:rPr>
          <w:rStyle w:val="Marquedecommentaire"/>
        </w:rPr>
        <w:annotationRef/>
      </w:r>
      <w:r>
        <w:t>T</w:t>
      </w:r>
      <w:r w:rsidRPr="0052195A">
        <w:t>he</w:t>
      </w:r>
      <w:r>
        <w:t xml:space="preserve"> heat flux </w:t>
      </w:r>
      <w:r w:rsidRPr="0052195A">
        <w:t>entering the system from belo</w:t>
      </w:r>
      <w:r>
        <w:t>w equals the flux coming out</w:t>
      </w:r>
      <w:r w:rsidRPr="0052195A">
        <w:t xml:space="preserve"> at the surface</w:t>
      </w:r>
      <w:r>
        <w:t xml:space="preserve"> as the heat comes out at the surface through purely conductive heat transfers across the rock.</w:t>
      </w:r>
    </w:p>
  </w:comment>
  <w:comment w:id="90" w:author="FRASER HARRIS Andrew" w:date="2020-09-11T14:01:00Z" w:initials="FHA">
    <w:p w14:paraId="320FAFE8" w14:textId="3B08363D" w:rsidR="0022610B" w:rsidRDefault="0022610B">
      <w:pPr>
        <w:pStyle w:val="Commentaire"/>
      </w:pPr>
      <w:r>
        <w:rPr>
          <w:rStyle w:val="Marquedecommentaire"/>
        </w:rPr>
        <w:annotationRef/>
      </w:r>
      <w:r>
        <w:t xml:space="preserve">Perhaps worth noting that this is more than 10 times the estimated vertical heat flux. These systems are extracting heat laterally 10 times faster than vertically. </w:t>
      </w:r>
    </w:p>
    <w:p w14:paraId="451582C0" w14:textId="74BD63DA" w:rsidR="0022610B" w:rsidRDefault="0022610B">
      <w:pPr>
        <w:pStyle w:val="Commentaire"/>
      </w:pPr>
      <w:r>
        <w:t>For the solar case, this is still 4x faster than vertical recharge which has a major impact on areal footprint of heat extraction</w:t>
      </w:r>
    </w:p>
  </w:comment>
  <w:comment w:id="91" w:author="Mylène RECEVEUR" w:date="2020-08-13T15:04:00Z" w:initials="MR">
    <w:p w14:paraId="2E70FBAE" w14:textId="77777777" w:rsidR="0022610B" w:rsidRDefault="0022610B" w:rsidP="00253C69">
      <w:pPr>
        <w:autoSpaceDE w:val="0"/>
        <w:autoSpaceDN w:val="0"/>
        <w:adjustRightInd w:val="0"/>
        <w:spacing w:after="0" w:line="240" w:lineRule="auto"/>
        <w:ind w:firstLine="0"/>
        <w:jc w:val="left"/>
        <w:rPr>
          <w:rFonts w:ascii="MyriadPro-Regular" w:eastAsiaTheme="minorEastAsia" w:hAnsi="MyriadPro-Regular" w:cs="MyriadPro-Regular"/>
          <w:color w:val="auto"/>
          <w:sz w:val="48"/>
          <w:szCs w:val="48"/>
        </w:rPr>
      </w:pPr>
      <w:r>
        <w:rPr>
          <w:rStyle w:val="Marquedecommentaire"/>
        </w:rPr>
        <w:annotationRef/>
      </w:r>
      <w:r>
        <w:rPr>
          <w:rFonts w:ascii="MyriadPro-Regular" w:eastAsiaTheme="minorEastAsia" w:hAnsi="MyriadPro-Regular" w:cs="MyriadPro-Regular"/>
          <w:color w:val="auto"/>
          <w:sz w:val="48"/>
          <w:szCs w:val="48"/>
        </w:rPr>
        <w:t>Numerical investigation on the performance,</w:t>
      </w:r>
    </w:p>
    <w:p w14:paraId="3F741994" w14:textId="77777777" w:rsidR="0022610B" w:rsidRDefault="0022610B" w:rsidP="00253C69">
      <w:pPr>
        <w:autoSpaceDE w:val="0"/>
        <w:autoSpaceDN w:val="0"/>
        <w:adjustRightInd w:val="0"/>
        <w:spacing w:after="0" w:line="240" w:lineRule="auto"/>
        <w:ind w:firstLine="0"/>
        <w:jc w:val="left"/>
        <w:rPr>
          <w:rFonts w:ascii="MyriadPro-Regular" w:eastAsiaTheme="minorEastAsia" w:hAnsi="MyriadPro-Regular" w:cs="MyriadPro-Regular"/>
          <w:color w:val="auto"/>
          <w:sz w:val="48"/>
          <w:szCs w:val="48"/>
        </w:rPr>
      </w:pPr>
      <w:r>
        <w:rPr>
          <w:rFonts w:ascii="MyriadPro-Regular" w:eastAsiaTheme="minorEastAsia" w:hAnsi="MyriadPro-Regular" w:cs="MyriadPro-Regular"/>
          <w:color w:val="auto"/>
          <w:sz w:val="48"/>
          <w:szCs w:val="48"/>
        </w:rPr>
        <w:t>sustainability, and efficiency of the deep</w:t>
      </w:r>
    </w:p>
    <w:p w14:paraId="640614A9" w14:textId="77777777" w:rsidR="0022610B" w:rsidRDefault="0022610B" w:rsidP="00253C69">
      <w:pPr>
        <w:autoSpaceDE w:val="0"/>
        <w:autoSpaceDN w:val="0"/>
        <w:adjustRightInd w:val="0"/>
        <w:spacing w:after="0" w:line="240" w:lineRule="auto"/>
        <w:ind w:firstLine="0"/>
        <w:jc w:val="left"/>
        <w:rPr>
          <w:rFonts w:ascii="MyriadPro-Regular" w:eastAsiaTheme="minorEastAsia" w:hAnsi="MyriadPro-Regular" w:cs="MyriadPro-Regular"/>
          <w:color w:val="auto"/>
          <w:sz w:val="48"/>
          <w:szCs w:val="48"/>
        </w:rPr>
      </w:pPr>
      <w:r>
        <w:rPr>
          <w:rFonts w:ascii="MyriadPro-Regular" w:eastAsiaTheme="minorEastAsia" w:hAnsi="MyriadPro-Regular" w:cs="MyriadPro-Regular"/>
          <w:color w:val="auto"/>
          <w:sz w:val="48"/>
          <w:szCs w:val="48"/>
        </w:rPr>
        <w:t>borehole heat exchanger system for building</w:t>
      </w:r>
    </w:p>
    <w:p w14:paraId="5ADFA512" w14:textId="77777777" w:rsidR="0022610B" w:rsidRDefault="0022610B" w:rsidP="00253C69">
      <w:pPr>
        <w:pStyle w:val="Commentaire"/>
        <w:rPr>
          <w:rFonts w:ascii="MyriadPro-Regular" w:eastAsiaTheme="minorEastAsia" w:hAnsi="MyriadPro-Regular" w:cs="MyriadPro-Regular"/>
          <w:color w:val="auto"/>
          <w:sz w:val="48"/>
          <w:szCs w:val="48"/>
        </w:rPr>
      </w:pPr>
      <w:r>
        <w:rPr>
          <w:rFonts w:ascii="MyriadPro-Regular" w:eastAsiaTheme="minorEastAsia" w:hAnsi="MyriadPro-Regular" w:cs="MyriadPro-Regular"/>
          <w:color w:val="auto"/>
          <w:sz w:val="48"/>
          <w:szCs w:val="48"/>
        </w:rPr>
        <w:t>heating of Chen et al. (2019)</w:t>
      </w:r>
    </w:p>
    <w:p w14:paraId="50D8B990" w14:textId="77777777" w:rsidR="0022610B" w:rsidRDefault="0022610B" w:rsidP="00253C69">
      <w:pPr>
        <w:pStyle w:val="Commentaire"/>
        <w:rPr>
          <w:rFonts w:ascii="MyriadPro-Regular" w:eastAsiaTheme="minorEastAsia" w:hAnsi="MyriadPro-Regular" w:cs="MyriadPro-Regular"/>
          <w:color w:val="auto"/>
          <w:sz w:val="48"/>
          <w:szCs w:val="48"/>
        </w:rPr>
      </w:pPr>
    </w:p>
    <w:p w14:paraId="3E5D272E" w14:textId="223EF977" w:rsidR="0022610B" w:rsidRDefault="0022610B" w:rsidP="00253C69">
      <w:pPr>
        <w:pStyle w:val="Commentaire"/>
      </w:pPr>
      <w:r>
        <w:rPr>
          <w:rFonts w:ascii="MyriadPro-Regular" w:eastAsiaTheme="minorEastAsia" w:hAnsi="MyriadPro-Regular" w:cs="MyriadPro-Regular"/>
          <w:color w:val="auto"/>
          <w:sz w:val="48"/>
          <w:szCs w:val="48"/>
        </w:rPr>
        <w:t xml:space="preserve">Hein et al (2016) </w:t>
      </w:r>
    </w:p>
  </w:comment>
  <w:comment w:id="100" w:author="FRASER HARRIS Andrew" w:date="2020-09-11T14:08:00Z" w:initials="FHA">
    <w:p w14:paraId="60C14637" w14:textId="08F89198" w:rsidR="0022610B" w:rsidRDefault="0022610B">
      <w:pPr>
        <w:pStyle w:val="Commentaire"/>
      </w:pPr>
      <w:r>
        <w:rPr>
          <w:rStyle w:val="Marquedecommentaire"/>
        </w:rPr>
        <w:annotationRef/>
      </w:r>
      <w:r>
        <w:t>This is nice and clearly explained</w:t>
      </w:r>
    </w:p>
  </w:comment>
  <w:comment w:id="103" w:author="FRASER HARRIS Andrew" w:date="2020-09-11T14:11:00Z" w:initials="FHA">
    <w:p w14:paraId="23B0481F" w14:textId="74251B7D" w:rsidR="0022610B" w:rsidRDefault="0022610B">
      <w:pPr>
        <w:pStyle w:val="Commentaire"/>
      </w:pPr>
      <w:r>
        <w:rPr>
          <w:rStyle w:val="Marquedecommentaire"/>
        </w:rPr>
        <w:annotationRef/>
      </w:r>
      <w:r>
        <w:t>You have dT twice</w:t>
      </w:r>
    </w:p>
  </w:comment>
  <w:comment w:id="104" w:author="FRASER HARRIS Andrew" w:date="2020-09-11T14:13:00Z" w:initials="FHA">
    <w:p w14:paraId="7DC82BEE" w14:textId="3FD2E363" w:rsidR="0022610B" w:rsidRDefault="0022610B">
      <w:pPr>
        <w:pStyle w:val="Commentaire"/>
      </w:pPr>
      <w:r>
        <w:rPr>
          <w:rStyle w:val="Marquedecommentaire"/>
        </w:rPr>
        <w:annotationRef/>
      </w:r>
      <w:r>
        <w:t xml:space="preserve">Is the aim of part b to show the closeness of the fit between the model output temperature and the data? i.e. solid lines? If so, maybe try and make that clear in the figure caption. Also, it is interesting that the winter months are less well matched – do you know why that is? </w:t>
      </w:r>
    </w:p>
  </w:comment>
  <w:comment w:id="105" w:author="Mylène RECEVEUR" w:date="2020-09-10T17:32:00Z" w:initials="MR">
    <w:p w14:paraId="63B401C6" w14:textId="46200250" w:rsidR="0022610B" w:rsidRDefault="0022610B">
      <w:pPr>
        <w:pStyle w:val="Commentaire"/>
      </w:pPr>
      <w:r>
        <w:rPr>
          <w:rStyle w:val="Marquedecommentaire"/>
        </w:rPr>
        <w:annotationRef/>
      </w:r>
      <w:r>
        <w:t>Need to update (25 m)</w:t>
      </w:r>
    </w:p>
  </w:comment>
  <w:comment w:id="106" w:author="FRASER HARRIS Andrew" w:date="2020-09-11T14:25:00Z" w:initials="FHA">
    <w:p w14:paraId="0EF29DB9" w14:textId="2B198E26" w:rsidR="0022610B" w:rsidRDefault="0022610B">
      <w:pPr>
        <w:pStyle w:val="Commentaire"/>
      </w:pPr>
      <w:r>
        <w:rPr>
          <w:rStyle w:val="Marquedecommentaire"/>
        </w:rPr>
        <w:annotationRef/>
      </w:r>
      <w:r>
        <w:t>The figure is only to 80 m?</w:t>
      </w:r>
    </w:p>
  </w:comment>
  <w:comment w:id="107" w:author="Mylène RECEVEUR" w:date="2020-08-07T13:30:00Z" w:initials="MR">
    <w:p w14:paraId="693976C2" w14:textId="77777777" w:rsidR="0022610B" w:rsidRDefault="0022610B" w:rsidP="007229D7">
      <w:pPr>
        <w:spacing w:after="465"/>
        <w:ind w:left="-4" w:firstLine="339"/>
      </w:pPr>
      <w:r>
        <w:rPr>
          <w:rStyle w:val="Marquedecommentaire"/>
        </w:rPr>
        <w:annotationRef/>
      </w:r>
      <w:r>
        <w:t xml:space="preserve">The depth of influence of the yearly fluctuations of solar heat flux shown in this model is is shallower than the damping depth of 96 m calculated as described in Ozgener et al., 2013 as </w:t>
      </w:r>
      <w:r>
        <w:rPr>
          <w:noProof/>
        </w:rPr>
        <w:drawing>
          <wp:inline distT="0" distB="0" distL="0" distR="0" wp14:anchorId="00CF884B" wp14:editId="34AC513B">
            <wp:extent cx="548640" cy="249936"/>
            <wp:effectExtent l="0" t="0" r="0" b="0"/>
            <wp:docPr id="38157" name="Picture 38157"/>
            <wp:cNvGraphicFramePr/>
            <a:graphic xmlns:a="http://schemas.openxmlformats.org/drawingml/2006/main">
              <a:graphicData uri="http://schemas.openxmlformats.org/drawingml/2006/picture">
                <pic:pic xmlns:pic="http://schemas.openxmlformats.org/drawingml/2006/picture">
                  <pic:nvPicPr>
                    <pic:cNvPr id="38157" name="Picture 38157"/>
                    <pic:cNvPicPr/>
                  </pic:nvPicPr>
                  <pic:blipFill>
                    <a:blip r:embed="rId2"/>
                    <a:stretch>
                      <a:fillRect/>
                    </a:stretch>
                  </pic:blipFill>
                  <pic:spPr>
                    <a:xfrm>
                      <a:off x="0" y="0"/>
                      <a:ext cx="548640" cy="249936"/>
                    </a:xfrm>
                    <a:prstGeom prst="rect">
                      <a:avLst/>
                    </a:prstGeom>
                  </pic:spPr>
                </pic:pic>
              </a:graphicData>
            </a:graphic>
          </wp:inline>
        </w:drawing>
      </w:r>
      <w:r>
        <w:t xml:space="preserve">, where </w:t>
      </w:r>
      <w:r>
        <w:rPr>
          <w:i/>
        </w:rPr>
        <w:t xml:space="preserve">α </w:t>
      </w:r>
      <w:r>
        <w:t xml:space="preserve">is the rock diffusivity </w:t>
      </w:r>
      <w:r>
        <w:rPr>
          <w:i/>
        </w:rPr>
        <w:t xml:space="preserve">α </w:t>
      </w:r>
      <w:r>
        <w:rPr>
          <w:rFonts w:ascii="Cambria" w:eastAsia="Cambria" w:hAnsi="Cambria" w:cs="Cambria"/>
        </w:rPr>
        <w:t xml:space="preserve">= </w:t>
      </w:r>
      <w:r>
        <w:rPr>
          <w:i/>
          <w:sz w:val="16"/>
        </w:rPr>
        <w:t>ρ</w:t>
      </w:r>
      <w:r>
        <w:rPr>
          <w:i/>
          <w:u w:val="single" w:color="000000"/>
          <w:vertAlign w:val="superscript"/>
        </w:rPr>
        <w:t>λ</w:t>
      </w:r>
      <w:r>
        <w:rPr>
          <w:i/>
          <w:vertAlign w:val="subscript"/>
        </w:rPr>
        <w:t xml:space="preserve">c </w:t>
      </w:r>
      <w:r>
        <w:t>and P the period of oscillations.</w:t>
      </w:r>
    </w:p>
    <w:p w14:paraId="5C8DF180" w14:textId="77777777" w:rsidR="0022610B" w:rsidRDefault="0022610B" w:rsidP="007229D7">
      <w:pPr>
        <w:spacing w:after="465"/>
        <w:ind w:left="-4" w:firstLine="339"/>
      </w:pPr>
      <w:r>
        <w:t xml:space="preserve">Compare to the depth at which the effects of oscillations dissipate. </w:t>
      </w:r>
    </w:p>
    <w:p w14:paraId="4C76B376" w14:textId="77777777" w:rsidR="0022610B" w:rsidRDefault="0022610B" w:rsidP="007229D7">
      <w:pPr>
        <w:pStyle w:val="Commentaire"/>
      </w:pPr>
    </w:p>
  </w:comment>
  <w:comment w:id="108" w:author="FRASER HARRIS Andrew" w:date="2020-09-11T14:26:00Z" w:initials="FHA">
    <w:p w14:paraId="294A4E8D" w14:textId="7A9B016E" w:rsidR="0022610B" w:rsidRDefault="0022610B">
      <w:pPr>
        <w:pStyle w:val="Commentaire"/>
      </w:pPr>
      <w:r>
        <w:rPr>
          <w:rStyle w:val="Marquedecommentaire"/>
        </w:rPr>
        <w:annotationRef/>
      </w:r>
      <w:r>
        <w:t>The study above showed the seasonal variation to 96 m? is that right? Did they calculate this in a different way to you?</w:t>
      </w:r>
    </w:p>
  </w:comment>
  <w:comment w:id="109" w:author="Mylène RECEVEUR" w:date="2020-09-08T14:01:00Z" w:initials="MR">
    <w:p w14:paraId="7E8E1B97" w14:textId="02E13667" w:rsidR="0022610B" w:rsidRDefault="0022610B" w:rsidP="007229D7">
      <w:pPr>
        <w:spacing w:afterLines="80" w:after="192" w:line="480" w:lineRule="auto"/>
      </w:pPr>
      <w:r>
        <w:rPr>
          <w:rStyle w:val="Marquedecommentaire"/>
        </w:rPr>
        <w:annotationRef/>
      </w:r>
      <w:r>
        <w:t xml:space="preserve">in order to assess the effects of seasonal variations in solar heat flux on the 1D heat model </w:t>
      </w:r>
    </w:p>
    <w:p w14:paraId="67A82B22" w14:textId="2CC56126" w:rsidR="0022610B" w:rsidRDefault="0022610B">
      <w:pPr>
        <w:pStyle w:val="Commentaire"/>
      </w:pPr>
    </w:p>
  </w:comment>
  <w:comment w:id="110" w:author="FRASER HARRIS Andrew" w:date="2020-09-11T14:28:00Z" w:initials="FHA">
    <w:p w14:paraId="4EB00AE5" w14:textId="335FA899" w:rsidR="0022610B" w:rsidRDefault="0022610B">
      <w:pPr>
        <w:pStyle w:val="Commentaire"/>
      </w:pPr>
      <w:r>
        <w:rPr>
          <w:rStyle w:val="Marquedecommentaire"/>
        </w:rPr>
        <w:annotationRef/>
      </w:r>
      <w:r>
        <w:t xml:space="preserve">is this correct? </w:t>
      </w:r>
    </w:p>
  </w:comment>
  <w:comment w:id="115" w:author="Mylène RECEVEUR" w:date="2020-09-08T15:00:00Z" w:initials="MR">
    <w:p w14:paraId="05A022A7" w14:textId="2B3E7BFA" w:rsidR="0022610B" w:rsidRDefault="0022610B">
      <w:pPr>
        <w:pStyle w:val="Commentaire"/>
      </w:pPr>
      <w:r>
        <w:rPr>
          <w:rStyle w:val="Marquedecommentaire"/>
        </w:rPr>
        <w:annotationRef/>
      </w:r>
      <w:r>
        <w:t xml:space="preserve">for the 1-year 70m² model temperature change in 1D model = temperature change at borehole in 3D model (Tmin= 6°C). For the 30-year 2200m² model, Tmin in 1D model = 8.4°C VS 4°C at BHE in 3D model. </w:t>
      </w:r>
    </w:p>
  </w:comment>
  <w:comment w:id="120" w:author="FRASER HARRIS Andrew" w:date="2020-09-11T14:37:00Z" w:initials="FHA">
    <w:p w14:paraId="2F6DDE00" w14:textId="473D792C" w:rsidR="0022610B" w:rsidRDefault="0022610B">
      <w:pPr>
        <w:pStyle w:val="Commentaire"/>
      </w:pPr>
      <w:r>
        <w:rPr>
          <w:rStyle w:val="Marquedecommentaire"/>
        </w:rPr>
        <w:annotationRef/>
      </w:r>
      <w:r>
        <w:t>Thinking about it, this should probably be radial recharge</w:t>
      </w:r>
    </w:p>
  </w:comment>
  <w:comment w:id="123" w:author="FRASER HARRIS Andrew" w:date="2020-09-11T14:52:00Z" w:initials="FHA">
    <w:p w14:paraId="25DC0DEA" w14:textId="7BBD6044" w:rsidR="0022610B" w:rsidRDefault="0022610B">
      <w:pPr>
        <w:pStyle w:val="Commentaire"/>
      </w:pPr>
      <w:r>
        <w:rPr>
          <w:rStyle w:val="Marquedecommentaire"/>
        </w:rPr>
        <w:annotationRef/>
      </w:r>
      <w:r>
        <w:t>What is the reason for the temperature fluctuations in the 3D semi-infinite model?</w:t>
      </w:r>
    </w:p>
  </w:comment>
  <w:comment w:id="124" w:author="FRASER HARRIS Andrew" w:date="2020-09-11T14:43:00Z" w:initials="FHA">
    <w:p w14:paraId="27B122A9" w14:textId="2D8A7DAE" w:rsidR="0022610B" w:rsidRDefault="0022610B" w:rsidP="00BD746E">
      <w:pPr>
        <w:pStyle w:val="Commentaire"/>
        <w:ind w:firstLine="0"/>
      </w:pPr>
      <w:r>
        <w:rPr>
          <w:rStyle w:val="Marquedecommentaire"/>
        </w:rPr>
        <w:annotationRef/>
      </w:r>
      <w:r>
        <w:t xml:space="preserve">What are the semi-infinite models? Are these the 1000m length 1D models?  </w:t>
      </w:r>
    </w:p>
  </w:comment>
  <w:comment w:id="127" w:author="Mylène RECEVEUR" w:date="2020-09-09T17:06:00Z" w:initials="MR">
    <w:p w14:paraId="7AA0CEC4" w14:textId="41272454" w:rsidR="0022610B" w:rsidRDefault="0022610B">
      <w:pPr>
        <w:pStyle w:val="Commentaire"/>
      </w:pPr>
      <w:r>
        <w:rPr>
          <w:rStyle w:val="Marquedecommentaire"/>
        </w:rPr>
        <w:annotationRef/>
      </w:r>
      <w:r>
        <w:t>In the 3D full extent model, temperature is 10.6°C after 30 years of extraction at the mid borehole, against 8.6°C in the 1D model</w:t>
      </w:r>
    </w:p>
  </w:comment>
  <w:comment w:id="131" w:author="FRASER HARRIS Andrew" w:date="2020-09-11T14:56:00Z" w:initials="FHA">
    <w:p w14:paraId="47E90B8D" w14:textId="541036DB" w:rsidR="0022610B" w:rsidRDefault="0022610B">
      <w:pPr>
        <w:pStyle w:val="Commentaire"/>
      </w:pPr>
      <w:r>
        <w:rPr>
          <w:rStyle w:val="Marquedecommentaire"/>
        </w:rPr>
        <w:annotationRef/>
      </w:r>
      <w:r>
        <w:t>It might be good to make the case that the 3D model sees less thermal drawdown i.e. when you compare the 3D 4.5 m with the 1D year model, and when you compare the 3D 26.5m model with the 1D 30 year model. (I’m assuming these are the semi-infinite models to compare between?)</w:t>
      </w:r>
    </w:p>
    <w:p w14:paraId="0D155324" w14:textId="77777777" w:rsidR="0022610B" w:rsidRDefault="0022610B">
      <w:pPr>
        <w:pStyle w:val="Commentaire"/>
      </w:pPr>
    </w:p>
    <w:p w14:paraId="18117816" w14:textId="4ADDA419" w:rsidR="0022610B" w:rsidRDefault="0022610B">
      <w:pPr>
        <w:pStyle w:val="Commentaire"/>
      </w:pPr>
      <w:r>
        <w:t>The figure could be mis-interpreted to show that the thermal drawdown is greatest in the 3D model but actually that is not the case. I’d be tempted to remove the green line for this figure but include it in a separate figure with the time series of the borehole temperatures.</w:t>
      </w:r>
    </w:p>
  </w:comment>
  <w:comment w:id="132" w:author="FRASER HARRIS Andrew" w:date="2020-09-11T14:54:00Z" w:initials="FHA">
    <w:p w14:paraId="4F0C4F94" w14:textId="3C27A00C" w:rsidR="0022610B" w:rsidRDefault="0022610B">
      <w:pPr>
        <w:pStyle w:val="Commentaire"/>
      </w:pPr>
      <w:r>
        <w:rPr>
          <w:rStyle w:val="Marquedecommentaire"/>
        </w:rPr>
        <w:annotationRef/>
      </w:r>
      <w:r>
        <w:t xml:space="preserve">? Are these not the dark blue and dark red lines? </w:t>
      </w:r>
    </w:p>
  </w:comment>
  <w:comment w:id="133" w:author="FRASER HARRIS Andrew" w:date="2020-09-11T14:48:00Z" w:initials="FHA">
    <w:p w14:paraId="52654360" w14:textId="5E5C06A7" w:rsidR="0022610B" w:rsidRDefault="0022610B">
      <w:pPr>
        <w:pStyle w:val="Commentaire"/>
      </w:pPr>
      <w:r>
        <w:rPr>
          <w:rStyle w:val="Marquedecommentaire"/>
        </w:rPr>
        <w:annotationRef/>
      </w:r>
      <w:r>
        <w:t xml:space="preserve">Perhaps you could express this in terms of energy because at the moment it looks like you are cooling the ground by an awful lot!! </w:t>
      </w:r>
    </w:p>
  </w:comment>
  <w:comment w:id="136" w:author="Mylène RECEVEUR" w:date="2020-09-10T18:59:00Z" w:initials="MR">
    <w:p w14:paraId="02D816DE" w14:textId="77777777" w:rsidR="0022610B" w:rsidRDefault="0022610B" w:rsidP="00802EBA">
      <w:pPr>
        <w:spacing w:afterLines="80" w:after="192" w:line="480" w:lineRule="auto"/>
        <w:ind w:left="-4" w:firstLine="339"/>
      </w:pPr>
      <w:r>
        <w:rPr>
          <w:rStyle w:val="Marquedecommentaire"/>
        </w:rPr>
        <w:annotationRef/>
      </w:r>
      <w:r>
        <w:t xml:space="preserve">Our results show that at t=30 years, </w:t>
      </w:r>
      <w:r>
        <w:rPr>
          <w:i/>
        </w:rPr>
        <w:t>q</w:t>
      </w:r>
      <w:r>
        <w:rPr>
          <w:i/>
          <w:vertAlign w:val="subscript"/>
        </w:rPr>
        <w:t>V</w:t>
      </w:r>
      <w:r>
        <w:rPr>
          <w:vertAlign w:val="subscript"/>
        </w:rPr>
        <w:t>1</w:t>
      </w:r>
      <w:r>
        <w:rPr>
          <w:i/>
          <w:vertAlign w:val="subscript"/>
        </w:rPr>
        <w:t xml:space="preserve">D </w:t>
      </w:r>
      <w:r>
        <w:rPr>
          <w:rFonts w:ascii="Cambria" w:eastAsia="Cambria" w:hAnsi="Cambria" w:cs="Cambria"/>
        </w:rPr>
        <w:t xml:space="preserve">= </w:t>
      </w:r>
      <w:r>
        <w:rPr>
          <w:i/>
        </w:rPr>
        <w:t>q</w:t>
      </w:r>
      <w:r>
        <w:rPr>
          <w:i/>
          <w:vertAlign w:val="subscript"/>
        </w:rPr>
        <w:t>V</w:t>
      </w:r>
      <w:r>
        <w:rPr>
          <w:sz w:val="18"/>
          <w:vertAlign w:val="subscript"/>
        </w:rPr>
        <w:t>3</w:t>
      </w:r>
      <w:r>
        <w:rPr>
          <w:i/>
          <w:sz w:val="18"/>
          <w:vertAlign w:val="subscript"/>
        </w:rPr>
        <w:t xml:space="preserve">D </w:t>
      </w:r>
      <w:r>
        <w:rPr>
          <w:rFonts w:ascii="Cambria" w:eastAsia="Cambria" w:hAnsi="Cambria" w:cs="Cambria"/>
        </w:rPr>
        <w:t xml:space="preserve">= </w:t>
      </w:r>
      <w:r>
        <w:t xml:space="preserve">50% of the total heat extracted from the system, while lateral recharge </w:t>
      </w:r>
      <w:r>
        <w:rPr>
          <w:i/>
        </w:rPr>
        <w:t>qH</w:t>
      </w:r>
      <w:r>
        <w:t xml:space="preserve"> will account for 75% of the remaining heat required, that is 38% of the total heat extracted. 12% of the heat is therefore directly mined from area surrounded by the borehole.</w:t>
      </w:r>
    </w:p>
    <w:p w14:paraId="5F250C4A" w14:textId="36F2058F" w:rsidR="0022610B" w:rsidRDefault="0022610B">
      <w:pPr>
        <w:pStyle w:val="Commentaire"/>
      </w:pPr>
    </w:p>
  </w:comment>
  <w:comment w:id="137" w:author="FRASER HARRIS Andrew" w:date="2020-09-11T15:13:00Z" w:initials="FHA">
    <w:p w14:paraId="520D1761" w14:textId="5C650638" w:rsidR="0022610B" w:rsidRDefault="0022610B">
      <w:pPr>
        <w:pStyle w:val="Commentaire"/>
      </w:pPr>
      <w:r>
        <w:rPr>
          <w:rStyle w:val="Marquedecommentaire"/>
        </w:rPr>
        <w:annotationRef/>
      </w:r>
      <w:r>
        <w:t xml:space="preserve">I’m not sure I follow all of this, but it sounds interesting! </w:t>
      </w:r>
    </w:p>
  </w:comment>
  <w:comment w:id="138" w:author="FRASER HARRIS Andrew" w:date="2020-09-11T15:04:00Z" w:initials="FHA">
    <w:p w14:paraId="21DF54FB" w14:textId="0FD7E4D1" w:rsidR="0022610B" w:rsidRDefault="0022610B">
      <w:pPr>
        <w:pStyle w:val="Commentaire"/>
      </w:pPr>
      <w:r>
        <w:rPr>
          <w:rStyle w:val="Marquedecommentaire"/>
        </w:rPr>
        <w:annotationRef/>
      </w:r>
      <w:r>
        <w:t>Ahah! Maybe you could move this earlier before the figure? Or include this in the figure caption?</w:t>
      </w:r>
    </w:p>
  </w:comment>
  <w:comment w:id="139" w:author="FRASER HARRIS Andrew" w:date="2020-09-11T15:05:00Z" w:initials="FHA">
    <w:p w14:paraId="08F2A8F1" w14:textId="13020E86" w:rsidR="0022610B" w:rsidRDefault="0022610B">
      <w:pPr>
        <w:pStyle w:val="Commentaire"/>
      </w:pPr>
      <w:r>
        <w:rPr>
          <w:rStyle w:val="Marquedecommentaire"/>
        </w:rPr>
        <w:annotationRef/>
      </w:r>
      <w:r>
        <w:t>? check your colours – I thought this was the light blue?</w:t>
      </w:r>
    </w:p>
  </w:comment>
  <w:comment w:id="141" w:author="Mylène RECEVEUR" w:date="2020-09-08T17:48:00Z" w:initials="MR">
    <w:p w14:paraId="6CEF7181" w14:textId="77777777" w:rsidR="0022610B" w:rsidRDefault="0022610B" w:rsidP="0080388E">
      <w:pPr>
        <w:autoSpaceDE w:val="0"/>
        <w:autoSpaceDN w:val="0"/>
        <w:adjustRightInd w:val="0"/>
        <w:spacing w:after="0" w:line="240" w:lineRule="auto"/>
        <w:ind w:firstLine="0"/>
        <w:jc w:val="left"/>
      </w:pPr>
      <w:r>
        <w:rPr>
          <w:rStyle w:val="Marquedecommentaire"/>
        </w:rPr>
        <w:annotationRef/>
      </w:r>
      <w:r>
        <w:rPr>
          <w:rFonts w:ascii="AdvOT863180fb" w:eastAsiaTheme="minorEastAsia" w:hAnsi="AdvOT863180fb" w:cs="AdvOT863180fb"/>
          <w:color w:val="auto"/>
          <w:sz w:val="14"/>
          <w:szCs w:val="14"/>
        </w:rPr>
        <w:t xml:space="preserve">This paper studies the effects of axial heat conduction in boreholes used in geothermal heat pump systems. The axial effects are examined by comparing the results obtained using the finite and infinite line source methods. Using various practical design problems, it is shown that axial effects are relatively important. Unsurprisingly, short boreholes and unbalanced yearly ground loads lead to stronger axial effects. In one example considered, it is shown that the borehole length is 15% shorter when axial conduction effects are considered. </w:t>
      </w:r>
    </w:p>
    <w:p w14:paraId="1374A0E4" w14:textId="38E2454B" w:rsidR="0022610B" w:rsidRDefault="0022610B">
      <w:pPr>
        <w:pStyle w:val="Commentaire"/>
      </w:pPr>
    </w:p>
  </w:comment>
  <w:comment w:id="140" w:author="FRASER HARRIS Andrew" w:date="2020-09-11T15:10:00Z" w:initials="FHA">
    <w:p w14:paraId="06150C83" w14:textId="3393DBB9" w:rsidR="0022610B" w:rsidRDefault="0022610B">
      <w:pPr>
        <w:pStyle w:val="Commentaire"/>
      </w:pPr>
      <w:r>
        <w:rPr>
          <w:rStyle w:val="Marquedecommentaire"/>
        </w:rPr>
        <w:annotationRef/>
      </w:r>
      <w:r>
        <w:t>This is really interesting. I had not thought about this but we saw the same effect in a large scale 3D model with groundwater flow. I had thought that was caused by advective heat transport but it makes sense it also happens via conduction</w:t>
      </w:r>
    </w:p>
    <w:p w14:paraId="4A61227F" w14:textId="457EFCE9" w:rsidR="0022610B" w:rsidRDefault="0022610B">
      <w:pPr>
        <w:pStyle w:val="Commentaire"/>
      </w:pPr>
      <w:r>
        <w:t xml:space="preserve">I think this is the main take-away from Figure 4 and further suggests to me that you should include the BH data from the 3D model as a time series in a separate figure that you can talk about. </w:t>
      </w:r>
    </w:p>
  </w:comment>
  <w:comment w:id="142" w:author="Mylène RECEVEUR" w:date="2020-08-10T18:12:00Z" w:initials="MR">
    <w:p w14:paraId="54D1F764" w14:textId="321EA964" w:rsidR="0022610B" w:rsidRDefault="0022610B" w:rsidP="00200987">
      <w:pPr>
        <w:ind w:left="-4" w:firstLine="339"/>
      </w:pPr>
      <w:r>
        <w:rPr>
          <w:rStyle w:val="Marquedecommentaire"/>
        </w:rPr>
        <w:annotationRef/>
      </w:r>
      <w:r>
        <w:t xml:space="preserve">Similar results are obtained for a model area of 500 </w:t>
      </w:r>
      <w:r>
        <w:rPr>
          <w:i/>
        </w:rPr>
        <w:t>m</w:t>
      </w:r>
      <w:r>
        <w:rPr>
          <w:vertAlign w:val="superscript"/>
        </w:rPr>
        <w:t xml:space="preserve">2 </w:t>
      </w:r>
      <w:r>
        <w:t>(see section 5). As the production time increases (see Fig. 5.4), the layer of rock affected by heat mining expands vertically. After 100 years of heat extraction, results indicate that axial effects become dominant, with the area above/below the borehole contributing up to 65% of the heat extracted by the borehole.</w:t>
      </w:r>
    </w:p>
    <w:p w14:paraId="160C8FD2" w14:textId="77777777" w:rsidR="0022610B" w:rsidRDefault="0022610B" w:rsidP="00200987">
      <w:pPr>
        <w:pStyle w:val="Commentaire"/>
      </w:pPr>
    </w:p>
  </w:comment>
  <w:comment w:id="143" w:author="FRASER HARRIS Andrew" w:date="2020-09-11T15:12:00Z" w:initials="FHA">
    <w:p w14:paraId="5D8A4DB3" w14:textId="6131FFC1" w:rsidR="0022610B" w:rsidRDefault="0022610B">
      <w:pPr>
        <w:pStyle w:val="Commentaire"/>
      </w:pPr>
      <w:r>
        <w:rPr>
          <w:rStyle w:val="Marquedecommentaire"/>
        </w:rPr>
        <w:annotationRef/>
      </w:r>
      <w:r>
        <w:t xml:space="preserve">Radial? </w:t>
      </w:r>
    </w:p>
  </w:comment>
  <w:comment w:id="149" w:author="FRASER HARRIS Andrew" w:date="2020-09-11T15:18:00Z" w:initials="FHA">
    <w:p w14:paraId="672798D1" w14:textId="69467F46" w:rsidR="0022610B" w:rsidRDefault="0022610B">
      <w:pPr>
        <w:pStyle w:val="Commentaire"/>
      </w:pPr>
      <w:r>
        <w:rPr>
          <w:rStyle w:val="Marquedecommentaire"/>
        </w:rPr>
        <w:annotationRef/>
      </w:r>
      <w:r>
        <w:t>Now that I have got to this step I think Figure 4 could be split even more. I would suggest making a Figure 4 of the 1D finite vs semi-infinite models and tell the story of the axial recharge importance.</w:t>
      </w:r>
    </w:p>
    <w:p w14:paraId="508D8B80" w14:textId="2BA7DE03" w:rsidR="0022610B" w:rsidRDefault="0022610B">
      <w:pPr>
        <w:pStyle w:val="Commentaire"/>
      </w:pPr>
      <w:r>
        <w:t xml:space="preserve">Then here you can have a similar figure for the 3D model. Keep them on the same scales so they can be directly compared. </w:t>
      </w:r>
    </w:p>
    <w:p w14:paraId="61FCD75A" w14:textId="1AA325A2" w:rsidR="0022610B" w:rsidRDefault="0022610B">
      <w:pPr>
        <w:pStyle w:val="Commentaire"/>
      </w:pPr>
      <w:r>
        <w:t>Or, if you want to keep them all together you could have a composite figure with the 1D models first and the 3D models second.</w:t>
      </w:r>
    </w:p>
  </w:comment>
  <w:comment w:id="153" w:author="FRASER HARRIS Andrew" w:date="2020-09-11T15:22:00Z" w:initials="FHA">
    <w:p w14:paraId="64D52843" w14:textId="542CECC1" w:rsidR="0022610B" w:rsidRDefault="0022610B">
      <w:pPr>
        <w:pStyle w:val="Commentaire"/>
      </w:pPr>
      <w:r>
        <w:rPr>
          <w:rStyle w:val="Marquedecommentaire"/>
        </w:rPr>
        <w:annotationRef/>
      </w:r>
      <w:r>
        <w:t>Again, perhaps change this to energy?</w:t>
      </w:r>
    </w:p>
  </w:comment>
  <w:comment w:id="154" w:author="Mylène RECEVEUR" w:date="2020-09-10T12:56:00Z" w:initials="MR">
    <w:p w14:paraId="50EDC735" w14:textId="4556827C" w:rsidR="0022610B" w:rsidRDefault="0022610B">
      <w:pPr>
        <w:pStyle w:val="Commentaire"/>
      </w:pPr>
      <w:r>
        <w:rPr>
          <w:rStyle w:val="Marquedecommentaire"/>
        </w:rPr>
        <w:annotationRef/>
      </w:r>
      <w:r>
        <w:t>(i.e. the temperature at the mid-borehole is increased from 2.7°C to 3.6°C after 30 years)</w:t>
      </w:r>
    </w:p>
  </w:comment>
  <w:comment w:id="155" w:author="FRASER HARRIS Andrew" w:date="2020-09-11T15:23:00Z" w:initials="FHA">
    <w:p w14:paraId="4B87D974" w14:textId="6ACE70A0" w:rsidR="0022610B" w:rsidRDefault="0022610B">
      <w:pPr>
        <w:pStyle w:val="Commentaire"/>
      </w:pPr>
      <w:r>
        <w:rPr>
          <w:rStyle w:val="Marquedecommentaire"/>
        </w:rPr>
        <w:annotationRef/>
      </w:r>
      <w:r>
        <w:t>This should go in the text!</w:t>
      </w:r>
    </w:p>
  </w:comment>
  <w:comment w:id="156" w:author="FRASER HARRIS Andrew" w:date="2020-09-11T15:29:00Z" w:initials="FHA">
    <w:p w14:paraId="3DC0DDD1" w14:textId="3830D3FD" w:rsidR="0022610B" w:rsidRDefault="0022610B">
      <w:pPr>
        <w:pStyle w:val="Commentaire"/>
      </w:pPr>
      <w:r>
        <w:rPr>
          <w:rStyle w:val="Marquedecommentaire"/>
        </w:rPr>
        <w:annotationRef/>
      </w:r>
      <w:r>
        <w:t xml:space="preserve">Does this show that there is a cone of thermal drawdown then – the remaining 3.9 degrees of drawdown is spread over the volume within those radii? </w:t>
      </w:r>
    </w:p>
  </w:comment>
  <w:comment w:id="157" w:author="FRASER HARRIS Andrew" w:date="2020-09-11T15:26:00Z" w:initials="FHA">
    <w:p w14:paraId="16ADF442" w14:textId="0A03A90A" w:rsidR="0022610B" w:rsidRDefault="0022610B">
      <w:pPr>
        <w:pStyle w:val="Commentaire"/>
      </w:pPr>
      <w:r>
        <w:rPr>
          <w:rStyle w:val="Marquedecommentaire"/>
        </w:rPr>
        <w:annotationRef/>
      </w:r>
      <w:r>
        <w:t xml:space="preserve">I think this could be expressed more clearly. Are you saying that the 3D model leads to less thermal drawdown at the borehole? </w:t>
      </w:r>
    </w:p>
  </w:comment>
  <w:comment w:id="164" w:author="Mylène RECEVEUR" w:date="2020-09-09T17:47:00Z" w:initials="MR">
    <w:p w14:paraId="114BA2C1" w14:textId="4A8C68F3" w:rsidR="0022610B" w:rsidRDefault="0022610B" w:rsidP="00CF563D">
      <w:pPr>
        <w:pStyle w:val="Commentaire"/>
      </w:pPr>
      <w:r>
        <w:rPr>
          <w:rStyle w:val="Marquedecommentaire"/>
        </w:rPr>
        <w:annotationRef/>
      </w:r>
      <w:r>
        <w:t>What is the total volume affected in 3D?</w:t>
      </w:r>
    </w:p>
  </w:comment>
  <w:comment w:id="165" w:author="Mylène RECEVEUR" w:date="2020-09-10T13:01:00Z" w:initials="MR">
    <w:p w14:paraId="26590F71" w14:textId="099D6356" w:rsidR="0022610B" w:rsidRDefault="0022610B">
      <w:pPr>
        <w:pStyle w:val="Commentaire"/>
      </w:pPr>
      <w:r>
        <w:rPr>
          <w:rStyle w:val="Marquedecommentaire"/>
        </w:rPr>
        <w:annotationRef/>
      </w:r>
      <w:r>
        <w:t>When the model area is not constrained, the relationship between temperature decline and area of impact mainly depends on the conductivity of the ground</w:t>
      </w:r>
    </w:p>
  </w:comment>
  <w:comment w:id="170" w:author="FRASER HARRIS Andrew" w:date="2020-09-11T15:33:00Z" w:initials="FHA">
    <w:p w14:paraId="129A817A" w14:textId="53DE10A9" w:rsidR="0022610B" w:rsidRDefault="0022610B">
      <w:pPr>
        <w:pStyle w:val="Commentaire"/>
      </w:pPr>
      <w:r>
        <w:rPr>
          <w:rStyle w:val="Marquedecommentaire"/>
        </w:rPr>
        <w:annotationRef/>
      </w:r>
      <w:r>
        <w:t>Can you include the time-series plot?</w:t>
      </w:r>
    </w:p>
  </w:comment>
  <w:comment w:id="178" w:author="FRASER HARRIS Andrew" w:date="2020-09-11T16:13:00Z" w:initials="FHA">
    <w:p w14:paraId="4B50C423" w14:textId="5C8D3E85" w:rsidR="0022610B" w:rsidRDefault="0022610B">
      <w:pPr>
        <w:pStyle w:val="Commentaire"/>
      </w:pPr>
      <w:r>
        <w:rPr>
          <w:rStyle w:val="Marquedecommentaire"/>
        </w:rPr>
        <w:annotationRef/>
      </w:r>
      <w:r>
        <w:t>analytical</w:t>
      </w:r>
    </w:p>
  </w:comment>
  <w:comment w:id="179" w:author="FRASER HARRIS Andrew" w:date="2020-09-11T15:40:00Z" w:initials="FHA">
    <w:p w14:paraId="19966879" w14:textId="24AD727B" w:rsidR="0022610B" w:rsidRDefault="0022610B">
      <w:pPr>
        <w:pStyle w:val="Commentaire"/>
      </w:pPr>
      <w:r>
        <w:rPr>
          <w:rStyle w:val="Marquedecommentaire"/>
        </w:rPr>
        <w:annotationRef/>
      </w:r>
      <w:r>
        <w:t>What is the diagonal dashed line?</w:t>
      </w:r>
    </w:p>
  </w:comment>
  <w:comment w:id="184" w:author="FRASER HARRIS Andrew" w:date="2020-09-11T15:38:00Z" w:initials="FHA">
    <w:p w14:paraId="7C4181C2" w14:textId="05E99A3F" w:rsidR="0022610B" w:rsidRDefault="0022610B">
      <w:pPr>
        <w:pStyle w:val="Commentaire"/>
      </w:pPr>
      <w:r>
        <w:rPr>
          <w:rStyle w:val="Marquedecommentaire"/>
        </w:rPr>
        <w:annotationRef/>
      </w:r>
      <w:r>
        <w:t xml:space="preserve">The temperature graphs need to be on the same scale (as you have done for the fluxes). I spent a little while trying to work out why the temperature was increasing through time! </w:t>
      </w:r>
    </w:p>
    <w:p w14:paraId="448589C2" w14:textId="0F550EE4" w:rsidR="0022610B" w:rsidRDefault="0022610B">
      <w:pPr>
        <w:pStyle w:val="Commentaire"/>
      </w:pPr>
    </w:p>
    <w:p w14:paraId="4D2901CA" w14:textId="07A82CA8" w:rsidR="0022610B" w:rsidRDefault="0022610B">
      <w:pPr>
        <w:pStyle w:val="Commentaire"/>
      </w:pPr>
      <w:r>
        <w:t xml:space="preserve">However, this is a very nice analysis. </w:t>
      </w:r>
    </w:p>
    <w:p w14:paraId="59C5DCBB" w14:textId="21077017" w:rsidR="0022610B" w:rsidRDefault="0022610B">
      <w:pPr>
        <w:pStyle w:val="Commentaire"/>
      </w:pPr>
    </w:p>
    <w:p w14:paraId="3563E2CB" w14:textId="0F2B42E7" w:rsidR="0022610B" w:rsidRDefault="0022610B">
      <w:pPr>
        <w:pStyle w:val="Commentaire"/>
      </w:pPr>
      <w:r>
        <w:t>I think it is also interesting how the BH temperature profile from Figure 4 seems to show that the axial fluxes are not sufficient at the borehole location, or that after 30 years the energy reduction prevents sufficient recharge – I’m thinking about the difference between the Figure 4 green line and the gold/yellow line – far from the BH the axial fluxes raise the temperature after 30 years, but at the BH the temperature is reduced further.</w:t>
      </w:r>
    </w:p>
  </w:comment>
  <w:comment w:id="188" w:author="FRASER HARRIS Andrew" w:date="2020-09-11T16:17:00Z" w:initials="FHA">
    <w:p w14:paraId="77C36395" w14:textId="31079329" w:rsidR="0022610B" w:rsidRDefault="0022610B" w:rsidP="0022610B">
      <w:pPr>
        <w:pStyle w:val="Commentaire"/>
      </w:pPr>
      <w:r>
        <w:rPr>
          <w:rStyle w:val="Marquedecommentaire"/>
        </w:rPr>
        <w:annotationRef/>
      </w:r>
      <w:r>
        <w:t>I’m not sure I follow this? Do you mean a zone where the geothermal gradient is 0?</w:t>
      </w:r>
    </w:p>
  </w:comment>
  <w:comment w:id="190" w:author="Mylène RECEVEUR" w:date="2020-09-10T18:58:00Z" w:initials="MR">
    <w:p w14:paraId="66740098" w14:textId="69A24E18" w:rsidR="0022610B" w:rsidRDefault="0022610B" w:rsidP="00802EBA">
      <w:pPr>
        <w:ind w:firstLine="335"/>
      </w:pPr>
      <w:r>
        <w:rPr>
          <w:rStyle w:val="Marquedecommentaire"/>
        </w:rPr>
        <w:annotationRef/>
      </w:r>
      <w:r>
        <w:t xml:space="preserve">It has been shown from previous studies that solar effects are particularly important when studying the efficiency of borehole heat exchanger when those extract heat from shallow depth, i.e. in the zone of influence of the yearly fluctuation in solar flux. In our example, the effects of yearly oscillations in the surface heat flux reached about 25 m depth, modifying at the scale of the year the direction of the heat fluxes in the shallow subsurface. Below that depth, the transient state of this model results in an increase in the recharge (i.e. both temperature and depth of influence) over time. Over 30 years, although the fluctuating source term appears to shift the upper part of the geothermal gradient toward higher temperatures (up to 1 </w:t>
      </w:r>
      <w:r>
        <w:rPr>
          <w:rFonts w:ascii="Cambria" w:eastAsia="Cambria" w:hAnsi="Cambria" w:cs="Cambria"/>
          <w:vertAlign w:val="superscript"/>
        </w:rPr>
        <w:t>◦</w:t>
      </w:r>
      <w:r>
        <w:t>C at 25 m depth and 0.009°C at 70 m depth), the overall change in energy content in the system is only of a few tens of degrees (taking the integrated difference between the constant and fluctuating surface heat flux model between 25 and 150 m depth).</w:t>
      </w:r>
    </w:p>
    <w:p w14:paraId="624B629D" w14:textId="0B47B8D0" w:rsidR="0022610B" w:rsidRDefault="0022610B">
      <w:pPr>
        <w:pStyle w:val="Commentaire"/>
      </w:pPr>
    </w:p>
  </w:comment>
  <w:comment w:id="191" w:author="FRASER HARRIS Andrew" w:date="2020-09-11T16:20:00Z" w:initials="FHA">
    <w:p w14:paraId="676FD97F" w14:textId="191EDF4E" w:rsidR="0022610B" w:rsidRDefault="0022610B">
      <w:pPr>
        <w:pStyle w:val="Commentaire"/>
      </w:pPr>
      <w:r>
        <w:rPr>
          <w:rStyle w:val="Marquedecommentaire"/>
        </w:rPr>
        <w:annotationRef/>
      </w:r>
      <w:r>
        <w:t>I think the integrated comparison might be a little confusing. I can see what you are trying to do, but I think it might be easier to convert it to an energy and then maybe a rate i.e. X kW over 30 years. Or a difference of XXX per year?</w:t>
      </w:r>
    </w:p>
    <w:p w14:paraId="506964B7" w14:textId="15FAA5A6" w:rsidR="0022610B" w:rsidRDefault="0022610B">
      <w:pPr>
        <w:pStyle w:val="Commentaire"/>
      </w:pPr>
    </w:p>
    <w:p w14:paraId="4BB18F58" w14:textId="4E85F26E" w:rsidR="0022610B" w:rsidRDefault="0022610B">
      <w:pPr>
        <w:pStyle w:val="Commentaire"/>
      </w:pPr>
      <w:r>
        <w:t>Also, your comment above is well written and clear- I think you could edit a lot of it in to the text</w:t>
      </w:r>
    </w:p>
  </w:comment>
  <w:comment w:id="193" w:author="FRASER HARRIS Andrew" w:date="2020-09-11T16:24:00Z" w:initials="FHA">
    <w:p w14:paraId="0597779E" w14:textId="35F63C5E" w:rsidR="001105CB" w:rsidRDefault="001105CB">
      <w:pPr>
        <w:pStyle w:val="Commentaire"/>
      </w:pPr>
      <w:r>
        <w:rPr>
          <w:rStyle w:val="Marquedecommentaire"/>
        </w:rPr>
        <w:annotationRef/>
      </w:r>
      <w:r>
        <w:t>Can you separate out the 1 year and 30 year data and compare them to the non-fluctuating top boundary model – that way the difference will jump out at the reader immediately.</w:t>
      </w:r>
    </w:p>
  </w:comment>
  <w:comment w:id="194" w:author="FRASER HARRIS Andrew" w:date="2020-09-11T16:25:00Z" w:initials="FHA">
    <w:p w14:paraId="6D3606F2" w14:textId="4AB9CF37" w:rsidR="001105CB" w:rsidRDefault="001105CB">
      <w:pPr>
        <w:pStyle w:val="Commentaire"/>
      </w:pPr>
      <w:r>
        <w:rPr>
          <w:rStyle w:val="Marquedecommentaire"/>
        </w:rPr>
        <w:annotationRef/>
      </w:r>
      <w:r>
        <w:t>analytical</w:t>
      </w:r>
    </w:p>
  </w:comment>
  <w:comment w:id="195" w:author="FRASER HARRIS Andrew" w:date="2020-09-11T16:25:00Z" w:initials="FHA">
    <w:p w14:paraId="07BB9A69" w14:textId="4E3DE6CE" w:rsidR="001105CB" w:rsidRDefault="001105CB">
      <w:pPr>
        <w:pStyle w:val="Commentaire"/>
      </w:pPr>
      <w:r>
        <w:rPr>
          <w:rStyle w:val="Marquedecommentaire"/>
        </w:rPr>
        <w:annotationRef/>
      </w:r>
      <w:r>
        <w:t>This shuld be a comment for the introduction but it is worth mentioning that much of the population density in Scotland is situated in the midland valley and is built on the coal measures. Especially rural areas which are likely to suffer from energy poverty (I’m thinking of all the small mining villages)</w:t>
      </w:r>
    </w:p>
  </w:comment>
  <w:comment w:id="199" w:author="FRASER HARRIS Andrew" w:date="2020-09-11T16:27:00Z" w:initials="FHA">
    <w:p w14:paraId="52FAB6EB" w14:textId="1D720D44" w:rsidR="001105CB" w:rsidRDefault="001105CB">
      <w:pPr>
        <w:pStyle w:val="Commentaire"/>
      </w:pPr>
      <w:r>
        <w:rPr>
          <w:rStyle w:val="Marquedecommentaire"/>
        </w:rPr>
        <w:annotationRef/>
      </w:r>
      <w:r>
        <w:t>I thought solar was about 9% and geothermal 0.5%?</w:t>
      </w:r>
    </w:p>
  </w:comment>
  <w:comment w:id="201" w:author="Mylène RECEVEUR" w:date="2020-09-10T18:48:00Z" w:initials="MR">
    <w:p w14:paraId="4578FBAE" w14:textId="77777777" w:rsidR="0022610B" w:rsidRDefault="0022610B" w:rsidP="006B3967">
      <w:pPr>
        <w:ind w:left="-4" w:firstLine="339"/>
      </w:pPr>
      <w:r>
        <w:rPr>
          <w:rStyle w:val="Marquedecommentaire"/>
        </w:rPr>
        <w:annotationRef/>
      </w:r>
      <w:r>
        <w:t xml:space="preserve">As the extension of the layer impacted by downward fluxes reach the surface, the lack of input of heat at the surface (i.e. -0.068 W/m²) would explain that steady state flux at the surface cannot be reached as fast as lateral fluxes (e.g. in such homogeneous system where there are no heterogeneities such as a medium with different heat conductivity). Steady state at the surface is reached after XXX years, year at which the temperature starts decreasing at a linear rate. </w:t>
      </w:r>
    </w:p>
    <w:p w14:paraId="4F172E9D" w14:textId="4D5C1B73" w:rsidR="0022610B" w:rsidRDefault="0022610B">
      <w:pPr>
        <w:pStyle w:val="Commentaire"/>
      </w:pPr>
    </w:p>
  </w:comment>
  <w:comment w:id="203" w:author="Mylène RECEVEUR" w:date="2020-08-12T09:07:00Z" w:initials="MR">
    <w:p w14:paraId="491E402D" w14:textId="77777777" w:rsidR="0022610B" w:rsidRDefault="0022610B" w:rsidP="002331BA">
      <w:pPr>
        <w:pStyle w:val="Commentaire"/>
      </w:pPr>
      <w:r>
        <w:rPr>
          <w:rStyle w:val="Marquedecommentaire"/>
        </w:rPr>
        <w:annotationRef/>
      </w:r>
      <w:r>
        <w:rPr>
          <w:rStyle w:val="Marquedecommentaire"/>
        </w:rPr>
        <w:t>See sentivity analysis</w:t>
      </w:r>
    </w:p>
  </w:comment>
  <w:comment w:id="204" w:author="Mylène RECEVEUR" w:date="2020-09-10T17:00:00Z" w:initials="MR">
    <w:p w14:paraId="6F3C13A6" w14:textId="77777777" w:rsidR="0022610B" w:rsidRDefault="0022610B" w:rsidP="00B84354">
      <w:pPr>
        <w:pStyle w:val="Commentaire"/>
      </w:pPr>
      <w:r>
        <w:rPr>
          <w:rStyle w:val="Marquedecommentaire"/>
        </w:rPr>
        <w:annotationRef/>
      </w:r>
      <w:r>
        <w:t>Results from numerical models will then be used to verify the use of dimensionless parameters for their use in analytical solutions. Parameters to be use need to account for the borehole depth, the extraction rate, production time, thermal conductivity, impact area and the available recharge. The aim will be to assess the sustainability of BHE systems from the heat resource perspective.</w:t>
      </w:r>
    </w:p>
    <w:p w14:paraId="43892E4B" w14:textId="6F05136B" w:rsidR="0022610B" w:rsidRDefault="0022610B" w:rsidP="00B84354">
      <w:pPr>
        <w:pStyle w:val="Commentaire"/>
      </w:pPr>
    </w:p>
    <w:p w14:paraId="30C6EE5A" w14:textId="355E4658" w:rsidR="0022610B" w:rsidRDefault="0022610B" w:rsidP="00B84354">
      <w:pPr>
        <w:pStyle w:val="Commentaire"/>
      </w:pPr>
    </w:p>
    <w:p w14:paraId="7CBD6B84" w14:textId="649B7EBA" w:rsidR="0022610B" w:rsidRDefault="0022610B" w:rsidP="00B84354">
      <w:pPr>
        <w:pStyle w:val="Commentaire"/>
      </w:pPr>
      <w:r>
        <w:t>Additionally, we verify our analysis against analytical solutions using dimensionless parameters to better understand the temperature change independently of the model properties, geometry and extraction rate.</w:t>
      </w:r>
    </w:p>
    <w:p w14:paraId="3C598C99" w14:textId="193A9035" w:rsidR="0022610B" w:rsidRDefault="0022610B" w:rsidP="00B84354">
      <w:pPr>
        <w:pStyle w:val="Commentaire"/>
      </w:pPr>
    </w:p>
    <w:p w14:paraId="76BB0CC7" w14:textId="77777777" w:rsidR="0022610B" w:rsidRDefault="0022610B" w:rsidP="00B84354">
      <w:pPr>
        <w:pStyle w:val="Commentaire"/>
      </w:pPr>
    </w:p>
    <w:p w14:paraId="1F709669" w14:textId="77777777" w:rsidR="0022610B" w:rsidRDefault="0022610B" w:rsidP="00975C6C">
      <w:pPr>
        <w:autoSpaceDE w:val="0"/>
        <w:autoSpaceDN w:val="0"/>
        <w:adjustRightInd w:val="0"/>
        <w:spacing w:after="0" w:line="240" w:lineRule="auto"/>
        <w:ind w:firstLine="0"/>
        <w:jc w:val="left"/>
        <w:rPr>
          <w:rFonts w:ascii="URWPalladioL-Roma" w:eastAsiaTheme="minorEastAsia" w:hAnsi="URWPalladioL-Roma" w:cs="URWPalladioL-Roma"/>
          <w:color w:val="auto"/>
          <w:sz w:val="20"/>
          <w:szCs w:val="20"/>
        </w:rPr>
      </w:pPr>
      <w:r>
        <w:t xml:space="preserve">Conti et al (2016) performed a review of the </w:t>
      </w:r>
      <w:r>
        <w:rPr>
          <w:rFonts w:ascii="URWPalladioL-Roma" w:eastAsiaTheme="minorEastAsia" w:hAnsi="URWPalladioL-Roma" w:cs="URWPalladioL-Roma"/>
          <w:color w:val="auto"/>
          <w:sz w:val="20"/>
          <w:szCs w:val="20"/>
        </w:rPr>
        <w:t>analytical</w:t>
      </w:r>
    </w:p>
    <w:p w14:paraId="3D46F6B0" w14:textId="77777777" w:rsidR="0022610B" w:rsidRDefault="0022610B" w:rsidP="00975C6C">
      <w:pPr>
        <w:autoSpaceDE w:val="0"/>
        <w:autoSpaceDN w:val="0"/>
        <w:adjustRightInd w:val="0"/>
        <w:spacing w:after="0" w:line="240" w:lineRule="auto"/>
        <w:ind w:firstLine="0"/>
        <w:jc w:val="left"/>
        <w:rPr>
          <w:rFonts w:ascii="URWPalladioL-Roma" w:eastAsiaTheme="minorEastAsia" w:hAnsi="URWPalladioL-Roma" w:cs="URWPalladioL-Roma"/>
          <w:color w:val="auto"/>
          <w:sz w:val="20"/>
          <w:szCs w:val="20"/>
        </w:rPr>
      </w:pPr>
      <w:r>
        <w:rPr>
          <w:rFonts w:ascii="URWPalladioL-Roma" w:eastAsiaTheme="minorEastAsia" w:hAnsi="URWPalladioL-Roma" w:cs="URWPalladioL-Roma"/>
          <w:color w:val="auto"/>
          <w:sz w:val="20"/>
          <w:szCs w:val="20"/>
        </w:rPr>
        <w:t>model for the thermal analysis of the ground source in vertical ground-coupled heat pump applications.</w:t>
      </w:r>
    </w:p>
    <w:p w14:paraId="7A75AC85" w14:textId="66728EC8" w:rsidR="0022610B" w:rsidRDefault="0022610B" w:rsidP="00975C6C">
      <w:pPr>
        <w:pStyle w:val="Commentaire"/>
      </w:pPr>
      <w:r>
        <w:rPr>
          <w:rFonts w:ascii="URWPalladioL-Roma" w:eastAsiaTheme="minorEastAsia" w:hAnsi="URWPalladioL-Roma" w:cs="URWPalladioL-Roma"/>
          <w:color w:val="auto"/>
        </w:rPr>
        <w:t>The authors performed comprehensive dimensionless analysis of the reciprocal deviation among the classical infinite, finite, linear and cylindrical heat source models in purely conductive media.</w:t>
      </w:r>
    </w:p>
  </w:comment>
  <w:comment w:id="205" w:author="FRASER HARRIS Andrew" w:date="2020-09-11T16:32:00Z" w:initials="FHA">
    <w:p w14:paraId="111DC7A1" w14:textId="7CB92226" w:rsidR="001105CB" w:rsidRDefault="001105CB" w:rsidP="001105CB">
      <w:pPr>
        <w:pStyle w:val="Commentaire"/>
        <w:ind w:firstLine="0"/>
      </w:pPr>
      <w:r>
        <w:rPr>
          <w:rStyle w:val="Marquedecommentaire"/>
        </w:rPr>
        <w:annotationRef/>
      </w:r>
      <w:r>
        <w:t>Might need to think about how to present these because it is not common to put results in an appendix for a paper.</w:t>
      </w:r>
    </w:p>
  </w:comment>
  <w:comment w:id="208" w:author="Mylène RECEVEUR" w:date="2020-09-10T18:47:00Z" w:initials="MR">
    <w:p w14:paraId="52E6F051" w14:textId="77777777" w:rsidR="0022610B" w:rsidRDefault="0022610B" w:rsidP="006B3967">
      <w:pPr>
        <w:ind w:left="-4" w:firstLine="337"/>
      </w:pPr>
      <w:r>
        <w:rPr>
          <w:rStyle w:val="Marquedecommentaire"/>
        </w:rPr>
        <w:annotationRef/>
      </w:r>
      <w:r>
        <w:t>Axial effects tend to reduce the footprint area of heat extraction and thus, the area of 1D model could be reduced to reach the peak 5°C drop in temperature at the mid-borehole.</w:t>
      </w:r>
    </w:p>
    <w:p w14:paraId="6E9882D6" w14:textId="009E2494" w:rsidR="0022610B" w:rsidRDefault="0022610B">
      <w:pPr>
        <w:pStyle w:val="Commentaire"/>
      </w:pPr>
    </w:p>
  </w:comment>
  <w:comment w:id="210" w:author="Mylène RECEVEUR" w:date="2020-09-10T18:01:00Z" w:initials="MR">
    <w:p w14:paraId="21CC2A0D" w14:textId="797D0A96" w:rsidR="0022610B" w:rsidRDefault="0022610B">
      <w:pPr>
        <w:pStyle w:val="Commentaire"/>
      </w:pPr>
      <w:r>
        <w:rPr>
          <w:rStyle w:val="Marquedecommentaire"/>
        </w:rPr>
        <w:annotationRef/>
      </w:r>
      <w:r>
        <w:t xml:space="preserve">Need analytical equations </w:t>
      </w:r>
    </w:p>
  </w:comment>
  <w:comment w:id="222" w:author="Mylène RECEVEUR" w:date="2020-08-13T09:18:00Z" w:initials="MR">
    <w:p w14:paraId="4360F90D" w14:textId="77777777" w:rsidR="0022610B" w:rsidRDefault="0022610B" w:rsidP="00B33EC1">
      <w:pPr>
        <w:pStyle w:val="Commentaire"/>
      </w:pPr>
      <w:r>
        <w:rPr>
          <w:rStyle w:val="Marquedecommentaire"/>
        </w:rPr>
        <w:annotationRef/>
      </w:r>
      <w:r>
        <w:t xml:space="preserve">Studies in China (i.e. Li and Lai, 2015; Wang et al., 2012) warned on the irreversible cooling risks caused by imbalanced heat extraction/injection from ground source heat pump in areas where the cooling needs are low (Gao et al., 2015).  </w:t>
      </w:r>
    </w:p>
  </w:comment>
  <w:comment w:id="223" w:author="Mylène RECEVEUR" w:date="2020-08-12T11:22:00Z" w:initials="MR">
    <w:p w14:paraId="3EB90CFD" w14:textId="77777777" w:rsidR="0022610B" w:rsidRDefault="0022610B" w:rsidP="00903B80">
      <w:pPr>
        <w:ind w:left="-4" w:firstLine="343"/>
      </w:pPr>
      <w:r>
        <w:rPr>
          <w:rStyle w:val="Marquedecommentaire"/>
        </w:rPr>
        <w:annotationRef/>
      </w:r>
      <w:r>
        <w:t>Considering a 100 m² model, the mid-borehole reaches a temperature of 3.3 degree after 1 year and 45 degree after 30 years with cyclical production.</w:t>
      </w:r>
    </w:p>
    <w:p w14:paraId="5C3421EC" w14:textId="77777777" w:rsidR="0022610B" w:rsidRDefault="0022610B" w:rsidP="00903B80">
      <w:pPr>
        <w:ind w:left="-4" w:firstLine="343"/>
      </w:pPr>
    </w:p>
    <w:p w14:paraId="570636AC" w14:textId="77777777" w:rsidR="0022610B" w:rsidRDefault="0022610B" w:rsidP="00903B80">
      <w:pPr>
        <w:ind w:left="-4" w:firstLine="343"/>
      </w:pPr>
      <w:r>
        <w:t>Recharge is not effective enough relative to cyclical production (allow better recharging the system over the long term)</w:t>
      </w:r>
    </w:p>
    <w:p w14:paraId="246C3974" w14:textId="77777777" w:rsidR="0022610B" w:rsidRDefault="0022610B" w:rsidP="00903B80">
      <w:pPr>
        <w:pStyle w:val="Commentaire"/>
      </w:pPr>
    </w:p>
  </w:comment>
  <w:comment w:id="225" w:author="Mylène RECEVEUR" w:date="2020-09-02T11:14:00Z" w:initials="MR">
    <w:p w14:paraId="5FE5CD89" w14:textId="77777777" w:rsidR="0022610B" w:rsidRDefault="0022610B" w:rsidP="00EF2480">
      <w:pPr>
        <w:spacing w:afterLines="80" w:after="192" w:line="480" w:lineRule="auto"/>
        <w:ind w:firstLine="642"/>
      </w:pPr>
      <w:r>
        <w:rPr>
          <w:rStyle w:val="Marquedecommentaire"/>
        </w:rPr>
        <w:annotationRef/>
      </w:r>
      <w:r>
        <w:t>Show how cyclical production reduced area of impact</w:t>
      </w:r>
    </w:p>
    <w:p w14:paraId="5806137F" w14:textId="0E0AEF71" w:rsidR="0022610B" w:rsidRDefault="0022610B">
      <w:pPr>
        <w:pStyle w:val="Commentaire"/>
      </w:pPr>
    </w:p>
  </w:comment>
  <w:comment w:id="226" w:author="FRASER HARRIS Andrew" w:date="2020-09-11T16:45:00Z" w:initials="FHA">
    <w:p w14:paraId="42396C1F" w14:textId="338CA4B8" w:rsidR="000E0E79" w:rsidRDefault="000E0E79">
      <w:pPr>
        <w:pStyle w:val="Commentaire"/>
      </w:pPr>
      <w:r>
        <w:rPr>
          <w:rStyle w:val="Marquedecommentaire"/>
        </w:rPr>
        <w:annotationRef/>
      </w:r>
      <w:r>
        <w:t>This section I have not really gone through for the reason explained in the general comment at the top…</w:t>
      </w:r>
    </w:p>
  </w:comment>
  <w:comment w:id="227" w:author="Mylène RECEVEUR" w:date="2020-08-13T11:01:00Z" w:initials="MR">
    <w:p w14:paraId="021424F2" w14:textId="77777777" w:rsidR="0022610B" w:rsidRDefault="0022610B" w:rsidP="008F02AC">
      <w:pPr>
        <w:spacing w:after="485"/>
        <w:ind w:left="-4" w:firstLine="339"/>
      </w:pPr>
      <w:r>
        <w:rPr>
          <w:rStyle w:val="Marquedecommentaire"/>
        </w:rPr>
        <w:annotationRef/>
      </w:r>
      <w:r>
        <w:t xml:space="preserve">Mathematical results showed that energy balance in the shallow sub-surface (i.e. &lt; 100 m) cannot be naturally reached over the long term. </w:t>
      </w:r>
      <w:r w:rsidRPr="00F34DF9">
        <w:t>Despite some studies looked at the temperature profile away from the BHE, only a few studies considered the footprint area of the heat extracted as a limitation of the long-term efficiency of BHE, among engineering issues. Being able to discriminate between the energy sources through a detailed understanding of the heat fluxes induced during heat extraction (both axial and radial) is therefore essential to get a better insight on the sustainability of heat extraction (i.e. Rivera et al., 2015).</w:t>
      </w:r>
      <w:r>
        <w:t xml:space="preserve">We evaluated the extent of heat depletion caused by a constant/cyclical heat load extraction from a simple homogeneous system without groundwater flow for 30 years. We confirm that despite steady state fluxes and temperature equilibrium are reached at the BHE after a few years of heat extraction, the extent of the temperature decline (i.e. the energy mined from the system to provide the necessary energy to consumers) keeps increasing with time, </w:t>
      </w:r>
      <w:r w:rsidRPr="00F34DF9">
        <w:t>to an area that is far beyond the average area of a single house</w:t>
      </w:r>
      <w:r>
        <w:t>.</w:t>
      </w:r>
      <w:r w:rsidRPr="00D155B9">
        <w:t xml:space="preserve"> </w:t>
      </w:r>
      <w:r>
        <w:t xml:space="preserve">Results from the sensitivity analysis showed that the footprint area of heat extraction mainly depends on the conductivity of the ground, to the yearly average heat extraction rate and to the borehole length (and consequently the impact of heat extraction on the surface temperature reduced with the borehole depth), and is inversely proportional to the temperature decline at the borehole. Different heat extraction scenarios are finally simulated in order to investigate how to optimize heat recharge. Discontinue heat extraction (i.e. with periods of total recovery allowed) allows reducing up to XXX the footprint area, while providing artificial recharge contribute to both reducing the temperature decline in the system, and to a lesser extent to the footprint area of heat extraction. </w:t>
      </w:r>
    </w:p>
    <w:p w14:paraId="1CC01A13" w14:textId="59DA046C" w:rsidR="0022610B" w:rsidRDefault="0022610B">
      <w:pPr>
        <w:pStyle w:val="Commentaire"/>
      </w:pPr>
    </w:p>
  </w:comment>
  <w:comment w:id="228" w:author="FRASER HARRIS Andrew" w:date="2020-09-11T16:46:00Z" w:initials="FHA">
    <w:p w14:paraId="007ACAAE" w14:textId="4D7FC4AA" w:rsidR="000E0E79" w:rsidRDefault="000E0E79">
      <w:pPr>
        <w:pStyle w:val="Commentaire"/>
      </w:pPr>
      <w:r>
        <w:rPr>
          <w:rStyle w:val="Marquedecommentaire"/>
        </w:rPr>
        <w:annotationRef/>
      </w:r>
      <w:r>
        <w:t>I’m not sure the renewable industries would appreciate this terminology! Intermittent might be better…</w:t>
      </w:r>
    </w:p>
  </w:comment>
  <w:comment w:id="229" w:author="FRASER HARRIS Andrew" w:date="2020-09-11T16:47:00Z" w:initials="FHA">
    <w:p w14:paraId="4EEAB27B" w14:textId="72353D3C" w:rsidR="000E0E79" w:rsidRDefault="000E0E79">
      <w:pPr>
        <w:pStyle w:val="Commentaire"/>
      </w:pPr>
      <w:r>
        <w:rPr>
          <w:rStyle w:val="Marquedecommentaire"/>
        </w:rPr>
        <w:annotationRef/>
      </w:r>
      <w:r>
        <w:t>I see what you are getting at but it could be argued by reviewers that we have not shown this at all</w:t>
      </w:r>
    </w:p>
  </w:comment>
  <w:comment w:id="241" w:author="Mylène RECEVEUR" w:date="2020-08-13T15:16:00Z" w:initials="MR">
    <w:p w14:paraId="0933AF18" w14:textId="7EF609CC" w:rsidR="0022610B" w:rsidRDefault="0022610B" w:rsidP="000B0FFA">
      <w:pPr>
        <w:autoSpaceDE w:val="0"/>
        <w:autoSpaceDN w:val="0"/>
        <w:adjustRightInd w:val="0"/>
        <w:spacing w:after="0" w:line="240" w:lineRule="auto"/>
        <w:ind w:firstLine="0"/>
        <w:jc w:val="left"/>
        <w:rPr>
          <w:rFonts w:ascii="BSGulliver" w:eastAsia="BSGulliver" w:hAnsiTheme="minorHAnsi" w:cs="BSGulliver"/>
          <w:color w:val="auto"/>
          <w:sz w:val="16"/>
          <w:szCs w:val="16"/>
        </w:rPr>
      </w:pPr>
      <w:r>
        <w:rPr>
          <w:rStyle w:val="Marquedecommentaire"/>
        </w:rPr>
        <w:annotationRef/>
      </w:r>
      <w:r>
        <w:t xml:space="preserve">In Hein et al (2016), </w:t>
      </w:r>
      <w:r>
        <w:rPr>
          <w:rFonts w:ascii="BSGulliver" w:eastAsia="BSGulliver" w:hAnsiTheme="minorHAnsi" w:cs="BSGulliver"/>
          <w:color w:val="auto"/>
          <w:sz w:val="16"/>
          <w:szCs w:val="16"/>
        </w:rPr>
        <w:t>soil temperature evolution (dotted line) sampled at 60.5mdeep and 1m</w:t>
      </w:r>
    </w:p>
    <w:p w14:paraId="19D4709C" w14:textId="1F64870A" w:rsidR="0022610B" w:rsidRDefault="0022610B" w:rsidP="000B0FFA">
      <w:pPr>
        <w:pStyle w:val="Commentaire"/>
      </w:pPr>
      <w:r>
        <w:rPr>
          <w:rFonts w:ascii="BSGulliver" w:eastAsia="BSGulliver" w:hAnsiTheme="minorHAnsi" w:cs="BSGulliver"/>
          <w:color w:val="auto"/>
          <w:sz w:val="16"/>
          <w:szCs w:val="16"/>
        </w:rPr>
        <w:t>distance from the BHE reached quasi steady state. True for ouir 3D  model too when looking at a short distance from the borehole.</w:t>
      </w:r>
    </w:p>
  </w:comment>
  <w:comment w:id="248" w:author="FRASER HARRIS Andrew" w:date="2020-09-11T16:49:00Z" w:initials="FHA">
    <w:p w14:paraId="313B9861" w14:textId="18E2363E" w:rsidR="000E0E79" w:rsidRDefault="000E0E79">
      <w:pPr>
        <w:pStyle w:val="Commentaire"/>
      </w:pPr>
      <w:r>
        <w:rPr>
          <w:rStyle w:val="Marquedecommentaire"/>
        </w:rPr>
        <w:annotationRef/>
      </w:r>
      <w:r>
        <w:t>And for my next publication…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9AC1CFD" w15:done="0"/>
  <w15:commentEx w15:paraId="620F7F4D" w15:done="0"/>
  <w15:commentEx w15:paraId="75322EE7" w15:done="0"/>
  <w15:commentEx w15:paraId="2F5BEAFC" w15:done="0"/>
  <w15:commentEx w15:paraId="14CB3DFB" w15:done="0"/>
  <w15:commentEx w15:paraId="70B1316D" w15:done="0"/>
  <w15:commentEx w15:paraId="3C143919" w15:done="0"/>
  <w15:commentEx w15:paraId="3B1E5B9B" w15:paraIdParent="3C143919" w15:done="0"/>
  <w15:commentEx w15:paraId="6E919876" w15:done="0"/>
  <w15:commentEx w15:paraId="0E640F28" w15:done="0"/>
  <w15:commentEx w15:paraId="17A6C3AD" w15:done="0"/>
  <w15:commentEx w15:paraId="543F0A04" w15:done="0"/>
  <w15:commentEx w15:paraId="696FBF13" w15:done="0"/>
  <w15:commentEx w15:paraId="2F27C8A1" w15:done="0"/>
  <w15:commentEx w15:paraId="3B7ED082" w15:done="0"/>
  <w15:commentEx w15:paraId="6E9495DB" w15:done="0"/>
  <w15:commentEx w15:paraId="2EF9B4C7" w15:done="0"/>
  <w15:commentEx w15:paraId="54E7DE1E" w15:done="0"/>
  <w15:commentEx w15:paraId="74151BE6" w15:done="0"/>
  <w15:commentEx w15:paraId="738043F2" w15:done="0"/>
  <w15:commentEx w15:paraId="4D4B5C81" w15:done="0"/>
  <w15:commentEx w15:paraId="402C36E7" w15:done="0"/>
  <w15:commentEx w15:paraId="105B2A74" w15:done="0"/>
  <w15:commentEx w15:paraId="17A8007C" w15:done="0"/>
  <w15:commentEx w15:paraId="0C3A69A6" w15:done="0"/>
  <w15:commentEx w15:paraId="418838FE" w15:done="0"/>
  <w15:commentEx w15:paraId="1921A388" w15:paraIdParent="418838FE" w15:done="0"/>
  <w15:commentEx w15:paraId="4422DF0B" w15:done="0"/>
  <w15:commentEx w15:paraId="517D1E26" w15:done="0"/>
  <w15:commentEx w15:paraId="0AABB298" w15:done="0"/>
  <w15:commentEx w15:paraId="119F530E" w15:done="0"/>
  <w15:commentEx w15:paraId="76F2E0D2" w15:done="0"/>
  <w15:commentEx w15:paraId="12511194" w15:done="0"/>
  <w15:commentEx w15:paraId="3ADFAC55" w15:done="0"/>
  <w15:commentEx w15:paraId="2455D0C9" w15:done="0"/>
  <w15:commentEx w15:paraId="64B4611A" w15:done="0"/>
  <w15:commentEx w15:paraId="24D7655C" w15:done="0"/>
  <w15:commentEx w15:paraId="38487C92" w15:done="0"/>
  <w15:commentEx w15:paraId="12F57B9D" w15:done="0"/>
  <w15:commentEx w15:paraId="1B2957AA" w15:done="0"/>
  <w15:commentEx w15:paraId="311214BE" w15:done="0"/>
  <w15:commentEx w15:paraId="1BD701C4" w15:done="0"/>
  <w15:commentEx w15:paraId="4C7426D1" w15:done="0"/>
  <w15:commentEx w15:paraId="1830FE65" w15:done="0"/>
  <w15:commentEx w15:paraId="0A66D20D" w15:done="0"/>
  <w15:commentEx w15:paraId="4FC2B4CE" w15:done="0"/>
  <w15:commentEx w15:paraId="145A9D0A" w15:done="0"/>
  <w15:commentEx w15:paraId="451582C0" w15:done="0"/>
  <w15:commentEx w15:paraId="3E5D272E" w15:done="0"/>
  <w15:commentEx w15:paraId="60C14637" w15:done="0"/>
  <w15:commentEx w15:paraId="23B0481F" w15:done="0"/>
  <w15:commentEx w15:paraId="7DC82BEE" w15:done="0"/>
  <w15:commentEx w15:paraId="63B401C6" w15:done="0"/>
  <w15:commentEx w15:paraId="0EF29DB9" w15:done="0"/>
  <w15:commentEx w15:paraId="4C76B376" w15:done="0"/>
  <w15:commentEx w15:paraId="294A4E8D" w15:paraIdParent="4C76B376" w15:done="0"/>
  <w15:commentEx w15:paraId="67A82B22" w15:done="0"/>
  <w15:commentEx w15:paraId="4EB00AE5" w15:done="0"/>
  <w15:commentEx w15:paraId="05A022A7" w15:done="0"/>
  <w15:commentEx w15:paraId="2F6DDE00" w15:done="0"/>
  <w15:commentEx w15:paraId="25DC0DEA" w15:done="0"/>
  <w15:commentEx w15:paraId="27B122A9" w15:done="0"/>
  <w15:commentEx w15:paraId="7AA0CEC4" w15:done="0"/>
  <w15:commentEx w15:paraId="18117816" w15:done="0"/>
  <w15:commentEx w15:paraId="4F0C4F94" w15:done="0"/>
  <w15:commentEx w15:paraId="52654360" w15:done="0"/>
  <w15:commentEx w15:paraId="5F250C4A" w15:done="0"/>
  <w15:commentEx w15:paraId="520D1761" w15:paraIdParent="5F250C4A" w15:done="0"/>
  <w15:commentEx w15:paraId="21DF54FB" w15:done="0"/>
  <w15:commentEx w15:paraId="08F2A8F1" w15:done="0"/>
  <w15:commentEx w15:paraId="1374A0E4" w15:done="0"/>
  <w15:commentEx w15:paraId="4A61227F" w15:done="0"/>
  <w15:commentEx w15:paraId="160C8FD2" w15:done="0"/>
  <w15:commentEx w15:paraId="5D8A4DB3" w15:done="0"/>
  <w15:commentEx w15:paraId="61FCD75A" w15:done="0"/>
  <w15:commentEx w15:paraId="64D52843" w15:done="0"/>
  <w15:commentEx w15:paraId="50EDC735" w15:done="0"/>
  <w15:commentEx w15:paraId="4B87D974" w15:paraIdParent="50EDC735" w15:done="0"/>
  <w15:commentEx w15:paraId="3DC0DDD1" w15:done="0"/>
  <w15:commentEx w15:paraId="16ADF442" w15:done="0"/>
  <w15:commentEx w15:paraId="114BA2C1" w15:done="0"/>
  <w15:commentEx w15:paraId="26590F71" w15:done="0"/>
  <w15:commentEx w15:paraId="129A817A" w15:done="0"/>
  <w15:commentEx w15:paraId="4B50C423" w15:done="0"/>
  <w15:commentEx w15:paraId="19966879" w15:done="0"/>
  <w15:commentEx w15:paraId="3563E2CB" w15:done="0"/>
  <w15:commentEx w15:paraId="77C36395" w15:done="0"/>
  <w15:commentEx w15:paraId="624B629D" w15:done="0"/>
  <w15:commentEx w15:paraId="4BB18F58" w15:paraIdParent="624B629D" w15:done="0"/>
  <w15:commentEx w15:paraId="0597779E" w15:done="0"/>
  <w15:commentEx w15:paraId="6D3606F2" w15:done="0"/>
  <w15:commentEx w15:paraId="07BB9A69" w15:done="0"/>
  <w15:commentEx w15:paraId="52FAB6EB" w15:done="0"/>
  <w15:commentEx w15:paraId="4F172E9D" w15:done="0"/>
  <w15:commentEx w15:paraId="491E402D" w15:done="0"/>
  <w15:commentEx w15:paraId="7A75AC85" w15:done="0"/>
  <w15:commentEx w15:paraId="111DC7A1" w15:done="0"/>
  <w15:commentEx w15:paraId="6E9882D6" w15:done="0"/>
  <w15:commentEx w15:paraId="21CC2A0D" w15:done="0"/>
  <w15:commentEx w15:paraId="4360F90D" w15:done="0"/>
  <w15:commentEx w15:paraId="246C3974" w15:done="0"/>
  <w15:commentEx w15:paraId="5806137F" w15:done="0"/>
  <w15:commentEx w15:paraId="42396C1F" w15:done="0"/>
  <w15:commentEx w15:paraId="1CC01A13" w15:done="0"/>
  <w15:commentEx w15:paraId="007ACAAE" w15:done="0"/>
  <w15:commentEx w15:paraId="4EEAB27B" w15:done="0"/>
  <w15:commentEx w15:paraId="19D4709C" w15:done="0"/>
  <w15:commentEx w15:paraId="313B98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F9861" w16cex:dateUtc="2020-08-13T08:45:00Z"/>
  <w16cex:commentExtensible w16cex:durableId="22C43610" w16cex:dateUtc="2020-07-23T15:15:00Z"/>
  <w16cex:commentExtensible w16cex:durableId="22C570B8" w16cex:dateUtc="2020-07-24T12:37:00Z"/>
  <w16cex:commentExtensible w16cex:durableId="22C6D058" w16cex:dateUtc="2020-07-25T13:38:00Z"/>
  <w16cex:commentExtensible w16cex:durableId="22DF9D0A" w16cex:dateUtc="2020-08-13T09:05:00Z"/>
  <w16cex:commentExtensible w16cex:durableId="22D6AE9E" w16cex:dateUtc="2020-08-06T14:30:00Z"/>
  <w16cex:commentExtensible w16cex:durableId="2305B6F3" w16cex:dateUtc="2020-09-11T07:42:00Z"/>
  <w16cex:commentExtensible w16cex:durableId="22C3107A" w16cex:dateUtc="2020-07-22T18:22:00Z"/>
  <w16cex:commentExtensible w16cex:durableId="22DFD672" w16cex:dateUtc="2020-08-13T13:10:00Z"/>
  <w16cex:commentExtensible w16cex:durableId="22F79BEE" w16cex:dateUtc="2020-08-31T13:55:00Z"/>
  <w16cex:commentExtensible w16cex:durableId="22F79E30" w16cex:dateUtc="2020-08-31T14:05:00Z"/>
  <w16cex:commentExtensible w16cex:durableId="2301F65E" w16cex:dateUtc="2020-09-08T11:23:00Z"/>
  <w16cex:commentExtensible w16cex:durableId="2301EBBC" w16cex:dateUtc="2020-09-08T10:38:00Z"/>
  <w16cex:commentExtensible w16cex:durableId="22DFD510" w16cex:dateUtc="2020-08-13T13:04:00Z"/>
  <w16cex:commentExtensible w16cex:durableId="2304E1C1" w16cex:dateUtc="2020-09-10T16:32:00Z"/>
  <w16cex:commentExtensible w16cex:durableId="22D7D5DE" w16cex:dateUtc="2020-08-07T11:30:00Z"/>
  <w16cex:commentExtensible w16cex:durableId="23020D54" w16cex:dateUtc="2020-09-08T13:01:00Z"/>
  <w16cex:commentExtensible w16cex:durableId="23021B09" w16cex:dateUtc="2020-09-08T14:00:00Z"/>
  <w16cex:commentExtensible w16cex:durableId="23038A0D" w16cex:dateUtc="2020-09-09T16:06:00Z"/>
  <w16cex:commentExtensible w16cex:durableId="2304F60B" w16cex:dateUtc="2020-09-10T17:59:00Z"/>
  <w16cex:commentExtensible w16cex:durableId="2302428A" w16cex:dateUtc="2020-09-08T16:48:00Z"/>
  <w16cex:commentExtensible w16cex:durableId="22DC0C99" w16cex:dateUtc="2020-08-10T16:12:00Z"/>
  <w16cex:commentExtensible w16cex:durableId="2304A0E2" w16cex:dateUtc="2020-09-10T11:56:00Z"/>
  <w16cex:commentExtensible w16cex:durableId="230393AD" w16cex:dateUtc="2020-09-09T16:47:00Z"/>
  <w16cex:commentExtensible w16cex:durableId="2304A230" w16cex:dateUtc="2020-09-10T12:01:00Z"/>
  <w16cex:commentExtensible w16cex:durableId="2304F5D7" w16cex:dateUtc="2020-09-10T17:58:00Z"/>
  <w16cex:commentExtensible w16cex:durableId="2304F373" w16cex:dateUtc="2020-09-10T17:48:00Z"/>
  <w16cex:commentExtensible w16cex:durableId="22DE2FE8" w16cex:dateUtc="2020-08-12T07:07:00Z"/>
  <w16cex:commentExtensible w16cex:durableId="2304DA21" w16cex:dateUtc="2020-09-10T16:00:00Z"/>
  <w16cex:commentExtensible w16cex:durableId="2304F358" w16cex:dateUtc="2020-09-10T17:47:00Z"/>
  <w16cex:commentExtensible w16cex:durableId="2304E891" w16cex:dateUtc="2020-09-10T17:01:00Z"/>
  <w16cex:commentExtensible w16cex:durableId="22DF83D5" w16cex:dateUtc="2020-08-13T07:18:00Z"/>
  <w16cex:commentExtensible w16cex:durableId="22DE4F7E" w16cex:dateUtc="2020-08-12T09:22:00Z"/>
  <w16cex:commentExtensible w16cex:durableId="22F9FD0E" w16cex:dateUtc="2020-09-02T09:14:00Z"/>
  <w16cex:commentExtensible w16cex:durableId="22DF9C00" w16cex:dateUtc="2020-08-13T09:01:00Z"/>
  <w16cex:commentExtensible w16cex:durableId="22DFD7BC" w16cex:dateUtc="2020-08-13T13: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9AC1CFD" w16cid:durableId="230CDDB9"/>
  <w16cid:commentId w16cid:paraId="620F7F4D" w16cid:durableId="230CDDBA"/>
  <w16cid:commentId w16cid:paraId="75322EE7" w16cid:durableId="230CDDBB"/>
  <w16cid:commentId w16cid:paraId="2F5BEAFC" w16cid:durableId="230CDDBC"/>
  <w16cid:commentId w16cid:paraId="14CB3DFB" w16cid:durableId="230CDDBD"/>
  <w16cid:commentId w16cid:paraId="70B1316D" w16cid:durableId="22DF9861"/>
  <w16cid:commentId w16cid:paraId="3C143919" w16cid:durableId="22C43610"/>
  <w16cid:commentId w16cid:paraId="3B1E5B9B" w16cid:durableId="230CDDC0"/>
  <w16cid:commentId w16cid:paraId="6E919876" w16cid:durableId="230CDDC1"/>
  <w16cid:commentId w16cid:paraId="0E640F28" w16cid:durableId="230CDDC2"/>
  <w16cid:commentId w16cid:paraId="17A6C3AD" w16cid:durableId="230CDDC3"/>
  <w16cid:commentId w16cid:paraId="543F0A04" w16cid:durableId="230CDDC4"/>
  <w16cid:commentId w16cid:paraId="696FBF13" w16cid:durableId="230CDDC5"/>
  <w16cid:commentId w16cid:paraId="2F27C8A1" w16cid:durableId="230CDDC6"/>
  <w16cid:commentId w16cid:paraId="3B7ED082" w16cid:durableId="230CDDC7"/>
  <w16cid:commentId w16cid:paraId="6E9495DB" w16cid:durableId="22C570B8"/>
  <w16cid:commentId w16cid:paraId="2EF9B4C7" w16cid:durableId="230CDDC9"/>
  <w16cid:commentId w16cid:paraId="54E7DE1E" w16cid:durableId="230CDDCA"/>
  <w16cid:commentId w16cid:paraId="74151BE6" w16cid:durableId="22C6D058"/>
  <w16cid:commentId w16cid:paraId="738043F2" w16cid:durableId="230CDDCC"/>
  <w16cid:commentId w16cid:paraId="4D4B5C81" w16cid:durableId="230CDDCD"/>
  <w16cid:commentId w16cid:paraId="402C36E7" w16cid:durableId="230CDDCE"/>
  <w16cid:commentId w16cid:paraId="105B2A74" w16cid:durableId="230CDDCF"/>
  <w16cid:commentId w16cid:paraId="17A8007C" w16cid:durableId="230CDDD0"/>
  <w16cid:commentId w16cid:paraId="0C3A69A6" w16cid:durableId="230CDDD1"/>
  <w16cid:commentId w16cid:paraId="418838FE" w16cid:durableId="22DF9D0A"/>
  <w16cid:commentId w16cid:paraId="1921A388" w16cid:durableId="230CDDD3"/>
  <w16cid:commentId w16cid:paraId="4422DF0B" w16cid:durableId="22D6AE9E"/>
  <w16cid:commentId w16cid:paraId="517D1E26" w16cid:durableId="230CDDD5"/>
  <w16cid:commentId w16cid:paraId="0AABB298" w16cid:durableId="2305B6F3"/>
  <w16cid:commentId w16cid:paraId="119F530E" w16cid:durableId="230CDDD7"/>
  <w16cid:commentId w16cid:paraId="76F2E0D2" w16cid:durableId="230CDDD8"/>
  <w16cid:commentId w16cid:paraId="12511194" w16cid:durableId="230CDDD9"/>
  <w16cid:commentId w16cid:paraId="3ADFAC55" w16cid:durableId="230CDDDA"/>
  <w16cid:commentId w16cid:paraId="2455D0C9" w16cid:durableId="230CDDDB"/>
  <w16cid:commentId w16cid:paraId="64B4611A" w16cid:durableId="22C3107A"/>
  <w16cid:commentId w16cid:paraId="24D7655C" w16cid:durableId="22DFD672"/>
  <w16cid:commentId w16cid:paraId="38487C92" w16cid:durableId="230CDDDE"/>
  <w16cid:commentId w16cid:paraId="12F57B9D" w16cid:durableId="230CDDDF"/>
  <w16cid:commentId w16cid:paraId="1B2957AA" w16cid:durableId="22F79BEE"/>
  <w16cid:commentId w16cid:paraId="311214BE" w16cid:durableId="230CDDE1"/>
  <w16cid:commentId w16cid:paraId="1BD701C4" w16cid:durableId="22F79E30"/>
  <w16cid:commentId w16cid:paraId="4C7426D1" w16cid:durableId="230CDDE3"/>
  <w16cid:commentId w16cid:paraId="1830FE65" w16cid:durableId="230CDDE4"/>
  <w16cid:commentId w16cid:paraId="0A66D20D" w16cid:durableId="230CDDE5"/>
  <w16cid:commentId w16cid:paraId="4FC2B4CE" w16cid:durableId="2301F65E"/>
  <w16cid:commentId w16cid:paraId="145A9D0A" w16cid:durableId="2301EBBC"/>
  <w16cid:commentId w16cid:paraId="451582C0" w16cid:durableId="230CDDE8"/>
  <w16cid:commentId w16cid:paraId="3E5D272E" w16cid:durableId="22DFD510"/>
  <w16cid:commentId w16cid:paraId="60C14637" w16cid:durableId="230CDDEA"/>
  <w16cid:commentId w16cid:paraId="23B0481F" w16cid:durableId="230CDDEB"/>
  <w16cid:commentId w16cid:paraId="7DC82BEE" w16cid:durableId="230CDDEC"/>
  <w16cid:commentId w16cid:paraId="63B401C6" w16cid:durableId="2304E1C1"/>
  <w16cid:commentId w16cid:paraId="0EF29DB9" w16cid:durableId="230CDDEE"/>
  <w16cid:commentId w16cid:paraId="4C76B376" w16cid:durableId="22D7D5DE"/>
  <w16cid:commentId w16cid:paraId="294A4E8D" w16cid:durableId="230CDDF0"/>
  <w16cid:commentId w16cid:paraId="67A82B22" w16cid:durableId="23020D54"/>
  <w16cid:commentId w16cid:paraId="4EB00AE5" w16cid:durableId="230CDDF2"/>
  <w16cid:commentId w16cid:paraId="05A022A7" w16cid:durableId="23021B09"/>
  <w16cid:commentId w16cid:paraId="2F6DDE00" w16cid:durableId="230CDDF4"/>
  <w16cid:commentId w16cid:paraId="25DC0DEA" w16cid:durableId="230CDDF5"/>
  <w16cid:commentId w16cid:paraId="27B122A9" w16cid:durableId="230CDDF6"/>
  <w16cid:commentId w16cid:paraId="7AA0CEC4" w16cid:durableId="23038A0D"/>
  <w16cid:commentId w16cid:paraId="18117816" w16cid:durableId="230CDDF8"/>
  <w16cid:commentId w16cid:paraId="4F0C4F94" w16cid:durableId="230CDDF9"/>
  <w16cid:commentId w16cid:paraId="52654360" w16cid:durableId="230CDDFA"/>
  <w16cid:commentId w16cid:paraId="5F250C4A" w16cid:durableId="2304F60B"/>
  <w16cid:commentId w16cid:paraId="520D1761" w16cid:durableId="230CDDFC"/>
  <w16cid:commentId w16cid:paraId="21DF54FB" w16cid:durableId="230CDDFD"/>
  <w16cid:commentId w16cid:paraId="08F2A8F1" w16cid:durableId="230CDDFE"/>
  <w16cid:commentId w16cid:paraId="1374A0E4" w16cid:durableId="2302428A"/>
  <w16cid:commentId w16cid:paraId="4A61227F" w16cid:durableId="230CDE00"/>
  <w16cid:commentId w16cid:paraId="160C8FD2" w16cid:durableId="22DC0C99"/>
  <w16cid:commentId w16cid:paraId="5D8A4DB3" w16cid:durableId="230CDE02"/>
  <w16cid:commentId w16cid:paraId="61FCD75A" w16cid:durableId="230CDE03"/>
  <w16cid:commentId w16cid:paraId="64D52843" w16cid:durableId="230CDE04"/>
  <w16cid:commentId w16cid:paraId="50EDC735" w16cid:durableId="2304A0E2"/>
  <w16cid:commentId w16cid:paraId="4B87D974" w16cid:durableId="230CDE06"/>
  <w16cid:commentId w16cid:paraId="3DC0DDD1" w16cid:durableId="230CDE07"/>
  <w16cid:commentId w16cid:paraId="16ADF442" w16cid:durableId="230CDE08"/>
  <w16cid:commentId w16cid:paraId="114BA2C1" w16cid:durableId="230393AD"/>
  <w16cid:commentId w16cid:paraId="26590F71" w16cid:durableId="2304A230"/>
  <w16cid:commentId w16cid:paraId="129A817A" w16cid:durableId="230CDE0B"/>
  <w16cid:commentId w16cid:paraId="4B50C423" w16cid:durableId="230CDE0C"/>
  <w16cid:commentId w16cid:paraId="19966879" w16cid:durableId="230CDE0D"/>
  <w16cid:commentId w16cid:paraId="3563E2CB" w16cid:durableId="230CDE0E"/>
  <w16cid:commentId w16cid:paraId="77C36395" w16cid:durableId="230CDE0F"/>
  <w16cid:commentId w16cid:paraId="624B629D" w16cid:durableId="2304F5D7"/>
  <w16cid:commentId w16cid:paraId="4BB18F58" w16cid:durableId="230CDE11"/>
  <w16cid:commentId w16cid:paraId="0597779E" w16cid:durableId="230CDE12"/>
  <w16cid:commentId w16cid:paraId="6D3606F2" w16cid:durableId="230CDE13"/>
  <w16cid:commentId w16cid:paraId="07BB9A69" w16cid:durableId="230CDE14"/>
  <w16cid:commentId w16cid:paraId="52FAB6EB" w16cid:durableId="230CDE15"/>
  <w16cid:commentId w16cid:paraId="4F172E9D" w16cid:durableId="2304F373"/>
  <w16cid:commentId w16cid:paraId="491E402D" w16cid:durableId="22DE2FE8"/>
  <w16cid:commentId w16cid:paraId="7A75AC85" w16cid:durableId="2304DA21"/>
  <w16cid:commentId w16cid:paraId="111DC7A1" w16cid:durableId="230CDE19"/>
  <w16cid:commentId w16cid:paraId="6E9882D6" w16cid:durableId="2304F358"/>
  <w16cid:commentId w16cid:paraId="21CC2A0D" w16cid:durableId="2304E891"/>
  <w16cid:commentId w16cid:paraId="4360F90D" w16cid:durableId="22DF83D5"/>
  <w16cid:commentId w16cid:paraId="246C3974" w16cid:durableId="22DE4F7E"/>
  <w16cid:commentId w16cid:paraId="5806137F" w16cid:durableId="22F9FD0E"/>
  <w16cid:commentId w16cid:paraId="42396C1F" w16cid:durableId="230CDE1F"/>
  <w16cid:commentId w16cid:paraId="1CC01A13" w16cid:durableId="22DF9C00"/>
  <w16cid:commentId w16cid:paraId="007ACAAE" w16cid:durableId="230CDE21"/>
  <w16cid:commentId w16cid:paraId="4EEAB27B" w16cid:durableId="230CDE22"/>
  <w16cid:commentId w16cid:paraId="19D4709C" w16cid:durableId="22DFD7BC"/>
  <w16cid:commentId w16cid:paraId="313B9861" w16cid:durableId="230CDE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CA2D84" w14:textId="77777777" w:rsidR="00840233" w:rsidRDefault="00840233">
      <w:pPr>
        <w:spacing w:after="0" w:line="240" w:lineRule="auto"/>
      </w:pPr>
      <w:r>
        <w:separator/>
      </w:r>
    </w:p>
  </w:endnote>
  <w:endnote w:type="continuationSeparator" w:id="0">
    <w:p w14:paraId="2AB4BF87" w14:textId="77777777" w:rsidR="00840233" w:rsidRDefault="00840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BSGulliver">
    <w:altName w:val="Yu Gothic"/>
    <w:panose1 w:val="00000000000000000000"/>
    <w:charset w:val="80"/>
    <w:family w:val="auto"/>
    <w:notTrueType/>
    <w:pitch w:val="default"/>
    <w:sig w:usb0="00000001" w:usb1="08070000" w:usb2="00000010" w:usb3="00000000" w:csb0="00020000" w:csb1="00000000"/>
  </w:font>
  <w:font w:name="MyriadPro-Regular">
    <w:altName w:val="Calibri"/>
    <w:panose1 w:val="00000000000000000000"/>
    <w:charset w:val="00"/>
    <w:family w:val="swiss"/>
    <w:notTrueType/>
    <w:pitch w:val="default"/>
    <w:sig w:usb0="00000003" w:usb1="00000000" w:usb2="00000000" w:usb3="00000000" w:csb0="00000001" w:csb1="00000000"/>
  </w:font>
  <w:font w:name="AdvOT863180fb">
    <w:altName w:val="Calibri"/>
    <w:panose1 w:val="00000000000000000000"/>
    <w:charset w:val="00"/>
    <w:family w:val="auto"/>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4FEB3" w14:textId="35D7DFC5" w:rsidR="0022610B" w:rsidRDefault="0022610B">
    <w:pPr>
      <w:spacing w:after="0" w:line="259" w:lineRule="auto"/>
      <w:ind w:left="11" w:firstLine="0"/>
      <w:jc w:val="center"/>
    </w:pPr>
    <w:r>
      <w:fldChar w:fldCharType="begin"/>
    </w:r>
    <w:r>
      <w:instrText xml:space="preserve"> PAGE   \* MERGEFORMAT </w:instrText>
    </w:r>
    <w:r>
      <w:fldChar w:fldCharType="separate"/>
    </w:r>
    <w:r w:rsidR="005D237B">
      <w:rPr>
        <w:noProof/>
      </w:rPr>
      <w:t>10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E9894" w14:textId="2F3746FD" w:rsidR="0022610B" w:rsidRDefault="0022610B">
    <w:pPr>
      <w:spacing w:after="0" w:line="259" w:lineRule="auto"/>
      <w:ind w:left="11" w:firstLine="0"/>
      <w:jc w:val="center"/>
    </w:pPr>
    <w:r>
      <w:fldChar w:fldCharType="begin"/>
    </w:r>
    <w:r>
      <w:instrText xml:space="preserve"> PAGE   \* MERGEFORMAT </w:instrText>
    </w:r>
    <w:r>
      <w:fldChar w:fldCharType="separate"/>
    </w:r>
    <w:r w:rsidR="005D237B">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72439" w14:textId="77777777" w:rsidR="0022610B" w:rsidRDefault="0022610B">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27196" w14:textId="60CFE206" w:rsidR="0022610B" w:rsidRDefault="0022610B">
    <w:pPr>
      <w:spacing w:after="0" w:line="259" w:lineRule="auto"/>
      <w:ind w:right="117" w:firstLine="0"/>
      <w:jc w:val="center"/>
    </w:pPr>
    <w:r>
      <w:fldChar w:fldCharType="begin"/>
    </w:r>
    <w:r>
      <w:instrText xml:space="preserve"> PAGE   \* MERGEFORMAT </w:instrText>
    </w:r>
    <w:r>
      <w:fldChar w:fldCharType="separate"/>
    </w:r>
    <w:r w:rsidR="005D237B">
      <w:rPr>
        <w:noProof/>
      </w:rPr>
      <w:t>20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06D3" w14:textId="183C59D9" w:rsidR="0022610B" w:rsidRDefault="0022610B">
    <w:pPr>
      <w:spacing w:after="0" w:line="259" w:lineRule="auto"/>
      <w:ind w:right="117" w:firstLine="0"/>
      <w:jc w:val="center"/>
    </w:pPr>
    <w:r>
      <w:fldChar w:fldCharType="begin"/>
    </w:r>
    <w:r>
      <w:instrText xml:space="preserve"> PAGE   \* MERGEFORMAT </w:instrText>
    </w:r>
    <w:r>
      <w:fldChar w:fldCharType="separate"/>
    </w:r>
    <w:r w:rsidR="005D237B">
      <w:rPr>
        <w:noProof/>
      </w:rPr>
      <w:t>21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2AE7E" w14:textId="1E8C6C7D" w:rsidR="0022610B" w:rsidRDefault="0022610B">
    <w:pPr>
      <w:spacing w:after="0" w:line="259" w:lineRule="auto"/>
      <w:ind w:right="117" w:firstLine="0"/>
      <w:jc w:val="center"/>
    </w:pPr>
    <w:r>
      <w:fldChar w:fldCharType="begin"/>
    </w:r>
    <w:r>
      <w:instrText xml:space="preserve"> PAGE   \* MERGEFORMAT </w:instrText>
    </w:r>
    <w:r>
      <w:fldChar w:fldCharType="separate"/>
    </w:r>
    <w:r w:rsidR="000E0E79">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582244" w14:textId="77777777" w:rsidR="00840233" w:rsidRDefault="00840233">
      <w:pPr>
        <w:spacing w:after="0" w:line="240" w:lineRule="auto"/>
      </w:pPr>
      <w:r>
        <w:separator/>
      </w:r>
    </w:p>
  </w:footnote>
  <w:footnote w:type="continuationSeparator" w:id="0">
    <w:p w14:paraId="0A75344B" w14:textId="77777777" w:rsidR="00840233" w:rsidRDefault="008402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115B" w14:textId="77777777" w:rsidR="0022610B" w:rsidRDefault="0022610B">
    <w:pPr>
      <w:tabs>
        <w:tab w:val="right" w:pos="9803"/>
      </w:tabs>
      <w:spacing w:after="0" w:line="259" w:lineRule="auto"/>
      <w:ind w:firstLine="0"/>
      <w:jc w:val="left"/>
    </w:pPr>
    <w:r>
      <w:rPr>
        <w:noProof/>
      </w:rPr>
      <mc:AlternateContent>
        <mc:Choice Requires="wpg">
          <w:drawing>
            <wp:anchor distT="0" distB="0" distL="114300" distR="114300" simplePos="0" relativeHeight="251659264" behindDoc="0" locked="0" layoutInCell="1" allowOverlap="1" wp14:anchorId="56508F3D" wp14:editId="6B9405FA">
              <wp:simplePos x="0" y="0"/>
              <wp:positionH relativeFrom="page">
                <wp:posOffset>777240</wp:posOffset>
              </wp:positionH>
              <wp:positionV relativeFrom="page">
                <wp:posOffset>483705</wp:posOffset>
              </wp:positionV>
              <wp:extent cx="6217908" cy="5055"/>
              <wp:effectExtent l="0" t="0" r="0" b="0"/>
              <wp:wrapSquare wrapText="bothSides"/>
              <wp:docPr id="38245" name="Group 38245"/>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46" name="Shape 38246"/>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45" style="width:489.599pt;height:0.398pt;position:absolute;mso-position-horizontal-relative:page;mso-position-horizontal:absolute;margin-left:61.2pt;mso-position-vertical-relative:page;margin-top:38.087pt;" coordsize="62179,50">
              <v:shape id="Shape 38246"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F9768" w14:textId="77777777" w:rsidR="0022610B" w:rsidRDefault="0022610B">
    <w:pPr>
      <w:tabs>
        <w:tab w:val="right" w:pos="9803"/>
      </w:tabs>
      <w:spacing w:after="0" w:line="259" w:lineRule="auto"/>
      <w:ind w:firstLine="0"/>
      <w:jc w:val="left"/>
    </w:pPr>
    <w:r>
      <w:rPr>
        <w:noProof/>
      </w:rPr>
      <mc:AlternateContent>
        <mc:Choice Requires="wpg">
          <w:drawing>
            <wp:anchor distT="0" distB="0" distL="114300" distR="114300" simplePos="0" relativeHeight="251660288" behindDoc="0" locked="0" layoutInCell="1" allowOverlap="1" wp14:anchorId="28B63A76" wp14:editId="71ED9768">
              <wp:simplePos x="0" y="0"/>
              <wp:positionH relativeFrom="page">
                <wp:posOffset>777240</wp:posOffset>
              </wp:positionH>
              <wp:positionV relativeFrom="page">
                <wp:posOffset>483705</wp:posOffset>
              </wp:positionV>
              <wp:extent cx="6217908" cy="5055"/>
              <wp:effectExtent l="0" t="0" r="0" b="0"/>
              <wp:wrapSquare wrapText="bothSides"/>
              <wp:docPr id="38229" name="Group 38229"/>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30" name="Shape 38230"/>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29" style="width:489.599pt;height:0.398pt;position:absolute;mso-position-horizontal-relative:page;mso-position-horizontal:absolute;margin-left:61.2pt;mso-position-vertical-relative:page;margin-top:38.087pt;" coordsize="62179,50">
              <v:shape id="Shape 38230"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421BD" w14:textId="77777777" w:rsidR="0022610B" w:rsidRDefault="0022610B">
    <w:pPr>
      <w:tabs>
        <w:tab w:val="right" w:pos="9803"/>
      </w:tabs>
      <w:spacing w:after="0" w:line="259" w:lineRule="auto"/>
      <w:ind w:firstLine="0"/>
      <w:jc w:val="left"/>
    </w:pPr>
    <w:r>
      <w:rPr>
        <w:noProof/>
      </w:rPr>
      <mc:AlternateContent>
        <mc:Choice Requires="wpg">
          <w:drawing>
            <wp:anchor distT="0" distB="0" distL="114300" distR="114300" simplePos="0" relativeHeight="251661312" behindDoc="0" locked="0" layoutInCell="1" allowOverlap="1" wp14:anchorId="42D6691E" wp14:editId="368B72F3">
              <wp:simplePos x="0" y="0"/>
              <wp:positionH relativeFrom="page">
                <wp:posOffset>777240</wp:posOffset>
              </wp:positionH>
              <wp:positionV relativeFrom="page">
                <wp:posOffset>483705</wp:posOffset>
              </wp:positionV>
              <wp:extent cx="6217908" cy="5055"/>
              <wp:effectExtent l="0" t="0" r="0" b="0"/>
              <wp:wrapSquare wrapText="bothSides"/>
              <wp:docPr id="38213" name="Group 38213"/>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14" name="Shape 38214"/>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13" style="width:489.599pt;height:0.398pt;position:absolute;mso-position-horizontal-relative:page;mso-position-horizontal:absolute;margin-left:61.2pt;mso-position-vertical-relative:page;margin-top:38.087pt;" coordsize="62179,50">
              <v:shape id="Shape 38214"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2A5A7" w14:textId="77777777" w:rsidR="0022610B" w:rsidRDefault="0022610B">
    <w:pPr>
      <w:tabs>
        <w:tab w:val="right" w:pos="9909"/>
      </w:tabs>
      <w:spacing w:after="0" w:line="259" w:lineRule="auto"/>
      <w:ind w:firstLine="0"/>
      <w:jc w:val="left"/>
    </w:pPr>
    <w:r>
      <w:rPr>
        <w:noProof/>
      </w:rPr>
      <mc:AlternateContent>
        <mc:Choice Requires="wpg">
          <w:drawing>
            <wp:anchor distT="0" distB="0" distL="114300" distR="114300" simplePos="0" relativeHeight="251670528" behindDoc="0" locked="0" layoutInCell="1" allowOverlap="1" wp14:anchorId="6B64682E" wp14:editId="05FDA593">
              <wp:simplePos x="0" y="0"/>
              <wp:positionH relativeFrom="page">
                <wp:posOffset>777240</wp:posOffset>
              </wp:positionH>
              <wp:positionV relativeFrom="page">
                <wp:posOffset>483705</wp:posOffset>
              </wp:positionV>
              <wp:extent cx="6217908" cy="5055"/>
              <wp:effectExtent l="0" t="0" r="0" b="0"/>
              <wp:wrapSquare wrapText="bothSides"/>
              <wp:docPr id="38476" name="Group 38476"/>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77" name="Shape 38477"/>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76" style="width:489.599pt;height:0.398pt;position:absolute;mso-position-horizontal-relative:page;mso-position-horizontal:absolute;margin-left:61.2pt;mso-position-vertical-relative:page;margin-top:38.087pt;" coordsize="62179,50">
              <v:shape id="Shape 38477"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D8252" w14:textId="77777777" w:rsidR="0022610B" w:rsidRDefault="0022610B">
    <w:pPr>
      <w:tabs>
        <w:tab w:val="right" w:pos="9909"/>
      </w:tabs>
      <w:spacing w:after="0" w:line="259" w:lineRule="auto"/>
      <w:ind w:firstLine="0"/>
      <w:jc w:val="left"/>
    </w:pPr>
    <w:r>
      <w:rPr>
        <w:noProof/>
      </w:rPr>
      <mc:AlternateContent>
        <mc:Choice Requires="wpg">
          <w:drawing>
            <wp:anchor distT="0" distB="0" distL="114300" distR="114300" simplePos="0" relativeHeight="251671552" behindDoc="0" locked="0" layoutInCell="1" allowOverlap="1" wp14:anchorId="6EC5AB6D" wp14:editId="304E6930">
              <wp:simplePos x="0" y="0"/>
              <wp:positionH relativeFrom="page">
                <wp:posOffset>777240</wp:posOffset>
              </wp:positionH>
              <wp:positionV relativeFrom="page">
                <wp:posOffset>483705</wp:posOffset>
              </wp:positionV>
              <wp:extent cx="6217908" cy="5055"/>
              <wp:effectExtent l="0" t="0" r="0" b="0"/>
              <wp:wrapSquare wrapText="bothSides"/>
              <wp:docPr id="38460" name="Group 38460"/>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61" name="Shape 38461"/>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60" style="width:489.599pt;height:0.398pt;position:absolute;mso-position-horizontal-relative:page;mso-position-horizontal:absolute;margin-left:61.2pt;mso-position-vertical-relative:page;margin-top:38.087pt;" coordsize="62179,50">
              <v:shape id="Shape 38461"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47FE5" w14:textId="77777777" w:rsidR="0022610B" w:rsidRDefault="0022610B">
    <w:pPr>
      <w:tabs>
        <w:tab w:val="right" w:pos="9909"/>
      </w:tabs>
      <w:spacing w:after="0" w:line="259" w:lineRule="auto"/>
      <w:ind w:firstLine="0"/>
      <w:jc w:val="left"/>
    </w:pPr>
    <w:r>
      <w:rPr>
        <w:noProof/>
      </w:rPr>
      <mc:AlternateContent>
        <mc:Choice Requires="wpg">
          <w:drawing>
            <wp:anchor distT="0" distB="0" distL="114300" distR="114300" simplePos="0" relativeHeight="251672576" behindDoc="0" locked="0" layoutInCell="1" allowOverlap="1" wp14:anchorId="4B262231" wp14:editId="10FA7DC8">
              <wp:simplePos x="0" y="0"/>
              <wp:positionH relativeFrom="page">
                <wp:posOffset>777240</wp:posOffset>
              </wp:positionH>
              <wp:positionV relativeFrom="page">
                <wp:posOffset>483705</wp:posOffset>
              </wp:positionV>
              <wp:extent cx="6217908" cy="5055"/>
              <wp:effectExtent l="0" t="0" r="0" b="0"/>
              <wp:wrapSquare wrapText="bothSides"/>
              <wp:docPr id="38444" name="Group 38444"/>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45" name="Shape 38445"/>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44" style="width:489.599pt;height:0.398pt;position:absolute;mso-position-horizontal-relative:page;mso-position-horizontal:absolute;margin-left:61.2pt;mso-position-vertical-relative:page;margin-top:38.087pt;" coordsize="62179,50">
              <v:shape id="Shape 38445"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Mylene Receveur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A0707"/>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E1B1BEE"/>
    <w:multiLevelType w:val="hybridMultilevel"/>
    <w:tmpl w:val="C2026C6E"/>
    <w:lvl w:ilvl="0" w:tplc="B19C2AD0">
      <w:start w:val="2"/>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2" w15:restartNumberingAfterBreak="0">
    <w:nsid w:val="2BF21F1E"/>
    <w:multiLevelType w:val="hybridMultilevel"/>
    <w:tmpl w:val="416ADF8C"/>
    <w:lvl w:ilvl="0" w:tplc="040C0001">
      <w:start w:val="1"/>
      <w:numFmt w:val="bullet"/>
      <w:lvlText w:val=""/>
      <w:lvlJc w:val="left"/>
      <w:pPr>
        <w:ind w:left="1055" w:hanging="360"/>
      </w:pPr>
      <w:rPr>
        <w:rFonts w:ascii="Symbol" w:hAnsi="Symbol" w:hint="default"/>
      </w:rPr>
    </w:lvl>
    <w:lvl w:ilvl="1" w:tplc="08090003" w:tentative="1">
      <w:start w:val="1"/>
      <w:numFmt w:val="bullet"/>
      <w:lvlText w:val="o"/>
      <w:lvlJc w:val="left"/>
      <w:pPr>
        <w:ind w:left="1775" w:hanging="360"/>
      </w:pPr>
      <w:rPr>
        <w:rFonts w:ascii="Courier New" w:hAnsi="Courier New" w:cs="Courier New" w:hint="default"/>
      </w:rPr>
    </w:lvl>
    <w:lvl w:ilvl="2" w:tplc="08090005" w:tentative="1">
      <w:start w:val="1"/>
      <w:numFmt w:val="bullet"/>
      <w:lvlText w:val=""/>
      <w:lvlJc w:val="left"/>
      <w:pPr>
        <w:ind w:left="2495" w:hanging="360"/>
      </w:pPr>
      <w:rPr>
        <w:rFonts w:ascii="Wingdings" w:hAnsi="Wingdings" w:hint="default"/>
      </w:rPr>
    </w:lvl>
    <w:lvl w:ilvl="3" w:tplc="08090001" w:tentative="1">
      <w:start w:val="1"/>
      <w:numFmt w:val="bullet"/>
      <w:lvlText w:val=""/>
      <w:lvlJc w:val="left"/>
      <w:pPr>
        <w:ind w:left="3215" w:hanging="360"/>
      </w:pPr>
      <w:rPr>
        <w:rFonts w:ascii="Symbol" w:hAnsi="Symbol" w:hint="default"/>
      </w:rPr>
    </w:lvl>
    <w:lvl w:ilvl="4" w:tplc="08090003" w:tentative="1">
      <w:start w:val="1"/>
      <w:numFmt w:val="bullet"/>
      <w:lvlText w:val="o"/>
      <w:lvlJc w:val="left"/>
      <w:pPr>
        <w:ind w:left="3935" w:hanging="360"/>
      </w:pPr>
      <w:rPr>
        <w:rFonts w:ascii="Courier New" w:hAnsi="Courier New" w:cs="Courier New" w:hint="default"/>
      </w:rPr>
    </w:lvl>
    <w:lvl w:ilvl="5" w:tplc="08090005" w:tentative="1">
      <w:start w:val="1"/>
      <w:numFmt w:val="bullet"/>
      <w:lvlText w:val=""/>
      <w:lvlJc w:val="left"/>
      <w:pPr>
        <w:ind w:left="4655" w:hanging="360"/>
      </w:pPr>
      <w:rPr>
        <w:rFonts w:ascii="Wingdings" w:hAnsi="Wingdings" w:hint="default"/>
      </w:rPr>
    </w:lvl>
    <w:lvl w:ilvl="6" w:tplc="08090001" w:tentative="1">
      <w:start w:val="1"/>
      <w:numFmt w:val="bullet"/>
      <w:lvlText w:val=""/>
      <w:lvlJc w:val="left"/>
      <w:pPr>
        <w:ind w:left="5375" w:hanging="360"/>
      </w:pPr>
      <w:rPr>
        <w:rFonts w:ascii="Symbol" w:hAnsi="Symbol" w:hint="default"/>
      </w:rPr>
    </w:lvl>
    <w:lvl w:ilvl="7" w:tplc="08090003" w:tentative="1">
      <w:start w:val="1"/>
      <w:numFmt w:val="bullet"/>
      <w:lvlText w:val="o"/>
      <w:lvlJc w:val="left"/>
      <w:pPr>
        <w:ind w:left="6095" w:hanging="360"/>
      </w:pPr>
      <w:rPr>
        <w:rFonts w:ascii="Courier New" w:hAnsi="Courier New" w:cs="Courier New" w:hint="default"/>
      </w:rPr>
    </w:lvl>
    <w:lvl w:ilvl="8" w:tplc="08090005" w:tentative="1">
      <w:start w:val="1"/>
      <w:numFmt w:val="bullet"/>
      <w:lvlText w:val=""/>
      <w:lvlJc w:val="left"/>
      <w:pPr>
        <w:ind w:left="6815" w:hanging="360"/>
      </w:pPr>
      <w:rPr>
        <w:rFonts w:ascii="Wingdings" w:hAnsi="Wingdings" w:hint="default"/>
      </w:rPr>
    </w:lvl>
  </w:abstractNum>
  <w:abstractNum w:abstractNumId="3" w15:restartNumberingAfterBreak="0">
    <w:nsid w:val="2C723CFA"/>
    <w:multiLevelType w:val="hybridMultilevel"/>
    <w:tmpl w:val="FAE6122C"/>
    <w:lvl w:ilvl="0" w:tplc="040C0001">
      <w:start w:val="1"/>
      <w:numFmt w:val="bullet"/>
      <w:lvlText w:val=""/>
      <w:lvlJc w:val="left"/>
      <w:pPr>
        <w:ind w:left="695" w:hanging="360"/>
      </w:pPr>
      <w:rPr>
        <w:rFonts w:ascii="Symbol" w:hAnsi="Symbol"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4" w15:restartNumberingAfterBreak="0">
    <w:nsid w:val="2F157919"/>
    <w:multiLevelType w:val="hybridMultilevel"/>
    <w:tmpl w:val="4F68C110"/>
    <w:lvl w:ilvl="0" w:tplc="5FFA700E">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5" w15:restartNumberingAfterBreak="0">
    <w:nsid w:val="2FBE53F3"/>
    <w:multiLevelType w:val="hybridMultilevel"/>
    <w:tmpl w:val="5B2C0910"/>
    <w:lvl w:ilvl="0" w:tplc="F52AE9D6">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6" w15:restartNumberingAfterBreak="0">
    <w:nsid w:val="5FC54ABF"/>
    <w:multiLevelType w:val="hybridMultilevel"/>
    <w:tmpl w:val="B14898C0"/>
    <w:lvl w:ilvl="0" w:tplc="04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E224C2D"/>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57732E8"/>
    <w:multiLevelType w:val="multilevel"/>
    <w:tmpl w:val="76F8821E"/>
    <w:lvl w:ilvl="0">
      <w:start w:val="1"/>
      <w:numFmt w:val="decimal"/>
      <w:pStyle w:val="Titre1"/>
      <w:lvlText w:val="%1"/>
      <w:lvlJc w:val="left"/>
      <w:pPr>
        <w:ind w:left="0"/>
      </w:pPr>
      <w:rPr>
        <w:rFonts w:ascii="Calibri" w:eastAsia="Calibri" w:hAnsi="Calibri" w:cs="Calibri"/>
        <w:b w:val="0"/>
        <w:i w:val="0"/>
        <w:strike w:val="0"/>
        <w:dstrike w:val="0"/>
        <w:color w:val="000000"/>
        <w:sz w:val="41"/>
        <w:szCs w:val="41"/>
        <w:u w:val="none" w:color="000000"/>
        <w:bdr w:val="none" w:sz="0" w:space="0" w:color="auto"/>
        <w:shd w:val="clear" w:color="auto" w:fill="auto"/>
        <w:vertAlign w:val="baseline"/>
      </w:rPr>
    </w:lvl>
    <w:lvl w:ilvl="1">
      <w:start w:val="1"/>
      <w:numFmt w:val="decimal"/>
      <w:pStyle w:val="Titre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pStyle w:val="Titre3"/>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78E4E27"/>
    <w:multiLevelType w:val="hybridMultilevel"/>
    <w:tmpl w:val="D0E806BE"/>
    <w:lvl w:ilvl="0" w:tplc="B5AC2116">
      <w:numFmt w:val="bullet"/>
      <w:lvlText w:val="-"/>
      <w:lvlJc w:val="left"/>
      <w:pPr>
        <w:ind w:left="356" w:hanging="360"/>
      </w:pPr>
      <w:rPr>
        <w:rFonts w:ascii="Calibri" w:eastAsia="Calibri" w:hAnsi="Calibri" w:cs="Calibri" w:hint="default"/>
      </w:rPr>
    </w:lvl>
    <w:lvl w:ilvl="1" w:tplc="08090003" w:tentative="1">
      <w:start w:val="1"/>
      <w:numFmt w:val="bullet"/>
      <w:lvlText w:val="o"/>
      <w:lvlJc w:val="left"/>
      <w:pPr>
        <w:ind w:left="1076" w:hanging="360"/>
      </w:pPr>
      <w:rPr>
        <w:rFonts w:ascii="Courier New" w:hAnsi="Courier New" w:cs="Courier New" w:hint="default"/>
      </w:rPr>
    </w:lvl>
    <w:lvl w:ilvl="2" w:tplc="08090005" w:tentative="1">
      <w:start w:val="1"/>
      <w:numFmt w:val="bullet"/>
      <w:lvlText w:val=""/>
      <w:lvlJc w:val="left"/>
      <w:pPr>
        <w:ind w:left="1796" w:hanging="360"/>
      </w:pPr>
      <w:rPr>
        <w:rFonts w:ascii="Wingdings" w:hAnsi="Wingdings" w:hint="default"/>
      </w:rPr>
    </w:lvl>
    <w:lvl w:ilvl="3" w:tplc="08090001" w:tentative="1">
      <w:start w:val="1"/>
      <w:numFmt w:val="bullet"/>
      <w:lvlText w:val=""/>
      <w:lvlJc w:val="left"/>
      <w:pPr>
        <w:ind w:left="2516" w:hanging="360"/>
      </w:pPr>
      <w:rPr>
        <w:rFonts w:ascii="Symbol" w:hAnsi="Symbol" w:hint="default"/>
      </w:rPr>
    </w:lvl>
    <w:lvl w:ilvl="4" w:tplc="08090003" w:tentative="1">
      <w:start w:val="1"/>
      <w:numFmt w:val="bullet"/>
      <w:lvlText w:val="o"/>
      <w:lvlJc w:val="left"/>
      <w:pPr>
        <w:ind w:left="3236" w:hanging="360"/>
      </w:pPr>
      <w:rPr>
        <w:rFonts w:ascii="Courier New" w:hAnsi="Courier New" w:cs="Courier New" w:hint="default"/>
      </w:rPr>
    </w:lvl>
    <w:lvl w:ilvl="5" w:tplc="08090005" w:tentative="1">
      <w:start w:val="1"/>
      <w:numFmt w:val="bullet"/>
      <w:lvlText w:val=""/>
      <w:lvlJc w:val="left"/>
      <w:pPr>
        <w:ind w:left="3956" w:hanging="360"/>
      </w:pPr>
      <w:rPr>
        <w:rFonts w:ascii="Wingdings" w:hAnsi="Wingdings" w:hint="default"/>
      </w:rPr>
    </w:lvl>
    <w:lvl w:ilvl="6" w:tplc="08090001" w:tentative="1">
      <w:start w:val="1"/>
      <w:numFmt w:val="bullet"/>
      <w:lvlText w:val=""/>
      <w:lvlJc w:val="left"/>
      <w:pPr>
        <w:ind w:left="4676" w:hanging="360"/>
      </w:pPr>
      <w:rPr>
        <w:rFonts w:ascii="Symbol" w:hAnsi="Symbol" w:hint="default"/>
      </w:rPr>
    </w:lvl>
    <w:lvl w:ilvl="7" w:tplc="08090003" w:tentative="1">
      <w:start w:val="1"/>
      <w:numFmt w:val="bullet"/>
      <w:lvlText w:val="o"/>
      <w:lvlJc w:val="left"/>
      <w:pPr>
        <w:ind w:left="5396" w:hanging="360"/>
      </w:pPr>
      <w:rPr>
        <w:rFonts w:ascii="Courier New" w:hAnsi="Courier New" w:cs="Courier New" w:hint="default"/>
      </w:rPr>
    </w:lvl>
    <w:lvl w:ilvl="8" w:tplc="08090005" w:tentative="1">
      <w:start w:val="1"/>
      <w:numFmt w:val="bullet"/>
      <w:lvlText w:val=""/>
      <w:lvlJc w:val="left"/>
      <w:pPr>
        <w:ind w:left="6116" w:hanging="360"/>
      </w:pPr>
      <w:rPr>
        <w:rFonts w:ascii="Wingdings" w:hAnsi="Wingdings" w:hint="default"/>
      </w:rPr>
    </w:lvl>
  </w:abstractNum>
  <w:abstractNum w:abstractNumId="10" w15:restartNumberingAfterBreak="0">
    <w:nsid w:val="7AE028E3"/>
    <w:multiLevelType w:val="hybridMultilevel"/>
    <w:tmpl w:val="6906790A"/>
    <w:lvl w:ilvl="0" w:tplc="12188EA8">
      <w:start w:val="1"/>
      <w:numFmt w:val="decimal"/>
      <w:lvlText w:val="%1)"/>
      <w:lvlJc w:val="left"/>
      <w:pPr>
        <w:ind w:left="361" w:hanging="360"/>
      </w:pPr>
      <w:rPr>
        <w:rFonts w:hint="default"/>
      </w:rPr>
    </w:lvl>
    <w:lvl w:ilvl="1" w:tplc="08090019" w:tentative="1">
      <w:start w:val="1"/>
      <w:numFmt w:val="lowerLetter"/>
      <w:lvlText w:val="%2."/>
      <w:lvlJc w:val="left"/>
      <w:pPr>
        <w:ind w:left="1081" w:hanging="360"/>
      </w:pPr>
    </w:lvl>
    <w:lvl w:ilvl="2" w:tplc="0809001B" w:tentative="1">
      <w:start w:val="1"/>
      <w:numFmt w:val="lowerRoman"/>
      <w:lvlText w:val="%3."/>
      <w:lvlJc w:val="right"/>
      <w:pPr>
        <w:ind w:left="1801" w:hanging="180"/>
      </w:pPr>
    </w:lvl>
    <w:lvl w:ilvl="3" w:tplc="0809000F" w:tentative="1">
      <w:start w:val="1"/>
      <w:numFmt w:val="decimal"/>
      <w:lvlText w:val="%4."/>
      <w:lvlJc w:val="left"/>
      <w:pPr>
        <w:ind w:left="2521" w:hanging="360"/>
      </w:pPr>
    </w:lvl>
    <w:lvl w:ilvl="4" w:tplc="08090019" w:tentative="1">
      <w:start w:val="1"/>
      <w:numFmt w:val="lowerLetter"/>
      <w:lvlText w:val="%5."/>
      <w:lvlJc w:val="left"/>
      <w:pPr>
        <w:ind w:left="3241" w:hanging="360"/>
      </w:pPr>
    </w:lvl>
    <w:lvl w:ilvl="5" w:tplc="0809001B" w:tentative="1">
      <w:start w:val="1"/>
      <w:numFmt w:val="lowerRoman"/>
      <w:lvlText w:val="%6."/>
      <w:lvlJc w:val="right"/>
      <w:pPr>
        <w:ind w:left="3961" w:hanging="180"/>
      </w:pPr>
    </w:lvl>
    <w:lvl w:ilvl="6" w:tplc="0809000F" w:tentative="1">
      <w:start w:val="1"/>
      <w:numFmt w:val="decimal"/>
      <w:lvlText w:val="%7."/>
      <w:lvlJc w:val="left"/>
      <w:pPr>
        <w:ind w:left="4681" w:hanging="360"/>
      </w:pPr>
    </w:lvl>
    <w:lvl w:ilvl="7" w:tplc="08090019" w:tentative="1">
      <w:start w:val="1"/>
      <w:numFmt w:val="lowerLetter"/>
      <w:lvlText w:val="%8."/>
      <w:lvlJc w:val="left"/>
      <w:pPr>
        <w:ind w:left="5401" w:hanging="360"/>
      </w:pPr>
    </w:lvl>
    <w:lvl w:ilvl="8" w:tplc="0809001B" w:tentative="1">
      <w:start w:val="1"/>
      <w:numFmt w:val="lowerRoman"/>
      <w:lvlText w:val="%9."/>
      <w:lvlJc w:val="right"/>
      <w:pPr>
        <w:ind w:left="6121" w:hanging="180"/>
      </w:pPr>
    </w:lvl>
  </w:abstractNum>
  <w:abstractNum w:abstractNumId="11" w15:restartNumberingAfterBreak="0">
    <w:nsid w:val="7F43069E"/>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1"/>
  </w:num>
  <w:num w:numId="3">
    <w:abstractNumId w:val="11"/>
  </w:num>
  <w:num w:numId="4">
    <w:abstractNumId w:val="5"/>
  </w:num>
  <w:num w:numId="5">
    <w:abstractNumId w:val="6"/>
  </w:num>
  <w:num w:numId="6">
    <w:abstractNumId w:val="2"/>
  </w:num>
  <w:num w:numId="7">
    <w:abstractNumId w:val="4"/>
  </w:num>
  <w:num w:numId="8">
    <w:abstractNumId w:val="3"/>
  </w:num>
  <w:num w:numId="9">
    <w:abstractNumId w:val="7"/>
  </w:num>
  <w:num w:numId="10">
    <w:abstractNumId w:val="0"/>
  </w:num>
  <w:num w:numId="11">
    <w:abstractNumId w:val="9"/>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RASER HARRIS Andrew">
    <w15:presenceInfo w15:providerId="AD" w15:userId="S-1-5-21-861567501-1417001333-682003330-494768"/>
  </w15:person>
  <w15:person w15:author="Mylène RECEVEUR">
    <w15:presenceInfo w15:providerId="Windows Live" w15:userId="fe745b9169b937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4A6"/>
    <w:rsid w:val="000261AF"/>
    <w:rsid w:val="00027FB8"/>
    <w:rsid w:val="0003617F"/>
    <w:rsid w:val="00052FA6"/>
    <w:rsid w:val="00054D5D"/>
    <w:rsid w:val="00060172"/>
    <w:rsid w:val="00060DC8"/>
    <w:rsid w:val="000853E6"/>
    <w:rsid w:val="00093FCD"/>
    <w:rsid w:val="000A2206"/>
    <w:rsid w:val="000A7087"/>
    <w:rsid w:val="000B096F"/>
    <w:rsid w:val="000B0FFA"/>
    <w:rsid w:val="000B1A7C"/>
    <w:rsid w:val="000B2540"/>
    <w:rsid w:val="000B7819"/>
    <w:rsid w:val="000B7C92"/>
    <w:rsid w:val="000C326E"/>
    <w:rsid w:val="000E0E79"/>
    <w:rsid w:val="000E23BB"/>
    <w:rsid w:val="000E54EA"/>
    <w:rsid w:val="000E6233"/>
    <w:rsid w:val="000F0EBC"/>
    <w:rsid w:val="000F371A"/>
    <w:rsid w:val="000F5351"/>
    <w:rsid w:val="001105CB"/>
    <w:rsid w:val="00111FC7"/>
    <w:rsid w:val="001145EA"/>
    <w:rsid w:val="00116DAE"/>
    <w:rsid w:val="00123D80"/>
    <w:rsid w:val="00125BC8"/>
    <w:rsid w:val="00127582"/>
    <w:rsid w:val="0013479C"/>
    <w:rsid w:val="001358A5"/>
    <w:rsid w:val="00144EE5"/>
    <w:rsid w:val="00146A81"/>
    <w:rsid w:val="00150B80"/>
    <w:rsid w:val="0015349C"/>
    <w:rsid w:val="0015384E"/>
    <w:rsid w:val="001539BE"/>
    <w:rsid w:val="001541CE"/>
    <w:rsid w:val="001662B9"/>
    <w:rsid w:val="00174AF4"/>
    <w:rsid w:val="00180EED"/>
    <w:rsid w:val="00182F1F"/>
    <w:rsid w:val="0018365A"/>
    <w:rsid w:val="00183BB2"/>
    <w:rsid w:val="0019080D"/>
    <w:rsid w:val="00192B2C"/>
    <w:rsid w:val="00193B0B"/>
    <w:rsid w:val="0019600B"/>
    <w:rsid w:val="00196A17"/>
    <w:rsid w:val="001A173E"/>
    <w:rsid w:val="001B5D46"/>
    <w:rsid w:val="001B7295"/>
    <w:rsid w:val="001C27AA"/>
    <w:rsid w:val="001E02E3"/>
    <w:rsid w:val="001E5C12"/>
    <w:rsid w:val="00200987"/>
    <w:rsid w:val="00202266"/>
    <w:rsid w:val="00203741"/>
    <w:rsid w:val="00216548"/>
    <w:rsid w:val="0022610B"/>
    <w:rsid w:val="00226F00"/>
    <w:rsid w:val="002331BA"/>
    <w:rsid w:val="00234AA0"/>
    <w:rsid w:val="002378BD"/>
    <w:rsid w:val="002431B9"/>
    <w:rsid w:val="00253C4E"/>
    <w:rsid w:val="00253C69"/>
    <w:rsid w:val="00265E8A"/>
    <w:rsid w:val="00265F70"/>
    <w:rsid w:val="00275CA4"/>
    <w:rsid w:val="00276BBC"/>
    <w:rsid w:val="002802D5"/>
    <w:rsid w:val="00282057"/>
    <w:rsid w:val="002852E0"/>
    <w:rsid w:val="00294FD2"/>
    <w:rsid w:val="00297528"/>
    <w:rsid w:val="00297EEF"/>
    <w:rsid w:val="002B220C"/>
    <w:rsid w:val="002C3693"/>
    <w:rsid w:val="002C4CE9"/>
    <w:rsid w:val="002D5C28"/>
    <w:rsid w:val="002E6F08"/>
    <w:rsid w:val="002F2E19"/>
    <w:rsid w:val="002F6526"/>
    <w:rsid w:val="002F6D72"/>
    <w:rsid w:val="00311576"/>
    <w:rsid w:val="003266E6"/>
    <w:rsid w:val="00341FE9"/>
    <w:rsid w:val="00343694"/>
    <w:rsid w:val="003474D9"/>
    <w:rsid w:val="00352507"/>
    <w:rsid w:val="00364436"/>
    <w:rsid w:val="00374D7E"/>
    <w:rsid w:val="0037516E"/>
    <w:rsid w:val="00387497"/>
    <w:rsid w:val="00390B1A"/>
    <w:rsid w:val="00392333"/>
    <w:rsid w:val="003A14B2"/>
    <w:rsid w:val="003A525C"/>
    <w:rsid w:val="003A6118"/>
    <w:rsid w:val="003B1D5A"/>
    <w:rsid w:val="003B2F58"/>
    <w:rsid w:val="003C0C21"/>
    <w:rsid w:val="003C1F40"/>
    <w:rsid w:val="003C6D62"/>
    <w:rsid w:val="003D0071"/>
    <w:rsid w:val="003E18A3"/>
    <w:rsid w:val="003F1BC7"/>
    <w:rsid w:val="003F6CCA"/>
    <w:rsid w:val="003F7056"/>
    <w:rsid w:val="00406CBA"/>
    <w:rsid w:val="004130D1"/>
    <w:rsid w:val="0041685C"/>
    <w:rsid w:val="00417564"/>
    <w:rsid w:val="00426254"/>
    <w:rsid w:val="00426555"/>
    <w:rsid w:val="00430F73"/>
    <w:rsid w:val="004335C7"/>
    <w:rsid w:val="00433770"/>
    <w:rsid w:val="00435D5A"/>
    <w:rsid w:val="00437C70"/>
    <w:rsid w:val="004457E2"/>
    <w:rsid w:val="00451550"/>
    <w:rsid w:val="00464534"/>
    <w:rsid w:val="00464B6B"/>
    <w:rsid w:val="004668A8"/>
    <w:rsid w:val="00493D69"/>
    <w:rsid w:val="004A0B0D"/>
    <w:rsid w:val="004B1535"/>
    <w:rsid w:val="004C5624"/>
    <w:rsid w:val="004D10F2"/>
    <w:rsid w:val="004E1976"/>
    <w:rsid w:val="004F6A66"/>
    <w:rsid w:val="00501252"/>
    <w:rsid w:val="00512AE8"/>
    <w:rsid w:val="00514CE8"/>
    <w:rsid w:val="00514F33"/>
    <w:rsid w:val="00520854"/>
    <w:rsid w:val="0052195A"/>
    <w:rsid w:val="00522A88"/>
    <w:rsid w:val="00524945"/>
    <w:rsid w:val="005322F8"/>
    <w:rsid w:val="00536335"/>
    <w:rsid w:val="00556A92"/>
    <w:rsid w:val="0056146E"/>
    <w:rsid w:val="005622EE"/>
    <w:rsid w:val="00564095"/>
    <w:rsid w:val="00571CC1"/>
    <w:rsid w:val="00581E6D"/>
    <w:rsid w:val="005851C6"/>
    <w:rsid w:val="00592D85"/>
    <w:rsid w:val="005B2C7E"/>
    <w:rsid w:val="005C5D74"/>
    <w:rsid w:val="005D1070"/>
    <w:rsid w:val="005D237B"/>
    <w:rsid w:val="005D5C67"/>
    <w:rsid w:val="005D7412"/>
    <w:rsid w:val="005D7A1D"/>
    <w:rsid w:val="006033A3"/>
    <w:rsid w:val="00605947"/>
    <w:rsid w:val="00606FBD"/>
    <w:rsid w:val="00614D03"/>
    <w:rsid w:val="006163F4"/>
    <w:rsid w:val="00622A85"/>
    <w:rsid w:val="00623D3B"/>
    <w:rsid w:val="00627432"/>
    <w:rsid w:val="006277E3"/>
    <w:rsid w:val="00632E49"/>
    <w:rsid w:val="0063541D"/>
    <w:rsid w:val="006401D1"/>
    <w:rsid w:val="00640C0E"/>
    <w:rsid w:val="006444DA"/>
    <w:rsid w:val="00685BC3"/>
    <w:rsid w:val="006902FF"/>
    <w:rsid w:val="006911F5"/>
    <w:rsid w:val="006A4E01"/>
    <w:rsid w:val="006A6F20"/>
    <w:rsid w:val="006A7ED9"/>
    <w:rsid w:val="006B3967"/>
    <w:rsid w:val="006B69D8"/>
    <w:rsid w:val="006D1F41"/>
    <w:rsid w:val="006D6079"/>
    <w:rsid w:val="006D6BD6"/>
    <w:rsid w:val="006E5D40"/>
    <w:rsid w:val="006F07CA"/>
    <w:rsid w:val="006F38EF"/>
    <w:rsid w:val="006F3B05"/>
    <w:rsid w:val="007003FA"/>
    <w:rsid w:val="0070676A"/>
    <w:rsid w:val="00711A75"/>
    <w:rsid w:val="0071709A"/>
    <w:rsid w:val="007229D7"/>
    <w:rsid w:val="007232B6"/>
    <w:rsid w:val="00737D20"/>
    <w:rsid w:val="00747343"/>
    <w:rsid w:val="007564A6"/>
    <w:rsid w:val="007679CA"/>
    <w:rsid w:val="00771234"/>
    <w:rsid w:val="00774351"/>
    <w:rsid w:val="00776E33"/>
    <w:rsid w:val="0077763F"/>
    <w:rsid w:val="00780226"/>
    <w:rsid w:val="007804C6"/>
    <w:rsid w:val="007900BF"/>
    <w:rsid w:val="007943D3"/>
    <w:rsid w:val="007A44C5"/>
    <w:rsid w:val="007A783E"/>
    <w:rsid w:val="007B1900"/>
    <w:rsid w:val="007B2153"/>
    <w:rsid w:val="007C20FD"/>
    <w:rsid w:val="007D375D"/>
    <w:rsid w:val="007D4658"/>
    <w:rsid w:val="007E0C67"/>
    <w:rsid w:val="007E64B7"/>
    <w:rsid w:val="007F275E"/>
    <w:rsid w:val="007F57EF"/>
    <w:rsid w:val="00802EBA"/>
    <w:rsid w:val="0080388E"/>
    <w:rsid w:val="00806C7B"/>
    <w:rsid w:val="0081274C"/>
    <w:rsid w:val="00822774"/>
    <w:rsid w:val="00823CF7"/>
    <w:rsid w:val="0083164B"/>
    <w:rsid w:val="00832C80"/>
    <w:rsid w:val="008400A8"/>
    <w:rsid w:val="00840233"/>
    <w:rsid w:val="008511B1"/>
    <w:rsid w:val="008560D4"/>
    <w:rsid w:val="008574DC"/>
    <w:rsid w:val="008638B0"/>
    <w:rsid w:val="00865E68"/>
    <w:rsid w:val="0088368A"/>
    <w:rsid w:val="00886A2E"/>
    <w:rsid w:val="00892B4B"/>
    <w:rsid w:val="00897D02"/>
    <w:rsid w:val="008A2576"/>
    <w:rsid w:val="008B0177"/>
    <w:rsid w:val="008B18A2"/>
    <w:rsid w:val="008B74F7"/>
    <w:rsid w:val="008C27DB"/>
    <w:rsid w:val="008C64E7"/>
    <w:rsid w:val="008C6649"/>
    <w:rsid w:val="008D5D2A"/>
    <w:rsid w:val="008E03EF"/>
    <w:rsid w:val="008F02AC"/>
    <w:rsid w:val="008F4024"/>
    <w:rsid w:val="008F7A9C"/>
    <w:rsid w:val="00903B80"/>
    <w:rsid w:val="009057C8"/>
    <w:rsid w:val="0091213B"/>
    <w:rsid w:val="0093106B"/>
    <w:rsid w:val="00944852"/>
    <w:rsid w:val="00945BBB"/>
    <w:rsid w:val="00952715"/>
    <w:rsid w:val="00953BAA"/>
    <w:rsid w:val="0096200A"/>
    <w:rsid w:val="00963B8A"/>
    <w:rsid w:val="00965530"/>
    <w:rsid w:val="00966834"/>
    <w:rsid w:val="00975C6C"/>
    <w:rsid w:val="00977453"/>
    <w:rsid w:val="00984EA7"/>
    <w:rsid w:val="0098606E"/>
    <w:rsid w:val="00990ADE"/>
    <w:rsid w:val="009A0F48"/>
    <w:rsid w:val="009A21C6"/>
    <w:rsid w:val="009A2541"/>
    <w:rsid w:val="009A7E57"/>
    <w:rsid w:val="009B01AF"/>
    <w:rsid w:val="009B3673"/>
    <w:rsid w:val="009B3D2C"/>
    <w:rsid w:val="009C1376"/>
    <w:rsid w:val="009C1AA7"/>
    <w:rsid w:val="009C6991"/>
    <w:rsid w:val="009C7704"/>
    <w:rsid w:val="009E74FE"/>
    <w:rsid w:val="009F189F"/>
    <w:rsid w:val="00A011E4"/>
    <w:rsid w:val="00A07F33"/>
    <w:rsid w:val="00A13E64"/>
    <w:rsid w:val="00A230E1"/>
    <w:rsid w:val="00A2520C"/>
    <w:rsid w:val="00A27005"/>
    <w:rsid w:val="00A327D0"/>
    <w:rsid w:val="00A35798"/>
    <w:rsid w:val="00A570CB"/>
    <w:rsid w:val="00A63C62"/>
    <w:rsid w:val="00A81C09"/>
    <w:rsid w:val="00A82790"/>
    <w:rsid w:val="00A86647"/>
    <w:rsid w:val="00A86712"/>
    <w:rsid w:val="00A9259D"/>
    <w:rsid w:val="00AA08C3"/>
    <w:rsid w:val="00AA0C62"/>
    <w:rsid w:val="00AA4A16"/>
    <w:rsid w:val="00AA593E"/>
    <w:rsid w:val="00AB7873"/>
    <w:rsid w:val="00AC2E12"/>
    <w:rsid w:val="00AC51E4"/>
    <w:rsid w:val="00AD0C94"/>
    <w:rsid w:val="00AD47E8"/>
    <w:rsid w:val="00AE2292"/>
    <w:rsid w:val="00AF0E5D"/>
    <w:rsid w:val="00AF33F6"/>
    <w:rsid w:val="00AF7FB1"/>
    <w:rsid w:val="00B17F81"/>
    <w:rsid w:val="00B23828"/>
    <w:rsid w:val="00B23AFC"/>
    <w:rsid w:val="00B31FA2"/>
    <w:rsid w:val="00B33EC1"/>
    <w:rsid w:val="00B41CF0"/>
    <w:rsid w:val="00B4432E"/>
    <w:rsid w:val="00B4586C"/>
    <w:rsid w:val="00B461FF"/>
    <w:rsid w:val="00B46C98"/>
    <w:rsid w:val="00B51FD5"/>
    <w:rsid w:val="00B5294D"/>
    <w:rsid w:val="00B52E8A"/>
    <w:rsid w:val="00B5396A"/>
    <w:rsid w:val="00B53D3C"/>
    <w:rsid w:val="00B62173"/>
    <w:rsid w:val="00B72D84"/>
    <w:rsid w:val="00B75254"/>
    <w:rsid w:val="00B77C7C"/>
    <w:rsid w:val="00B82810"/>
    <w:rsid w:val="00B84354"/>
    <w:rsid w:val="00B87355"/>
    <w:rsid w:val="00BB2E23"/>
    <w:rsid w:val="00BC6974"/>
    <w:rsid w:val="00BD746E"/>
    <w:rsid w:val="00BE104E"/>
    <w:rsid w:val="00BE6870"/>
    <w:rsid w:val="00BF7737"/>
    <w:rsid w:val="00C00BC6"/>
    <w:rsid w:val="00C12B35"/>
    <w:rsid w:val="00C15D03"/>
    <w:rsid w:val="00C16DC3"/>
    <w:rsid w:val="00C205C6"/>
    <w:rsid w:val="00C22353"/>
    <w:rsid w:val="00C41307"/>
    <w:rsid w:val="00C50008"/>
    <w:rsid w:val="00C52571"/>
    <w:rsid w:val="00C572E9"/>
    <w:rsid w:val="00C6767B"/>
    <w:rsid w:val="00C819C4"/>
    <w:rsid w:val="00C869F3"/>
    <w:rsid w:val="00C91651"/>
    <w:rsid w:val="00C9175E"/>
    <w:rsid w:val="00C92DE3"/>
    <w:rsid w:val="00CA0632"/>
    <w:rsid w:val="00CC39A9"/>
    <w:rsid w:val="00CC3DE4"/>
    <w:rsid w:val="00CC40AC"/>
    <w:rsid w:val="00CD02C8"/>
    <w:rsid w:val="00CE67D6"/>
    <w:rsid w:val="00CF1EE1"/>
    <w:rsid w:val="00CF3003"/>
    <w:rsid w:val="00CF563D"/>
    <w:rsid w:val="00D01C6C"/>
    <w:rsid w:val="00D02B40"/>
    <w:rsid w:val="00D02D90"/>
    <w:rsid w:val="00D155B9"/>
    <w:rsid w:val="00D264D5"/>
    <w:rsid w:val="00D31441"/>
    <w:rsid w:val="00D347E1"/>
    <w:rsid w:val="00D4365D"/>
    <w:rsid w:val="00D60A97"/>
    <w:rsid w:val="00D6383B"/>
    <w:rsid w:val="00D663A6"/>
    <w:rsid w:val="00D709D0"/>
    <w:rsid w:val="00D81E88"/>
    <w:rsid w:val="00D87E48"/>
    <w:rsid w:val="00D9602B"/>
    <w:rsid w:val="00DA153C"/>
    <w:rsid w:val="00DB0B10"/>
    <w:rsid w:val="00DB5751"/>
    <w:rsid w:val="00DC074D"/>
    <w:rsid w:val="00DC0CDB"/>
    <w:rsid w:val="00DC2268"/>
    <w:rsid w:val="00DC62B7"/>
    <w:rsid w:val="00DD442B"/>
    <w:rsid w:val="00DD6A97"/>
    <w:rsid w:val="00DE7520"/>
    <w:rsid w:val="00DF7642"/>
    <w:rsid w:val="00E07196"/>
    <w:rsid w:val="00E24BEE"/>
    <w:rsid w:val="00E501DA"/>
    <w:rsid w:val="00E54A68"/>
    <w:rsid w:val="00E623EC"/>
    <w:rsid w:val="00E63598"/>
    <w:rsid w:val="00E63877"/>
    <w:rsid w:val="00E63C5C"/>
    <w:rsid w:val="00E6760D"/>
    <w:rsid w:val="00E74A20"/>
    <w:rsid w:val="00E81225"/>
    <w:rsid w:val="00E84CEC"/>
    <w:rsid w:val="00E91490"/>
    <w:rsid w:val="00E93BA3"/>
    <w:rsid w:val="00EB3D40"/>
    <w:rsid w:val="00EC69DC"/>
    <w:rsid w:val="00EF2480"/>
    <w:rsid w:val="00F026B6"/>
    <w:rsid w:val="00F13606"/>
    <w:rsid w:val="00F14AC6"/>
    <w:rsid w:val="00F21F1A"/>
    <w:rsid w:val="00F35EB3"/>
    <w:rsid w:val="00F44020"/>
    <w:rsid w:val="00F54B84"/>
    <w:rsid w:val="00F63A36"/>
    <w:rsid w:val="00F65558"/>
    <w:rsid w:val="00F655BE"/>
    <w:rsid w:val="00F73F28"/>
    <w:rsid w:val="00F80DB6"/>
    <w:rsid w:val="00FA2F70"/>
    <w:rsid w:val="00FA72F8"/>
    <w:rsid w:val="00FA77DE"/>
    <w:rsid w:val="00FB420F"/>
    <w:rsid w:val="00FB617A"/>
    <w:rsid w:val="00FB735E"/>
    <w:rsid w:val="00FC0731"/>
    <w:rsid w:val="00FD1528"/>
    <w:rsid w:val="00FD5429"/>
    <w:rsid w:val="00FD75EF"/>
    <w:rsid w:val="00FD7DDD"/>
    <w:rsid w:val="00FE5AD9"/>
    <w:rsid w:val="00FF3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3A3A7"/>
  <w15:docId w15:val="{B7CDD08E-6B21-479F-A0A6-FE0977AA6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16" w:lineRule="auto"/>
      <w:ind w:firstLine="1"/>
      <w:jc w:val="both"/>
    </w:pPr>
    <w:rPr>
      <w:rFonts w:ascii="Calibri" w:eastAsia="Calibri" w:hAnsi="Calibri" w:cs="Calibri"/>
      <w:color w:val="000000"/>
    </w:rPr>
  </w:style>
  <w:style w:type="paragraph" w:styleId="Titre1">
    <w:name w:val="heading 1"/>
    <w:next w:val="Normal"/>
    <w:link w:val="Titre1Car"/>
    <w:uiPriority w:val="9"/>
    <w:qFormat/>
    <w:pPr>
      <w:keepNext/>
      <w:keepLines/>
      <w:numPr>
        <w:numId w:val="1"/>
      </w:numPr>
      <w:spacing w:after="43"/>
      <w:outlineLvl w:val="0"/>
    </w:pPr>
    <w:rPr>
      <w:rFonts w:ascii="Calibri" w:eastAsia="Calibri" w:hAnsi="Calibri" w:cs="Calibri"/>
      <w:color w:val="000000"/>
      <w:sz w:val="41"/>
    </w:rPr>
  </w:style>
  <w:style w:type="paragraph" w:styleId="Titre2">
    <w:name w:val="heading 2"/>
    <w:next w:val="Normal"/>
    <w:link w:val="Titre2Car"/>
    <w:uiPriority w:val="9"/>
    <w:unhideWhenUsed/>
    <w:qFormat/>
    <w:pPr>
      <w:keepNext/>
      <w:keepLines/>
      <w:numPr>
        <w:ilvl w:val="1"/>
        <w:numId w:val="1"/>
      </w:numPr>
      <w:spacing w:after="186"/>
      <w:outlineLvl w:val="1"/>
    </w:pPr>
    <w:rPr>
      <w:rFonts w:ascii="Calibri" w:eastAsia="Calibri" w:hAnsi="Calibri" w:cs="Calibri"/>
      <w:color w:val="000000"/>
      <w:sz w:val="29"/>
    </w:rPr>
  </w:style>
  <w:style w:type="paragraph" w:styleId="Titre3">
    <w:name w:val="heading 3"/>
    <w:next w:val="Normal"/>
    <w:link w:val="Titre3Car"/>
    <w:uiPriority w:val="9"/>
    <w:unhideWhenUsed/>
    <w:qFormat/>
    <w:pPr>
      <w:keepNext/>
      <w:keepLines/>
      <w:numPr>
        <w:ilvl w:val="2"/>
        <w:numId w:val="1"/>
      </w:numPr>
      <w:spacing w:after="173"/>
      <w:outlineLvl w:val="2"/>
    </w:pPr>
    <w:rPr>
      <w:rFonts w:ascii="Calibri" w:eastAsia="Calibri" w:hAnsi="Calibri" w:cs="Calibri"/>
      <w:color w:val="000000"/>
      <w:sz w:val="24"/>
    </w:rPr>
  </w:style>
  <w:style w:type="paragraph" w:styleId="Titre4">
    <w:name w:val="heading 4"/>
    <w:next w:val="Normal"/>
    <w:link w:val="Titre4Car"/>
    <w:uiPriority w:val="9"/>
    <w:unhideWhenUsed/>
    <w:qFormat/>
    <w:pPr>
      <w:keepNext/>
      <w:keepLines/>
      <w:spacing w:after="173"/>
      <w:ind w:left="21" w:hanging="10"/>
      <w:outlineLvl w:val="3"/>
    </w:pPr>
    <w:rPr>
      <w:rFonts w:ascii="Calibri" w:eastAsia="Calibri" w:hAnsi="Calibri" w:cs="Calibri"/>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color w:val="000000"/>
      <w:sz w:val="41"/>
    </w:rPr>
  </w:style>
  <w:style w:type="character" w:customStyle="1" w:styleId="Titre3Car">
    <w:name w:val="Titre 3 Car"/>
    <w:link w:val="Titre3"/>
    <w:rPr>
      <w:rFonts w:ascii="Calibri" w:eastAsia="Calibri" w:hAnsi="Calibri" w:cs="Calibri"/>
      <w:color w:val="000000"/>
      <w:sz w:val="24"/>
    </w:rPr>
  </w:style>
  <w:style w:type="character" w:customStyle="1" w:styleId="Titre4Car">
    <w:name w:val="Titre 4 Car"/>
    <w:link w:val="Titre4"/>
    <w:rPr>
      <w:rFonts w:ascii="Calibri" w:eastAsia="Calibri" w:hAnsi="Calibri" w:cs="Calibri"/>
      <w:color w:val="000000"/>
      <w:sz w:val="24"/>
    </w:rPr>
  </w:style>
  <w:style w:type="character" w:customStyle="1" w:styleId="Titre2Car">
    <w:name w:val="Titre 2 Car"/>
    <w:link w:val="Titre2"/>
    <w:rPr>
      <w:rFonts w:ascii="Calibri" w:eastAsia="Calibri" w:hAnsi="Calibri" w:cs="Calibri"/>
      <w:color w:val="000000"/>
      <w:sz w:val="29"/>
    </w:rPr>
  </w:style>
  <w:style w:type="character" w:styleId="Marquedecommentaire">
    <w:name w:val="annotation reference"/>
    <w:basedOn w:val="Policepardfaut"/>
    <w:uiPriority w:val="99"/>
    <w:semiHidden/>
    <w:unhideWhenUsed/>
    <w:rsid w:val="007E0C67"/>
    <w:rPr>
      <w:sz w:val="16"/>
      <w:szCs w:val="16"/>
    </w:rPr>
  </w:style>
  <w:style w:type="paragraph" w:styleId="Commentaire">
    <w:name w:val="annotation text"/>
    <w:basedOn w:val="Normal"/>
    <w:link w:val="CommentaireCar"/>
    <w:uiPriority w:val="99"/>
    <w:semiHidden/>
    <w:unhideWhenUsed/>
    <w:rsid w:val="007E0C67"/>
    <w:pPr>
      <w:spacing w:line="240" w:lineRule="auto"/>
    </w:pPr>
    <w:rPr>
      <w:sz w:val="20"/>
      <w:szCs w:val="20"/>
    </w:rPr>
  </w:style>
  <w:style w:type="character" w:customStyle="1" w:styleId="CommentaireCar">
    <w:name w:val="Commentaire Car"/>
    <w:basedOn w:val="Policepardfaut"/>
    <w:link w:val="Commentaire"/>
    <w:uiPriority w:val="99"/>
    <w:semiHidden/>
    <w:rsid w:val="007E0C67"/>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7E0C67"/>
    <w:rPr>
      <w:b/>
      <w:bCs/>
    </w:rPr>
  </w:style>
  <w:style w:type="character" w:customStyle="1" w:styleId="ObjetducommentaireCar">
    <w:name w:val="Objet du commentaire Car"/>
    <w:basedOn w:val="CommentaireCar"/>
    <w:link w:val="Objetducommentaire"/>
    <w:uiPriority w:val="99"/>
    <w:semiHidden/>
    <w:rsid w:val="007E0C67"/>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7E0C6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E0C67"/>
    <w:rPr>
      <w:rFonts w:ascii="Segoe UI" w:eastAsia="Calibri" w:hAnsi="Segoe UI" w:cs="Segoe UI"/>
      <w:color w:val="000000"/>
      <w:sz w:val="18"/>
      <w:szCs w:val="18"/>
    </w:rPr>
  </w:style>
  <w:style w:type="paragraph" w:styleId="Paragraphedeliste">
    <w:name w:val="List Paragraph"/>
    <w:basedOn w:val="Normal"/>
    <w:uiPriority w:val="34"/>
    <w:qFormat/>
    <w:rsid w:val="00AD0C94"/>
    <w:pPr>
      <w:ind w:left="720"/>
      <w:contextualSpacing/>
    </w:pPr>
  </w:style>
  <w:style w:type="character" w:styleId="Textedelespacerserv">
    <w:name w:val="Placeholder Text"/>
    <w:basedOn w:val="Policepardfaut"/>
    <w:uiPriority w:val="99"/>
    <w:semiHidden/>
    <w:rsid w:val="00297528"/>
    <w:rPr>
      <w:color w:val="808080"/>
    </w:rPr>
  </w:style>
  <w:style w:type="paragraph" w:styleId="Sansinterligne">
    <w:name w:val="No Spacing"/>
    <w:uiPriority w:val="1"/>
    <w:qFormat/>
    <w:rsid w:val="004457E2"/>
    <w:pPr>
      <w:spacing w:after="0" w:line="240" w:lineRule="auto"/>
      <w:ind w:firstLine="1"/>
      <w:jc w:val="both"/>
    </w:pPr>
    <w:rPr>
      <w:rFonts w:ascii="Calibri" w:eastAsia="Calibri" w:hAnsi="Calibri" w:cs="Calibri"/>
      <w:color w:val="000000"/>
    </w:rPr>
  </w:style>
  <w:style w:type="character" w:styleId="Numrodeligne">
    <w:name w:val="line number"/>
    <w:basedOn w:val="Policepardfaut"/>
    <w:uiPriority w:val="99"/>
    <w:semiHidden/>
    <w:unhideWhenUsed/>
    <w:rsid w:val="00FA77DE"/>
  </w:style>
  <w:style w:type="character" w:styleId="Lienhypertexte">
    <w:name w:val="Hyperlink"/>
    <w:basedOn w:val="Policepardfaut"/>
    <w:uiPriority w:val="99"/>
    <w:semiHidden/>
    <w:unhideWhenUsed/>
    <w:rsid w:val="009A21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6294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hyperlink" Target="https://www.siser.ac.uk/solar-in-scotland"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26" Type="http://schemas.openxmlformats.org/officeDocument/2006/relationships/image" Target="media/image10.jp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1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image" Target="media/image9.jpg"/><Relationship Id="rId33" Type="http://schemas.openxmlformats.org/officeDocument/2006/relationships/chart" Target="charts/chart1.xml"/><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footer" Target="footer4.xm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jpg"/><Relationship Id="rId28" Type="http://schemas.openxmlformats.org/officeDocument/2006/relationships/image" Target="media/image12.jpg"/><Relationship Id="rId36" Type="http://schemas.openxmlformats.org/officeDocument/2006/relationships/header" Target="header5.xml"/><Relationship Id="rId10" Type="http://schemas.microsoft.com/office/2016/09/relationships/commentsIds" Target="commentsIds.xml"/><Relationship Id="rId19" Type="http://schemas.openxmlformats.org/officeDocument/2006/relationships/footer" Target="footer2.xml"/><Relationship Id="rId31" Type="http://schemas.openxmlformats.org/officeDocument/2006/relationships/image" Target="media/image13.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11.jpg"/><Relationship Id="rId30" Type="http://schemas.openxmlformats.org/officeDocument/2006/relationships/image" Target="media/image12.jpeg"/><Relationship Id="rId35" Type="http://schemas.openxmlformats.org/officeDocument/2006/relationships/header" Target="header4.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1995204\Documents_LOCAL\Modeling\30_years\7_SOLAR\Amplitude_8\NO_PROD%20-%20Copy\1INITIQLSTATE\surfac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Variations of surface temperature for</a:t>
            </a:r>
            <a:r>
              <a:rPr lang="en-GB" baseline="0"/>
              <a:t> a constant and fluctuation flux</a:t>
            </a:r>
            <a:endParaRPr lang="en-GB"/>
          </a:p>
        </c:rich>
      </c:tx>
      <c:overlay val="0"/>
      <c:spPr>
        <a:noFill/>
        <a:ln>
          <a:noFill/>
        </a:ln>
        <a:effectLst/>
      </c:spPr>
    </c:title>
    <c:autoTitleDeleted val="0"/>
    <c:plotArea>
      <c:layout>
        <c:manualLayout>
          <c:layoutTarget val="inner"/>
          <c:xMode val="edge"/>
          <c:yMode val="edge"/>
          <c:x val="0.14292126627553908"/>
          <c:y val="0.16440600819299045"/>
          <c:w val="0.62677728243528386"/>
          <c:h val="0.70085478049881911"/>
        </c:manualLayout>
      </c:layout>
      <c:scatterChart>
        <c:scatterStyle val="smoothMarker"/>
        <c:varyColors val="0"/>
        <c:ser>
          <c:idx val="1"/>
          <c:order val="0"/>
          <c:tx>
            <c:strRef>
              <c:f>[surfaceT.xlsx]Sheet3!$B$1</c:f>
              <c:strCache>
                <c:ptCount val="1"/>
                <c:pt idx="0">
                  <c:v>surface temp (fluctuation)</c:v>
                </c:pt>
              </c:strCache>
            </c:strRef>
          </c:tx>
          <c:marker>
            <c:symbol val="none"/>
          </c:marker>
          <c:trendline>
            <c:trendlineType val="linear"/>
            <c:dispRSqr val="1"/>
            <c:dispEq val="1"/>
            <c:trendlineLbl>
              <c:layout>
                <c:manualLayout>
                  <c:x val="0.26515844526787091"/>
                  <c:y val="-0.34111559905717292"/>
                </c:manualLayout>
              </c:layout>
              <c:numFmt formatCode="General" sourceLinked="0"/>
              <c:txPr>
                <a:bodyPr/>
                <a:lstStyle/>
                <a:p>
                  <a:pPr>
                    <a:defRPr>
                      <a:solidFill>
                        <a:schemeClr val="accent2"/>
                      </a:solidFill>
                    </a:defRPr>
                  </a:pPr>
                  <a:endParaRPr lang="en-US"/>
                </a:p>
              </c:txPr>
            </c:trendlineLbl>
          </c:trendline>
          <c:xVal>
            <c:numRef>
              <c:f>[surfaceT.xlsx]Sheet3!$A$2:$A$10984</c:f>
              <c:numCache>
                <c:formatCode>0.00E+00</c:formatCode>
                <c:ptCount val="10983"/>
                <c:pt idx="0">
                  <c:v>0</c:v>
                </c:pt>
                <c:pt idx="1">
                  <c:v>86400</c:v>
                </c:pt>
                <c:pt idx="2">
                  <c:v>172800</c:v>
                </c:pt>
                <c:pt idx="3">
                  <c:v>259200</c:v>
                </c:pt>
                <c:pt idx="4">
                  <c:v>345600</c:v>
                </c:pt>
                <c:pt idx="5">
                  <c:v>432000</c:v>
                </c:pt>
                <c:pt idx="6">
                  <c:v>518400</c:v>
                </c:pt>
                <c:pt idx="7">
                  <c:v>604800</c:v>
                </c:pt>
                <c:pt idx="8">
                  <c:v>691200</c:v>
                </c:pt>
                <c:pt idx="9">
                  <c:v>777600</c:v>
                </c:pt>
                <c:pt idx="10">
                  <c:v>864000</c:v>
                </c:pt>
                <c:pt idx="11">
                  <c:v>950400</c:v>
                </c:pt>
                <c:pt idx="12">
                  <c:v>1036800</c:v>
                </c:pt>
                <c:pt idx="13">
                  <c:v>1123200</c:v>
                </c:pt>
                <c:pt idx="14">
                  <c:v>1209600</c:v>
                </c:pt>
                <c:pt idx="15">
                  <c:v>1296000</c:v>
                </c:pt>
                <c:pt idx="16">
                  <c:v>1382400</c:v>
                </c:pt>
                <c:pt idx="17">
                  <c:v>1468800</c:v>
                </c:pt>
                <c:pt idx="18">
                  <c:v>1555200</c:v>
                </c:pt>
                <c:pt idx="19">
                  <c:v>1641600</c:v>
                </c:pt>
                <c:pt idx="20">
                  <c:v>1728000</c:v>
                </c:pt>
                <c:pt idx="21">
                  <c:v>1814400</c:v>
                </c:pt>
                <c:pt idx="22">
                  <c:v>1900800</c:v>
                </c:pt>
                <c:pt idx="23">
                  <c:v>1987200</c:v>
                </c:pt>
                <c:pt idx="24">
                  <c:v>2073600</c:v>
                </c:pt>
                <c:pt idx="25">
                  <c:v>2160000</c:v>
                </c:pt>
                <c:pt idx="26">
                  <c:v>2246400</c:v>
                </c:pt>
                <c:pt idx="27">
                  <c:v>2332800</c:v>
                </c:pt>
                <c:pt idx="28">
                  <c:v>2419200</c:v>
                </c:pt>
                <c:pt idx="29">
                  <c:v>2505600</c:v>
                </c:pt>
                <c:pt idx="30">
                  <c:v>2592000</c:v>
                </c:pt>
                <c:pt idx="31">
                  <c:v>2678400</c:v>
                </c:pt>
                <c:pt idx="32">
                  <c:v>2764800</c:v>
                </c:pt>
                <c:pt idx="33">
                  <c:v>2851200</c:v>
                </c:pt>
                <c:pt idx="34">
                  <c:v>2937600</c:v>
                </c:pt>
                <c:pt idx="35">
                  <c:v>3024000</c:v>
                </c:pt>
                <c:pt idx="36">
                  <c:v>3110400</c:v>
                </c:pt>
                <c:pt idx="37">
                  <c:v>3196800</c:v>
                </c:pt>
                <c:pt idx="38">
                  <c:v>3283200</c:v>
                </c:pt>
                <c:pt idx="39">
                  <c:v>3369600</c:v>
                </c:pt>
                <c:pt idx="40">
                  <c:v>3456000</c:v>
                </c:pt>
                <c:pt idx="41">
                  <c:v>3542400</c:v>
                </c:pt>
                <c:pt idx="42">
                  <c:v>3628800</c:v>
                </c:pt>
                <c:pt idx="43">
                  <c:v>3715200</c:v>
                </c:pt>
                <c:pt idx="44">
                  <c:v>3801600</c:v>
                </c:pt>
                <c:pt idx="45">
                  <c:v>3888000</c:v>
                </c:pt>
                <c:pt idx="46">
                  <c:v>3974400</c:v>
                </c:pt>
                <c:pt idx="47">
                  <c:v>4060800</c:v>
                </c:pt>
                <c:pt idx="48">
                  <c:v>4147200</c:v>
                </c:pt>
                <c:pt idx="49">
                  <c:v>4233600</c:v>
                </c:pt>
                <c:pt idx="50">
                  <c:v>4320000</c:v>
                </c:pt>
                <c:pt idx="51">
                  <c:v>4406400</c:v>
                </c:pt>
                <c:pt idx="52">
                  <c:v>4492800</c:v>
                </c:pt>
                <c:pt idx="53">
                  <c:v>4579200</c:v>
                </c:pt>
                <c:pt idx="54">
                  <c:v>4665600</c:v>
                </c:pt>
                <c:pt idx="55">
                  <c:v>4752000</c:v>
                </c:pt>
                <c:pt idx="56">
                  <c:v>4838400</c:v>
                </c:pt>
                <c:pt idx="57">
                  <c:v>4924800</c:v>
                </c:pt>
                <c:pt idx="58">
                  <c:v>5011200</c:v>
                </c:pt>
                <c:pt idx="59">
                  <c:v>5097600</c:v>
                </c:pt>
                <c:pt idx="60">
                  <c:v>5184000</c:v>
                </c:pt>
                <c:pt idx="61">
                  <c:v>5270400</c:v>
                </c:pt>
                <c:pt idx="62">
                  <c:v>5356800</c:v>
                </c:pt>
                <c:pt idx="63">
                  <c:v>5443200</c:v>
                </c:pt>
                <c:pt idx="64">
                  <c:v>5529600</c:v>
                </c:pt>
                <c:pt idx="65">
                  <c:v>5616000</c:v>
                </c:pt>
                <c:pt idx="66">
                  <c:v>5702400</c:v>
                </c:pt>
                <c:pt idx="67">
                  <c:v>5788800</c:v>
                </c:pt>
                <c:pt idx="68">
                  <c:v>5875200</c:v>
                </c:pt>
                <c:pt idx="69">
                  <c:v>5961600</c:v>
                </c:pt>
                <c:pt idx="70">
                  <c:v>6048000</c:v>
                </c:pt>
                <c:pt idx="71">
                  <c:v>6134400</c:v>
                </c:pt>
                <c:pt idx="72">
                  <c:v>6220800</c:v>
                </c:pt>
                <c:pt idx="73">
                  <c:v>6307200</c:v>
                </c:pt>
                <c:pt idx="74">
                  <c:v>6393600</c:v>
                </c:pt>
                <c:pt idx="75">
                  <c:v>6480000</c:v>
                </c:pt>
                <c:pt idx="76">
                  <c:v>6566400</c:v>
                </c:pt>
                <c:pt idx="77">
                  <c:v>6652800</c:v>
                </c:pt>
                <c:pt idx="78">
                  <c:v>6739200</c:v>
                </c:pt>
                <c:pt idx="79">
                  <c:v>6825600</c:v>
                </c:pt>
                <c:pt idx="80">
                  <c:v>6912000</c:v>
                </c:pt>
                <c:pt idx="81">
                  <c:v>6998400</c:v>
                </c:pt>
                <c:pt idx="82">
                  <c:v>7084800</c:v>
                </c:pt>
                <c:pt idx="83">
                  <c:v>7171200</c:v>
                </c:pt>
                <c:pt idx="84">
                  <c:v>7257600</c:v>
                </c:pt>
                <c:pt idx="85">
                  <c:v>7344000</c:v>
                </c:pt>
                <c:pt idx="86">
                  <c:v>7430400</c:v>
                </c:pt>
                <c:pt idx="87">
                  <c:v>7516800</c:v>
                </c:pt>
                <c:pt idx="88">
                  <c:v>7603200</c:v>
                </c:pt>
                <c:pt idx="89">
                  <c:v>7689600</c:v>
                </c:pt>
                <c:pt idx="90">
                  <c:v>7776000</c:v>
                </c:pt>
                <c:pt idx="91">
                  <c:v>7862400</c:v>
                </c:pt>
                <c:pt idx="92">
                  <c:v>7948800</c:v>
                </c:pt>
                <c:pt idx="93">
                  <c:v>8035200</c:v>
                </c:pt>
                <c:pt idx="94">
                  <c:v>8121600</c:v>
                </c:pt>
                <c:pt idx="95">
                  <c:v>8208000</c:v>
                </c:pt>
                <c:pt idx="96">
                  <c:v>8294400</c:v>
                </c:pt>
                <c:pt idx="97">
                  <c:v>8380800</c:v>
                </c:pt>
                <c:pt idx="98">
                  <c:v>8467200</c:v>
                </c:pt>
                <c:pt idx="99">
                  <c:v>8553600</c:v>
                </c:pt>
                <c:pt idx="100">
                  <c:v>8640000</c:v>
                </c:pt>
                <c:pt idx="101">
                  <c:v>8726400</c:v>
                </c:pt>
                <c:pt idx="102">
                  <c:v>8812800</c:v>
                </c:pt>
                <c:pt idx="103">
                  <c:v>8899200</c:v>
                </c:pt>
                <c:pt idx="104">
                  <c:v>8985600</c:v>
                </c:pt>
                <c:pt idx="105">
                  <c:v>9072000</c:v>
                </c:pt>
                <c:pt idx="106">
                  <c:v>9158400</c:v>
                </c:pt>
                <c:pt idx="107">
                  <c:v>9244800</c:v>
                </c:pt>
                <c:pt idx="108">
                  <c:v>9331200</c:v>
                </c:pt>
                <c:pt idx="109">
                  <c:v>9417600</c:v>
                </c:pt>
                <c:pt idx="110">
                  <c:v>9504000</c:v>
                </c:pt>
                <c:pt idx="111">
                  <c:v>9590400</c:v>
                </c:pt>
                <c:pt idx="112">
                  <c:v>9676800</c:v>
                </c:pt>
                <c:pt idx="113">
                  <c:v>9763200</c:v>
                </c:pt>
                <c:pt idx="114">
                  <c:v>9849600</c:v>
                </c:pt>
                <c:pt idx="115">
                  <c:v>9936000</c:v>
                </c:pt>
                <c:pt idx="116">
                  <c:v>10022400</c:v>
                </c:pt>
                <c:pt idx="117">
                  <c:v>10108800</c:v>
                </c:pt>
                <c:pt idx="118">
                  <c:v>10195200</c:v>
                </c:pt>
                <c:pt idx="119">
                  <c:v>10281600</c:v>
                </c:pt>
                <c:pt idx="120">
                  <c:v>10368000</c:v>
                </c:pt>
                <c:pt idx="121">
                  <c:v>10454400</c:v>
                </c:pt>
                <c:pt idx="122">
                  <c:v>10540800</c:v>
                </c:pt>
                <c:pt idx="123">
                  <c:v>10627200</c:v>
                </c:pt>
                <c:pt idx="124">
                  <c:v>10713600</c:v>
                </c:pt>
                <c:pt idx="125">
                  <c:v>10800000</c:v>
                </c:pt>
                <c:pt idx="126">
                  <c:v>10886400</c:v>
                </c:pt>
                <c:pt idx="127">
                  <c:v>10972800</c:v>
                </c:pt>
                <c:pt idx="128">
                  <c:v>11059200</c:v>
                </c:pt>
                <c:pt idx="129">
                  <c:v>11145600</c:v>
                </c:pt>
                <c:pt idx="130">
                  <c:v>11232000</c:v>
                </c:pt>
                <c:pt idx="131">
                  <c:v>11318400</c:v>
                </c:pt>
                <c:pt idx="132">
                  <c:v>11404800</c:v>
                </c:pt>
                <c:pt idx="133">
                  <c:v>11491200</c:v>
                </c:pt>
                <c:pt idx="134">
                  <c:v>11577600</c:v>
                </c:pt>
                <c:pt idx="135">
                  <c:v>11664000</c:v>
                </c:pt>
                <c:pt idx="136">
                  <c:v>11750400</c:v>
                </c:pt>
                <c:pt idx="137">
                  <c:v>11836800</c:v>
                </c:pt>
                <c:pt idx="138">
                  <c:v>11923200</c:v>
                </c:pt>
                <c:pt idx="139">
                  <c:v>12009600</c:v>
                </c:pt>
                <c:pt idx="140">
                  <c:v>12096000</c:v>
                </c:pt>
                <c:pt idx="141">
                  <c:v>12182400</c:v>
                </c:pt>
                <c:pt idx="142">
                  <c:v>12268800</c:v>
                </c:pt>
                <c:pt idx="143">
                  <c:v>12355200</c:v>
                </c:pt>
                <c:pt idx="144">
                  <c:v>12441600</c:v>
                </c:pt>
                <c:pt idx="145">
                  <c:v>12528000</c:v>
                </c:pt>
                <c:pt idx="146">
                  <c:v>12614400</c:v>
                </c:pt>
                <c:pt idx="147">
                  <c:v>12700800</c:v>
                </c:pt>
                <c:pt idx="148">
                  <c:v>12787200</c:v>
                </c:pt>
                <c:pt idx="149">
                  <c:v>12873600</c:v>
                </c:pt>
                <c:pt idx="150">
                  <c:v>12960000</c:v>
                </c:pt>
                <c:pt idx="151">
                  <c:v>13046400</c:v>
                </c:pt>
                <c:pt idx="152">
                  <c:v>13132800</c:v>
                </c:pt>
                <c:pt idx="153">
                  <c:v>13219200</c:v>
                </c:pt>
                <c:pt idx="154">
                  <c:v>13305600</c:v>
                </c:pt>
                <c:pt idx="155">
                  <c:v>13392000</c:v>
                </c:pt>
                <c:pt idx="156">
                  <c:v>13478400</c:v>
                </c:pt>
                <c:pt idx="157">
                  <c:v>13564800</c:v>
                </c:pt>
                <c:pt idx="158">
                  <c:v>13651200</c:v>
                </c:pt>
                <c:pt idx="159">
                  <c:v>13737600</c:v>
                </c:pt>
                <c:pt idx="160">
                  <c:v>13824000</c:v>
                </c:pt>
                <c:pt idx="161">
                  <c:v>13910400</c:v>
                </c:pt>
                <c:pt idx="162">
                  <c:v>13996800</c:v>
                </c:pt>
                <c:pt idx="163">
                  <c:v>14083200</c:v>
                </c:pt>
                <c:pt idx="164">
                  <c:v>14169600</c:v>
                </c:pt>
                <c:pt idx="165">
                  <c:v>14256000</c:v>
                </c:pt>
                <c:pt idx="166">
                  <c:v>14342400</c:v>
                </c:pt>
                <c:pt idx="167">
                  <c:v>14428800</c:v>
                </c:pt>
                <c:pt idx="168">
                  <c:v>14515200</c:v>
                </c:pt>
                <c:pt idx="169">
                  <c:v>14601600</c:v>
                </c:pt>
                <c:pt idx="170">
                  <c:v>14688000</c:v>
                </c:pt>
                <c:pt idx="171">
                  <c:v>14774400</c:v>
                </c:pt>
                <c:pt idx="172">
                  <c:v>14860800</c:v>
                </c:pt>
                <c:pt idx="173">
                  <c:v>14947200</c:v>
                </c:pt>
                <c:pt idx="174">
                  <c:v>15033600</c:v>
                </c:pt>
                <c:pt idx="175">
                  <c:v>15120000</c:v>
                </c:pt>
                <c:pt idx="176">
                  <c:v>15206400</c:v>
                </c:pt>
                <c:pt idx="177">
                  <c:v>15292800</c:v>
                </c:pt>
                <c:pt idx="178">
                  <c:v>15379200</c:v>
                </c:pt>
                <c:pt idx="179">
                  <c:v>15465600</c:v>
                </c:pt>
                <c:pt idx="180">
                  <c:v>15552000</c:v>
                </c:pt>
                <c:pt idx="181">
                  <c:v>15638400</c:v>
                </c:pt>
                <c:pt idx="182">
                  <c:v>15724800</c:v>
                </c:pt>
                <c:pt idx="183">
                  <c:v>15811200</c:v>
                </c:pt>
                <c:pt idx="184">
                  <c:v>15897600</c:v>
                </c:pt>
                <c:pt idx="185">
                  <c:v>15984000</c:v>
                </c:pt>
                <c:pt idx="186">
                  <c:v>16070400</c:v>
                </c:pt>
                <c:pt idx="187">
                  <c:v>16156800</c:v>
                </c:pt>
                <c:pt idx="188">
                  <c:v>16243200</c:v>
                </c:pt>
                <c:pt idx="189">
                  <c:v>16329600</c:v>
                </c:pt>
                <c:pt idx="190">
                  <c:v>16416000</c:v>
                </c:pt>
                <c:pt idx="191">
                  <c:v>16502400</c:v>
                </c:pt>
                <c:pt idx="192">
                  <c:v>16588800</c:v>
                </c:pt>
                <c:pt idx="193">
                  <c:v>16675200</c:v>
                </c:pt>
                <c:pt idx="194">
                  <c:v>16761600</c:v>
                </c:pt>
                <c:pt idx="195">
                  <c:v>16848000</c:v>
                </c:pt>
                <c:pt idx="196">
                  <c:v>16934400</c:v>
                </c:pt>
                <c:pt idx="197">
                  <c:v>17020800</c:v>
                </c:pt>
                <c:pt idx="198">
                  <c:v>17107200</c:v>
                </c:pt>
                <c:pt idx="199">
                  <c:v>17193600</c:v>
                </c:pt>
                <c:pt idx="200">
                  <c:v>17280000</c:v>
                </c:pt>
                <c:pt idx="201">
                  <c:v>17366400</c:v>
                </c:pt>
                <c:pt idx="202">
                  <c:v>17452800</c:v>
                </c:pt>
                <c:pt idx="203">
                  <c:v>17539200</c:v>
                </c:pt>
                <c:pt idx="204">
                  <c:v>17625600</c:v>
                </c:pt>
                <c:pt idx="205">
                  <c:v>17712000</c:v>
                </c:pt>
                <c:pt idx="206">
                  <c:v>17798400</c:v>
                </c:pt>
                <c:pt idx="207">
                  <c:v>17884800</c:v>
                </c:pt>
                <c:pt idx="208">
                  <c:v>17971200</c:v>
                </c:pt>
                <c:pt idx="209">
                  <c:v>18057600</c:v>
                </c:pt>
                <c:pt idx="210">
                  <c:v>18144000</c:v>
                </c:pt>
                <c:pt idx="211">
                  <c:v>18230400</c:v>
                </c:pt>
                <c:pt idx="212">
                  <c:v>18316800</c:v>
                </c:pt>
                <c:pt idx="213">
                  <c:v>18403200</c:v>
                </c:pt>
                <c:pt idx="214">
                  <c:v>18489600</c:v>
                </c:pt>
                <c:pt idx="215">
                  <c:v>18576000</c:v>
                </c:pt>
                <c:pt idx="216">
                  <c:v>18662400</c:v>
                </c:pt>
                <c:pt idx="217">
                  <c:v>18748800</c:v>
                </c:pt>
                <c:pt idx="218">
                  <c:v>18835200</c:v>
                </c:pt>
                <c:pt idx="219">
                  <c:v>18921600</c:v>
                </c:pt>
                <c:pt idx="220">
                  <c:v>19008000</c:v>
                </c:pt>
                <c:pt idx="221">
                  <c:v>19094400</c:v>
                </c:pt>
                <c:pt idx="222">
                  <c:v>19180800</c:v>
                </c:pt>
                <c:pt idx="223">
                  <c:v>19267200</c:v>
                </c:pt>
                <c:pt idx="224">
                  <c:v>19353600</c:v>
                </c:pt>
                <c:pt idx="225">
                  <c:v>19440000</c:v>
                </c:pt>
                <c:pt idx="226">
                  <c:v>19526400</c:v>
                </c:pt>
                <c:pt idx="227">
                  <c:v>19612800</c:v>
                </c:pt>
                <c:pt idx="228">
                  <c:v>19699200</c:v>
                </c:pt>
                <c:pt idx="229">
                  <c:v>19785600</c:v>
                </c:pt>
                <c:pt idx="230">
                  <c:v>19872000</c:v>
                </c:pt>
                <c:pt idx="231">
                  <c:v>19958400</c:v>
                </c:pt>
                <c:pt idx="232">
                  <c:v>20044800</c:v>
                </c:pt>
                <c:pt idx="233">
                  <c:v>20131200</c:v>
                </c:pt>
                <c:pt idx="234">
                  <c:v>20217600</c:v>
                </c:pt>
                <c:pt idx="235">
                  <c:v>20304000</c:v>
                </c:pt>
                <c:pt idx="236">
                  <c:v>20390400</c:v>
                </c:pt>
                <c:pt idx="237">
                  <c:v>20476800</c:v>
                </c:pt>
                <c:pt idx="238">
                  <c:v>20563200</c:v>
                </c:pt>
                <c:pt idx="239">
                  <c:v>20649600</c:v>
                </c:pt>
                <c:pt idx="240">
                  <c:v>20736000</c:v>
                </c:pt>
                <c:pt idx="241">
                  <c:v>20822400</c:v>
                </c:pt>
                <c:pt idx="242">
                  <c:v>20908800</c:v>
                </c:pt>
                <c:pt idx="243">
                  <c:v>20995200</c:v>
                </c:pt>
                <c:pt idx="244">
                  <c:v>21081600</c:v>
                </c:pt>
                <c:pt idx="245">
                  <c:v>21168000</c:v>
                </c:pt>
                <c:pt idx="246">
                  <c:v>21254400</c:v>
                </c:pt>
                <c:pt idx="247">
                  <c:v>21340800</c:v>
                </c:pt>
                <c:pt idx="248">
                  <c:v>21427200</c:v>
                </c:pt>
                <c:pt idx="249">
                  <c:v>21513600</c:v>
                </c:pt>
                <c:pt idx="250">
                  <c:v>21600000</c:v>
                </c:pt>
                <c:pt idx="251">
                  <c:v>21686400</c:v>
                </c:pt>
                <c:pt idx="252">
                  <c:v>21772800</c:v>
                </c:pt>
                <c:pt idx="253">
                  <c:v>21859200</c:v>
                </c:pt>
                <c:pt idx="254">
                  <c:v>21945600</c:v>
                </c:pt>
                <c:pt idx="255">
                  <c:v>22032000</c:v>
                </c:pt>
                <c:pt idx="256">
                  <c:v>22118400</c:v>
                </c:pt>
                <c:pt idx="257">
                  <c:v>22204800</c:v>
                </c:pt>
                <c:pt idx="258">
                  <c:v>22291200</c:v>
                </c:pt>
                <c:pt idx="259">
                  <c:v>22377600</c:v>
                </c:pt>
                <c:pt idx="260">
                  <c:v>22464000</c:v>
                </c:pt>
                <c:pt idx="261">
                  <c:v>22550400</c:v>
                </c:pt>
                <c:pt idx="262">
                  <c:v>22636800</c:v>
                </c:pt>
                <c:pt idx="263">
                  <c:v>22723200</c:v>
                </c:pt>
                <c:pt idx="264">
                  <c:v>22809600</c:v>
                </c:pt>
                <c:pt idx="265">
                  <c:v>22896000</c:v>
                </c:pt>
                <c:pt idx="266">
                  <c:v>22982400</c:v>
                </c:pt>
                <c:pt idx="267">
                  <c:v>23068800</c:v>
                </c:pt>
                <c:pt idx="268">
                  <c:v>23155200</c:v>
                </c:pt>
                <c:pt idx="269">
                  <c:v>23241600</c:v>
                </c:pt>
                <c:pt idx="270">
                  <c:v>23328000</c:v>
                </c:pt>
                <c:pt idx="271">
                  <c:v>23414400</c:v>
                </c:pt>
                <c:pt idx="272">
                  <c:v>23500800</c:v>
                </c:pt>
                <c:pt idx="273">
                  <c:v>23587200</c:v>
                </c:pt>
                <c:pt idx="274">
                  <c:v>23673600</c:v>
                </c:pt>
                <c:pt idx="275">
                  <c:v>23760000</c:v>
                </c:pt>
                <c:pt idx="276">
                  <c:v>23846400</c:v>
                </c:pt>
                <c:pt idx="277">
                  <c:v>23932800</c:v>
                </c:pt>
                <c:pt idx="278">
                  <c:v>24019200</c:v>
                </c:pt>
                <c:pt idx="279">
                  <c:v>24105600</c:v>
                </c:pt>
                <c:pt idx="280">
                  <c:v>24192000</c:v>
                </c:pt>
                <c:pt idx="281">
                  <c:v>24278400</c:v>
                </c:pt>
                <c:pt idx="282">
                  <c:v>24364800</c:v>
                </c:pt>
                <c:pt idx="283">
                  <c:v>24451200</c:v>
                </c:pt>
                <c:pt idx="284">
                  <c:v>24537600</c:v>
                </c:pt>
                <c:pt idx="285">
                  <c:v>24624000</c:v>
                </c:pt>
                <c:pt idx="286">
                  <c:v>24710400</c:v>
                </c:pt>
                <c:pt idx="287">
                  <c:v>24796800</c:v>
                </c:pt>
                <c:pt idx="288">
                  <c:v>24883200</c:v>
                </c:pt>
                <c:pt idx="289">
                  <c:v>24969600</c:v>
                </c:pt>
                <c:pt idx="290">
                  <c:v>25056000</c:v>
                </c:pt>
                <c:pt idx="291">
                  <c:v>25142400</c:v>
                </c:pt>
                <c:pt idx="292">
                  <c:v>25228800</c:v>
                </c:pt>
                <c:pt idx="293">
                  <c:v>25315200</c:v>
                </c:pt>
                <c:pt idx="294">
                  <c:v>25401600</c:v>
                </c:pt>
                <c:pt idx="295">
                  <c:v>25488000</c:v>
                </c:pt>
                <c:pt idx="296">
                  <c:v>25574400</c:v>
                </c:pt>
                <c:pt idx="297">
                  <c:v>25660800</c:v>
                </c:pt>
                <c:pt idx="298">
                  <c:v>25747200</c:v>
                </c:pt>
                <c:pt idx="299">
                  <c:v>25833600</c:v>
                </c:pt>
                <c:pt idx="300">
                  <c:v>25920000</c:v>
                </c:pt>
                <c:pt idx="301">
                  <c:v>26006400</c:v>
                </c:pt>
                <c:pt idx="302">
                  <c:v>26092800</c:v>
                </c:pt>
                <c:pt idx="303">
                  <c:v>26179200</c:v>
                </c:pt>
                <c:pt idx="304">
                  <c:v>26265600</c:v>
                </c:pt>
                <c:pt idx="305">
                  <c:v>26352000</c:v>
                </c:pt>
                <c:pt idx="306">
                  <c:v>26438400</c:v>
                </c:pt>
                <c:pt idx="307">
                  <c:v>26524800</c:v>
                </c:pt>
                <c:pt idx="308">
                  <c:v>26611200</c:v>
                </c:pt>
                <c:pt idx="309">
                  <c:v>26697600</c:v>
                </c:pt>
                <c:pt idx="310">
                  <c:v>26784000</c:v>
                </c:pt>
                <c:pt idx="311">
                  <c:v>26870400</c:v>
                </c:pt>
                <c:pt idx="312">
                  <c:v>26956800</c:v>
                </c:pt>
                <c:pt idx="313">
                  <c:v>27043200</c:v>
                </c:pt>
                <c:pt idx="314">
                  <c:v>27129600</c:v>
                </c:pt>
                <c:pt idx="315">
                  <c:v>27216000</c:v>
                </c:pt>
                <c:pt idx="316">
                  <c:v>27302400</c:v>
                </c:pt>
                <c:pt idx="317">
                  <c:v>27388800</c:v>
                </c:pt>
                <c:pt idx="318">
                  <c:v>27475200</c:v>
                </c:pt>
                <c:pt idx="319">
                  <c:v>27561600</c:v>
                </c:pt>
                <c:pt idx="320">
                  <c:v>27648000</c:v>
                </c:pt>
                <c:pt idx="321">
                  <c:v>27734400</c:v>
                </c:pt>
                <c:pt idx="322">
                  <c:v>27820800</c:v>
                </c:pt>
                <c:pt idx="323">
                  <c:v>27907200</c:v>
                </c:pt>
                <c:pt idx="324">
                  <c:v>27993600</c:v>
                </c:pt>
                <c:pt idx="325">
                  <c:v>28080000</c:v>
                </c:pt>
                <c:pt idx="326">
                  <c:v>28166400</c:v>
                </c:pt>
                <c:pt idx="327">
                  <c:v>28252800</c:v>
                </c:pt>
                <c:pt idx="328">
                  <c:v>28339200</c:v>
                </c:pt>
                <c:pt idx="329">
                  <c:v>28425600</c:v>
                </c:pt>
                <c:pt idx="330">
                  <c:v>28512000</c:v>
                </c:pt>
                <c:pt idx="331">
                  <c:v>28598400</c:v>
                </c:pt>
                <c:pt idx="332">
                  <c:v>28684800</c:v>
                </c:pt>
                <c:pt idx="333">
                  <c:v>28771200</c:v>
                </c:pt>
                <c:pt idx="334">
                  <c:v>28857600</c:v>
                </c:pt>
                <c:pt idx="335">
                  <c:v>28944000</c:v>
                </c:pt>
                <c:pt idx="336">
                  <c:v>29030400</c:v>
                </c:pt>
                <c:pt idx="337">
                  <c:v>29116800</c:v>
                </c:pt>
                <c:pt idx="338">
                  <c:v>29203200</c:v>
                </c:pt>
                <c:pt idx="339">
                  <c:v>29289600</c:v>
                </c:pt>
                <c:pt idx="340">
                  <c:v>29376000</c:v>
                </c:pt>
                <c:pt idx="341">
                  <c:v>29462400</c:v>
                </c:pt>
                <c:pt idx="342">
                  <c:v>29548800</c:v>
                </c:pt>
                <c:pt idx="343">
                  <c:v>29635200</c:v>
                </c:pt>
                <c:pt idx="344">
                  <c:v>29721600</c:v>
                </c:pt>
                <c:pt idx="345">
                  <c:v>29808000</c:v>
                </c:pt>
                <c:pt idx="346">
                  <c:v>29894400</c:v>
                </c:pt>
                <c:pt idx="347">
                  <c:v>29980800</c:v>
                </c:pt>
                <c:pt idx="348">
                  <c:v>30067200</c:v>
                </c:pt>
                <c:pt idx="349">
                  <c:v>30153600</c:v>
                </c:pt>
                <c:pt idx="350">
                  <c:v>30240000</c:v>
                </c:pt>
                <c:pt idx="351">
                  <c:v>30326400</c:v>
                </c:pt>
                <c:pt idx="352">
                  <c:v>30412800</c:v>
                </c:pt>
                <c:pt idx="353">
                  <c:v>30499200</c:v>
                </c:pt>
                <c:pt idx="354">
                  <c:v>30585600</c:v>
                </c:pt>
                <c:pt idx="355">
                  <c:v>30672000</c:v>
                </c:pt>
                <c:pt idx="356">
                  <c:v>30758400</c:v>
                </c:pt>
                <c:pt idx="357">
                  <c:v>30844800</c:v>
                </c:pt>
                <c:pt idx="358">
                  <c:v>30931200</c:v>
                </c:pt>
                <c:pt idx="359">
                  <c:v>31017600</c:v>
                </c:pt>
                <c:pt idx="360">
                  <c:v>31104000</c:v>
                </c:pt>
                <c:pt idx="361">
                  <c:v>31190400</c:v>
                </c:pt>
                <c:pt idx="362">
                  <c:v>31276800</c:v>
                </c:pt>
                <c:pt idx="363">
                  <c:v>31363200</c:v>
                </c:pt>
                <c:pt idx="364">
                  <c:v>31449600</c:v>
                </c:pt>
                <c:pt idx="365">
                  <c:v>31536000</c:v>
                </c:pt>
                <c:pt idx="366">
                  <c:v>31622400</c:v>
                </c:pt>
                <c:pt idx="367">
                  <c:v>31708800</c:v>
                </c:pt>
                <c:pt idx="368">
                  <c:v>31795200</c:v>
                </c:pt>
                <c:pt idx="369">
                  <c:v>31881600</c:v>
                </c:pt>
                <c:pt idx="370">
                  <c:v>31968000</c:v>
                </c:pt>
                <c:pt idx="371">
                  <c:v>32054400</c:v>
                </c:pt>
                <c:pt idx="372">
                  <c:v>32140800</c:v>
                </c:pt>
                <c:pt idx="373">
                  <c:v>32227200</c:v>
                </c:pt>
                <c:pt idx="374">
                  <c:v>32313600</c:v>
                </c:pt>
                <c:pt idx="375">
                  <c:v>32400000</c:v>
                </c:pt>
                <c:pt idx="376">
                  <c:v>32486400</c:v>
                </c:pt>
                <c:pt idx="377">
                  <c:v>32572800</c:v>
                </c:pt>
                <c:pt idx="378">
                  <c:v>32659200</c:v>
                </c:pt>
                <c:pt idx="379">
                  <c:v>32745600</c:v>
                </c:pt>
                <c:pt idx="380">
                  <c:v>32832000</c:v>
                </c:pt>
                <c:pt idx="381">
                  <c:v>32918400</c:v>
                </c:pt>
                <c:pt idx="382">
                  <c:v>33004800</c:v>
                </c:pt>
                <c:pt idx="383">
                  <c:v>33091200</c:v>
                </c:pt>
                <c:pt idx="384">
                  <c:v>33177600</c:v>
                </c:pt>
                <c:pt idx="385">
                  <c:v>33264000</c:v>
                </c:pt>
                <c:pt idx="386">
                  <c:v>33350400</c:v>
                </c:pt>
                <c:pt idx="387">
                  <c:v>33436800</c:v>
                </c:pt>
                <c:pt idx="388">
                  <c:v>33523200</c:v>
                </c:pt>
                <c:pt idx="389">
                  <c:v>33609600</c:v>
                </c:pt>
                <c:pt idx="390">
                  <c:v>33696000</c:v>
                </c:pt>
                <c:pt idx="391">
                  <c:v>33782400</c:v>
                </c:pt>
                <c:pt idx="392">
                  <c:v>33868800</c:v>
                </c:pt>
                <c:pt idx="393">
                  <c:v>33955200</c:v>
                </c:pt>
                <c:pt idx="394">
                  <c:v>34041600</c:v>
                </c:pt>
                <c:pt idx="395">
                  <c:v>34128000</c:v>
                </c:pt>
                <c:pt idx="396">
                  <c:v>34214400</c:v>
                </c:pt>
                <c:pt idx="397">
                  <c:v>34300800</c:v>
                </c:pt>
                <c:pt idx="398">
                  <c:v>34387200</c:v>
                </c:pt>
                <c:pt idx="399">
                  <c:v>34473600</c:v>
                </c:pt>
                <c:pt idx="400">
                  <c:v>34560000</c:v>
                </c:pt>
                <c:pt idx="401">
                  <c:v>34646400</c:v>
                </c:pt>
                <c:pt idx="402">
                  <c:v>34732800</c:v>
                </c:pt>
                <c:pt idx="403">
                  <c:v>34819200</c:v>
                </c:pt>
                <c:pt idx="404">
                  <c:v>34905600</c:v>
                </c:pt>
                <c:pt idx="405">
                  <c:v>34992000</c:v>
                </c:pt>
                <c:pt idx="406">
                  <c:v>35078400</c:v>
                </c:pt>
                <c:pt idx="407">
                  <c:v>35164800</c:v>
                </c:pt>
                <c:pt idx="408">
                  <c:v>35251200</c:v>
                </c:pt>
                <c:pt idx="409">
                  <c:v>35337600</c:v>
                </c:pt>
                <c:pt idx="410">
                  <c:v>35424000</c:v>
                </c:pt>
                <c:pt idx="411">
                  <c:v>35510400</c:v>
                </c:pt>
                <c:pt idx="412">
                  <c:v>35596800</c:v>
                </c:pt>
                <c:pt idx="413">
                  <c:v>35683200</c:v>
                </c:pt>
                <c:pt idx="414">
                  <c:v>35769600</c:v>
                </c:pt>
                <c:pt idx="415">
                  <c:v>35856000</c:v>
                </c:pt>
                <c:pt idx="416">
                  <c:v>35942400</c:v>
                </c:pt>
                <c:pt idx="417">
                  <c:v>36028800</c:v>
                </c:pt>
                <c:pt idx="418">
                  <c:v>36115200</c:v>
                </c:pt>
                <c:pt idx="419">
                  <c:v>36201600</c:v>
                </c:pt>
                <c:pt idx="420">
                  <c:v>36288000</c:v>
                </c:pt>
                <c:pt idx="421">
                  <c:v>36374400</c:v>
                </c:pt>
                <c:pt idx="422">
                  <c:v>36460800</c:v>
                </c:pt>
                <c:pt idx="423">
                  <c:v>36547200</c:v>
                </c:pt>
                <c:pt idx="424">
                  <c:v>36633600</c:v>
                </c:pt>
                <c:pt idx="425">
                  <c:v>36720000</c:v>
                </c:pt>
                <c:pt idx="426">
                  <c:v>36806400</c:v>
                </c:pt>
                <c:pt idx="427">
                  <c:v>36892800</c:v>
                </c:pt>
                <c:pt idx="428">
                  <c:v>36979200</c:v>
                </c:pt>
                <c:pt idx="429">
                  <c:v>37065600</c:v>
                </c:pt>
                <c:pt idx="430">
                  <c:v>37152000</c:v>
                </c:pt>
                <c:pt idx="431">
                  <c:v>37238400</c:v>
                </c:pt>
                <c:pt idx="432">
                  <c:v>37324800</c:v>
                </c:pt>
                <c:pt idx="433">
                  <c:v>37411200</c:v>
                </c:pt>
                <c:pt idx="434">
                  <c:v>37497600</c:v>
                </c:pt>
                <c:pt idx="435">
                  <c:v>37584000</c:v>
                </c:pt>
                <c:pt idx="436">
                  <c:v>37670400</c:v>
                </c:pt>
                <c:pt idx="437">
                  <c:v>37756800</c:v>
                </c:pt>
                <c:pt idx="438">
                  <c:v>37843200</c:v>
                </c:pt>
                <c:pt idx="439">
                  <c:v>37929600</c:v>
                </c:pt>
                <c:pt idx="440">
                  <c:v>38016000</c:v>
                </c:pt>
                <c:pt idx="441">
                  <c:v>38102400</c:v>
                </c:pt>
                <c:pt idx="442">
                  <c:v>38188800</c:v>
                </c:pt>
                <c:pt idx="443">
                  <c:v>38275200</c:v>
                </c:pt>
                <c:pt idx="444">
                  <c:v>38361600</c:v>
                </c:pt>
                <c:pt idx="445">
                  <c:v>38448000</c:v>
                </c:pt>
                <c:pt idx="446">
                  <c:v>38534400</c:v>
                </c:pt>
                <c:pt idx="447">
                  <c:v>38620800</c:v>
                </c:pt>
                <c:pt idx="448">
                  <c:v>38707200</c:v>
                </c:pt>
                <c:pt idx="449">
                  <c:v>38793600</c:v>
                </c:pt>
                <c:pt idx="450">
                  <c:v>38880000</c:v>
                </c:pt>
                <c:pt idx="451">
                  <c:v>38966400</c:v>
                </c:pt>
                <c:pt idx="452">
                  <c:v>39052800</c:v>
                </c:pt>
                <c:pt idx="453">
                  <c:v>39139200</c:v>
                </c:pt>
                <c:pt idx="454">
                  <c:v>39225600</c:v>
                </c:pt>
                <c:pt idx="455">
                  <c:v>39312000</c:v>
                </c:pt>
                <c:pt idx="456">
                  <c:v>39398400</c:v>
                </c:pt>
                <c:pt idx="457">
                  <c:v>39484800</c:v>
                </c:pt>
                <c:pt idx="458">
                  <c:v>39571200</c:v>
                </c:pt>
                <c:pt idx="459">
                  <c:v>39657600</c:v>
                </c:pt>
                <c:pt idx="460">
                  <c:v>39744000</c:v>
                </c:pt>
                <c:pt idx="461">
                  <c:v>39830400</c:v>
                </c:pt>
                <c:pt idx="462">
                  <c:v>39916800</c:v>
                </c:pt>
                <c:pt idx="463">
                  <c:v>40003200</c:v>
                </c:pt>
                <c:pt idx="464">
                  <c:v>40089600</c:v>
                </c:pt>
                <c:pt idx="465">
                  <c:v>40176000</c:v>
                </c:pt>
                <c:pt idx="466">
                  <c:v>40262400</c:v>
                </c:pt>
                <c:pt idx="467">
                  <c:v>40348800</c:v>
                </c:pt>
                <c:pt idx="468">
                  <c:v>40435200</c:v>
                </c:pt>
                <c:pt idx="469">
                  <c:v>40521600</c:v>
                </c:pt>
                <c:pt idx="470">
                  <c:v>40608000</c:v>
                </c:pt>
                <c:pt idx="471">
                  <c:v>40694400</c:v>
                </c:pt>
                <c:pt idx="472">
                  <c:v>40780800</c:v>
                </c:pt>
                <c:pt idx="473">
                  <c:v>40867200</c:v>
                </c:pt>
                <c:pt idx="474">
                  <c:v>40953600</c:v>
                </c:pt>
                <c:pt idx="475">
                  <c:v>41040000</c:v>
                </c:pt>
                <c:pt idx="476">
                  <c:v>41126400</c:v>
                </c:pt>
                <c:pt idx="477">
                  <c:v>41212800</c:v>
                </c:pt>
                <c:pt idx="478">
                  <c:v>41299200</c:v>
                </c:pt>
                <c:pt idx="479">
                  <c:v>41385600</c:v>
                </c:pt>
                <c:pt idx="480">
                  <c:v>41472000</c:v>
                </c:pt>
                <c:pt idx="481">
                  <c:v>41558400</c:v>
                </c:pt>
                <c:pt idx="482">
                  <c:v>41644800</c:v>
                </c:pt>
                <c:pt idx="483">
                  <c:v>41731200</c:v>
                </c:pt>
                <c:pt idx="484">
                  <c:v>41817600</c:v>
                </c:pt>
                <c:pt idx="485">
                  <c:v>41904000</c:v>
                </c:pt>
                <c:pt idx="486">
                  <c:v>41990400</c:v>
                </c:pt>
                <c:pt idx="487">
                  <c:v>42076800</c:v>
                </c:pt>
                <c:pt idx="488">
                  <c:v>42163200</c:v>
                </c:pt>
                <c:pt idx="489">
                  <c:v>42249600</c:v>
                </c:pt>
                <c:pt idx="490">
                  <c:v>42336000</c:v>
                </c:pt>
                <c:pt idx="491">
                  <c:v>42422400</c:v>
                </c:pt>
                <c:pt idx="492">
                  <c:v>42508800</c:v>
                </c:pt>
                <c:pt idx="493">
                  <c:v>42595200</c:v>
                </c:pt>
                <c:pt idx="494">
                  <c:v>42681600</c:v>
                </c:pt>
                <c:pt idx="495">
                  <c:v>42768000</c:v>
                </c:pt>
                <c:pt idx="496">
                  <c:v>42854400</c:v>
                </c:pt>
                <c:pt idx="497">
                  <c:v>42940800</c:v>
                </c:pt>
                <c:pt idx="498">
                  <c:v>43027200</c:v>
                </c:pt>
                <c:pt idx="499">
                  <c:v>43113600</c:v>
                </c:pt>
                <c:pt idx="500">
                  <c:v>43200000</c:v>
                </c:pt>
                <c:pt idx="501">
                  <c:v>43286400</c:v>
                </c:pt>
                <c:pt idx="502">
                  <c:v>43372800</c:v>
                </c:pt>
                <c:pt idx="503">
                  <c:v>43459200</c:v>
                </c:pt>
                <c:pt idx="504">
                  <c:v>43545600</c:v>
                </c:pt>
                <c:pt idx="505">
                  <c:v>43632000</c:v>
                </c:pt>
                <c:pt idx="506">
                  <c:v>43718400</c:v>
                </c:pt>
                <c:pt idx="507">
                  <c:v>43804800</c:v>
                </c:pt>
                <c:pt idx="508">
                  <c:v>43891200</c:v>
                </c:pt>
                <c:pt idx="509">
                  <c:v>43977600</c:v>
                </c:pt>
                <c:pt idx="510">
                  <c:v>44064000</c:v>
                </c:pt>
                <c:pt idx="511">
                  <c:v>44150400</c:v>
                </c:pt>
                <c:pt idx="512">
                  <c:v>44236800</c:v>
                </c:pt>
                <c:pt idx="513">
                  <c:v>44323200</c:v>
                </c:pt>
                <c:pt idx="514">
                  <c:v>44409600</c:v>
                </c:pt>
                <c:pt idx="515">
                  <c:v>44496000</c:v>
                </c:pt>
                <c:pt idx="516">
                  <c:v>44582400</c:v>
                </c:pt>
                <c:pt idx="517">
                  <c:v>44668800</c:v>
                </c:pt>
                <c:pt idx="518">
                  <c:v>44755200</c:v>
                </c:pt>
                <c:pt idx="519">
                  <c:v>44841600</c:v>
                </c:pt>
                <c:pt idx="520">
                  <c:v>44928000</c:v>
                </c:pt>
                <c:pt idx="521">
                  <c:v>45014400</c:v>
                </c:pt>
                <c:pt idx="522">
                  <c:v>45100800</c:v>
                </c:pt>
                <c:pt idx="523">
                  <c:v>45187200</c:v>
                </c:pt>
                <c:pt idx="524">
                  <c:v>45273600</c:v>
                </c:pt>
                <c:pt idx="525">
                  <c:v>45360000</c:v>
                </c:pt>
                <c:pt idx="526">
                  <c:v>45446400</c:v>
                </c:pt>
                <c:pt idx="527">
                  <c:v>45532800</c:v>
                </c:pt>
                <c:pt idx="528">
                  <c:v>45619200</c:v>
                </c:pt>
                <c:pt idx="529">
                  <c:v>45705600</c:v>
                </c:pt>
                <c:pt idx="530">
                  <c:v>45792000</c:v>
                </c:pt>
                <c:pt idx="531">
                  <c:v>45878400</c:v>
                </c:pt>
                <c:pt idx="532">
                  <c:v>45964800</c:v>
                </c:pt>
                <c:pt idx="533">
                  <c:v>46051200</c:v>
                </c:pt>
                <c:pt idx="534">
                  <c:v>46137600</c:v>
                </c:pt>
                <c:pt idx="535">
                  <c:v>46224000</c:v>
                </c:pt>
                <c:pt idx="536">
                  <c:v>46310400</c:v>
                </c:pt>
                <c:pt idx="537">
                  <c:v>46396800</c:v>
                </c:pt>
                <c:pt idx="538">
                  <c:v>46483200</c:v>
                </c:pt>
                <c:pt idx="539">
                  <c:v>46569600</c:v>
                </c:pt>
                <c:pt idx="540">
                  <c:v>46656000</c:v>
                </c:pt>
                <c:pt idx="541">
                  <c:v>46742400</c:v>
                </c:pt>
                <c:pt idx="542">
                  <c:v>46828800</c:v>
                </c:pt>
                <c:pt idx="543">
                  <c:v>46915200</c:v>
                </c:pt>
                <c:pt idx="544">
                  <c:v>47001600</c:v>
                </c:pt>
                <c:pt idx="545">
                  <c:v>47088000</c:v>
                </c:pt>
                <c:pt idx="546">
                  <c:v>47174400</c:v>
                </c:pt>
                <c:pt idx="547">
                  <c:v>47260800</c:v>
                </c:pt>
                <c:pt idx="548">
                  <c:v>47347200</c:v>
                </c:pt>
                <c:pt idx="549">
                  <c:v>47433600</c:v>
                </c:pt>
                <c:pt idx="550">
                  <c:v>47520000</c:v>
                </c:pt>
                <c:pt idx="551">
                  <c:v>47606400</c:v>
                </c:pt>
                <c:pt idx="552">
                  <c:v>47692800</c:v>
                </c:pt>
                <c:pt idx="553">
                  <c:v>47779200</c:v>
                </c:pt>
                <c:pt idx="554">
                  <c:v>47865600</c:v>
                </c:pt>
                <c:pt idx="555">
                  <c:v>47952000</c:v>
                </c:pt>
                <c:pt idx="556">
                  <c:v>48038400</c:v>
                </c:pt>
                <c:pt idx="557">
                  <c:v>48124800</c:v>
                </c:pt>
                <c:pt idx="558">
                  <c:v>48211200</c:v>
                </c:pt>
                <c:pt idx="559">
                  <c:v>48297600</c:v>
                </c:pt>
                <c:pt idx="560">
                  <c:v>48384000</c:v>
                </c:pt>
                <c:pt idx="561">
                  <c:v>48470400</c:v>
                </c:pt>
                <c:pt idx="562">
                  <c:v>48556800</c:v>
                </c:pt>
                <c:pt idx="563">
                  <c:v>48643200</c:v>
                </c:pt>
                <c:pt idx="564">
                  <c:v>48729600</c:v>
                </c:pt>
                <c:pt idx="565">
                  <c:v>48816000</c:v>
                </c:pt>
                <c:pt idx="566">
                  <c:v>48902400</c:v>
                </c:pt>
                <c:pt idx="567">
                  <c:v>48988800</c:v>
                </c:pt>
                <c:pt idx="568">
                  <c:v>49075200</c:v>
                </c:pt>
                <c:pt idx="569">
                  <c:v>49161600</c:v>
                </c:pt>
                <c:pt idx="570">
                  <c:v>49248000</c:v>
                </c:pt>
                <c:pt idx="571">
                  <c:v>49334400</c:v>
                </c:pt>
                <c:pt idx="572">
                  <c:v>49420800</c:v>
                </c:pt>
                <c:pt idx="573">
                  <c:v>49507200</c:v>
                </c:pt>
                <c:pt idx="574">
                  <c:v>49593600</c:v>
                </c:pt>
                <c:pt idx="575">
                  <c:v>49680000</c:v>
                </c:pt>
                <c:pt idx="576">
                  <c:v>49766400</c:v>
                </c:pt>
                <c:pt idx="577">
                  <c:v>49852800</c:v>
                </c:pt>
                <c:pt idx="578">
                  <c:v>49939200</c:v>
                </c:pt>
                <c:pt idx="579">
                  <c:v>50025600</c:v>
                </c:pt>
                <c:pt idx="580">
                  <c:v>50112000</c:v>
                </c:pt>
                <c:pt idx="581">
                  <c:v>50198400</c:v>
                </c:pt>
                <c:pt idx="582">
                  <c:v>50284800</c:v>
                </c:pt>
                <c:pt idx="583">
                  <c:v>50371200</c:v>
                </c:pt>
                <c:pt idx="584">
                  <c:v>50457600</c:v>
                </c:pt>
                <c:pt idx="585">
                  <c:v>50544000</c:v>
                </c:pt>
                <c:pt idx="586">
                  <c:v>50630400</c:v>
                </c:pt>
                <c:pt idx="587">
                  <c:v>50716800</c:v>
                </c:pt>
                <c:pt idx="588">
                  <c:v>50803200</c:v>
                </c:pt>
                <c:pt idx="589">
                  <c:v>50889600</c:v>
                </c:pt>
                <c:pt idx="590">
                  <c:v>50976000</c:v>
                </c:pt>
                <c:pt idx="591">
                  <c:v>51062400</c:v>
                </c:pt>
                <c:pt idx="592">
                  <c:v>51148800</c:v>
                </c:pt>
                <c:pt idx="593">
                  <c:v>51235200</c:v>
                </c:pt>
                <c:pt idx="594">
                  <c:v>51321600</c:v>
                </c:pt>
                <c:pt idx="595">
                  <c:v>51408000</c:v>
                </c:pt>
                <c:pt idx="596">
                  <c:v>51494400</c:v>
                </c:pt>
                <c:pt idx="597">
                  <c:v>51580800</c:v>
                </c:pt>
                <c:pt idx="598">
                  <c:v>51667200</c:v>
                </c:pt>
                <c:pt idx="599">
                  <c:v>51753600</c:v>
                </c:pt>
                <c:pt idx="600">
                  <c:v>51840000</c:v>
                </c:pt>
                <c:pt idx="601">
                  <c:v>51926400</c:v>
                </c:pt>
                <c:pt idx="602">
                  <c:v>52012800</c:v>
                </c:pt>
                <c:pt idx="603">
                  <c:v>52099200</c:v>
                </c:pt>
                <c:pt idx="604">
                  <c:v>52185600</c:v>
                </c:pt>
                <c:pt idx="605">
                  <c:v>52272000</c:v>
                </c:pt>
                <c:pt idx="606">
                  <c:v>52358400</c:v>
                </c:pt>
                <c:pt idx="607">
                  <c:v>52444800</c:v>
                </c:pt>
                <c:pt idx="608">
                  <c:v>52531200</c:v>
                </c:pt>
                <c:pt idx="609">
                  <c:v>52617600</c:v>
                </c:pt>
                <c:pt idx="610">
                  <c:v>52704000</c:v>
                </c:pt>
                <c:pt idx="611">
                  <c:v>52790400</c:v>
                </c:pt>
                <c:pt idx="612">
                  <c:v>52876800</c:v>
                </c:pt>
                <c:pt idx="613">
                  <c:v>52963200</c:v>
                </c:pt>
                <c:pt idx="614">
                  <c:v>53049600</c:v>
                </c:pt>
                <c:pt idx="615">
                  <c:v>53136000</c:v>
                </c:pt>
                <c:pt idx="616">
                  <c:v>53222400</c:v>
                </c:pt>
                <c:pt idx="617">
                  <c:v>53308800</c:v>
                </c:pt>
                <c:pt idx="618">
                  <c:v>53395200</c:v>
                </c:pt>
                <c:pt idx="619">
                  <c:v>53481600</c:v>
                </c:pt>
                <c:pt idx="620">
                  <c:v>53568000</c:v>
                </c:pt>
                <c:pt idx="621">
                  <c:v>53654400</c:v>
                </c:pt>
                <c:pt idx="622">
                  <c:v>53740800</c:v>
                </c:pt>
                <c:pt idx="623">
                  <c:v>53827200</c:v>
                </c:pt>
                <c:pt idx="624">
                  <c:v>53913600</c:v>
                </c:pt>
                <c:pt idx="625">
                  <c:v>54000000</c:v>
                </c:pt>
                <c:pt idx="626">
                  <c:v>54086400</c:v>
                </c:pt>
                <c:pt idx="627">
                  <c:v>54172800</c:v>
                </c:pt>
                <c:pt idx="628">
                  <c:v>54259200</c:v>
                </c:pt>
                <c:pt idx="629">
                  <c:v>54345600</c:v>
                </c:pt>
                <c:pt idx="630">
                  <c:v>54432000</c:v>
                </c:pt>
                <c:pt idx="631">
                  <c:v>54518400</c:v>
                </c:pt>
                <c:pt idx="632">
                  <c:v>54604800</c:v>
                </c:pt>
                <c:pt idx="633">
                  <c:v>54691200</c:v>
                </c:pt>
                <c:pt idx="634">
                  <c:v>54777600</c:v>
                </c:pt>
                <c:pt idx="635">
                  <c:v>54864000</c:v>
                </c:pt>
                <c:pt idx="636">
                  <c:v>54950400</c:v>
                </c:pt>
                <c:pt idx="637">
                  <c:v>55036800</c:v>
                </c:pt>
                <c:pt idx="638">
                  <c:v>55123200</c:v>
                </c:pt>
                <c:pt idx="639">
                  <c:v>55209600</c:v>
                </c:pt>
                <c:pt idx="640">
                  <c:v>55296000</c:v>
                </c:pt>
                <c:pt idx="641">
                  <c:v>55382400</c:v>
                </c:pt>
                <c:pt idx="642">
                  <c:v>55468800</c:v>
                </c:pt>
                <c:pt idx="643">
                  <c:v>55555200</c:v>
                </c:pt>
                <c:pt idx="644">
                  <c:v>55641600</c:v>
                </c:pt>
                <c:pt idx="645">
                  <c:v>55728000</c:v>
                </c:pt>
                <c:pt idx="646">
                  <c:v>55814400</c:v>
                </c:pt>
                <c:pt idx="647">
                  <c:v>55900800</c:v>
                </c:pt>
                <c:pt idx="648">
                  <c:v>55987200</c:v>
                </c:pt>
                <c:pt idx="649">
                  <c:v>56073600</c:v>
                </c:pt>
                <c:pt idx="650">
                  <c:v>56160000</c:v>
                </c:pt>
                <c:pt idx="651">
                  <c:v>56246400</c:v>
                </c:pt>
                <c:pt idx="652">
                  <c:v>56332800</c:v>
                </c:pt>
                <c:pt idx="653">
                  <c:v>56419200</c:v>
                </c:pt>
                <c:pt idx="654">
                  <c:v>56505600</c:v>
                </c:pt>
                <c:pt idx="655">
                  <c:v>56592000</c:v>
                </c:pt>
                <c:pt idx="656">
                  <c:v>56678400</c:v>
                </c:pt>
                <c:pt idx="657">
                  <c:v>56764800</c:v>
                </c:pt>
                <c:pt idx="658">
                  <c:v>56851200</c:v>
                </c:pt>
                <c:pt idx="659">
                  <c:v>56937600</c:v>
                </c:pt>
                <c:pt idx="660">
                  <c:v>57024000</c:v>
                </c:pt>
                <c:pt idx="661">
                  <c:v>57110400</c:v>
                </c:pt>
                <c:pt idx="662">
                  <c:v>57196800</c:v>
                </c:pt>
                <c:pt idx="663">
                  <c:v>57283200</c:v>
                </c:pt>
                <c:pt idx="664">
                  <c:v>57369600</c:v>
                </c:pt>
                <c:pt idx="665">
                  <c:v>57456000</c:v>
                </c:pt>
                <c:pt idx="666">
                  <c:v>57542400</c:v>
                </c:pt>
                <c:pt idx="667">
                  <c:v>57628800</c:v>
                </c:pt>
                <c:pt idx="668">
                  <c:v>57715200</c:v>
                </c:pt>
                <c:pt idx="669">
                  <c:v>57801600</c:v>
                </c:pt>
                <c:pt idx="670">
                  <c:v>57888000</c:v>
                </c:pt>
                <c:pt idx="671">
                  <c:v>57974400</c:v>
                </c:pt>
                <c:pt idx="672">
                  <c:v>58060800</c:v>
                </c:pt>
                <c:pt idx="673">
                  <c:v>58147200</c:v>
                </c:pt>
                <c:pt idx="674">
                  <c:v>58233600</c:v>
                </c:pt>
                <c:pt idx="675">
                  <c:v>58320000</c:v>
                </c:pt>
                <c:pt idx="676">
                  <c:v>58406400</c:v>
                </c:pt>
                <c:pt idx="677">
                  <c:v>58492800</c:v>
                </c:pt>
                <c:pt idx="678">
                  <c:v>58579200</c:v>
                </c:pt>
                <c:pt idx="679">
                  <c:v>58665600</c:v>
                </c:pt>
                <c:pt idx="680">
                  <c:v>58752000</c:v>
                </c:pt>
                <c:pt idx="681">
                  <c:v>58838400</c:v>
                </c:pt>
                <c:pt idx="682">
                  <c:v>58924800</c:v>
                </c:pt>
                <c:pt idx="683">
                  <c:v>59011200</c:v>
                </c:pt>
                <c:pt idx="684">
                  <c:v>59097600</c:v>
                </c:pt>
                <c:pt idx="685">
                  <c:v>59184000</c:v>
                </c:pt>
                <c:pt idx="686">
                  <c:v>59270400</c:v>
                </c:pt>
                <c:pt idx="687">
                  <c:v>59356800</c:v>
                </c:pt>
                <c:pt idx="688">
                  <c:v>59443200</c:v>
                </c:pt>
                <c:pt idx="689">
                  <c:v>59529600</c:v>
                </c:pt>
                <c:pt idx="690">
                  <c:v>59616000</c:v>
                </c:pt>
                <c:pt idx="691">
                  <c:v>59702400</c:v>
                </c:pt>
                <c:pt idx="692">
                  <c:v>59788800</c:v>
                </c:pt>
                <c:pt idx="693">
                  <c:v>59875200</c:v>
                </c:pt>
                <c:pt idx="694">
                  <c:v>59961600</c:v>
                </c:pt>
                <c:pt idx="695">
                  <c:v>60048000</c:v>
                </c:pt>
                <c:pt idx="696">
                  <c:v>60134400</c:v>
                </c:pt>
                <c:pt idx="697">
                  <c:v>60220800</c:v>
                </c:pt>
                <c:pt idx="698">
                  <c:v>60307200</c:v>
                </c:pt>
                <c:pt idx="699">
                  <c:v>60393600</c:v>
                </c:pt>
                <c:pt idx="700">
                  <c:v>60480000</c:v>
                </c:pt>
                <c:pt idx="701">
                  <c:v>60566400</c:v>
                </c:pt>
                <c:pt idx="702">
                  <c:v>60652800</c:v>
                </c:pt>
                <c:pt idx="703">
                  <c:v>60739200</c:v>
                </c:pt>
                <c:pt idx="704">
                  <c:v>60825600</c:v>
                </c:pt>
                <c:pt idx="705">
                  <c:v>60912000</c:v>
                </c:pt>
                <c:pt idx="706">
                  <c:v>60998400</c:v>
                </c:pt>
                <c:pt idx="707">
                  <c:v>61084800</c:v>
                </c:pt>
                <c:pt idx="708">
                  <c:v>61171200</c:v>
                </c:pt>
                <c:pt idx="709">
                  <c:v>61257600</c:v>
                </c:pt>
                <c:pt idx="710">
                  <c:v>61344000</c:v>
                </c:pt>
                <c:pt idx="711">
                  <c:v>61430400</c:v>
                </c:pt>
                <c:pt idx="712">
                  <c:v>61516800</c:v>
                </c:pt>
                <c:pt idx="713">
                  <c:v>61603200</c:v>
                </c:pt>
                <c:pt idx="714">
                  <c:v>61689600</c:v>
                </c:pt>
                <c:pt idx="715">
                  <c:v>61776000</c:v>
                </c:pt>
                <c:pt idx="716">
                  <c:v>61862400</c:v>
                </c:pt>
                <c:pt idx="717">
                  <c:v>61948800</c:v>
                </c:pt>
                <c:pt idx="718">
                  <c:v>62035200</c:v>
                </c:pt>
                <c:pt idx="719">
                  <c:v>62121600</c:v>
                </c:pt>
                <c:pt idx="720">
                  <c:v>62208000</c:v>
                </c:pt>
                <c:pt idx="721">
                  <c:v>62294400</c:v>
                </c:pt>
                <c:pt idx="722">
                  <c:v>62380800</c:v>
                </c:pt>
                <c:pt idx="723">
                  <c:v>62467200</c:v>
                </c:pt>
                <c:pt idx="724">
                  <c:v>62553600</c:v>
                </c:pt>
                <c:pt idx="725">
                  <c:v>62640000</c:v>
                </c:pt>
                <c:pt idx="726">
                  <c:v>62726400</c:v>
                </c:pt>
                <c:pt idx="727">
                  <c:v>62812800</c:v>
                </c:pt>
                <c:pt idx="728">
                  <c:v>62899200</c:v>
                </c:pt>
                <c:pt idx="729">
                  <c:v>62985600</c:v>
                </c:pt>
                <c:pt idx="730">
                  <c:v>63072000</c:v>
                </c:pt>
                <c:pt idx="731">
                  <c:v>63158400</c:v>
                </c:pt>
                <c:pt idx="732">
                  <c:v>63244800</c:v>
                </c:pt>
                <c:pt idx="733">
                  <c:v>63331200</c:v>
                </c:pt>
                <c:pt idx="734">
                  <c:v>63417600</c:v>
                </c:pt>
                <c:pt idx="735">
                  <c:v>63504000</c:v>
                </c:pt>
                <c:pt idx="736">
                  <c:v>63590400</c:v>
                </c:pt>
                <c:pt idx="737">
                  <c:v>63676800</c:v>
                </c:pt>
                <c:pt idx="738">
                  <c:v>63763200</c:v>
                </c:pt>
                <c:pt idx="739">
                  <c:v>63849600</c:v>
                </c:pt>
                <c:pt idx="740">
                  <c:v>63936000</c:v>
                </c:pt>
                <c:pt idx="741">
                  <c:v>64022400</c:v>
                </c:pt>
                <c:pt idx="742">
                  <c:v>64108800</c:v>
                </c:pt>
                <c:pt idx="743">
                  <c:v>64195200</c:v>
                </c:pt>
                <c:pt idx="744">
                  <c:v>64281600</c:v>
                </c:pt>
                <c:pt idx="745">
                  <c:v>64368000</c:v>
                </c:pt>
                <c:pt idx="746">
                  <c:v>64454400</c:v>
                </c:pt>
                <c:pt idx="747">
                  <c:v>64540800</c:v>
                </c:pt>
                <c:pt idx="748">
                  <c:v>64627200</c:v>
                </c:pt>
                <c:pt idx="749">
                  <c:v>64713600</c:v>
                </c:pt>
                <c:pt idx="750">
                  <c:v>64800000</c:v>
                </c:pt>
                <c:pt idx="751">
                  <c:v>64886400</c:v>
                </c:pt>
                <c:pt idx="752">
                  <c:v>64972800</c:v>
                </c:pt>
                <c:pt idx="753">
                  <c:v>65059200</c:v>
                </c:pt>
                <c:pt idx="754">
                  <c:v>65145600</c:v>
                </c:pt>
                <c:pt idx="755">
                  <c:v>65232000</c:v>
                </c:pt>
                <c:pt idx="756">
                  <c:v>65318400</c:v>
                </c:pt>
                <c:pt idx="757">
                  <c:v>65404800</c:v>
                </c:pt>
                <c:pt idx="758">
                  <c:v>65491200</c:v>
                </c:pt>
                <c:pt idx="759">
                  <c:v>65577600</c:v>
                </c:pt>
                <c:pt idx="760">
                  <c:v>65664000</c:v>
                </c:pt>
                <c:pt idx="761">
                  <c:v>65750400</c:v>
                </c:pt>
                <c:pt idx="762">
                  <c:v>65836800</c:v>
                </c:pt>
                <c:pt idx="763">
                  <c:v>65923200</c:v>
                </c:pt>
                <c:pt idx="764">
                  <c:v>66009600</c:v>
                </c:pt>
                <c:pt idx="765">
                  <c:v>66096000</c:v>
                </c:pt>
                <c:pt idx="766">
                  <c:v>66182400</c:v>
                </c:pt>
                <c:pt idx="767">
                  <c:v>66268800</c:v>
                </c:pt>
                <c:pt idx="768">
                  <c:v>66355200</c:v>
                </c:pt>
                <c:pt idx="769">
                  <c:v>66441600</c:v>
                </c:pt>
                <c:pt idx="770">
                  <c:v>66528000</c:v>
                </c:pt>
                <c:pt idx="771">
                  <c:v>66614400</c:v>
                </c:pt>
                <c:pt idx="772">
                  <c:v>66700800</c:v>
                </c:pt>
                <c:pt idx="773">
                  <c:v>66787200</c:v>
                </c:pt>
                <c:pt idx="774">
                  <c:v>66873600</c:v>
                </c:pt>
                <c:pt idx="775">
                  <c:v>66960000</c:v>
                </c:pt>
                <c:pt idx="776">
                  <c:v>67046400</c:v>
                </c:pt>
                <c:pt idx="777">
                  <c:v>67132800</c:v>
                </c:pt>
                <c:pt idx="778">
                  <c:v>67219200</c:v>
                </c:pt>
                <c:pt idx="779">
                  <c:v>67305600</c:v>
                </c:pt>
                <c:pt idx="780">
                  <c:v>67392000</c:v>
                </c:pt>
                <c:pt idx="781">
                  <c:v>67478400</c:v>
                </c:pt>
                <c:pt idx="782">
                  <c:v>67564800</c:v>
                </c:pt>
                <c:pt idx="783">
                  <c:v>67651200</c:v>
                </c:pt>
                <c:pt idx="784">
                  <c:v>67737600</c:v>
                </c:pt>
                <c:pt idx="785">
                  <c:v>67824000</c:v>
                </c:pt>
                <c:pt idx="786">
                  <c:v>67910400</c:v>
                </c:pt>
                <c:pt idx="787">
                  <c:v>67996800</c:v>
                </c:pt>
                <c:pt idx="788">
                  <c:v>68083200</c:v>
                </c:pt>
                <c:pt idx="789">
                  <c:v>68169600</c:v>
                </c:pt>
                <c:pt idx="790">
                  <c:v>68256000</c:v>
                </c:pt>
                <c:pt idx="791">
                  <c:v>68342400</c:v>
                </c:pt>
                <c:pt idx="792">
                  <c:v>68428800</c:v>
                </c:pt>
                <c:pt idx="793">
                  <c:v>68515200</c:v>
                </c:pt>
                <c:pt idx="794">
                  <c:v>68601600</c:v>
                </c:pt>
                <c:pt idx="795">
                  <c:v>68688000</c:v>
                </c:pt>
                <c:pt idx="796">
                  <c:v>68774400</c:v>
                </c:pt>
                <c:pt idx="797">
                  <c:v>68860800</c:v>
                </c:pt>
                <c:pt idx="798">
                  <c:v>68947200</c:v>
                </c:pt>
                <c:pt idx="799">
                  <c:v>69033600</c:v>
                </c:pt>
                <c:pt idx="800">
                  <c:v>69120000</c:v>
                </c:pt>
                <c:pt idx="801">
                  <c:v>69206400</c:v>
                </c:pt>
                <c:pt idx="802">
                  <c:v>69292800</c:v>
                </c:pt>
                <c:pt idx="803">
                  <c:v>69379200</c:v>
                </c:pt>
                <c:pt idx="804">
                  <c:v>69465600</c:v>
                </c:pt>
                <c:pt idx="805">
                  <c:v>69552000</c:v>
                </c:pt>
                <c:pt idx="806">
                  <c:v>69638400</c:v>
                </c:pt>
                <c:pt idx="807">
                  <c:v>69724800</c:v>
                </c:pt>
                <c:pt idx="808">
                  <c:v>69811200</c:v>
                </c:pt>
                <c:pt idx="809">
                  <c:v>69897600</c:v>
                </c:pt>
                <c:pt idx="810">
                  <c:v>69984000</c:v>
                </c:pt>
                <c:pt idx="811">
                  <c:v>70070400</c:v>
                </c:pt>
                <c:pt idx="812">
                  <c:v>70156800</c:v>
                </c:pt>
                <c:pt idx="813">
                  <c:v>70243200</c:v>
                </c:pt>
                <c:pt idx="814">
                  <c:v>70329600</c:v>
                </c:pt>
                <c:pt idx="815">
                  <c:v>70416000</c:v>
                </c:pt>
                <c:pt idx="816">
                  <c:v>70502400</c:v>
                </c:pt>
                <c:pt idx="817">
                  <c:v>70588800</c:v>
                </c:pt>
                <c:pt idx="818">
                  <c:v>70675200</c:v>
                </c:pt>
                <c:pt idx="819">
                  <c:v>70761600</c:v>
                </c:pt>
                <c:pt idx="820">
                  <c:v>70848000</c:v>
                </c:pt>
                <c:pt idx="821">
                  <c:v>70934400</c:v>
                </c:pt>
                <c:pt idx="822">
                  <c:v>71020800</c:v>
                </c:pt>
                <c:pt idx="823">
                  <c:v>71107200</c:v>
                </c:pt>
                <c:pt idx="824">
                  <c:v>71193600</c:v>
                </c:pt>
                <c:pt idx="825">
                  <c:v>71280000</c:v>
                </c:pt>
                <c:pt idx="826">
                  <c:v>71366400</c:v>
                </c:pt>
                <c:pt idx="827">
                  <c:v>71452800</c:v>
                </c:pt>
                <c:pt idx="828">
                  <c:v>71539200</c:v>
                </c:pt>
                <c:pt idx="829">
                  <c:v>71625600</c:v>
                </c:pt>
                <c:pt idx="830">
                  <c:v>71712000</c:v>
                </c:pt>
                <c:pt idx="831">
                  <c:v>71798400</c:v>
                </c:pt>
                <c:pt idx="832">
                  <c:v>71884800</c:v>
                </c:pt>
                <c:pt idx="833">
                  <c:v>71971200</c:v>
                </c:pt>
                <c:pt idx="834">
                  <c:v>72057600</c:v>
                </c:pt>
                <c:pt idx="835">
                  <c:v>72144000</c:v>
                </c:pt>
                <c:pt idx="836">
                  <c:v>72230400</c:v>
                </c:pt>
                <c:pt idx="837">
                  <c:v>72316800</c:v>
                </c:pt>
                <c:pt idx="838">
                  <c:v>72403200</c:v>
                </c:pt>
                <c:pt idx="839">
                  <c:v>72489600</c:v>
                </c:pt>
                <c:pt idx="840">
                  <c:v>72576000</c:v>
                </c:pt>
                <c:pt idx="841">
                  <c:v>72662400</c:v>
                </c:pt>
                <c:pt idx="842">
                  <c:v>72748800</c:v>
                </c:pt>
                <c:pt idx="843">
                  <c:v>72835200</c:v>
                </c:pt>
                <c:pt idx="844">
                  <c:v>72921600</c:v>
                </c:pt>
                <c:pt idx="845">
                  <c:v>73008000</c:v>
                </c:pt>
                <c:pt idx="846">
                  <c:v>73094400</c:v>
                </c:pt>
                <c:pt idx="847">
                  <c:v>73180800</c:v>
                </c:pt>
                <c:pt idx="848">
                  <c:v>73267200</c:v>
                </c:pt>
                <c:pt idx="849">
                  <c:v>73353600</c:v>
                </c:pt>
                <c:pt idx="850">
                  <c:v>73440000</c:v>
                </c:pt>
                <c:pt idx="851">
                  <c:v>73526400</c:v>
                </c:pt>
                <c:pt idx="852">
                  <c:v>73612800</c:v>
                </c:pt>
                <c:pt idx="853">
                  <c:v>73699200</c:v>
                </c:pt>
                <c:pt idx="854">
                  <c:v>73785600</c:v>
                </c:pt>
                <c:pt idx="855">
                  <c:v>73872000</c:v>
                </c:pt>
                <c:pt idx="856">
                  <c:v>73958400</c:v>
                </c:pt>
                <c:pt idx="857">
                  <c:v>74044800</c:v>
                </c:pt>
                <c:pt idx="858">
                  <c:v>74131200</c:v>
                </c:pt>
                <c:pt idx="859">
                  <c:v>74217600</c:v>
                </c:pt>
                <c:pt idx="860">
                  <c:v>74304000</c:v>
                </c:pt>
                <c:pt idx="861">
                  <c:v>74390400</c:v>
                </c:pt>
                <c:pt idx="862">
                  <c:v>74476800</c:v>
                </c:pt>
                <c:pt idx="863">
                  <c:v>74563200</c:v>
                </c:pt>
                <c:pt idx="864">
                  <c:v>74649600</c:v>
                </c:pt>
                <c:pt idx="865">
                  <c:v>74736000</c:v>
                </c:pt>
                <c:pt idx="866">
                  <c:v>74822400</c:v>
                </c:pt>
                <c:pt idx="867">
                  <c:v>74908800</c:v>
                </c:pt>
                <c:pt idx="868">
                  <c:v>74995200</c:v>
                </c:pt>
                <c:pt idx="869">
                  <c:v>75081600</c:v>
                </c:pt>
                <c:pt idx="870">
                  <c:v>75168000</c:v>
                </c:pt>
                <c:pt idx="871">
                  <c:v>75254400</c:v>
                </c:pt>
                <c:pt idx="872">
                  <c:v>75340800</c:v>
                </c:pt>
                <c:pt idx="873">
                  <c:v>75427200</c:v>
                </c:pt>
                <c:pt idx="874">
                  <c:v>75513600</c:v>
                </c:pt>
                <c:pt idx="875">
                  <c:v>75600000</c:v>
                </c:pt>
                <c:pt idx="876">
                  <c:v>75686400</c:v>
                </c:pt>
                <c:pt idx="877">
                  <c:v>75772800</c:v>
                </c:pt>
                <c:pt idx="878">
                  <c:v>75859200</c:v>
                </c:pt>
                <c:pt idx="879">
                  <c:v>75945600</c:v>
                </c:pt>
                <c:pt idx="880">
                  <c:v>76032000</c:v>
                </c:pt>
                <c:pt idx="881">
                  <c:v>76118400</c:v>
                </c:pt>
                <c:pt idx="882">
                  <c:v>76204800</c:v>
                </c:pt>
                <c:pt idx="883">
                  <c:v>76291200</c:v>
                </c:pt>
                <c:pt idx="884">
                  <c:v>76377600</c:v>
                </c:pt>
                <c:pt idx="885">
                  <c:v>76464000</c:v>
                </c:pt>
                <c:pt idx="886">
                  <c:v>76550400</c:v>
                </c:pt>
                <c:pt idx="887">
                  <c:v>76636800</c:v>
                </c:pt>
                <c:pt idx="888">
                  <c:v>76723200</c:v>
                </c:pt>
                <c:pt idx="889">
                  <c:v>76809600</c:v>
                </c:pt>
                <c:pt idx="890">
                  <c:v>76896000</c:v>
                </c:pt>
                <c:pt idx="891">
                  <c:v>76982400</c:v>
                </c:pt>
                <c:pt idx="892">
                  <c:v>77068800</c:v>
                </c:pt>
                <c:pt idx="893">
                  <c:v>77155200</c:v>
                </c:pt>
                <c:pt idx="894">
                  <c:v>77241600</c:v>
                </c:pt>
                <c:pt idx="895">
                  <c:v>77328000</c:v>
                </c:pt>
                <c:pt idx="896">
                  <c:v>77414400</c:v>
                </c:pt>
                <c:pt idx="897">
                  <c:v>77500800</c:v>
                </c:pt>
                <c:pt idx="898">
                  <c:v>77587200</c:v>
                </c:pt>
                <c:pt idx="899">
                  <c:v>77673600</c:v>
                </c:pt>
                <c:pt idx="900">
                  <c:v>77760000</c:v>
                </c:pt>
                <c:pt idx="901">
                  <c:v>77846400</c:v>
                </c:pt>
                <c:pt idx="902">
                  <c:v>77932800</c:v>
                </c:pt>
                <c:pt idx="903">
                  <c:v>78019200</c:v>
                </c:pt>
                <c:pt idx="904">
                  <c:v>78105600</c:v>
                </c:pt>
                <c:pt idx="905">
                  <c:v>78192000</c:v>
                </c:pt>
                <c:pt idx="906">
                  <c:v>78278400</c:v>
                </c:pt>
                <c:pt idx="907">
                  <c:v>78364800</c:v>
                </c:pt>
                <c:pt idx="908">
                  <c:v>78451200</c:v>
                </c:pt>
                <c:pt idx="909">
                  <c:v>78537600</c:v>
                </c:pt>
                <c:pt idx="910">
                  <c:v>78624000</c:v>
                </c:pt>
                <c:pt idx="911">
                  <c:v>78710400</c:v>
                </c:pt>
                <c:pt idx="912">
                  <c:v>78796800</c:v>
                </c:pt>
                <c:pt idx="913">
                  <c:v>78883200</c:v>
                </c:pt>
                <c:pt idx="914">
                  <c:v>78969600</c:v>
                </c:pt>
                <c:pt idx="915">
                  <c:v>79056000</c:v>
                </c:pt>
                <c:pt idx="916">
                  <c:v>79142400</c:v>
                </c:pt>
                <c:pt idx="917">
                  <c:v>79228800</c:v>
                </c:pt>
                <c:pt idx="918">
                  <c:v>79315200</c:v>
                </c:pt>
                <c:pt idx="919">
                  <c:v>79401600</c:v>
                </c:pt>
                <c:pt idx="920">
                  <c:v>79488000</c:v>
                </c:pt>
                <c:pt idx="921">
                  <c:v>79574400</c:v>
                </c:pt>
                <c:pt idx="922">
                  <c:v>79660800</c:v>
                </c:pt>
                <c:pt idx="923">
                  <c:v>79747200</c:v>
                </c:pt>
                <c:pt idx="924">
                  <c:v>79833600</c:v>
                </c:pt>
                <c:pt idx="925">
                  <c:v>79920000</c:v>
                </c:pt>
                <c:pt idx="926">
                  <c:v>80006400</c:v>
                </c:pt>
                <c:pt idx="927">
                  <c:v>80092800</c:v>
                </c:pt>
                <c:pt idx="928">
                  <c:v>80179200</c:v>
                </c:pt>
                <c:pt idx="929">
                  <c:v>80265600</c:v>
                </c:pt>
                <c:pt idx="930">
                  <c:v>80352000</c:v>
                </c:pt>
                <c:pt idx="931">
                  <c:v>80438400</c:v>
                </c:pt>
                <c:pt idx="932">
                  <c:v>80524800</c:v>
                </c:pt>
                <c:pt idx="933">
                  <c:v>80611200</c:v>
                </c:pt>
                <c:pt idx="934">
                  <c:v>80697600</c:v>
                </c:pt>
                <c:pt idx="935">
                  <c:v>80784000</c:v>
                </c:pt>
                <c:pt idx="936">
                  <c:v>80870400</c:v>
                </c:pt>
                <c:pt idx="937">
                  <c:v>80956800</c:v>
                </c:pt>
                <c:pt idx="938">
                  <c:v>81043200</c:v>
                </c:pt>
                <c:pt idx="939">
                  <c:v>81129600</c:v>
                </c:pt>
                <c:pt idx="940">
                  <c:v>81216000</c:v>
                </c:pt>
                <c:pt idx="941">
                  <c:v>81302400</c:v>
                </c:pt>
                <c:pt idx="942">
                  <c:v>81388800</c:v>
                </c:pt>
                <c:pt idx="943">
                  <c:v>81475200</c:v>
                </c:pt>
                <c:pt idx="944">
                  <c:v>81561600</c:v>
                </c:pt>
                <c:pt idx="945">
                  <c:v>81648000</c:v>
                </c:pt>
                <c:pt idx="946">
                  <c:v>81734400</c:v>
                </c:pt>
                <c:pt idx="947">
                  <c:v>81820800</c:v>
                </c:pt>
                <c:pt idx="948">
                  <c:v>81907200</c:v>
                </c:pt>
                <c:pt idx="949">
                  <c:v>81993600</c:v>
                </c:pt>
                <c:pt idx="950">
                  <c:v>82080000</c:v>
                </c:pt>
                <c:pt idx="951">
                  <c:v>82166400</c:v>
                </c:pt>
                <c:pt idx="952">
                  <c:v>82252800</c:v>
                </c:pt>
                <c:pt idx="953">
                  <c:v>82339200</c:v>
                </c:pt>
                <c:pt idx="954">
                  <c:v>82425600</c:v>
                </c:pt>
                <c:pt idx="955">
                  <c:v>82512000</c:v>
                </c:pt>
                <c:pt idx="956">
                  <c:v>82598400</c:v>
                </c:pt>
                <c:pt idx="957">
                  <c:v>82684800</c:v>
                </c:pt>
                <c:pt idx="958">
                  <c:v>82771200</c:v>
                </c:pt>
                <c:pt idx="959">
                  <c:v>82857600</c:v>
                </c:pt>
                <c:pt idx="960">
                  <c:v>82944000</c:v>
                </c:pt>
                <c:pt idx="961">
                  <c:v>83030400</c:v>
                </c:pt>
                <c:pt idx="962">
                  <c:v>83116800</c:v>
                </c:pt>
                <c:pt idx="963">
                  <c:v>83203200</c:v>
                </c:pt>
                <c:pt idx="964">
                  <c:v>83289600</c:v>
                </c:pt>
                <c:pt idx="965">
                  <c:v>83376000</c:v>
                </c:pt>
                <c:pt idx="966">
                  <c:v>83462400</c:v>
                </c:pt>
                <c:pt idx="967">
                  <c:v>83548800</c:v>
                </c:pt>
                <c:pt idx="968">
                  <c:v>83635200</c:v>
                </c:pt>
                <c:pt idx="969">
                  <c:v>83721600</c:v>
                </c:pt>
                <c:pt idx="970">
                  <c:v>83808000</c:v>
                </c:pt>
                <c:pt idx="971">
                  <c:v>83894400</c:v>
                </c:pt>
                <c:pt idx="972">
                  <c:v>83980800</c:v>
                </c:pt>
                <c:pt idx="973">
                  <c:v>84067200</c:v>
                </c:pt>
                <c:pt idx="974">
                  <c:v>84153600</c:v>
                </c:pt>
                <c:pt idx="975">
                  <c:v>84240000</c:v>
                </c:pt>
                <c:pt idx="976">
                  <c:v>84326400</c:v>
                </c:pt>
                <c:pt idx="977">
                  <c:v>84412800</c:v>
                </c:pt>
                <c:pt idx="978">
                  <c:v>84499200</c:v>
                </c:pt>
                <c:pt idx="979">
                  <c:v>84585600</c:v>
                </c:pt>
                <c:pt idx="980">
                  <c:v>84672000</c:v>
                </c:pt>
                <c:pt idx="981">
                  <c:v>84758400</c:v>
                </c:pt>
                <c:pt idx="982">
                  <c:v>84844800</c:v>
                </c:pt>
                <c:pt idx="983">
                  <c:v>84931200</c:v>
                </c:pt>
                <c:pt idx="984">
                  <c:v>85017600</c:v>
                </c:pt>
                <c:pt idx="985">
                  <c:v>85104000</c:v>
                </c:pt>
                <c:pt idx="986">
                  <c:v>85190400</c:v>
                </c:pt>
                <c:pt idx="987">
                  <c:v>85276800</c:v>
                </c:pt>
                <c:pt idx="988">
                  <c:v>85363200</c:v>
                </c:pt>
                <c:pt idx="989">
                  <c:v>85449600</c:v>
                </c:pt>
                <c:pt idx="990">
                  <c:v>85536000</c:v>
                </c:pt>
                <c:pt idx="991">
                  <c:v>85622400</c:v>
                </c:pt>
                <c:pt idx="992">
                  <c:v>85708800</c:v>
                </c:pt>
                <c:pt idx="993">
                  <c:v>85795200</c:v>
                </c:pt>
                <c:pt idx="994">
                  <c:v>85881600</c:v>
                </c:pt>
                <c:pt idx="995">
                  <c:v>85968000</c:v>
                </c:pt>
                <c:pt idx="996">
                  <c:v>86054400</c:v>
                </c:pt>
                <c:pt idx="997">
                  <c:v>86140800</c:v>
                </c:pt>
                <c:pt idx="998">
                  <c:v>86227200</c:v>
                </c:pt>
                <c:pt idx="999">
                  <c:v>86313600</c:v>
                </c:pt>
                <c:pt idx="1000">
                  <c:v>86400000</c:v>
                </c:pt>
                <c:pt idx="1001">
                  <c:v>86486400</c:v>
                </c:pt>
                <c:pt idx="1002">
                  <c:v>86572800</c:v>
                </c:pt>
                <c:pt idx="1003">
                  <c:v>86659200</c:v>
                </c:pt>
                <c:pt idx="1004">
                  <c:v>86745600</c:v>
                </c:pt>
                <c:pt idx="1005">
                  <c:v>86832000</c:v>
                </c:pt>
                <c:pt idx="1006">
                  <c:v>86918400</c:v>
                </c:pt>
                <c:pt idx="1007">
                  <c:v>87004800</c:v>
                </c:pt>
                <c:pt idx="1008">
                  <c:v>87091200</c:v>
                </c:pt>
                <c:pt idx="1009">
                  <c:v>87177600</c:v>
                </c:pt>
                <c:pt idx="1010">
                  <c:v>87264000</c:v>
                </c:pt>
                <c:pt idx="1011">
                  <c:v>87350400</c:v>
                </c:pt>
                <c:pt idx="1012">
                  <c:v>87436800</c:v>
                </c:pt>
                <c:pt idx="1013">
                  <c:v>87523200</c:v>
                </c:pt>
                <c:pt idx="1014">
                  <c:v>87609600</c:v>
                </c:pt>
                <c:pt idx="1015">
                  <c:v>87696000</c:v>
                </c:pt>
                <c:pt idx="1016">
                  <c:v>87782400</c:v>
                </c:pt>
                <c:pt idx="1017">
                  <c:v>87868800</c:v>
                </c:pt>
                <c:pt idx="1018">
                  <c:v>87955200</c:v>
                </c:pt>
                <c:pt idx="1019">
                  <c:v>88041600</c:v>
                </c:pt>
                <c:pt idx="1020">
                  <c:v>88128000</c:v>
                </c:pt>
                <c:pt idx="1021">
                  <c:v>88214400</c:v>
                </c:pt>
                <c:pt idx="1022">
                  <c:v>88300800</c:v>
                </c:pt>
                <c:pt idx="1023">
                  <c:v>88387200</c:v>
                </c:pt>
                <c:pt idx="1024">
                  <c:v>88473600</c:v>
                </c:pt>
                <c:pt idx="1025">
                  <c:v>88560000</c:v>
                </c:pt>
                <c:pt idx="1026">
                  <c:v>88646400</c:v>
                </c:pt>
                <c:pt idx="1027">
                  <c:v>88732800</c:v>
                </c:pt>
                <c:pt idx="1028">
                  <c:v>88819200</c:v>
                </c:pt>
                <c:pt idx="1029">
                  <c:v>88905600</c:v>
                </c:pt>
                <c:pt idx="1030">
                  <c:v>88992000</c:v>
                </c:pt>
                <c:pt idx="1031">
                  <c:v>89078400</c:v>
                </c:pt>
                <c:pt idx="1032">
                  <c:v>89164800</c:v>
                </c:pt>
                <c:pt idx="1033">
                  <c:v>89251200</c:v>
                </c:pt>
                <c:pt idx="1034">
                  <c:v>89337600</c:v>
                </c:pt>
                <c:pt idx="1035">
                  <c:v>89424000</c:v>
                </c:pt>
                <c:pt idx="1036">
                  <c:v>89510400</c:v>
                </c:pt>
                <c:pt idx="1037">
                  <c:v>89596800</c:v>
                </c:pt>
                <c:pt idx="1038">
                  <c:v>89683200</c:v>
                </c:pt>
                <c:pt idx="1039">
                  <c:v>89769600</c:v>
                </c:pt>
                <c:pt idx="1040">
                  <c:v>89856000</c:v>
                </c:pt>
                <c:pt idx="1041">
                  <c:v>89942400</c:v>
                </c:pt>
                <c:pt idx="1042">
                  <c:v>90028800</c:v>
                </c:pt>
                <c:pt idx="1043">
                  <c:v>90115200</c:v>
                </c:pt>
                <c:pt idx="1044">
                  <c:v>90201600</c:v>
                </c:pt>
                <c:pt idx="1045">
                  <c:v>90288000</c:v>
                </c:pt>
                <c:pt idx="1046">
                  <c:v>90374400</c:v>
                </c:pt>
                <c:pt idx="1047">
                  <c:v>90460800</c:v>
                </c:pt>
                <c:pt idx="1048">
                  <c:v>90547200</c:v>
                </c:pt>
                <c:pt idx="1049">
                  <c:v>90633600</c:v>
                </c:pt>
                <c:pt idx="1050">
                  <c:v>90720000</c:v>
                </c:pt>
                <c:pt idx="1051">
                  <c:v>90806400</c:v>
                </c:pt>
                <c:pt idx="1052">
                  <c:v>90892800</c:v>
                </c:pt>
                <c:pt idx="1053">
                  <c:v>90979200</c:v>
                </c:pt>
                <c:pt idx="1054">
                  <c:v>91065600</c:v>
                </c:pt>
                <c:pt idx="1055">
                  <c:v>91152000</c:v>
                </c:pt>
                <c:pt idx="1056">
                  <c:v>91238400</c:v>
                </c:pt>
                <c:pt idx="1057">
                  <c:v>91324800</c:v>
                </c:pt>
                <c:pt idx="1058">
                  <c:v>91411200</c:v>
                </c:pt>
                <c:pt idx="1059">
                  <c:v>91497600</c:v>
                </c:pt>
                <c:pt idx="1060">
                  <c:v>91584000</c:v>
                </c:pt>
                <c:pt idx="1061">
                  <c:v>91670400</c:v>
                </c:pt>
                <c:pt idx="1062">
                  <c:v>91756800</c:v>
                </c:pt>
                <c:pt idx="1063">
                  <c:v>91843200</c:v>
                </c:pt>
                <c:pt idx="1064">
                  <c:v>91929600</c:v>
                </c:pt>
                <c:pt idx="1065">
                  <c:v>92016000</c:v>
                </c:pt>
                <c:pt idx="1066">
                  <c:v>92102400</c:v>
                </c:pt>
                <c:pt idx="1067">
                  <c:v>92188800</c:v>
                </c:pt>
                <c:pt idx="1068">
                  <c:v>92275200</c:v>
                </c:pt>
                <c:pt idx="1069">
                  <c:v>92361600</c:v>
                </c:pt>
                <c:pt idx="1070">
                  <c:v>92448000</c:v>
                </c:pt>
                <c:pt idx="1071">
                  <c:v>92534400</c:v>
                </c:pt>
                <c:pt idx="1072">
                  <c:v>92620800</c:v>
                </c:pt>
                <c:pt idx="1073">
                  <c:v>92707200</c:v>
                </c:pt>
                <c:pt idx="1074">
                  <c:v>92793600</c:v>
                </c:pt>
                <c:pt idx="1075">
                  <c:v>92880000</c:v>
                </c:pt>
                <c:pt idx="1076">
                  <c:v>92966400</c:v>
                </c:pt>
                <c:pt idx="1077">
                  <c:v>93052800</c:v>
                </c:pt>
                <c:pt idx="1078">
                  <c:v>93139200</c:v>
                </c:pt>
                <c:pt idx="1079">
                  <c:v>93225600</c:v>
                </c:pt>
                <c:pt idx="1080">
                  <c:v>93312000</c:v>
                </c:pt>
                <c:pt idx="1081">
                  <c:v>93398400</c:v>
                </c:pt>
                <c:pt idx="1082">
                  <c:v>93484800</c:v>
                </c:pt>
                <c:pt idx="1083">
                  <c:v>93571200</c:v>
                </c:pt>
                <c:pt idx="1084">
                  <c:v>93657600</c:v>
                </c:pt>
                <c:pt idx="1085">
                  <c:v>93744000</c:v>
                </c:pt>
                <c:pt idx="1086">
                  <c:v>93830400</c:v>
                </c:pt>
                <c:pt idx="1087">
                  <c:v>93916800</c:v>
                </c:pt>
                <c:pt idx="1088">
                  <c:v>94003200</c:v>
                </c:pt>
                <c:pt idx="1089">
                  <c:v>94089600</c:v>
                </c:pt>
                <c:pt idx="1090">
                  <c:v>94176000</c:v>
                </c:pt>
                <c:pt idx="1091">
                  <c:v>94262400</c:v>
                </c:pt>
                <c:pt idx="1092">
                  <c:v>94348800</c:v>
                </c:pt>
                <c:pt idx="1093">
                  <c:v>94435200</c:v>
                </c:pt>
                <c:pt idx="1094">
                  <c:v>94521600</c:v>
                </c:pt>
                <c:pt idx="1095">
                  <c:v>94608000</c:v>
                </c:pt>
                <c:pt idx="1096">
                  <c:v>94694400</c:v>
                </c:pt>
                <c:pt idx="1097">
                  <c:v>94780800</c:v>
                </c:pt>
                <c:pt idx="1098">
                  <c:v>94867200</c:v>
                </c:pt>
                <c:pt idx="1099">
                  <c:v>94953600</c:v>
                </c:pt>
                <c:pt idx="1100">
                  <c:v>95040000</c:v>
                </c:pt>
                <c:pt idx="1101">
                  <c:v>95126400</c:v>
                </c:pt>
                <c:pt idx="1102">
                  <c:v>95212800</c:v>
                </c:pt>
                <c:pt idx="1103">
                  <c:v>95299200</c:v>
                </c:pt>
                <c:pt idx="1104">
                  <c:v>95385600</c:v>
                </c:pt>
                <c:pt idx="1105">
                  <c:v>95472000</c:v>
                </c:pt>
                <c:pt idx="1106">
                  <c:v>95558400</c:v>
                </c:pt>
                <c:pt idx="1107">
                  <c:v>95644800</c:v>
                </c:pt>
                <c:pt idx="1108">
                  <c:v>95731200</c:v>
                </c:pt>
                <c:pt idx="1109">
                  <c:v>95817600</c:v>
                </c:pt>
                <c:pt idx="1110">
                  <c:v>95904000</c:v>
                </c:pt>
                <c:pt idx="1111">
                  <c:v>95990400</c:v>
                </c:pt>
                <c:pt idx="1112">
                  <c:v>96076800</c:v>
                </c:pt>
                <c:pt idx="1113">
                  <c:v>96163200</c:v>
                </c:pt>
                <c:pt idx="1114">
                  <c:v>96249600</c:v>
                </c:pt>
                <c:pt idx="1115">
                  <c:v>96336000</c:v>
                </c:pt>
                <c:pt idx="1116">
                  <c:v>96422400</c:v>
                </c:pt>
                <c:pt idx="1117">
                  <c:v>96508800</c:v>
                </c:pt>
                <c:pt idx="1118">
                  <c:v>96595200</c:v>
                </c:pt>
                <c:pt idx="1119">
                  <c:v>96681600</c:v>
                </c:pt>
                <c:pt idx="1120">
                  <c:v>96768000</c:v>
                </c:pt>
                <c:pt idx="1121">
                  <c:v>96854400</c:v>
                </c:pt>
                <c:pt idx="1122">
                  <c:v>96940800</c:v>
                </c:pt>
                <c:pt idx="1123">
                  <c:v>97027200</c:v>
                </c:pt>
                <c:pt idx="1124">
                  <c:v>97113600</c:v>
                </c:pt>
                <c:pt idx="1125">
                  <c:v>97200000</c:v>
                </c:pt>
                <c:pt idx="1126">
                  <c:v>97286400</c:v>
                </c:pt>
                <c:pt idx="1127">
                  <c:v>97372800</c:v>
                </c:pt>
                <c:pt idx="1128">
                  <c:v>97459200</c:v>
                </c:pt>
                <c:pt idx="1129">
                  <c:v>97545600</c:v>
                </c:pt>
                <c:pt idx="1130">
                  <c:v>97632000</c:v>
                </c:pt>
                <c:pt idx="1131">
                  <c:v>97718400</c:v>
                </c:pt>
                <c:pt idx="1132">
                  <c:v>97804800</c:v>
                </c:pt>
                <c:pt idx="1133">
                  <c:v>97891200</c:v>
                </c:pt>
                <c:pt idx="1134">
                  <c:v>97977600</c:v>
                </c:pt>
                <c:pt idx="1135">
                  <c:v>98064000</c:v>
                </c:pt>
                <c:pt idx="1136">
                  <c:v>98150400</c:v>
                </c:pt>
                <c:pt idx="1137">
                  <c:v>98236800</c:v>
                </c:pt>
                <c:pt idx="1138">
                  <c:v>98323200</c:v>
                </c:pt>
                <c:pt idx="1139">
                  <c:v>98409600</c:v>
                </c:pt>
                <c:pt idx="1140">
                  <c:v>98496000</c:v>
                </c:pt>
                <c:pt idx="1141">
                  <c:v>98582400</c:v>
                </c:pt>
                <c:pt idx="1142">
                  <c:v>98668800</c:v>
                </c:pt>
                <c:pt idx="1143">
                  <c:v>98755200</c:v>
                </c:pt>
                <c:pt idx="1144">
                  <c:v>98841600</c:v>
                </c:pt>
                <c:pt idx="1145">
                  <c:v>98928000</c:v>
                </c:pt>
                <c:pt idx="1146">
                  <c:v>99014400</c:v>
                </c:pt>
                <c:pt idx="1147">
                  <c:v>99100800</c:v>
                </c:pt>
                <c:pt idx="1148">
                  <c:v>99187200</c:v>
                </c:pt>
                <c:pt idx="1149">
                  <c:v>99273600</c:v>
                </c:pt>
                <c:pt idx="1150">
                  <c:v>99360000</c:v>
                </c:pt>
                <c:pt idx="1151">
                  <c:v>99446400</c:v>
                </c:pt>
                <c:pt idx="1152">
                  <c:v>99532800</c:v>
                </c:pt>
                <c:pt idx="1153">
                  <c:v>99619200</c:v>
                </c:pt>
                <c:pt idx="1154">
                  <c:v>99705600</c:v>
                </c:pt>
                <c:pt idx="1155">
                  <c:v>99792000</c:v>
                </c:pt>
                <c:pt idx="1156">
                  <c:v>99878400</c:v>
                </c:pt>
                <c:pt idx="1157">
                  <c:v>99964800</c:v>
                </c:pt>
                <c:pt idx="1158">
                  <c:v>100051200</c:v>
                </c:pt>
                <c:pt idx="1159">
                  <c:v>100137600</c:v>
                </c:pt>
                <c:pt idx="1160">
                  <c:v>100224000</c:v>
                </c:pt>
                <c:pt idx="1161">
                  <c:v>100310400</c:v>
                </c:pt>
                <c:pt idx="1162">
                  <c:v>100396800</c:v>
                </c:pt>
                <c:pt idx="1163">
                  <c:v>100483200</c:v>
                </c:pt>
                <c:pt idx="1164">
                  <c:v>100569600</c:v>
                </c:pt>
                <c:pt idx="1165">
                  <c:v>100656000</c:v>
                </c:pt>
                <c:pt idx="1166">
                  <c:v>100742400</c:v>
                </c:pt>
                <c:pt idx="1167">
                  <c:v>100828800</c:v>
                </c:pt>
                <c:pt idx="1168">
                  <c:v>100915200</c:v>
                </c:pt>
                <c:pt idx="1169">
                  <c:v>101001600</c:v>
                </c:pt>
                <c:pt idx="1170">
                  <c:v>101088000</c:v>
                </c:pt>
                <c:pt idx="1171">
                  <c:v>101174400</c:v>
                </c:pt>
                <c:pt idx="1172">
                  <c:v>101260800</c:v>
                </c:pt>
                <c:pt idx="1173">
                  <c:v>101347200</c:v>
                </c:pt>
                <c:pt idx="1174">
                  <c:v>101433600</c:v>
                </c:pt>
                <c:pt idx="1175">
                  <c:v>101520000</c:v>
                </c:pt>
                <c:pt idx="1176">
                  <c:v>101606400</c:v>
                </c:pt>
                <c:pt idx="1177">
                  <c:v>101692800</c:v>
                </c:pt>
                <c:pt idx="1178">
                  <c:v>101779200</c:v>
                </c:pt>
                <c:pt idx="1179">
                  <c:v>101865600</c:v>
                </c:pt>
                <c:pt idx="1180">
                  <c:v>101952000</c:v>
                </c:pt>
                <c:pt idx="1181">
                  <c:v>102038400</c:v>
                </c:pt>
                <c:pt idx="1182">
                  <c:v>102124800</c:v>
                </c:pt>
                <c:pt idx="1183">
                  <c:v>102211200</c:v>
                </c:pt>
                <c:pt idx="1184">
                  <c:v>102297600</c:v>
                </c:pt>
                <c:pt idx="1185">
                  <c:v>102384000</c:v>
                </c:pt>
                <c:pt idx="1186">
                  <c:v>102470400</c:v>
                </c:pt>
                <c:pt idx="1187">
                  <c:v>102556800</c:v>
                </c:pt>
                <c:pt idx="1188">
                  <c:v>102643200</c:v>
                </c:pt>
                <c:pt idx="1189">
                  <c:v>102729600</c:v>
                </c:pt>
                <c:pt idx="1190">
                  <c:v>102816000</c:v>
                </c:pt>
                <c:pt idx="1191">
                  <c:v>102902400</c:v>
                </c:pt>
                <c:pt idx="1192">
                  <c:v>102988800</c:v>
                </c:pt>
                <c:pt idx="1193">
                  <c:v>103075200</c:v>
                </c:pt>
                <c:pt idx="1194">
                  <c:v>103161600</c:v>
                </c:pt>
                <c:pt idx="1195">
                  <c:v>103248000</c:v>
                </c:pt>
                <c:pt idx="1196">
                  <c:v>103334400</c:v>
                </c:pt>
                <c:pt idx="1197">
                  <c:v>103420800</c:v>
                </c:pt>
                <c:pt idx="1198">
                  <c:v>103507200</c:v>
                </c:pt>
                <c:pt idx="1199">
                  <c:v>103593600</c:v>
                </c:pt>
                <c:pt idx="1200">
                  <c:v>103680000</c:v>
                </c:pt>
                <c:pt idx="1201">
                  <c:v>103766400</c:v>
                </c:pt>
                <c:pt idx="1202">
                  <c:v>103852800</c:v>
                </c:pt>
                <c:pt idx="1203">
                  <c:v>103939200</c:v>
                </c:pt>
                <c:pt idx="1204">
                  <c:v>104025600</c:v>
                </c:pt>
                <c:pt idx="1205">
                  <c:v>104112000</c:v>
                </c:pt>
                <c:pt idx="1206">
                  <c:v>104198400</c:v>
                </c:pt>
                <c:pt idx="1207">
                  <c:v>104284800</c:v>
                </c:pt>
                <c:pt idx="1208">
                  <c:v>104371200</c:v>
                </c:pt>
                <c:pt idx="1209">
                  <c:v>104457600</c:v>
                </c:pt>
                <c:pt idx="1210">
                  <c:v>104544000</c:v>
                </c:pt>
                <c:pt idx="1211">
                  <c:v>104630400</c:v>
                </c:pt>
                <c:pt idx="1212">
                  <c:v>104716800</c:v>
                </c:pt>
                <c:pt idx="1213">
                  <c:v>104803200</c:v>
                </c:pt>
                <c:pt idx="1214">
                  <c:v>104889600</c:v>
                </c:pt>
                <c:pt idx="1215">
                  <c:v>104976000</c:v>
                </c:pt>
                <c:pt idx="1216">
                  <c:v>105062400</c:v>
                </c:pt>
                <c:pt idx="1217">
                  <c:v>105148800</c:v>
                </c:pt>
                <c:pt idx="1218">
                  <c:v>105235200</c:v>
                </c:pt>
                <c:pt idx="1219">
                  <c:v>105321600</c:v>
                </c:pt>
                <c:pt idx="1220">
                  <c:v>105408000</c:v>
                </c:pt>
                <c:pt idx="1221">
                  <c:v>105494400</c:v>
                </c:pt>
                <c:pt idx="1222">
                  <c:v>105580800</c:v>
                </c:pt>
                <c:pt idx="1223">
                  <c:v>105667200</c:v>
                </c:pt>
                <c:pt idx="1224">
                  <c:v>105753600</c:v>
                </c:pt>
                <c:pt idx="1225">
                  <c:v>105840000</c:v>
                </c:pt>
                <c:pt idx="1226">
                  <c:v>105926400</c:v>
                </c:pt>
                <c:pt idx="1227">
                  <c:v>106012800</c:v>
                </c:pt>
                <c:pt idx="1228">
                  <c:v>106099200</c:v>
                </c:pt>
                <c:pt idx="1229">
                  <c:v>106185600</c:v>
                </c:pt>
                <c:pt idx="1230">
                  <c:v>106272000</c:v>
                </c:pt>
                <c:pt idx="1231">
                  <c:v>106358400</c:v>
                </c:pt>
                <c:pt idx="1232">
                  <c:v>106444800</c:v>
                </c:pt>
                <c:pt idx="1233">
                  <c:v>106531200</c:v>
                </c:pt>
                <c:pt idx="1234">
                  <c:v>106617600</c:v>
                </c:pt>
                <c:pt idx="1235">
                  <c:v>106704000</c:v>
                </c:pt>
                <c:pt idx="1236">
                  <c:v>106790400</c:v>
                </c:pt>
                <c:pt idx="1237">
                  <c:v>106876800</c:v>
                </c:pt>
                <c:pt idx="1238">
                  <c:v>106963200</c:v>
                </c:pt>
                <c:pt idx="1239">
                  <c:v>107049600</c:v>
                </c:pt>
                <c:pt idx="1240">
                  <c:v>107136000</c:v>
                </c:pt>
                <c:pt idx="1241">
                  <c:v>107222400</c:v>
                </c:pt>
                <c:pt idx="1242">
                  <c:v>107308800</c:v>
                </c:pt>
                <c:pt idx="1243">
                  <c:v>107395200</c:v>
                </c:pt>
                <c:pt idx="1244">
                  <c:v>107481600</c:v>
                </c:pt>
                <c:pt idx="1245">
                  <c:v>107568000</c:v>
                </c:pt>
                <c:pt idx="1246">
                  <c:v>107654400</c:v>
                </c:pt>
                <c:pt idx="1247">
                  <c:v>107740800</c:v>
                </c:pt>
                <c:pt idx="1248">
                  <c:v>107827200</c:v>
                </c:pt>
                <c:pt idx="1249">
                  <c:v>107913600</c:v>
                </c:pt>
                <c:pt idx="1250">
                  <c:v>108000000</c:v>
                </c:pt>
                <c:pt idx="1251">
                  <c:v>108086400</c:v>
                </c:pt>
                <c:pt idx="1252">
                  <c:v>108172800</c:v>
                </c:pt>
                <c:pt idx="1253">
                  <c:v>108259200</c:v>
                </c:pt>
                <c:pt idx="1254">
                  <c:v>108345600</c:v>
                </c:pt>
                <c:pt idx="1255">
                  <c:v>108432000</c:v>
                </c:pt>
                <c:pt idx="1256">
                  <c:v>108518400</c:v>
                </c:pt>
                <c:pt idx="1257">
                  <c:v>108604800</c:v>
                </c:pt>
                <c:pt idx="1258">
                  <c:v>108691200</c:v>
                </c:pt>
                <c:pt idx="1259">
                  <c:v>108777600</c:v>
                </c:pt>
                <c:pt idx="1260">
                  <c:v>108864000</c:v>
                </c:pt>
                <c:pt idx="1261">
                  <c:v>108950400</c:v>
                </c:pt>
                <c:pt idx="1262">
                  <c:v>109036800</c:v>
                </c:pt>
                <c:pt idx="1263">
                  <c:v>109123200</c:v>
                </c:pt>
                <c:pt idx="1264">
                  <c:v>109209600</c:v>
                </c:pt>
                <c:pt idx="1265">
                  <c:v>109296000</c:v>
                </c:pt>
                <c:pt idx="1266">
                  <c:v>109382400</c:v>
                </c:pt>
                <c:pt idx="1267">
                  <c:v>109468800</c:v>
                </c:pt>
                <c:pt idx="1268">
                  <c:v>109555200</c:v>
                </c:pt>
                <c:pt idx="1269">
                  <c:v>109641600</c:v>
                </c:pt>
                <c:pt idx="1270">
                  <c:v>109728000</c:v>
                </c:pt>
                <c:pt idx="1271">
                  <c:v>109814400</c:v>
                </c:pt>
                <c:pt idx="1272">
                  <c:v>109900800</c:v>
                </c:pt>
                <c:pt idx="1273">
                  <c:v>109987200</c:v>
                </c:pt>
                <c:pt idx="1274">
                  <c:v>110073600</c:v>
                </c:pt>
                <c:pt idx="1275">
                  <c:v>110160000</c:v>
                </c:pt>
                <c:pt idx="1276">
                  <c:v>110246400</c:v>
                </c:pt>
                <c:pt idx="1277">
                  <c:v>110332800</c:v>
                </c:pt>
                <c:pt idx="1278">
                  <c:v>110419200</c:v>
                </c:pt>
                <c:pt idx="1279">
                  <c:v>110505600</c:v>
                </c:pt>
                <c:pt idx="1280">
                  <c:v>110592000</c:v>
                </c:pt>
                <c:pt idx="1281">
                  <c:v>110678400</c:v>
                </c:pt>
                <c:pt idx="1282">
                  <c:v>110764800</c:v>
                </c:pt>
                <c:pt idx="1283">
                  <c:v>110851200</c:v>
                </c:pt>
                <c:pt idx="1284">
                  <c:v>110937600</c:v>
                </c:pt>
                <c:pt idx="1285">
                  <c:v>111024000</c:v>
                </c:pt>
                <c:pt idx="1286">
                  <c:v>111110400</c:v>
                </c:pt>
                <c:pt idx="1287">
                  <c:v>111196800</c:v>
                </c:pt>
                <c:pt idx="1288">
                  <c:v>111283200</c:v>
                </c:pt>
                <c:pt idx="1289">
                  <c:v>111369600</c:v>
                </c:pt>
                <c:pt idx="1290">
                  <c:v>111456000</c:v>
                </c:pt>
                <c:pt idx="1291">
                  <c:v>111542400</c:v>
                </c:pt>
                <c:pt idx="1292">
                  <c:v>111628800</c:v>
                </c:pt>
                <c:pt idx="1293">
                  <c:v>111715200</c:v>
                </c:pt>
                <c:pt idx="1294">
                  <c:v>111801600</c:v>
                </c:pt>
                <c:pt idx="1295">
                  <c:v>111888000</c:v>
                </c:pt>
                <c:pt idx="1296">
                  <c:v>111974400</c:v>
                </c:pt>
                <c:pt idx="1297">
                  <c:v>112060800</c:v>
                </c:pt>
                <c:pt idx="1298">
                  <c:v>112147200</c:v>
                </c:pt>
                <c:pt idx="1299">
                  <c:v>112233600</c:v>
                </c:pt>
                <c:pt idx="1300">
                  <c:v>112320000</c:v>
                </c:pt>
                <c:pt idx="1301">
                  <c:v>112406400</c:v>
                </c:pt>
                <c:pt idx="1302">
                  <c:v>112492800</c:v>
                </c:pt>
                <c:pt idx="1303">
                  <c:v>112579200</c:v>
                </c:pt>
                <c:pt idx="1304">
                  <c:v>112665600</c:v>
                </c:pt>
                <c:pt idx="1305">
                  <c:v>112752000</c:v>
                </c:pt>
                <c:pt idx="1306">
                  <c:v>112838400</c:v>
                </c:pt>
                <c:pt idx="1307">
                  <c:v>112924800</c:v>
                </c:pt>
                <c:pt idx="1308">
                  <c:v>113011200</c:v>
                </c:pt>
                <c:pt idx="1309">
                  <c:v>113097600</c:v>
                </c:pt>
                <c:pt idx="1310">
                  <c:v>113184000</c:v>
                </c:pt>
                <c:pt idx="1311">
                  <c:v>113270400</c:v>
                </c:pt>
                <c:pt idx="1312">
                  <c:v>113356800</c:v>
                </c:pt>
                <c:pt idx="1313">
                  <c:v>113443200</c:v>
                </c:pt>
                <c:pt idx="1314">
                  <c:v>113529600</c:v>
                </c:pt>
                <c:pt idx="1315">
                  <c:v>113616000</c:v>
                </c:pt>
                <c:pt idx="1316">
                  <c:v>113702400</c:v>
                </c:pt>
                <c:pt idx="1317">
                  <c:v>113788800</c:v>
                </c:pt>
                <c:pt idx="1318">
                  <c:v>113875200</c:v>
                </c:pt>
                <c:pt idx="1319">
                  <c:v>113961600</c:v>
                </c:pt>
                <c:pt idx="1320">
                  <c:v>114048000</c:v>
                </c:pt>
                <c:pt idx="1321">
                  <c:v>114134400</c:v>
                </c:pt>
                <c:pt idx="1322">
                  <c:v>114220800</c:v>
                </c:pt>
                <c:pt idx="1323">
                  <c:v>114307200</c:v>
                </c:pt>
                <c:pt idx="1324">
                  <c:v>114393600</c:v>
                </c:pt>
                <c:pt idx="1325">
                  <c:v>114480000</c:v>
                </c:pt>
                <c:pt idx="1326">
                  <c:v>114566400</c:v>
                </c:pt>
                <c:pt idx="1327">
                  <c:v>114652800</c:v>
                </c:pt>
                <c:pt idx="1328">
                  <c:v>114739200</c:v>
                </c:pt>
                <c:pt idx="1329">
                  <c:v>114825600</c:v>
                </c:pt>
                <c:pt idx="1330">
                  <c:v>114912000</c:v>
                </c:pt>
                <c:pt idx="1331">
                  <c:v>114998400</c:v>
                </c:pt>
                <c:pt idx="1332">
                  <c:v>115084800</c:v>
                </c:pt>
                <c:pt idx="1333">
                  <c:v>115171200</c:v>
                </c:pt>
                <c:pt idx="1334">
                  <c:v>115257600</c:v>
                </c:pt>
                <c:pt idx="1335">
                  <c:v>115344000</c:v>
                </c:pt>
                <c:pt idx="1336">
                  <c:v>115430400</c:v>
                </c:pt>
                <c:pt idx="1337">
                  <c:v>115516800</c:v>
                </c:pt>
                <c:pt idx="1338">
                  <c:v>115603200</c:v>
                </c:pt>
                <c:pt idx="1339">
                  <c:v>115689600</c:v>
                </c:pt>
                <c:pt idx="1340">
                  <c:v>115776000</c:v>
                </c:pt>
                <c:pt idx="1341">
                  <c:v>115862400</c:v>
                </c:pt>
                <c:pt idx="1342">
                  <c:v>115948800</c:v>
                </c:pt>
                <c:pt idx="1343">
                  <c:v>116035200</c:v>
                </c:pt>
                <c:pt idx="1344">
                  <c:v>116121600</c:v>
                </c:pt>
                <c:pt idx="1345">
                  <c:v>116208000</c:v>
                </c:pt>
                <c:pt idx="1346">
                  <c:v>116294400</c:v>
                </c:pt>
                <c:pt idx="1347">
                  <c:v>116380800</c:v>
                </c:pt>
                <c:pt idx="1348">
                  <c:v>116467200</c:v>
                </c:pt>
                <c:pt idx="1349">
                  <c:v>116553600</c:v>
                </c:pt>
                <c:pt idx="1350">
                  <c:v>116640000</c:v>
                </c:pt>
                <c:pt idx="1351">
                  <c:v>116726400</c:v>
                </c:pt>
                <c:pt idx="1352">
                  <c:v>116812800</c:v>
                </c:pt>
                <c:pt idx="1353">
                  <c:v>116899200</c:v>
                </c:pt>
                <c:pt idx="1354">
                  <c:v>116985600</c:v>
                </c:pt>
                <c:pt idx="1355">
                  <c:v>117072000</c:v>
                </c:pt>
                <c:pt idx="1356">
                  <c:v>117158400</c:v>
                </c:pt>
                <c:pt idx="1357">
                  <c:v>117244800</c:v>
                </c:pt>
                <c:pt idx="1358">
                  <c:v>117331200</c:v>
                </c:pt>
                <c:pt idx="1359">
                  <c:v>117417600</c:v>
                </c:pt>
                <c:pt idx="1360">
                  <c:v>117504000</c:v>
                </c:pt>
                <c:pt idx="1361">
                  <c:v>117590400</c:v>
                </c:pt>
                <c:pt idx="1362">
                  <c:v>117676800</c:v>
                </c:pt>
                <c:pt idx="1363">
                  <c:v>117763200</c:v>
                </c:pt>
                <c:pt idx="1364">
                  <c:v>117849600</c:v>
                </c:pt>
                <c:pt idx="1365">
                  <c:v>117936000</c:v>
                </c:pt>
                <c:pt idx="1366">
                  <c:v>118022400</c:v>
                </c:pt>
                <c:pt idx="1367">
                  <c:v>118108800</c:v>
                </c:pt>
                <c:pt idx="1368">
                  <c:v>118195200</c:v>
                </c:pt>
                <c:pt idx="1369">
                  <c:v>118281600</c:v>
                </c:pt>
                <c:pt idx="1370">
                  <c:v>118368000</c:v>
                </c:pt>
                <c:pt idx="1371">
                  <c:v>118454400</c:v>
                </c:pt>
                <c:pt idx="1372">
                  <c:v>118540800</c:v>
                </c:pt>
                <c:pt idx="1373">
                  <c:v>118627200</c:v>
                </c:pt>
                <c:pt idx="1374">
                  <c:v>118713600</c:v>
                </c:pt>
                <c:pt idx="1375">
                  <c:v>118800000</c:v>
                </c:pt>
                <c:pt idx="1376">
                  <c:v>118886400</c:v>
                </c:pt>
                <c:pt idx="1377">
                  <c:v>118972800</c:v>
                </c:pt>
                <c:pt idx="1378">
                  <c:v>119059200</c:v>
                </c:pt>
                <c:pt idx="1379">
                  <c:v>119145600</c:v>
                </c:pt>
                <c:pt idx="1380">
                  <c:v>119232000</c:v>
                </c:pt>
                <c:pt idx="1381">
                  <c:v>119318400</c:v>
                </c:pt>
                <c:pt idx="1382">
                  <c:v>119404800</c:v>
                </c:pt>
                <c:pt idx="1383">
                  <c:v>119491200</c:v>
                </c:pt>
                <c:pt idx="1384">
                  <c:v>119577600</c:v>
                </c:pt>
                <c:pt idx="1385">
                  <c:v>119664000</c:v>
                </c:pt>
                <c:pt idx="1386">
                  <c:v>119750400</c:v>
                </c:pt>
                <c:pt idx="1387">
                  <c:v>119836800</c:v>
                </c:pt>
                <c:pt idx="1388">
                  <c:v>119923200</c:v>
                </c:pt>
                <c:pt idx="1389">
                  <c:v>120009600</c:v>
                </c:pt>
                <c:pt idx="1390">
                  <c:v>120096000</c:v>
                </c:pt>
                <c:pt idx="1391">
                  <c:v>120182400</c:v>
                </c:pt>
                <c:pt idx="1392">
                  <c:v>120268800</c:v>
                </c:pt>
                <c:pt idx="1393">
                  <c:v>120355200</c:v>
                </c:pt>
                <c:pt idx="1394">
                  <c:v>120441600</c:v>
                </c:pt>
                <c:pt idx="1395">
                  <c:v>120528000</c:v>
                </c:pt>
                <c:pt idx="1396">
                  <c:v>120614400</c:v>
                </c:pt>
                <c:pt idx="1397">
                  <c:v>120700800</c:v>
                </c:pt>
                <c:pt idx="1398">
                  <c:v>120787200</c:v>
                </c:pt>
                <c:pt idx="1399">
                  <c:v>120873600</c:v>
                </c:pt>
                <c:pt idx="1400">
                  <c:v>120960000</c:v>
                </c:pt>
                <c:pt idx="1401">
                  <c:v>121046400</c:v>
                </c:pt>
                <c:pt idx="1402">
                  <c:v>121132800</c:v>
                </c:pt>
                <c:pt idx="1403">
                  <c:v>121219200</c:v>
                </c:pt>
                <c:pt idx="1404">
                  <c:v>121305600</c:v>
                </c:pt>
                <c:pt idx="1405">
                  <c:v>121392000</c:v>
                </c:pt>
                <c:pt idx="1406">
                  <c:v>121478400</c:v>
                </c:pt>
                <c:pt idx="1407">
                  <c:v>121564800</c:v>
                </c:pt>
                <c:pt idx="1408">
                  <c:v>121651200</c:v>
                </c:pt>
                <c:pt idx="1409">
                  <c:v>121737600</c:v>
                </c:pt>
                <c:pt idx="1410">
                  <c:v>121824000</c:v>
                </c:pt>
                <c:pt idx="1411">
                  <c:v>121910400</c:v>
                </c:pt>
                <c:pt idx="1412">
                  <c:v>121996800</c:v>
                </c:pt>
                <c:pt idx="1413">
                  <c:v>122083200</c:v>
                </c:pt>
                <c:pt idx="1414">
                  <c:v>122169600</c:v>
                </c:pt>
                <c:pt idx="1415">
                  <c:v>122256000</c:v>
                </c:pt>
                <c:pt idx="1416">
                  <c:v>122342400</c:v>
                </c:pt>
                <c:pt idx="1417">
                  <c:v>122428800</c:v>
                </c:pt>
                <c:pt idx="1418">
                  <c:v>122515200</c:v>
                </c:pt>
                <c:pt idx="1419">
                  <c:v>122601600</c:v>
                </c:pt>
                <c:pt idx="1420">
                  <c:v>122688000</c:v>
                </c:pt>
                <c:pt idx="1421">
                  <c:v>122774400</c:v>
                </c:pt>
                <c:pt idx="1422">
                  <c:v>122860800</c:v>
                </c:pt>
                <c:pt idx="1423">
                  <c:v>122947200</c:v>
                </c:pt>
                <c:pt idx="1424">
                  <c:v>123033600</c:v>
                </c:pt>
                <c:pt idx="1425">
                  <c:v>123120000</c:v>
                </c:pt>
                <c:pt idx="1426">
                  <c:v>123206400</c:v>
                </c:pt>
                <c:pt idx="1427">
                  <c:v>123292800</c:v>
                </c:pt>
                <c:pt idx="1428">
                  <c:v>123379200</c:v>
                </c:pt>
                <c:pt idx="1429">
                  <c:v>123465600</c:v>
                </c:pt>
                <c:pt idx="1430">
                  <c:v>123552000</c:v>
                </c:pt>
                <c:pt idx="1431">
                  <c:v>123638400</c:v>
                </c:pt>
                <c:pt idx="1432">
                  <c:v>123724800</c:v>
                </c:pt>
                <c:pt idx="1433">
                  <c:v>123811200</c:v>
                </c:pt>
                <c:pt idx="1434">
                  <c:v>123897600</c:v>
                </c:pt>
                <c:pt idx="1435">
                  <c:v>123984000</c:v>
                </c:pt>
                <c:pt idx="1436">
                  <c:v>124070400</c:v>
                </c:pt>
                <c:pt idx="1437">
                  <c:v>124156800</c:v>
                </c:pt>
                <c:pt idx="1438">
                  <c:v>124243200</c:v>
                </c:pt>
                <c:pt idx="1439">
                  <c:v>124329600</c:v>
                </c:pt>
                <c:pt idx="1440">
                  <c:v>124416000</c:v>
                </c:pt>
                <c:pt idx="1441">
                  <c:v>124502400</c:v>
                </c:pt>
                <c:pt idx="1442">
                  <c:v>124588800</c:v>
                </c:pt>
                <c:pt idx="1443">
                  <c:v>124675200</c:v>
                </c:pt>
                <c:pt idx="1444">
                  <c:v>124761600</c:v>
                </c:pt>
                <c:pt idx="1445">
                  <c:v>124848000</c:v>
                </c:pt>
                <c:pt idx="1446">
                  <c:v>124934400</c:v>
                </c:pt>
                <c:pt idx="1447">
                  <c:v>125020800</c:v>
                </c:pt>
                <c:pt idx="1448">
                  <c:v>125107200</c:v>
                </c:pt>
                <c:pt idx="1449">
                  <c:v>125193600</c:v>
                </c:pt>
                <c:pt idx="1450">
                  <c:v>125280000</c:v>
                </c:pt>
                <c:pt idx="1451">
                  <c:v>125366400</c:v>
                </c:pt>
                <c:pt idx="1452">
                  <c:v>125452800</c:v>
                </c:pt>
                <c:pt idx="1453">
                  <c:v>125539200</c:v>
                </c:pt>
                <c:pt idx="1454">
                  <c:v>125625600</c:v>
                </c:pt>
                <c:pt idx="1455">
                  <c:v>125712000</c:v>
                </c:pt>
                <c:pt idx="1456">
                  <c:v>125798400</c:v>
                </c:pt>
                <c:pt idx="1457">
                  <c:v>125884800</c:v>
                </c:pt>
                <c:pt idx="1458">
                  <c:v>125971200</c:v>
                </c:pt>
                <c:pt idx="1459">
                  <c:v>126057600</c:v>
                </c:pt>
                <c:pt idx="1460">
                  <c:v>126144000</c:v>
                </c:pt>
                <c:pt idx="1461">
                  <c:v>126230400</c:v>
                </c:pt>
                <c:pt idx="1462">
                  <c:v>126316800</c:v>
                </c:pt>
                <c:pt idx="1463">
                  <c:v>126403200</c:v>
                </c:pt>
                <c:pt idx="1464">
                  <c:v>126489600</c:v>
                </c:pt>
                <c:pt idx="1465">
                  <c:v>126576000</c:v>
                </c:pt>
                <c:pt idx="1466">
                  <c:v>126662400</c:v>
                </c:pt>
                <c:pt idx="1467">
                  <c:v>126748800</c:v>
                </c:pt>
                <c:pt idx="1468">
                  <c:v>126835200</c:v>
                </c:pt>
                <c:pt idx="1469">
                  <c:v>126921600</c:v>
                </c:pt>
                <c:pt idx="1470">
                  <c:v>127008000</c:v>
                </c:pt>
                <c:pt idx="1471">
                  <c:v>127094400</c:v>
                </c:pt>
                <c:pt idx="1472">
                  <c:v>127180800</c:v>
                </c:pt>
                <c:pt idx="1473">
                  <c:v>127267200</c:v>
                </c:pt>
                <c:pt idx="1474">
                  <c:v>127353600</c:v>
                </c:pt>
                <c:pt idx="1475">
                  <c:v>127440000</c:v>
                </c:pt>
                <c:pt idx="1476">
                  <c:v>127526400</c:v>
                </c:pt>
                <c:pt idx="1477">
                  <c:v>127612800</c:v>
                </c:pt>
                <c:pt idx="1478">
                  <c:v>127699200</c:v>
                </c:pt>
                <c:pt idx="1479">
                  <c:v>127785600</c:v>
                </c:pt>
                <c:pt idx="1480">
                  <c:v>127872000</c:v>
                </c:pt>
                <c:pt idx="1481">
                  <c:v>127958400</c:v>
                </c:pt>
                <c:pt idx="1482">
                  <c:v>128044800</c:v>
                </c:pt>
                <c:pt idx="1483">
                  <c:v>128131200</c:v>
                </c:pt>
                <c:pt idx="1484">
                  <c:v>128217600</c:v>
                </c:pt>
                <c:pt idx="1485">
                  <c:v>128304000</c:v>
                </c:pt>
                <c:pt idx="1486">
                  <c:v>128390400</c:v>
                </c:pt>
                <c:pt idx="1487">
                  <c:v>128476800</c:v>
                </c:pt>
                <c:pt idx="1488">
                  <c:v>128563200</c:v>
                </c:pt>
                <c:pt idx="1489">
                  <c:v>128649600</c:v>
                </c:pt>
                <c:pt idx="1490">
                  <c:v>128736000</c:v>
                </c:pt>
                <c:pt idx="1491">
                  <c:v>128822400</c:v>
                </c:pt>
                <c:pt idx="1492">
                  <c:v>128908800</c:v>
                </c:pt>
                <c:pt idx="1493">
                  <c:v>128995200</c:v>
                </c:pt>
                <c:pt idx="1494">
                  <c:v>129081600</c:v>
                </c:pt>
                <c:pt idx="1495">
                  <c:v>129168000</c:v>
                </c:pt>
                <c:pt idx="1496">
                  <c:v>129254400</c:v>
                </c:pt>
                <c:pt idx="1497">
                  <c:v>129340800</c:v>
                </c:pt>
                <c:pt idx="1498">
                  <c:v>129427200</c:v>
                </c:pt>
                <c:pt idx="1499">
                  <c:v>129513600</c:v>
                </c:pt>
                <c:pt idx="1500">
                  <c:v>129600000</c:v>
                </c:pt>
                <c:pt idx="1501">
                  <c:v>129686400</c:v>
                </c:pt>
                <c:pt idx="1502">
                  <c:v>129772800</c:v>
                </c:pt>
                <c:pt idx="1503">
                  <c:v>129859200</c:v>
                </c:pt>
                <c:pt idx="1504">
                  <c:v>129945600</c:v>
                </c:pt>
                <c:pt idx="1505">
                  <c:v>130032000</c:v>
                </c:pt>
                <c:pt idx="1506">
                  <c:v>130118400</c:v>
                </c:pt>
                <c:pt idx="1507">
                  <c:v>130204800</c:v>
                </c:pt>
                <c:pt idx="1508">
                  <c:v>130291200</c:v>
                </c:pt>
                <c:pt idx="1509">
                  <c:v>130377600</c:v>
                </c:pt>
                <c:pt idx="1510">
                  <c:v>130464000</c:v>
                </c:pt>
                <c:pt idx="1511">
                  <c:v>130550400</c:v>
                </c:pt>
                <c:pt idx="1512">
                  <c:v>130636800</c:v>
                </c:pt>
                <c:pt idx="1513">
                  <c:v>130723200</c:v>
                </c:pt>
                <c:pt idx="1514">
                  <c:v>130809600</c:v>
                </c:pt>
                <c:pt idx="1515">
                  <c:v>130896000</c:v>
                </c:pt>
                <c:pt idx="1516">
                  <c:v>130982400</c:v>
                </c:pt>
                <c:pt idx="1517">
                  <c:v>131068800</c:v>
                </c:pt>
                <c:pt idx="1518">
                  <c:v>131155200</c:v>
                </c:pt>
                <c:pt idx="1519">
                  <c:v>131241600</c:v>
                </c:pt>
                <c:pt idx="1520">
                  <c:v>131328000</c:v>
                </c:pt>
                <c:pt idx="1521">
                  <c:v>131414400</c:v>
                </c:pt>
                <c:pt idx="1522">
                  <c:v>131500800</c:v>
                </c:pt>
                <c:pt idx="1523">
                  <c:v>131587200</c:v>
                </c:pt>
                <c:pt idx="1524">
                  <c:v>131673600</c:v>
                </c:pt>
                <c:pt idx="1525">
                  <c:v>131760000</c:v>
                </c:pt>
                <c:pt idx="1526">
                  <c:v>131846400</c:v>
                </c:pt>
                <c:pt idx="1527">
                  <c:v>131932800</c:v>
                </c:pt>
                <c:pt idx="1528">
                  <c:v>132019200</c:v>
                </c:pt>
                <c:pt idx="1529">
                  <c:v>132105600</c:v>
                </c:pt>
                <c:pt idx="1530">
                  <c:v>132192000</c:v>
                </c:pt>
                <c:pt idx="1531">
                  <c:v>132278400</c:v>
                </c:pt>
                <c:pt idx="1532">
                  <c:v>132364800</c:v>
                </c:pt>
                <c:pt idx="1533">
                  <c:v>132451200</c:v>
                </c:pt>
                <c:pt idx="1534">
                  <c:v>132537600</c:v>
                </c:pt>
                <c:pt idx="1535">
                  <c:v>132624000</c:v>
                </c:pt>
                <c:pt idx="1536">
                  <c:v>132710400</c:v>
                </c:pt>
                <c:pt idx="1537">
                  <c:v>132796800</c:v>
                </c:pt>
                <c:pt idx="1538">
                  <c:v>132883200</c:v>
                </c:pt>
                <c:pt idx="1539">
                  <c:v>132969600</c:v>
                </c:pt>
                <c:pt idx="1540">
                  <c:v>133056000</c:v>
                </c:pt>
                <c:pt idx="1541">
                  <c:v>133142400</c:v>
                </c:pt>
                <c:pt idx="1542">
                  <c:v>133228800</c:v>
                </c:pt>
                <c:pt idx="1543">
                  <c:v>133315200</c:v>
                </c:pt>
                <c:pt idx="1544">
                  <c:v>133401600</c:v>
                </c:pt>
                <c:pt idx="1545">
                  <c:v>133488000</c:v>
                </c:pt>
                <c:pt idx="1546">
                  <c:v>133574400</c:v>
                </c:pt>
                <c:pt idx="1547">
                  <c:v>133660800</c:v>
                </c:pt>
                <c:pt idx="1548">
                  <c:v>133747200</c:v>
                </c:pt>
                <c:pt idx="1549">
                  <c:v>133833600</c:v>
                </c:pt>
                <c:pt idx="1550">
                  <c:v>133920000</c:v>
                </c:pt>
                <c:pt idx="1551">
                  <c:v>134006400</c:v>
                </c:pt>
                <c:pt idx="1552">
                  <c:v>134092800</c:v>
                </c:pt>
                <c:pt idx="1553">
                  <c:v>134179200</c:v>
                </c:pt>
                <c:pt idx="1554">
                  <c:v>134265600</c:v>
                </c:pt>
                <c:pt idx="1555">
                  <c:v>134352000</c:v>
                </c:pt>
                <c:pt idx="1556">
                  <c:v>134438400</c:v>
                </c:pt>
                <c:pt idx="1557">
                  <c:v>134524800</c:v>
                </c:pt>
                <c:pt idx="1558">
                  <c:v>134611200</c:v>
                </c:pt>
                <c:pt idx="1559">
                  <c:v>134697600</c:v>
                </c:pt>
                <c:pt idx="1560">
                  <c:v>134784000</c:v>
                </c:pt>
                <c:pt idx="1561">
                  <c:v>134870400</c:v>
                </c:pt>
                <c:pt idx="1562">
                  <c:v>134956800</c:v>
                </c:pt>
                <c:pt idx="1563">
                  <c:v>135043200</c:v>
                </c:pt>
                <c:pt idx="1564">
                  <c:v>135129600</c:v>
                </c:pt>
                <c:pt idx="1565">
                  <c:v>135216000</c:v>
                </c:pt>
                <c:pt idx="1566">
                  <c:v>135302400</c:v>
                </c:pt>
                <c:pt idx="1567">
                  <c:v>135388800</c:v>
                </c:pt>
                <c:pt idx="1568">
                  <c:v>135475200</c:v>
                </c:pt>
                <c:pt idx="1569">
                  <c:v>135561600</c:v>
                </c:pt>
                <c:pt idx="1570">
                  <c:v>135648000</c:v>
                </c:pt>
                <c:pt idx="1571">
                  <c:v>135734400</c:v>
                </c:pt>
                <c:pt idx="1572">
                  <c:v>135820800</c:v>
                </c:pt>
                <c:pt idx="1573">
                  <c:v>135907200</c:v>
                </c:pt>
                <c:pt idx="1574">
                  <c:v>135993600</c:v>
                </c:pt>
                <c:pt idx="1575">
                  <c:v>136080000</c:v>
                </c:pt>
                <c:pt idx="1576">
                  <c:v>136166400</c:v>
                </c:pt>
                <c:pt idx="1577">
                  <c:v>136252800</c:v>
                </c:pt>
                <c:pt idx="1578">
                  <c:v>136339200</c:v>
                </c:pt>
                <c:pt idx="1579">
                  <c:v>136425600</c:v>
                </c:pt>
                <c:pt idx="1580">
                  <c:v>136512000</c:v>
                </c:pt>
                <c:pt idx="1581">
                  <c:v>136598400</c:v>
                </c:pt>
                <c:pt idx="1582">
                  <c:v>136684800</c:v>
                </c:pt>
                <c:pt idx="1583">
                  <c:v>136771200</c:v>
                </c:pt>
                <c:pt idx="1584">
                  <c:v>136857600</c:v>
                </c:pt>
                <c:pt idx="1585">
                  <c:v>136944000</c:v>
                </c:pt>
                <c:pt idx="1586">
                  <c:v>137030400</c:v>
                </c:pt>
                <c:pt idx="1587">
                  <c:v>137116800</c:v>
                </c:pt>
                <c:pt idx="1588">
                  <c:v>137203200</c:v>
                </c:pt>
                <c:pt idx="1589">
                  <c:v>137289600</c:v>
                </c:pt>
                <c:pt idx="1590">
                  <c:v>137376000</c:v>
                </c:pt>
                <c:pt idx="1591">
                  <c:v>137462400</c:v>
                </c:pt>
                <c:pt idx="1592">
                  <c:v>137548800</c:v>
                </c:pt>
                <c:pt idx="1593">
                  <c:v>137635200</c:v>
                </c:pt>
                <c:pt idx="1594">
                  <c:v>137721600</c:v>
                </c:pt>
                <c:pt idx="1595">
                  <c:v>137808000</c:v>
                </c:pt>
                <c:pt idx="1596">
                  <c:v>137894400</c:v>
                </c:pt>
                <c:pt idx="1597">
                  <c:v>137980800</c:v>
                </c:pt>
                <c:pt idx="1598">
                  <c:v>138067200</c:v>
                </c:pt>
                <c:pt idx="1599">
                  <c:v>138153600</c:v>
                </c:pt>
                <c:pt idx="1600">
                  <c:v>138240000</c:v>
                </c:pt>
                <c:pt idx="1601">
                  <c:v>138326400</c:v>
                </c:pt>
                <c:pt idx="1602">
                  <c:v>138412800</c:v>
                </c:pt>
                <c:pt idx="1603">
                  <c:v>138499200</c:v>
                </c:pt>
                <c:pt idx="1604">
                  <c:v>138585600</c:v>
                </c:pt>
                <c:pt idx="1605">
                  <c:v>138672000</c:v>
                </c:pt>
                <c:pt idx="1606">
                  <c:v>138758400</c:v>
                </c:pt>
                <c:pt idx="1607">
                  <c:v>138844800</c:v>
                </c:pt>
                <c:pt idx="1608">
                  <c:v>138931200</c:v>
                </c:pt>
                <c:pt idx="1609">
                  <c:v>139017600</c:v>
                </c:pt>
                <c:pt idx="1610">
                  <c:v>139104000</c:v>
                </c:pt>
                <c:pt idx="1611">
                  <c:v>139190400</c:v>
                </c:pt>
                <c:pt idx="1612">
                  <c:v>139276800</c:v>
                </c:pt>
                <c:pt idx="1613">
                  <c:v>139363200</c:v>
                </c:pt>
                <c:pt idx="1614">
                  <c:v>139449600</c:v>
                </c:pt>
                <c:pt idx="1615">
                  <c:v>139536000</c:v>
                </c:pt>
                <c:pt idx="1616">
                  <c:v>139622400</c:v>
                </c:pt>
                <c:pt idx="1617">
                  <c:v>139708800</c:v>
                </c:pt>
                <c:pt idx="1618">
                  <c:v>139795200</c:v>
                </c:pt>
                <c:pt idx="1619">
                  <c:v>139881600</c:v>
                </c:pt>
                <c:pt idx="1620">
                  <c:v>139968000</c:v>
                </c:pt>
                <c:pt idx="1621">
                  <c:v>140054400</c:v>
                </c:pt>
                <c:pt idx="1622">
                  <c:v>140140800</c:v>
                </c:pt>
                <c:pt idx="1623">
                  <c:v>140227200</c:v>
                </c:pt>
                <c:pt idx="1624">
                  <c:v>140313600</c:v>
                </c:pt>
                <c:pt idx="1625">
                  <c:v>140400000</c:v>
                </c:pt>
                <c:pt idx="1626">
                  <c:v>140486400</c:v>
                </c:pt>
                <c:pt idx="1627">
                  <c:v>140572800</c:v>
                </c:pt>
                <c:pt idx="1628">
                  <c:v>140659200</c:v>
                </c:pt>
                <c:pt idx="1629">
                  <c:v>140745600</c:v>
                </c:pt>
                <c:pt idx="1630">
                  <c:v>140832000</c:v>
                </c:pt>
                <c:pt idx="1631">
                  <c:v>140918400</c:v>
                </c:pt>
                <c:pt idx="1632">
                  <c:v>141004800</c:v>
                </c:pt>
                <c:pt idx="1633">
                  <c:v>141091200</c:v>
                </c:pt>
                <c:pt idx="1634">
                  <c:v>141177600</c:v>
                </c:pt>
                <c:pt idx="1635">
                  <c:v>141264000</c:v>
                </c:pt>
                <c:pt idx="1636">
                  <c:v>141350400</c:v>
                </c:pt>
                <c:pt idx="1637">
                  <c:v>141436800</c:v>
                </c:pt>
                <c:pt idx="1638">
                  <c:v>141523200</c:v>
                </c:pt>
                <c:pt idx="1639">
                  <c:v>141609600</c:v>
                </c:pt>
                <c:pt idx="1640">
                  <c:v>141696000</c:v>
                </c:pt>
                <c:pt idx="1641">
                  <c:v>141782400</c:v>
                </c:pt>
                <c:pt idx="1642">
                  <c:v>141868800</c:v>
                </c:pt>
                <c:pt idx="1643">
                  <c:v>141955200</c:v>
                </c:pt>
                <c:pt idx="1644">
                  <c:v>142041600</c:v>
                </c:pt>
                <c:pt idx="1645">
                  <c:v>142128000</c:v>
                </c:pt>
                <c:pt idx="1646">
                  <c:v>142214400</c:v>
                </c:pt>
                <c:pt idx="1647">
                  <c:v>142300800</c:v>
                </c:pt>
                <c:pt idx="1648">
                  <c:v>142387200</c:v>
                </c:pt>
                <c:pt idx="1649">
                  <c:v>142473600</c:v>
                </c:pt>
                <c:pt idx="1650">
                  <c:v>142560000</c:v>
                </c:pt>
                <c:pt idx="1651">
                  <c:v>142646400</c:v>
                </c:pt>
                <c:pt idx="1652">
                  <c:v>142732800</c:v>
                </c:pt>
                <c:pt idx="1653">
                  <c:v>142819200</c:v>
                </c:pt>
                <c:pt idx="1654">
                  <c:v>142905600</c:v>
                </c:pt>
                <c:pt idx="1655">
                  <c:v>142992000</c:v>
                </c:pt>
                <c:pt idx="1656">
                  <c:v>143078400</c:v>
                </c:pt>
                <c:pt idx="1657">
                  <c:v>143164800</c:v>
                </c:pt>
                <c:pt idx="1658">
                  <c:v>143251200</c:v>
                </c:pt>
                <c:pt idx="1659">
                  <c:v>143337600</c:v>
                </c:pt>
                <c:pt idx="1660">
                  <c:v>143424000</c:v>
                </c:pt>
                <c:pt idx="1661">
                  <c:v>143510400</c:v>
                </c:pt>
                <c:pt idx="1662">
                  <c:v>143596800</c:v>
                </c:pt>
                <c:pt idx="1663">
                  <c:v>143683200</c:v>
                </c:pt>
                <c:pt idx="1664">
                  <c:v>143769600</c:v>
                </c:pt>
                <c:pt idx="1665">
                  <c:v>143856000</c:v>
                </c:pt>
                <c:pt idx="1666">
                  <c:v>143942400</c:v>
                </c:pt>
                <c:pt idx="1667">
                  <c:v>144028800</c:v>
                </c:pt>
                <c:pt idx="1668">
                  <c:v>144115200</c:v>
                </c:pt>
                <c:pt idx="1669">
                  <c:v>144201600</c:v>
                </c:pt>
                <c:pt idx="1670">
                  <c:v>144288000</c:v>
                </c:pt>
                <c:pt idx="1671">
                  <c:v>144374400</c:v>
                </c:pt>
                <c:pt idx="1672">
                  <c:v>144460800</c:v>
                </c:pt>
                <c:pt idx="1673">
                  <c:v>144547200</c:v>
                </c:pt>
                <c:pt idx="1674">
                  <c:v>144633600</c:v>
                </c:pt>
                <c:pt idx="1675">
                  <c:v>144720000</c:v>
                </c:pt>
                <c:pt idx="1676">
                  <c:v>144806400</c:v>
                </c:pt>
                <c:pt idx="1677">
                  <c:v>144892800</c:v>
                </c:pt>
                <c:pt idx="1678">
                  <c:v>144979200</c:v>
                </c:pt>
                <c:pt idx="1679">
                  <c:v>145065600</c:v>
                </c:pt>
                <c:pt idx="1680">
                  <c:v>145152000</c:v>
                </c:pt>
                <c:pt idx="1681">
                  <c:v>145238400</c:v>
                </c:pt>
                <c:pt idx="1682">
                  <c:v>145324800</c:v>
                </c:pt>
                <c:pt idx="1683">
                  <c:v>145411200</c:v>
                </c:pt>
                <c:pt idx="1684">
                  <c:v>145497600</c:v>
                </c:pt>
                <c:pt idx="1685">
                  <c:v>145584000</c:v>
                </c:pt>
                <c:pt idx="1686">
                  <c:v>145670400</c:v>
                </c:pt>
                <c:pt idx="1687">
                  <c:v>145756800</c:v>
                </c:pt>
                <c:pt idx="1688">
                  <c:v>145843200</c:v>
                </c:pt>
                <c:pt idx="1689">
                  <c:v>145929600</c:v>
                </c:pt>
                <c:pt idx="1690">
                  <c:v>146016000</c:v>
                </c:pt>
                <c:pt idx="1691">
                  <c:v>146102400</c:v>
                </c:pt>
                <c:pt idx="1692">
                  <c:v>146188800</c:v>
                </c:pt>
                <c:pt idx="1693">
                  <c:v>146275200</c:v>
                </c:pt>
                <c:pt idx="1694">
                  <c:v>146361600</c:v>
                </c:pt>
                <c:pt idx="1695">
                  <c:v>146448000</c:v>
                </c:pt>
                <c:pt idx="1696">
                  <c:v>146534400</c:v>
                </c:pt>
                <c:pt idx="1697">
                  <c:v>146620800</c:v>
                </c:pt>
                <c:pt idx="1698">
                  <c:v>146707200</c:v>
                </c:pt>
                <c:pt idx="1699">
                  <c:v>146793600</c:v>
                </c:pt>
                <c:pt idx="1700">
                  <c:v>146880000</c:v>
                </c:pt>
                <c:pt idx="1701">
                  <c:v>146966400</c:v>
                </c:pt>
                <c:pt idx="1702">
                  <c:v>147052800</c:v>
                </c:pt>
                <c:pt idx="1703">
                  <c:v>147139200</c:v>
                </c:pt>
                <c:pt idx="1704">
                  <c:v>147225600</c:v>
                </c:pt>
                <c:pt idx="1705">
                  <c:v>147312000</c:v>
                </c:pt>
                <c:pt idx="1706">
                  <c:v>147398400</c:v>
                </c:pt>
                <c:pt idx="1707">
                  <c:v>147484800</c:v>
                </c:pt>
                <c:pt idx="1708">
                  <c:v>147571200</c:v>
                </c:pt>
                <c:pt idx="1709">
                  <c:v>147657600</c:v>
                </c:pt>
                <c:pt idx="1710">
                  <c:v>147744000</c:v>
                </c:pt>
                <c:pt idx="1711">
                  <c:v>147830400</c:v>
                </c:pt>
                <c:pt idx="1712">
                  <c:v>147916800</c:v>
                </c:pt>
                <c:pt idx="1713">
                  <c:v>148003200</c:v>
                </c:pt>
                <c:pt idx="1714">
                  <c:v>148089600</c:v>
                </c:pt>
                <c:pt idx="1715">
                  <c:v>148176000</c:v>
                </c:pt>
                <c:pt idx="1716">
                  <c:v>148262400</c:v>
                </c:pt>
                <c:pt idx="1717">
                  <c:v>148348800</c:v>
                </c:pt>
                <c:pt idx="1718">
                  <c:v>148435200</c:v>
                </c:pt>
                <c:pt idx="1719">
                  <c:v>148521600</c:v>
                </c:pt>
                <c:pt idx="1720">
                  <c:v>148608000</c:v>
                </c:pt>
                <c:pt idx="1721">
                  <c:v>148694400</c:v>
                </c:pt>
                <c:pt idx="1722">
                  <c:v>148780800</c:v>
                </c:pt>
                <c:pt idx="1723">
                  <c:v>148867200</c:v>
                </c:pt>
                <c:pt idx="1724">
                  <c:v>148953600</c:v>
                </c:pt>
                <c:pt idx="1725">
                  <c:v>149040000</c:v>
                </c:pt>
                <c:pt idx="1726">
                  <c:v>149126400</c:v>
                </c:pt>
                <c:pt idx="1727">
                  <c:v>149212800</c:v>
                </c:pt>
                <c:pt idx="1728">
                  <c:v>149299200</c:v>
                </c:pt>
                <c:pt idx="1729">
                  <c:v>149385600</c:v>
                </c:pt>
                <c:pt idx="1730">
                  <c:v>149472000</c:v>
                </c:pt>
                <c:pt idx="1731">
                  <c:v>149558400</c:v>
                </c:pt>
                <c:pt idx="1732">
                  <c:v>149644800</c:v>
                </c:pt>
                <c:pt idx="1733">
                  <c:v>149731200</c:v>
                </c:pt>
                <c:pt idx="1734">
                  <c:v>149817600</c:v>
                </c:pt>
                <c:pt idx="1735">
                  <c:v>149904000</c:v>
                </c:pt>
                <c:pt idx="1736">
                  <c:v>149990400</c:v>
                </c:pt>
                <c:pt idx="1737">
                  <c:v>150076800</c:v>
                </c:pt>
                <c:pt idx="1738">
                  <c:v>150163200</c:v>
                </c:pt>
                <c:pt idx="1739">
                  <c:v>150249600</c:v>
                </c:pt>
                <c:pt idx="1740">
                  <c:v>150336000</c:v>
                </c:pt>
                <c:pt idx="1741">
                  <c:v>150422400</c:v>
                </c:pt>
                <c:pt idx="1742">
                  <c:v>150508800</c:v>
                </c:pt>
                <c:pt idx="1743">
                  <c:v>150595200</c:v>
                </c:pt>
                <c:pt idx="1744">
                  <c:v>150681600</c:v>
                </c:pt>
                <c:pt idx="1745">
                  <c:v>150768000</c:v>
                </c:pt>
                <c:pt idx="1746">
                  <c:v>150854400</c:v>
                </c:pt>
                <c:pt idx="1747">
                  <c:v>150940800</c:v>
                </c:pt>
                <c:pt idx="1748">
                  <c:v>151027200</c:v>
                </c:pt>
                <c:pt idx="1749">
                  <c:v>151113600</c:v>
                </c:pt>
                <c:pt idx="1750">
                  <c:v>151200000</c:v>
                </c:pt>
                <c:pt idx="1751">
                  <c:v>151286400</c:v>
                </c:pt>
                <c:pt idx="1752">
                  <c:v>151372800</c:v>
                </c:pt>
                <c:pt idx="1753">
                  <c:v>151459200</c:v>
                </c:pt>
                <c:pt idx="1754">
                  <c:v>151545600</c:v>
                </c:pt>
                <c:pt idx="1755">
                  <c:v>151632000</c:v>
                </c:pt>
                <c:pt idx="1756">
                  <c:v>151718400</c:v>
                </c:pt>
                <c:pt idx="1757">
                  <c:v>151804800</c:v>
                </c:pt>
                <c:pt idx="1758">
                  <c:v>151891200</c:v>
                </c:pt>
                <c:pt idx="1759">
                  <c:v>151977600</c:v>
                </c:pt>
                <c:pt idx="1760">
                  <c:v>152064000</c:v>
                </c:pt>
                <c:pt idx="1761">
                  <c:v>152150400</c:v>
                </c:pt>
                <c:pt idx="1762">
                  <c:v>152236800</c:v>
                </c:pt>
                <c:pt idx="1763">
                  <c:v>152323200</c:v>
                </c:pt>
                <c:pt idx="1764">
                  <c:v>152409600</c:v>
                </c:pt>
                <c:pt idx="1765">
                  <c:v>152496000</c:v>
                </c:pt>
                <c:pt idx="1766">
                  <c:v>152582400</c:v>
                </c:pt>
                <c:pt idx="1767">
                  <c:v>152668800</c:v>
                </c:pt>
                <c:pt idx="1768">
                  <c:v>152755200</c:v>
                </c:pt>
                <c:pt idx="1769">
                  <c:v>152841600</c:v>
                </c:pt>
                <c:pt idx="1770">
                  <c:v>152928000</c:v>
                </c:pt>
                <c:pt idx="1771">
                  <c:v>153014400</c:v>
                </c:pt>
                <c:pt idx="1772">
                  <c:v>153100800</c:v>
                </c:pt>
                <c:pt idx="1773">
                  <c:v>153187200</c:v>
                </c:pt>
                <c:pt idx="1774">
                  <c:v>153273600</c:v>
                </c:pt>
                <c:pt idx="1775">
                  <c:v>153360000</c:v>
                </c:pt>
                <c:pt idx="1776">
                  <c:v>153446400</c:v>
                </c:pt>
                <c:pt idx="1777">
                  <c:v>153532800</c:v>
                </c:pt>
                <c:pt idx="1778">
                  <c:v>153619200</c:v>
                </c:pt>
                <c:pt idx="1779">
                  <c:v>153705600</c:v>
                </c:pt>
                <c:pt idx="1780">
                  <c:v>153792000</c:v>
                </c:pt>
                <c:pt idx="1781">
                  <c:v>153878400</c:v>
                </c:pt>
                <c:pt idx="1782">
                  <c:v>153964800</c:v>
                </c:pt>
                <c:pt idx="1783">
                  <c:v>154051200</c:v>
                </c:pt>
                <c:pt idx="1784">
                  <c:v>154137600</c:v>
                </c:pt>
                <c:pt idx="1785">
                  <c:v>154224000</c:v>
                </c:pt>
                <c:pt idx="1786">
                  <c:v>154310400</c:v>
                </c:pt>
                <c:pt idx="1787">
                  <c:v>154396800</c:v>
                </c:pt>
                <c:pt idx="1788">
                  <c:v>154483200</c:v>
                </c:pt>
                <c:pt idx="1789">
                  <c:v>154569600</c:v>
                </c:pt>
                <c:pt idx="1790">
                  <c:v>154656000</c:v>
                </c:pt>
                <c:pt idx="1791">
                  <c:v>154742400</c:v>
                </c:pt>
                <c:pt idx="1792">
                  <c:v>154828800</c:v>
                </c:pt>
                <c:pt idx="1793">
                  <c:v>154915200</c:v>
                </c:pt>
                <c:pt idx="1794">
                  <c:v>155001600</c:v>
                </c:pt>
                <c:pt idx="1795">
                  <c:v>155088000</c:v>
                </c:pt>
                <c:pt idx="1796">
                  <c:v>155174400</c:v>
                </c:pt>
                <c:pt idx="1797">
                  <c:v>155260800</c:v>
                </c:pt>
                <c:pt idx="1798">
                  <c:v>155347200</c:v>
                </c:pt>
                <c:pt idx="1799">
                  <c:v>155433600</c:v>
                </c:pt>
                <c:pt idx="1800">
                  <c:v>155520000</c:v>
                </c:pt>
                <c:pt idx="1801">
                  <c:v>155606400</c:v>
                </c:pt>
                <c:pt idx="1802">
                  <c:v>155692800</c:v>
                </c:pt>
                <c:pt idx="1803">
                  <c:v>155779200</c:v>
                </c:pt>
                <c:pt idx="1804">
                  <c:v>155865600</c:v>
                </c:pt>
                <c:pt idx="1805">
                  <c:v>155952000</c:v>
                </c:pt>
                <c:pt idx="1806">
                  <c:v>156038400</c:v>
                </c:pt>
                <c:pt idx="1807">
                  <c:v>156124800</c:v>
                </c:pt>
                <c:pt idx="1808">
                  <c:v>156211200</c:v>
                </c:pt>
                <c:pt idx="1809">
                  <c:v>156297600</c:v>
                </c:pt>
                <c:pt idx="1810">
                  <c:v>156384000</c:v>
                </c:pt>
                <c:pt idx="1811">
                  <c:v>156470400</c:v>
                </c:pt>
                <c:pt idx="1812">
                  <c:v>156556800</c:v>
                </c:pt>
                <c:pt idx="1813">
                  <c:v>156643200</c:v>
                </c:pt>
                <c:pt idx="1814">
                  <c:v>156729600</c:v>
                </c:pt>
                <c:pt idx="1815">
                  <c:v>156816000</c:v>
                </c:pt>
                <c:pt idx="1816">
                  <c:v>156902400</c:v>
                </c:pt>
                <c:pt idx="1817">
                  <c:v>156988800</c:v>
                </c:pt>
                <c:pt idx="1818">
                  <c:v>157075200</c:v>
                </c:pt>
                <c:pt idx="1819">
                  <c:v>157161600</c:v>
                </c:pt>
                <c:pt idx="1820">
                  <c:v>157248000</c:v>
                </c:pt>
                <c:pt idx="1821">
                  <c:v>157334400</c:v>
                </c:pt>
                <c:pt idx="1822">
                  <c:v>157420800</c:v>
                </c:pt>
                <c:pt idx="1823">
                  <c:v>157507200</c:v>
                </c:pt>
                <c:pt idx="1824">
                  <c:v>157593600</c:v>
                </c:pt>
                <c:pt idx="1825">
                  <c:v>157680000</c:v>
                </c:pt>
                <c:pt idx="1826">
                  <c:v>157766400</c:v>
                </c:pt>
                <c:pt idx="1827">
                  <c:v>157852800</c:v>
                </c:pt>
                <c:pt idx="1828">
                  <c:v>157939200</c:v>
                </c:pt>
                <c:pt idx="1829">
                  <c:v>158025600</c:v>
                </c:pt>
                <c:pt idx="1830">
                  <c:v>158112000</c:v>
                </c:pt>
                <c:pt idx="1831">
                  <c:v>158198400</c:v>
                </c:pt>
                <c:pt idx="1832">
                  <c:v>158284800</c:v>
                </c:pt>
                <c:pt idx="1833">
                  <c:v>158371200</c:v>
                </c:pt>
                <c:pt idx="1834">
                  <c:v>158457600</c:v>
                </c:pt>
                <c:pt idx="1835">
                  <c:v>158544000</c:v>
                </c:pt>
                <c:pt idx="1836">
                  <c:v>158630400</c:v>
                </c:pt>
                <c:pt idx="1837">
                  <c:v>158716800</c:v>
                </c:pt>
                <c:pt idx="1838">
                  <c:v>158803200</c:v>
                </c:pt>
                <c:pt idx="1839">
                  <c:v>158889600</c:v>
                </c:pt>
                <c:pt idx="1840">
                  <c:v>158976000</c:v>
                </c:pt>
                <c:pt idx="1841">
                  <c:v>159062400</c:v>
                </c:pt>
                <c:pt idx="1842">
                  <c:v>159148800</c:v>
                </c:pt>
                <c:pt idx="1843">
                  <c:v>159235200</c:v>
                </c:pt>
                <c:pt idx="1844">
                  <c:v>159321600</c:v>
                </c:pt>
                <c:pt idx="1845">
                  <c:v>159408000</c:v>
                </c:pt>
                <c:pt idx="1846">
                  <c:v>159494400</c:v>
                </c:pt>
                <c:pt idx="1847">
                  <c:v>159580800</c:v>
                </c:pt>
                <c:pt idx="1848">
                  <c:v>159667200</c:v>
                </c:pt>
                <c:pt idx="1849">
                  <c:v>159753600</c:v>
                </c:pt>
                <c:pt idx="1850">
                  <c:v>159840000</c:v>
                </c:pt>
                <c:pt idx="1851">
                  <c:v>159926400</c:v>
                </c:pt>
                <c:pt idx="1852">
                  <c:v>160012800</c:v>
                </c:pt>
                <c:pt idx="1853">
                  <c:v>160099200</c:v>
                </c:pt>
                <c:pt idx="1854">
                  <c:v>160185600</c:v>
                </c:pt>
                <c:pt idx="1855">
                  <c:v>160272000</c:v>
                </c:pt>
                <c:pt idx="1856">
                  <c:v>160358400</c:v>
                </c:pt>
                <c:pt idx="1857">
                  <c:v>160444800</c:v>
                </c:pt>
                <c:pt idx="1858">
                  <c:v>160531200</c:v>
                </c:pt>
                <c:pt idx="1859">
                  <c:v>160617600</c:v>
                </c:pt>
                <c:pt idx="1860">
                  <c:v>160704000</c:v>
                </c:pt>
                <c:pt idx="1861">
                  <c:v>160790400</c:v>
                </c:pt>
                <c:pt idx="1862">
                  <c:v>160876800</c:v>
                </c:pt>
                <c:pt idx="1863">
                  <c:v>160963200</c:v>
                </c:pt>
                <c:pt idx="1864">
                  <c:v>161049600</c:v>
                </c:pt>
                <c:pt idx="1865">
                  <c:v>161136000</c:v>
                </c:pt>
                <c:pt idx="1866">
                  <c:v>161222400</c:v>
                </c:pt>
                <c:pt idx="1867">
                  <c:v>161308800</c:v>
                </c:pt>
                <c:pt idx="1868">
                  <c:v>161395200</c:v>
                </c:pt>
                <c:pt idx="1869">
                  <c:v>161481600</c:v>
                </c:pt>
                <c:pt idx="1870">
                  <c:v>161568000</c:v>
                </c:pt>
                <c:pt idx="1871">
                  <c:v>161654400</c:v>
                </c:pt>
                <c:pt idx="1872">
                  <c:v>161740800</c:v>
                </c:pt>
                <c:pt idx="1873">
                  <c:v>161827200</c:v>
                </c:pt>
                <c:pt idx="1874">
                  <c:v>161913600</c:v>
                </c:pt>
                <c:pt idx="1875">
                  <c:v>162000000</c:v>
                </c:pt>
                <c:pt idx="1876">
                  <c:v>162086400</c:v>
                </c:pt>
                <c:pt idx="1877">
                  <c:v>162172800</c:v>
                </c:pt>
                <c:pt idx="1878">
                  <c:v>162259200</c:v>
                </c:pt>
                <c:pt idx="1879">
                  <c:v>162345600</c:v>
                </c:pt>
                <c:pt idx="1880">
                  <c:v>162432000</c:v>
                </c:pt>
                <c:pt idx="1881">
                  <c:v>162518400</c:v>
                </c:pt>
                <c:pt idx="1882">
                  <c:v>162604800</c:v>
                </c:pt>
                <c:pt idx="1883">
                  <c:v>162691200</c:v>
                </c:pt>
                <c:pt idx="1884">
                  <c:v>162777600</c:v>
                </c:pt>
                <c:pt idx="1885">
                  <c:v>162864000</c:v>
                </c:pt>
                <c:pt idx="1886">
                  <c:v>162950400</c:v>
                </c:pt>
                <c:pt idx="1887">
                  <c:v>163036800</c:v>
                </c:pt>
                <c:pt idx="1888">
                  <c:v>163123200</c:v>
                </c:pt>
                <c:pt idx="1889">
                  <c:v>163209600</c:v>
                </c:pt>
                <c:pt idx="1890">
                  <c:v>163296000</c:v>
                </c:pt>
                <c:pt idx="1891">
                  <c:v>163382400</c:v>
                </c:pt>
                <c:pt idx="1892">
                  <c:v>163468800</c:v>
                </c:pt>
                <c:pt idx="1893">
                  <c:v>163555200</c:v>
                </c:pt>
                <c:pt idx="1894">
                  <c:v>163641600</c:v>
                </c:pt>
                <c:pt idx="1895">
                  <c:v>163728000</c:v>
                </c:pt>
                <c:pt idx="1896">
                  <c:v>163814400</c:v>
                </c:pt>
                <c:pt idx="1897">
                  <c:v>163900800</c:v>
                </c:pt>
                <c:pt idx="1898">
                  <c:v>163987200</c:v>
                </c:pt>
                <c:pt idx="1899">
                  <c:v>164073600</c:v>
                </c:pt>
                <c:pt idx="1900">
                  <c:v>164160000</c:v>
                </c:pt>
                <c:pt idx="1901">
                  <c:v>164246400</c:v>
                </c:pt>
                <c:pt idx="1902">
                  <c:v>164332800</c:v>
                </c:pt>
                <c:pt idx="1903">
                  <c:v>164419200</c:v>
                </c:pt>
                <c:pt idx="1904">
                  <c:v>164505600</c:v>
                </c:pt>
                <c:pt idx="1905">
                  <c:v>164592000</c:v>
                </c:pt>
                <c:pt idx="1906">
                  <c:v>164678400</c:v>
                </c:pt>
                <c:pt idx="1907">
                  <c:v>164764800</c:v>
                </c:pt>
                <c:pt idx="1908">
                  <c:v>164851200</c:v>
                </c:pt>
                <c:pt idx="1909">
                  <c:v>164937600</c:v>
                </c:pt>
                <c:pt idx="1910">
                  <c:v>165024000</c:v>
                </c:pt>
                <c:pt idx="1911">
                  <c:v>165110400</c:v>
                </c:pt>
                <c:pt idx="1912">
                  <c:v>165196800</c:v>
                </c:pt>
                <c:pt idx="1913">
                  <c:v>165283200</c:v>
                </c:pt>
                <c:pt idx="1914">
                  <c:v>165369600</c:v>
                </c:pt>
                <c:pt idx="1915">
                  <c:v>165456000</c:v>
                </c:pt>
                <c:pt idx="1916">
                  <c:v>165542400</c:v>
                </c:pt>
                <c:pt idx="1917">
                  <c:v>165628800</c:v>
                </c:pt>
                <c:pt idx="1918">
                  <c:v>165715200</c:v>
                </c:pt>
                <c:pt idx="1919">
                  <c:v>165801600</c:v>
                </c:pt>
                <c:pt idx="1920">
                  <c:v>165888000</c:v>
                </c:pt>
                <c:pt idx="1921">
                  <c:v>165974400</c:v>
                </c:pt>
                <c:pt idx="1922">
                  <c:v>166060800</c:v>
                </c:pt>
                <c:pt idx="1923">
                  <c:v>166147200</c:v>
                </c:pt>
                <c:pt idx="1924">
                  <c:v>166233600</c:v>
                </c:pt>
                <c:pt idx="1925">
                  <c:v>166320000</c:v>
                </c:pt>
                <c:pt idx="1926">
                  <c:v>166406400</c:v>
                </c:pt>
                <c:pt idx="1927">
                  <c:v>166492800</c:v>
                </c:pt>
                <c:pt idx="1928">
                  <c:v>166579200</c:v>
                </c:pt>
                <c:pt idx="1929">
                  <c:v>166665600</c:v>
                </c:pt>
                <c:pt idx="1930">
                  <c:v>166752000</c:v>
                </c:pt>
                <c:pt idx="1931">
                  <c:v>166838400</c:v>
                </c:pt>
                <c:pt idx="1932">
                  <c:v>166924800</c:v>
                </c:pt>
                <c:pt idx="1933">
                  <c:v>167011200</c:v>
                </c:pt>
                <c:pt idx="1934">
                  <c:v>167097600</c:v>
                </c:pt>
                <c:pt idx="1935">
                  <c:v>167184000</c:v>
                </c:pt>
                <c:pt idx="1936">
                  <c:v>167270400</c:v>
                </c:pt>
                <c:pt idx="1937">
                  <c:v>167356800</c:v>
                </c:pt>
                <c:pt idx="1938">
                  <c:v>167443200</c:v>
                </c:pt>
                <c:pt idx="1939">
                  <c:v>167529600</c:v>
                </c:pt>
                <c:pt idx="1940">
                  <c:v>167616000</c:v>
                </c:pt>
                <c:pt idx="1941">
                  <c:v>167702400</c:v>
                </c:pt>
                <c:pt idx="1942">
                  <c:v>167788800</c:v>
                </c:pt>
                <c:pt idx="1943">
                  <c:v>167875200</c:v>
                </c:pt>
                <c:pt idx="1944">
                  <c:v>167961600</c:v>
                </c:pt>
                <c:pt idx="1945">
                  <c:v>168048000</c:v>
                </c:pt>
                <c:pt idx="1946">
                  <c:v>168134400</c:v>
                </c:pt>
                <c:pt idx="1947">
                  <c:v>168220800</c:v>
                </c:pt>
                <c:pt idx="1948">
                  <c:v>168307200</c:v>
                </c:pt>
                <c:pt idx="1949">
                  <c:v>168393600</c:v>
                </c:pt>
                <c:pt idx="1950">
                  <c:v>168480000</c:v>
                </c:pt>
                <c:pt idx="1951">
                  <c:v>168566400</c:v>
                </c:pt>
                <c:pt idx="1952">
                  <c:v>168652800</c:v>
                </c:pt>
                <c:pt idx="1953">
                  <c:v>168739200</c:v>
                </c:pt>
                <c:pt idx="1954">
                  <c:v>168825600</c:v>
                </c:pt>
                <c:pt idx="1955">
                  <c:v>168912000</c:v>
                </c:pt>
                <c:pt idx="1956">
                  <c:v>168998400</c:v>
                </c:pt>
                <c:pt idx="1957">
                  <c:v>169084800</c:v>
                </c:pt>
                <c:pt idx="1958">
                  <c:v>169171200</c:v>
                </c:pt>
                <c:pt idx="1959">
                  <c:v>169257600</c:v>
                </c:pt>
                <c:pt idx="1960">
                  <c:v>169344000</c:v>
                </c:pt>
                <c:pt idx="1961">
                  <c:v>169430400</c:v>
                </c:pt>
                <c:pt idx="1962">
                  <c:v>169516800</c:v>
                </c:pt>
                <c:pt idx="1963">
                  <c:v>169603200</c:v>
                </c:pt>
                <c:pt idx="1964">
                  <c:v>169689600</c:v>
                </c:pt>
                <c:pt idx="1965">
                  <c:v>169776000</c:v>
                </c:pt>
                <c:pt idx="1966">
                  <c:v>169862400</c:v>
                </c:pt>
                <c:pt idx="1967">
                  <c:v>169948800</c:v>
                </c:pt>
                <c:pt idx="1968">
                  <c:v>170035200</c:v>
                </c:pt>
                <c:pt idx="1969">
                  <c:v>170121600</c:v>
                </c:pt>
                <c:pt idx="1970">
                  <c:v>170208000</c:v>
                </c:pt>
                <c:pt idx="1971">
                  <c:v>170294400</c:v>
                </c:pt>
                <c:pt idx="1972">
                  <c:v>170380800</c:v>
                </c:pt>
                <c:pt idx="1973">
                  <c:v>170467200</c:v>
                </c:pt>
                <c:pt idx="1974">
                  <c:v>170553600</c:v>
                </c:pt>
                <c:pt idx="1975">
                  <c:v>170640000</c:v>
                </c:pt>
                <c:pt idx="1976">
                  <c:v>170726400</c:v>
                </c:pt>
                <c:pt idx="1977">
                  <c:v>170812800</c:v>
                </c:pt>
                <c:pt idx="1978">
                  <c:v>170899200</c:v>
                </c:pt>
                <c:pt idx="1979">
                  <c:v>170985600</c:v>
                </c:pt>
                <c:pt idx="1980">
                  <c:v>171072000</c:v>
                </c:pt>
                <c:pt idx="1981">
                  <c:v>171158400</c:v>
                </c:pt>
                <c:pt idx="1982">
                  <c:v>171244800</c:v>
                </c:pt>
                <c:pt idx="1983">
                  <c:v>171331200</c:v>
                </c:pt>
                <c:pt idx="1984">
                  <c:v>171417600</c:v>
                </c:pt>
                <c:pt idx="1985">
                  <c:v>171504000</c:v>
                </c:pt>
                <c:pt idx="1986">
                  <c:v>171590400</c:v>
                </c:pt>
                <c:pt idx="1987">
                  <c:v>171676800</c:v>
                </c:pt>
                <c:pt idx="1988">
                  <c:v>171763200</c:v>
                </c:pt>
                <c:pt idx="1989">
                  <c:v>171849600</c:v>
                </c:pt>
                <c:pt idx="1990">
                  <c:v>171936000</c:v>
                </c:pt>
                <c:pt idx="1991">
                  <c:v>172022400</c:v>
                </c:pt>
                <c:pt idx="1992">
                  <c:v>172108800</c:v>
                </c:pt>
                <c:pt idx="1993">
                  <c:v>172195200</c:v>
                </c:pt>
                <c:pt idx="1994">
                  <c:v>172281600</c:v>
                </c:pt>
                <c:pt idx="1995">
                  <c:v>172368000</c:v>
                </c:pt>
                <c:pt idx="1996">
                  <c:v>172454400</c:v>
                </c:pt>
                <c:pt idx="1997">
                  <c:v>172540800</c:v>
                </c:pt>
                <c:pt idx="1998">
                  <c:v>172627200</c:v>
                </c:pt>
                <c:pt idx="1999">
                  <c:v>172713600</c:v>
                </c:pt>
                <c:pt idx="2000">
                  <c:v>172800000</c:v>
                </c:pt>
                <c:pt idx="2001">
                  <c:v>172886400</c:v>
                </c:pt>
                <c:pt idx="2002">
                  <c:v>172972800</c:v>
                </c:pt>
                <c:pt idx="2003">
                  <c:v>173059200</c:v>
                </c:pt>
                <c:pt idx="2004">
                  <c:v>173145600</c:v>
                </c:pt>
                <c:pt idx="2005">
                  <c:v>173232000</c:v>
                </c:pt>
                <c:pt idx="2006">
                  <c:v>173318400</c:v>
                </c:pt>
                <c:pt idx="2007">
                  <c:v>173404800</c:v>
                </c:pt>
                <c:pt idx="2008">
                  <c:v>173491200</c:v>
                </c:pt>
                <c:pt idx="2009">
                  <c:v>173577600</c:v>
                </c:pt>
                <c:pt idx="2010">
                  <c:v>173664000</c:v>
                </c:pt>
                <c:pt idx="2011">
                  <c:v>173750400</c:v>
                </c:pt>
                <c:pt idx="2012">
                  <c:v>173836800</c:v>
                </c:pt>
                <c:pt idx="2013">
                  <c:v>173923200</c:v>
                </c:pt>
                <c:pt idx="2014">
                  <c:v>174009600</c:v>
                </c:pt>
                <c:pt idx="2015">
                  <c:v>174096000</c:v>
                </c:pt>
                <c:pt idx="2016">
                  <c:v>174182400</c:v>
                </c:pt>
                <c:pt idx="2017">
                  <c:v>174268800</c:v>
                </c:pt>
                <c:pt idx="2018">
                  <c:v>174355200</c:v>
                </c:pt>
                <c:pt idx="2019">
                  <c:v>174441600</c:v>
                </c:pt>
                <c:pt idx="2020">
                  <c:v>174528000</c:v>
                </c:pt>
                <c:pt idx="2021">
                  <c:v>174614400</c:v>
                </c:pt>
                <c:pt idx="2022">
                  <c:v>174700800</c:v>
                </c:pt>
                <c:pt idx="2023">
                  <c:v>174787200</c:v>
                </c:pt>
                <c:pt idx="2024">
                  <c:v>174873600</c:v>
                </c:pt>
                <c:pt idx="2025">
                  <c:v>174960000</c:v>
                </c:pt>
                <c:pt idx="2026">
                  <c:v>175046400</c:v>
                </c:pt>
                <c:pt idx="2027">
                  <c:v>175132800</c:v>
                </c:pt>
                <c:pt idx="2028">
                  <c:v>175219200</c:v>
                </c:pt>
                <c:pt idx="2029">
                  <c:v>175305600</c:v>
                </c:pt>
                <c:pt idx="2030">
                  <c:v>175392000</c:v>
                </c:pt>
                <c:pt idx="2031">
                  <c:v>175478400</c:v>
                </c:pt>
                <c:pt idx="2032">
                  <c:v>175564800</c:v>
                </c:pt>
                <c:pt idx="2033">
                  <c:v>175651200</c:v>
                </c:pt>
                <c:pt idx="2034">
                  <c:v>175737600</c:v>
                </c:pt>
                <c:pt idx="2035">
                  <c:v>175824000</c:v>
                </c:pt>
                <c:pt idx="2036">
                  <c:v>175910400</c:v>
                </c:pt>
                <c:pt idx="2037">
                  <c:v>175996800</c:v>
                </c:pt>
                <c:pt idx="2038">
                  <c:v>176083200</c:v>
                </c:pt>
                <c:pt idx="2039">
                  <c:v>176169600</c:v>
                </c:pt>
                <c:pt idx="2040">
                  <c:v>176256000</c:v>
                </c:pt>
                <c:pt idx="2041">
                  <c:v>176342400</c:v>
                </c:pt>
                <c:pt idx="2042">
                  <c:v>176428800</c:v>
                </c:pt>
                <c:pt idx="2043">
                  <c:v>176515200</c:v>
                </c:pt>
                <c:pt idx="2044">
                  <c:v>176601600</c:v>
                </c:pt>
                <c:pt idx="2045">
                  <c:v>176688000</c:v>
                </c:pt>
                <c:pt idx="2046">
                  <c:v>176774400</c:v>
                </c:pt>
                <c:pt idx="2047">
                  <c:v>176860800</c:v>
                </c:pt>
                <c:pt idx="2048">
                  <c:v>176947200</c:v>
                </c:pt>
                <c:pt idx="2049">
                  <c:v>177033600</c:v>
                </c:pt>
                <c:pt idx="2050">
                  <c:v>177120000</c:v>
                </c:pt>
                <c:pt idx="2051">
                  <c:v>177206400</c:v>
                </c:pt>
                <c:pt idx="2052">
                  <c:v>177292800</c:v>
                </c:pt>
                <c:pt idx="2053">
                  <c:v>177379200</c:v>
                </c:pt>
                <c:pt idx="2054">
                  <c:v>177465600</c:v>
                </c:pt>
                <c:pt idx="2055">
                  <c:v>177552000</c:v>
                </c:pt>
                <c:pt idx="2056">
                  <c:v>177638400</c:v>
                </c:pt>
                <c:pt idx="2057">
                  <c:v>177724800</c:v>
                </c:pt>
                <c:pt idx="2058">
                  <c:v>177811200</c:v>
                </c:pt>
                <c:pt idx="2059">
                  <c:v>177897600</c:v>
                </c:pt>
                <c:pt idx="2060">
                  <c:v>177984000</c:v>
                </c:pt>
                <c:pt idx="2061">
                  <c:v>178070400</c:v>
                </c:pt>
                <c:pt idx="2062">
                  <c:v>178156800</c:v>
                </c:pt>
                <c:pt idx="2063">
                  <c:v>178243200</c:v>
                </c:pt>
                <c:pt idx="2064">
                  <c:v>178329600</c:v>
                </c:pt>
                <c:pt idx="2065">
                  <c:v>178416000</c:v>
                </c:pt>
                <c:pt idx="2066">
                  <c:v>178502400</c:v>
                </c:pt>
                <c:pt idx="2067">
                  <c:v>178588800</c:v>
                </c:pt>
                <c:pt idx="2068">
                  <c:v>178675200</c:v>
                </c:pt>
                <c:pt idx="2069">
                  <c:v>178761600</c:v>
                </c:pt>
                <c:pt idx="2070">
                  <c:v>178848000</c:v>
                </c:pt>
                <c:pt idx="2071">
                  <c:v>178934400</c:v>
                </c:pt>
                <c:pt idx="2072">
                  <c:v>179020800</c:v>
                </c:pt>
                <c:pt idx="2073">
                  <c:v>179107200</c:v>
                </c:pt>
                <c:pt idx="2074">
                  <c:v>179193600</c:v>
                </c:pt>
                <c:pt idx="2075">
                  <c:v>179280000</c:v>
                </c:pt>
                <c:pt idx="2076">
                  <c:v>179366400</c:v>
                </c:pt>
                <c:pt idx="2077">
                  <c:v>179452800</c:v>
                </c:pt>
                <c:pt idx="2078">
                  <c:v>179539200</c:v>
                </c:pt>
                <c:pt idx="2079">
                  <c:v>179625600</c:v>
                </c:pt>
                <c:pt idx="2080">
                  <c:v>179712000</c:v>
                </c:pt>
                <c:pt idx="2081">
                  <c:v>179798400</c:v>
                </c:pt>
                <c:pt idx="2082">
                  <c:v>179884800</c:v>
                </c:pt>
                <c:pt idx="2083">
                  <c:v>179971200</c:v>
                </c:pt>
                <c:pt idx="2084">
                  <c:v>180057600</c:v>
                </c:pt>
                <c:pt idx="2085">
                  <c:v>180144000</c:v>
                </c:pt>
                <c:pt idx="2086">
                  <c:v>180230400</c:v>
                </c:pt>
                <c:pt idx="2087">
                  <c:v>180316800</c:v>
                </c:pt>
                <c:pt idx="2088">
                  <c:v>180403200</c:v>
                </c:pt>
                <c:pt idx="2089">
                  <c:v>180489600</c:v>
                </c:pt>
                <c:pt idx="2090">
                  <c:v>180576000</c:v>
                </c:pt>
                <c:pt idx="2091">
                  <c:v>180662400</c:v>
                </c:pt>
                <c:pt idx="2092">
                  <c:v>180748800</c:v>
                </c:pt>
                <c:pt idx="2093">
                  <c:v>180835200</c:v>
                </c:pt>
                <c:pt idx="2094">
                  <c:v>180921600</c:v>
                </c:pt>
                <c:pt idx="2095">
                  <c:v>181008000</c:v>
                </c:pt>
                <c:pt idx="2096">
                  <c:v>181094400</c:v>
                </c:pt>
                <c:pt idx="2097">
                  <c:v>181180800</c:v>
                </c:pt>
                <c:pt idx="2098">
                  <c:v>181267200</c:v>
                </c:pt>
                <c:pt idx="2099">
                  <c:v>181353600</c:v>
                </c:pt>
                <c:pt idx="2100">
                  <c:v>181440000</c:v>
                </c:pt>
                <c:pt idx="2101">
                  <c:v>181526400</c:v>
                </c:pt>
                <c:pt idx="2102">
                  <c:v>181612800</c:v>
                </c:pt>
                <c:pt idx="2103">
                  <c:v>181699200</c:v>
                </c:pt>
                <c:pt idx="2104">
                  <c:v>181785600</c:v>
                </c:pt>
                <c:pt idx="2105">
                  <c:v>181872000</c:v>
                </c:pt>
                <c:pt idx="2106">
                  <c:v>181958400</c:v>
                </c:pt>
                <c:pt idx="2107">
                  <c:v>182044800</c:v>
                </c:pt>
                <c:pt idx="2108">
                  <c:v>182131200</c:v>
                </c:pt>
                <c:pt idx="2109">
                  <c:v>182217600</c:v>
                </c:pt>
                <c:pt idx="2110">
                  <c:v>182304000</c:v>
                </c:pt>
                <c:pt idx="2111">
                  <c:v>182390400</c:v>
                </c:pt>
                <c:pt idx="2112">
                  <c:v>182476800</c:v>
                </c:pt>
                <c:pt idx="2113">
                  <c:v>182563200</c:v>
                </c:pt>
                <c:pt idx="2114">
                  <c:v>182649600</c:v>
                </c:pt>
                <c:pt idx="2115">
                  <c:v>182736000</c:v>
                </c:pt>
                <c:pt idx="2116">
                  <c:v>182822400</c:v>
                </c:pt>
                <c:pt idx="2117">
                  <c:v>182908800</c:v>
                </c:pt>
                <c:pt idx="2118">
                  <c:v>182995200</c:v>
                </c:pt>
                <c:pt idx="2119">
                  <c:v>183081600</c:v>
                </c:pt>
                <c:pt idx="2120">
                  <c:v>183168000</c:v>
                </c:pt>
                <c:pt idx="2121">
                  <c:v>183254400</c:v>
                </c:pt>
                <c:pt idx="2122">
                  <c:v>183340800</c:v>
                </c:pt>
                <c:pt idx="2123">
                  <c:v>183427200</c:v>
                </c:pt>
                <c:pt idx="2124">
                  <c:v>183513600</c:v>
                </c:pt>
                <c:pt idx="2125">
                  <c:v>183600000</c:v>
                </c:pt>
                <c:pt idx="2126">
                  <c:v>183686400</c:v>
                </c:pt>
                <c:pt idx="2127">
                  <c:v>183772800</c:v>
                </c:pt>
                <c:pt idx="2128">
                  <c:v>183859200</c:v>
                </c:pt>
                <c:pt idx="2129">
                  <c:v>183945600</c:v>
                </c:pt>
                <c:pt idx="2130">
                  <c:v>184032000</c:v>
                </c:pt>
                <c:pt idx="2131">
                  <c:v>184118400</c:v>
                </c:pt>
                <c:pt idx="2132">
                  <c:v>184204800</c:v>
                </c:pt>
                <c:pt idx="2133">
                  <c:v>184291200</c:v>
                </c:pt>
                <c:pt idx="2134">
                  <c:v>184377600</c:v>
                </c:pt>
                <c:pt idx="2135">
                  <c:v>184464000</c:v>
                </c:pt>
                <c:pt idx="2136">
                  <c:v>184550400</c:v>
                </c:pt>
                <c:pt idx="2137">
                  <c:v>184636800</c:v>
                </c:pt>
                <c:pt idx="2138">
                  <c:v>184723200</c:v>
                </c:pt>
                <c:pt idx="2139">
                  <c:v>184809600</c:v>
                </c:pt>
                <c:pt idx="2140">
                  <c:v>184896000</c:v>
                </c:pt>
                <c:pt idx="2141">
                  <c:v>184982400</c:v>
                </c:pt>
                <c:pt idx="2142">
                  <c:v>185068800</c:v>
                </c:pt>
                <c:pt idx="2143">
                  <c:v>185155200</c:v>
                </c:pt>
                <c:pt idx="2144">
                  <c:v>185241600</c:v>
                </c:pt>
                <c:pt idx="2145">
                  <c:v>185328000</c:v>
                </c:pt>
                <c:pt idx="2146">
                  <c:v>185414400</c:v>
                </c:pt>
                <c:pt idx="2147">
                  <c:v>185500800</c:v>
                </c:pt>
                <c:pt idx="2148">
                  <c:v>185587200</c:v>
                </c:pt>
                <c:pt idx="2149">
                  <c:v>185673600</c:v>
                </c:pt>
                <c:pt idx="2150">
                  <c:v>185760000</c:v>
                </c:pt>
                <c:pt idx="2151">
                  <c:v>185846400</c:v>
                </c:pt>
                <c:pt idx="2152">
                  <c:v>185932800</c:v>
                </c:pt>
                <c:pt idx="2153">
                  <c:v>186019200</c:v>
                </c:pt>
                <c:pt idx="2154">
                  <c:v>186105600</c:v>
                </c:pt>
                <c:pt idx="2155">
                  <c:v>186192000</c:v>
                </c:pt>
                <c:pt idx="2156">
                  <c:v>186278400</c:v>
                </c:pt>
                <c:pt idx="2157">
                  <c:v>186364800</c:v>
                </c:pt>
                <c:pt idx="2158">
                  <c:v>186451200</c:v>
                </c:pt>
                <c:pt idx="2159">
                  <c:v>186537600</c:v>
                </c:pt>
                <c:pt idx="2160">
                  <c:v>186624000</c:v>
                </c:pt>
                <c:pt idx="2161">
                  <c:v>186710400</c:v>
                </c:pt>
                <c:pt idx="2162">
                  <c:v>186796800</c:v>
                </c:pt>
                <c:pt idx="2163">
                  <c:v>186883200</c:v>
                </c:pt>
                <c:pt idx="2164">
                  <c:v>186969600</c:v>
                </c:pt>
                <c:pt idx="2165">
                  <c:v>187056000</c:v>
                </c:pt>
                <c:pt idx="2166">
                  <c:v>187142400</c:v>
                </c:pt>
                <c:pt idx="2167">
                  <c:v>187228800</c:v>
                </c:pt>
                <c:pt idx="2168">
                  <c:v>187315200</c:v>
                </c:pt>
                <c:pt idx="2169">
                  <c:v>187401600</c:v>
                </c:pt>
                <c:pt idx="2170">
                  <c:v>187488000</c:v>
                </c:pt>
                <c:pt idx="2171">
                  <c:v>187574400</c:v>
                </c:pt>
                <c:pt idx="2172">
                  <c:v>187660800</c:v>
                </c:pt>
                <c:pt idx="2173">
                  <c:v>187747200</c:v>
                </c:pt>
                <c:pt idx="2174">
                  <c:v>187833600</c:v>
                </c:pt>
                <c:pt idx="2175">
                  <c:v>187920000</c:v>
                </c:pt>
                <c:pt idx="2176">
                  <c:v>188006400</c:v>
                </c:pt>
                <c:pt idx="2177">
                  <c:v>188092800</c:v>
                </c:pt>
                <c:pt idx="2178">
                  <c:v>188179200</c:v>
                </c:pt>
                <c:pt idx="2179">
                  <c:v>188265600</c:v>
                </c:pt>
                <c:pt idx="2180">
                  <c:v>188352000</c:v>
                </c:pt>
                <c:pt idx="2181">
                  <c:v>188438400</c:v>
                </c:pt>
                <c:pt idx="2182">
                  <c:v>188524800</c:v>
                </c:pt>
                <c:pt idx="2183">
                  <c:v>188611200</c:v>
                </c:pt>
                <c:pt idx="2184">
                  <c:v>188697600</c:v>
                </c:pt>
                <c:pt idx="2185">
                  <c:v>188784000</c:v>
                </c:pt>
                <c:pt idx="2186">
                  <c:v>188870400</c:v>
                </c:pt>
                <c:pt idx="2187">
                  <c:v>188956800</c:v>
                </c:pt>
                <c:pt idx="2188">
                  <c:v>189043200</c:v>
                </c:pt>
                <c:pt idx="2189">
                  <c:v>189129600</c:v>
                </c:pt>
                <c:pt idx="2190">
                  <c:v>189216000</c:v>
                </c:pt>
                <c:pt idx="2191">
                  <c:v>189302400</c:v>
                </c:pt>
                <c:pt idx="2192">
                  <c:v>189388800</c:v>
                </c:pt>
                <c:pt idx="2193">
                  <c:v>189475200</c:v>
                </c:pt>
                <c:pt idx="2194">
                  <c:v>189561600</c:v>
                </c:pt>
                <c:pt idx="2195">
                  <c:v>189648000</c:v>
                </c:pt>
                <c:pt idx="2196">
                  <c:v>189734400</c:v>
                </c:pt>
                <c:pt idx="2197">
                  <c:v>189820800</c:v>
                </c:pt>
                <c:pt idx="2198">
                  <c:v>189907200</c:v>
                </c:pt>
                <c:pt idx="2199">
                  <c:v>189993600</c:v>
                </c:pt>
                <c:pt idx="2200">
                  <c:v>190080000</c:v>
                </c:pt>
                <c:pt idx="2201">
                  <c:v>190166400</c:v>
                </c:pt>
                <c:pt idx="2202">
                  <c:v>190252800</c:v>
                </c:pt>
                <c:pt idx="2203">
                  <c:v>190339200</c:v>
                </c:pt>
                <c:pt idx="2204">
                  <c:v>190425600</c:v>
                </c:pt>
                <c:pt idx="2205">
                  <c:v>190512000</c:v>
                </c:pt>
                <c:pt idx="2206">
                  <c:v>190598400</c:v>
                </c:pt>
                <c:pt idx="2207">
                  <c:v>190684800</c:v>
                </c:pt>
                <c:pt idx="2208">
                  <c:v>190771200</c:v>
                </c:pt>
                <c:pt idx="2209">
                  <c:v>190857600</c:v>
                </c:pt>
                <c:pt idx="2210">
                  <c:v>190944000</c:v>
                </c:pt>
                <c:pt idx="2211">
                  <c:v>191030400</c:v>
                </c:pt>
                <c:pt idx="2212">
                  <c:v>191116800</c:v>
                </c:pt>
                <c:pt idx="2213">
                  <c:v>191203200</c:v>
                </c:pt>
                <c:pt idx="2214">
                  <c:v>191289600</c:v>
                </c:pt>
                <c:pt idx="2215">
                  <c:v>191376000</c:v>
                </c:pt>
                <c:pt idx="2216">
                  <c:v>191462400</c:v>
                </c:pt>
                <c:pt idx="2217">
                  <c:v>191548800</c:v>
                </c:pt>
                <c:pt idx="2218">
                  <c:v>191635200</c:v>
                </c:pt>
                <c:pt idx="2219">
                  <c:v>191721600</c:v>
                </c:pt>
                <c:pt idx="2220">
                  <c:v>191808000</c:v>
                </c:pt>
                <c:pt idx="2221">
                  <c:v>191894400</c:v>
                </c:pt>
                <c:pt idx="2222">
                  <c:v>191980800</c:v>
                </c:pt>
                <c:pt idx="2223">
                  <c:v>192067200</c:v>
                </c:pt>
                <c:pt idx="2224">
                  <c:v>192153600</c:v>
                </c:pt>
                <c:pt idx="2225">
                  <c:v>192240000</c:v>
                </c:pt>
                <c:pt idx="2226">
                  <c:v>192326400</c:v>
                </c:pt>
                <c:pt idx="2227">
                  <c:v>192412800</c:v>
                </c:pt>
                <c:pt idx="2228">
                  <c:v>192499200</c:v>
                </c:pt>
                <c:pt idx="2229">
                  <c:v>192585600</c:v>
                </c:pt>
                <c:pt idx="2230">
                  <c:v>192672000</c:v>
                </c:pt>
                <c:pt idx="2231">
                  <c:v>192758400</c:v>
                </c:pt>
                <c:pt idx="2232">
                  <c:v>192844800</c:v>
                </c:pt>
                <c:pt idx="2233">
                  <c:v>192931200</c:v>
                </c:pt>
                <c:pt idx="2234">
                  <c:v>193017600</c:v>
                </c:pt>
                <c:pt idx="2235">
                  <c:v>193104000</c:v>
                </c:pt>
                <c:pt idx="2236">
                  <c:v>193190400</c:v>
                </c:pt>
                <c:pt idx="2237">
                  <c:v>193276800</c:v>
                </c:pt>
                <c:pt idx="2238">
                  <c:v>193363200</c:v>
                </c:pt>
                <c:pt idx="2239">
                  <c:v>193449600</c:v>
                </c:pt>
                <c:pt idx="2240">
                  <c:v>193536000</c:v>
                </c:pt>
                <c:pt idx="2241">
                  <c:v>193622400</c:v>
                </c:pt>
                <c:pt idx="2242">
                  <c:v>193708800</c:v>
                </c:pt>
                <c:pt idx="2243">
                  <c:v>193795200</c:v>
                </c:pt>
                <c:pt idx="2244">
                  <c:v>193881600</c:v>
                </c:pt>
                <c:pt idx="2245">
                  <c:v>193968000</c:v>
                </c:pt>
                <c:pt idx="2246">
                  <c:v>194054400</c:v>
                </c:pt>
                <c:pt idx="2247">
                  <c:v>194140800</c:v>
                </c:pt>
                <c:pt idx="2248">
                  <c:v>194227200</c:v>
                </c:pt>
                <c:pt idx="2249">
                  <c:v>194313600</c:v>
                </c:pt>
                <c:pt idx="2250">
                  <c:v>194400000</c:v>
                </c:pt>
                <c:pt idx="2251">
                  <c:v>194486400</c:v>
                </c:pt>
                <c:pt idx="2252">
                  <c:v>194572800</c:v>
                </c:pt>
                <c:pt idx="2253">
                  <c:v>194659200</c:v>
                </c:pt>
                <c:pt idx="2254">
                  <c:v>194745600</c:v>
                </c:pt>
                <c:pt idx="2255">
                  <c:v>194832000</c:v>
                </c:pt>
                <c:pt idx="2256">
                  <c:v>194918400</c:v>
                </c:pt>
                <c:pt idx="2257">
                  <c:v>195004800</c:v>
                </c:pt>
                <c:pt idx="2258">
                  <c:v>195091200</c:v>
                </c:pt>
                <c:pt idx="2259">
                  <c:v>195177600</c:v>
                </c:pt>
                <c:pt idx="2260">
                  <c:v>195264000</c:v>
                </c:pt>
                <c:pt idx="2261">
                  <c:v>195350400</c:v>
                </c:pt>
                <c:pt idx="2262">
                  <c:v>195436800</c:v>
                </c:pt>
                <c:pt idx="2263">
                  <c:v>195523200</c:v>
                </c:pt>
                <c:pt idx="2264">
                  <c:v>195609600</c:v>
                </c:pt>
                <c:pt idx="2265">
                  <c:v>195696000</c:v>
                </c:pt>
                <c:pt idx="2266">
                  <c:v>195782400</c:v>
                </c:pt>
                <c:pt idx="2267">
                  <c:v>195868800</c:v>
                </c:pt>
                <c:pt idx="2268">
                  <c:v>195955200</c:v>
                </c:pt>
                <c:pt idx="2269">
                  <c:v>196041600</c:v>
                </c:pt>
                <c:pt idx="2270">
                  <c:v>196128000</c:v>
                </c:pt>
                <c:pt idx="2271">
                  <c:v>196214400</c:v>
                </c:pt>
                <c:pt idx="2272">
                  <c:v>196300800</c:v>
                </c:pt>
                <c:pt idx="2273">
                  <c:v>196387200</c:v>
                </c:pt>
                <c:pt idx="2274">
                  <c:v>196473600</c:v>
                </c:pt>
                <c:pt idx="2275">
                  <c:v>196560000</c:v>
                </c:pt>
                <c:pt idx="2276">
                  <c:v>196646400</c:v>
                </c:pt>
                <c:pt idx="2277">
                  <c:v>196732800</c:v>
                </c:pt>
                <c:pt idx="2278">
                  <c:v>196819200</c:v>
                </c:pt>
                <c:pt idx="2279">
                  <c:v>196905600</c:v>
                </c:pt>
                <c:pt idx="2280">
                  <c:v>196992000</c:v>
                </c:pt>
                <c:pt idx="2281">
                  <c:v>197078400</c:v>
                </c:pt>
                <c:pt idx="2282">
                  <c:v>197164800</c:v>
                </c:pt>
                <c:pt idx="2283">
                  <c:v>197251200</c:v>
                </c:pt>
                <c:pt idx="2284">
                  <c:v>197337600</c:v>
                </c:pt>
                <c:pt idx="2285">
                  <c:v>197424000</c:v>
                </c:pt>
                <c:pt idx="2286">
                  <c:v>197510400</c:v>
                </c:pt>
                <c:pt idx="2287">
                  <c:v>197596800</c:v>
                </c:pt>
                <c:pt idx="2288">
                  <c:v>197683200</c:v>
                </c:pt>
                <c:pt idx="2289">
                  <c:v>197769600</c:v>
                </c:pt>
                <c:pt idx="2290">
                  <c:v>197856000</c:v>
                </c:pt>
                <c:pt idx="2291">
                  <c:v>197942400</c:v>
                </c:pt>
                <c:pt idx="2292">
                  <c:v>198028800</c:v>
                </c:pt>
                <c:pt idx="2293">
                  <c:v>198115200</c:v>
                </c:pt>
                <c:pt idx="2294">
                  <c:v>198201600</c:v>
                </c:pt>
                <c:pt idx="2295">
                  <c:v>198288000</c:v>
                </c:pt>
                <c:pt idx="2296">
                  <c:v>198374400</c:v>
                </c:pt>
                <c:pt idx="2297">
                  <c:v>198460800</c:v>
                </c:pt>
                <c:pt idx="2298">
                  <c:v>198547200</c:v>
                </c:pt>
                <c:pt idx="2299">
                  <c:v>198633600</c:v>
                </c:pt>
                <c:pt idx="2300">
                  <c:v>198720000</c:v>
                </c:pt>
                <c:pt idx="2301">
                  <c:v>198806400</c:v>
                </c:pt>
                <c:pt idx="2302">
                  <c:v>198892800</c:v>
                </c:pt>
                <c:pt idx="2303">
                  <c:v>198979200</c:v>
                </c:pt>
                <c:pt idx="2304">
                  <c:v>199065600</c:v>
                </c:pt>
                <c:pt idx="2305">
                  <c:v>199152000</c:v>
                </c:pt>
                <c:pt idx="2306">
                  <c:v>199238400</c:v>
                </c:pt>
                <c:pt idx="2307">
                  <c:v>199324800</c:v>
                </c:pt>
                <c:pt idx="2308">
                  <c:v>199411200</c:v>
                </c:pt>
                <c:pt idx="2309">
                  <c:v>199497600</c:v>
                </c:pt>
                <c:pt idx="2310">
                  <c:v>199584000</c:v>
                </c:pt>
                <c:pt idx="2311">
                  <c:v>199670400</c:v>
                </c:pt>
                <c:pt idx="2312">
                  <c:v>199756800</c:v>
                </c:pt>
                <c:pt idx="2313">
                  <c:v>199843200</c:v>
                </c:pt>
                <c:pt idx="2314">
                  <c:v>199929600</c:v>
                </c:pt>
                <c:pt idx="2315">
                  <c:v>200016000</c:v>
                </c:pt>
                <c:pt idx="2316">
                  <c:v>200102400</c:v>
                </c:pt>
                <c:pt idx="2317">
                  <c:v>200188800</c:v>
                </c:pt>
                <c:pt idx="2318">
                  <c:v>200275200</c:v>
                </c:pt>
                <c:pt idx="2319">
                  <c:v>200361600</c:v>
                </c:pt>
                <c:pt idx="2320">
                  <c:v>200448000</c:v>
                </c:pt>
                <c:pt idx="2321">
                  <c:v>200534400</c:v>
                </c:pt>
                <c:pt idx="2322">
                  <c:v>200620800</c:v>
                </c:pt>
                <c:pt idx="2323">
                  <c:v>200707200</c:v>
                </c:pt>
                <c:pt idx="2324">
                  <c:v>200793600</c:v>
                </c:pt>
                <c:pt idx="2325">
                  <c:v>200880000</c:v>
                </c:pt>
                <c:pt idx="2326">
                  <c:v>200966400</c:v>
                </c:pt>
                <c:pt idx="2327">
                  <c:v>201052800</c:v>
                </c:pt>
                <c:pt idx="2328">
                  <c:v>201139200</c:v>
                </c:pt>
                <c:pt idx="2329">
                  <c:v>201225600</c:v>
                </c:pt>
                <c:pt idx="2330">
                  <c:v>201312000</c:v>
                </c:pt>
                <c:pt idx="2331">
                  <c:v>201398400</c:v>
                </c:pt>
                <c:pt idx="2332">
                  <c:v>201484800</c:v>
                </c:pt>
                <c:pt idx="2333">
                  <c:v>201571200</c:v>
                </c:pt>
                <c:pt idx="2334">
                  <c:v>201657600</c:v>
                </c:pt>
                <c:pt idx="2335">
                  <c:v>201744000</c:v>
                </c:pt>
                <c:pt idx="2336">
                  <c:v>201830400</c:v>
                </c:pt>
                <c:pt idx="2337">
                  <c:v>201916800</c:v>
                </c:pt>
                <c:pt idx="2338">
                  <c:v>202003200</c:v>
                </c:pt>
                <c:pt idx="2339">
                  <c:v>202089600</c:v>
                </c:pt>
                <c:pt idx="2340">
                  <c:v>202176000</c:v>
                </c:pt>
                <c:pt idx="2341">
                  <c:v>202262400</c:v>
                </c:pt>
                <c:pt idx="2342">
                  <c:v>202348800</c:v>
                </c:pt>
                <c:pt idx="2343">
                  <c:v>202435200</c:v>
                </c:pt>
                <c:pt idx="2344">
                  <c:v>202521600</c:v>
                </c:pt>
                <c:pt idx="2345">
                  <c:v>202608000</c:v>
                </c:pt>
                <c:pt idx="2346">
                  <c:v>202694400</c:v>
                </c:pt>
                <c:pt idx="2347">
                  <c:v>202780800</c:v>
                </c:pt>
                <c:pt idx="2348">
                  <c:v>202867200</c:v>
                </c:pt>
                <c:pt idx="2349">
                  <c:v>202953600</c:v>
                </c:pt>
                <c:pt idx="2350">
                  <c:v>203040000</c:v>
                </c:pt>
                <c:pt idx="2351">
                  <c:v>203126400</c:v>
                </c:pt>
                <c:pt idx="2352">
                  <c:v>203212800</c:v>
                </c:pt>
                <c:pt idx="2353">
                  <c:v>203299200</c:v>
                </c:pt>
                <c:pt idx="2354">
                  <c:v>203385600</c:v>
                </c:pt>
                <c:pt idx="2355">
                  <c:v>203472000</c:v>
                </c:pt>
                <c:pt idx="2356">
                  <c:v>203558400</c:v>
                </c:pt>
                <c:pt idx="2357">
                  <c:v>203644800</c:v>
                </c:pt>
                <c:pt idx="2358">
                  <c:v>203731200</c:v>
                </c:pt>
                <c:pt idx="2359">
                  <c:v>203817600</c:v>
                </c:pt>
                <c:pt idx="2360">
                  <c:v>203904000</c:v>
                </c:pt>
                <c:pt idx="2361">
                  <c:v>203990400</c:v>
                </c:pt>
                <c:pt idx="2362">
                  <c:v>204076800</c:v>
                </c:pt>
                <c:pt idx="2363">
                  <c:v>204163200</c:v>
                </c:pt>
                <c:pt idx="2364">
                  <c:v>204249600</c:v>
                </c:pt>
                <c:pt idx="2365">
                  <c:v>204336000</c:v>
                </c:pt>
                <c:pt idx="2366">
                  <c:v>204422400</c:v>
                </c:pt>
                <c:pt idx="2367">
                  <c:v>204508800</c:v>
                </c:pt>
                <c:pt idx="2368">
                  <c:v>204595200</c:v>
                </c:pt>
                <c:pt idx="2369">
                  <c:v>204681600</c:v>
                </c:pt>
                <c:pt idx="2370">
                  <c:v>204768000</c:v>
                </c:pt>
                <c:pt idx="2371">
                  <c:v>204854400</c:v>
                </c:pt>
                <c:pt idx="2372">
                  <c:v>204940800</c:v>
                </c:pt>
                <c:pt idx="2373">
                  <c:v>205027200</c:v>
                </c:pt>
                <c:pt idx="2374">
                  <c:v>205113600</c:v>
                </c:pt>
                <c:pt idx="2375">
                  <c:v>205200000</c:v>
                </c:pt>
                <c:pt idx="2376">
                  <c:v>205286400</c:v>
                </c:pt>
                <c:pt idx="2377">
                  <c:v>205372800</c:v>
                </c:pt>
                <c:pt idx="2378">
                  <c:v>205459200</c:v>
                </c:pt>
                <c:pt idx="2379">
                  <c:v>205545600</c:v>
                </c:pt>
                <c:pt idx="2380">
                  <c:v>205632000</c:v>
                </c:pt>
                <c:pt idx="2381">
                  <c:v>205718400</c:v>
                </c:pt>
                <c:pt idx="2382">
                  <c:v>205804800</c:v>
                </c:pt>
                <c:pt idx="2383">
                  <c:v>205891200</c:v>
                </c:pt>
                <c:pt idx="2384">
                  <c:v>205977600</c:v>
                </c:pt>
                <c:pt idx="2385">
                  <c:v>206064000</c:v>
                </c:pt>
                <c:pt idx="2386">
                  <c:v>206150400</c:v>
                </c:pt>
                <c:pt idx="2387">
                  <c:v>206236800</c:v>
                </c:pt>
                <c:pt idx="2388">
                  <c:v>206323200</c:v>
                </c:pt>
                <c:pt idx="2389">
                  <c:v>206409600</c:v>
                </c:pt>
                <c:pt idx="2390">
                  <c:v>206496000</c:v>
                </c:pt>
                <c:pt idx="2391">
                  <c:v>206582400</c:v>
                </c:pt>
                <c:pt idx="2392">
                  <c:v>206668800</c:v>
                </c:pt>
                <c:pt idx="2393">
                  <c:v>206755200</c:v>
                </c:pt>
                <c:pt idx="2394">
                  <c:v>206841600</c:v>
                </c:pt>
                <c:pt idx="2395">
                  <c:v>206928000</c:v>
                </c:pt>
                <c:pt idx="2396">
                  <c:v>207014400</c:v>
                </c:pt>
                <c:pt idx="2397">
                  <c:v>207100800</c:v>
                </c:pt>
                <c:pt idx="2398">
                  <c:v>207187200</c:v>
                </c:pt>
                <c:pt idx="2399">
                  <c:v>207273600</c:v>
                </c:pt>
                <c:pt idx="2400">
                  <c:v>207360000</c:v>
                </c:pt>
                <c:pt idx="2401">
                  <c:v>207446400</c:v>
                </c:pt>
                <c:pt idx="2402">
                  <c:v>207532800</c:v>
                </c:pt>
                <c:pt idx="2403">
                  <c:v>207619200</c:v>
                </c:pt>
                <c:pt idx="2404">
                  <c:v>207705600</c:v>
                </c:pt>
                <c:pt idx="2405">
                  <c:v>207792000</c:v>
                </c:pt>
                <c:pt idx="2406">
                  <c:v>207878400</c:v>
                </c:pt>
                <c:pt idx="2407">
                  <c:v>207964800</c:v>
                </c:pt>
                <c:pt idx="2408">
                  <c:v>208051200</c:v>
                </c:pt>
                <c:pt idx="2409">
                  <c:v>208137600</c:v>
                </c:pt>
                <c:pt idx="2410">
                  <c:v>208224000</c:v>
                </c:pt>
                <c:pt idx="2411">
                  <c:v>208310400</c:v>
                </c:pt>
                <c:pt idx="2412">
                  <c:v>208396800</c:v>
                </c:pt>
                <c:pt idx="2413">
                  <c:v>208483200</c:v>
                </c:pt>
                <c:pt idx="2414">
                  <c:v>208569600</c:v>
                </c:pt>
                <c:pt idx="2415">
                  <c:v>208656000</c:v>
                </c:pt>
                <c:pt idx="2416">
                  <c:v>208742400</c:v>
                </c:pt>
                <c:pt idx="2417">
                  <c:v>208828800</c:v>
                </c:pt>
                <c:pt idx="2418">
                  <c:v>208915200</c:v>
                </c:pt>
                <c:pt idx="2419">
                  <c:v>209001600</c:v>
                </c:pt>
                <c:pt idx="2420">
                  <c:v>209088000</c:v>
                </c:pt>
                <c:pt idx="2421">
                  <c:v>209174400</c:v>
                </c:pt>
                <c:pt idx="2422">
                  <c:v>209260800</c:v>
                </c:pt>
                <c:pt idx="2423">
                  <c:v>209347200</c:v>
                </c:pt>
                <c:pt idx="2424">
                  <c:v>209433600</c:v>
                </c:pt>
                <c:pt idx="2425">
                  <c:v>209520000</c:v>
                </c:pt>
                <c:pt idx="2426">
                  <c:v>209606400</c:v>
                </c:pt>
                <c:pt idx="2427">
                  <c:v>209692800</c:v>
                </c:pt>
                <c:pt idx="2428">
                  <c:v>209779200</c:v>
                </c:pt>
                <c:pt idx="2429">
                  <c:v>209865600</c:v>
                </c:pt>
                <c:pt idx="2430">
                  <c:v>209952000</c:v>
                </c:pt>
                <c:pt idx="2431">
                  <c:v>210038400</c:v>
                </c:pt>
                <c:pt idx="2432">
                  <c:v>210124800</c:v>
                </c:pt>
                <c:pt idx="2433">
                  <c:v>210211200</c:v>
                </c:pt>
                <c:pt idx="2434">
                  <c:v>210297600</c:v>
                </c:pt>
                <c:pt idx="2435">
                  <c:v>210384000</c:v>
                </c:pt>
                <c:pt idx="2436">
                  <c:v>210470400</c:v>
                </c:pt>
                <c:pt idx="2437">
                  <c:v>210556800</c:v>
                </c:pt>
                <c:pt idx="2438">
                  <c:v>210643200</c:v>
                </c:pt>
                <c:pt idx="2439">
                  <c:v>210729600</c:v>
                </c:pt>
                <c:pt idx="2440">
                  <c:v>210816000</c:v>
                </c:pt>
                <c:pt idx="2441">
                  <c:v>210902400</c:v>
                </c:pt>
                <c:pt idx="2442">
                  <c:v>210988800</c:v>
                </c:pt>
                <c:pt idx="2443">
                  <c:v>211075200</c:v>
                </c:pt>
                <c:pt idx="2444">
                  <c:v>211161600</c:v>
                </c:pt>
                <c:pt idx="2445">
                  <c:v>211248000</c:v>
                </c:pt>
                <c:pt idx="2446">
                  <c:v>211334400</c:v>
                </c:pt>
                <c:pt idx="2447">
                  <c:v>211420800</c:v>
                </c:pt>
                <c:pt idx="2448">
                  <c:v>211507200</c:v>
                </c:pt>
                <c:pt idx="2449">
                  <c:v>211593600</c:v>
                </c:pt>
                <c:pt idx="2450">
                  <c:v>211680000</c:v>
                </c:pt>
                <c:pt idx="2451">
                  <c:v>211766400</c:v>
                </c:pt>
                <c:pt idx="2452">
                  <c:v>211852800</c:v>
                </c:pt>
                <c:pt idx="2453">
                  <c:v>211939200</c:v>
                </c:pt>
                <c:pt idx="2454">
                  <c:v>212025600</c:v>
                </c:pt>
                <c:pt idx="2455">
                  <c:v>212112000</c:v>
                </c:pt>
                <c:pt idx="2456">
                  <c:v>212198400</c:v>
                </c:pt>
                <c:pt idx="2457">
                  <c:v>212284800</c:v>
                </c:pt>
                <c:pt idx="2458">
                  <c:v>212371200</c:v>
                </c:pt>
                <c:pt idx="2459">
                  <c:v>212457600</c:v>
                </c:pt>
                <c:pt idx="2460">
                  <c:v>212544000</c:v>
                </c:pt>
                <c:pt idx="2461">
                  <c:v>212630400</c:v>
                </c:pt>
                <c:pt idx="2462">
                  <c:v>212716800</c:v>
                </c:pt>
                <c:pt idx="2463">
                  <c:v>212803200</c:v>
                </c:pt>
                <c:pt idx="2464">
                  <c:v>212889600</c:v>
                </c:pt>
                <c:pt idx="2465">
                  <c:v>212976000</c:v>
                </c:pt>
                <c:pt idx="2466">
                  <c:v>213062400</c:v>
                </c:pt>
                <c:pt idx="2467">
                  <c:v>213148800</c:v>
                </c:pt>
                <c:pt idx="2468">
                  <c:v>213235200</c:v>
                </c:pt>
                <c:pt idx="2469">
                  <c:v>213321600</c:v>
                </c:pt>
                <c:pt idx="2470">
                  <c:v>213408000</c:v>
                </c:pt>
                <c:pt idx="2471">
                  <c:v>213494400</c:v>
                </c:pt>
                <c:pt idx="2472">
                  <c:v>213580800</c:v>
                </c:pt>
                <c:pt idx="2473">
                  <c:v>213667200</c:v>
                </c:pt>
                <c:pt idx="2474">
                  <c:v>213753600</c:v>
                </c:pt>
                <c:pt idx="2475">
                  <c:v>213840000</c:v>
                </c:pt>
                <c:pt idx="2476">
                  <c:v>213926400</c:v>
                </c:pt>
                <c:pt idx="2477">
                  <c:v>214012800</c:v>
                </c:pt>
                <c:pt idx="2478">
                  <c:v>214099200</c:v>
                </c:pt>
                <c:pt idx="2479">
                  <c:v>214185600</c:v>
                </c:pt>
                <c:pt idx="2480">
                  <c:v>214272000</c:v>
                </c:pt>
                <c:pt idx="2481">
                  <c:v>214358400</c:v>
                </c:pt>
                <c:pt idx="2482">
                  <c:v>214444800</c:v>
                </c:pt>
                <c:pt idx="2483">
                  <c:v>214531200</c:v>
                </c:pt>
                <c:pt idx="2484">
                  <c:v>214617600</c:v>
                </c:pt>
                <c:pt idx="2485">
                  <c:v>214704000</c:v>
                </c:pt>
                <c:pt idx="2486">
                  <c:v>214790400</c:v>
                </c:pt>
                <c:pt idx="2487">
                  <c:v>214876800</c:v>
                </c:pt>
                <c:pt idx="2488">
                  <c:v>214963200</c:v>
                </c:pt>
                <c:pt idx="2489">
                  <c:v>215049600</c:v>
                </c:pt>
                <c:pt idx="2490">
                  <c:v>215136000</c:v>
                </c:pt>
                <c:pt idx="2491">
                  <c:v>215222400</c:v>
                </c:pt>
                <c:pt idx="2492">
                  <c:v>215308800</c:v>
                </c:pt>
                <c:pt idx="2493">
                  <c:v>215395200</c:v>
                </c:pt>
                <c:pt idx="2494">
                  <c:v>215481600</c:v>
                </c:pt>
                <c:pt idx="2495">
                  <c:v>215568000</c:v>
                </c:pt>
                <c:pt idx="2496">
                  <c:v>215654400</c:v>
                </c:pt>
                <c:pt idx="2497">
                  <c:v>215740800</c:v>
                </c:pt>
                <c:pt idx="2498">
                  <c:v>215827200</c:v>
                </c:pt>
                <c:pt idx="2499">
                  <c:v>215913600</c:v>
                </c:pt>
                <c:pt idx="2500">
                  <c:v>216000000</c:v>
                </c:pt>
                <c:pt idx="2501">
                  <c:v>216086400</c:v>
                </c:pt>
                <c:pt idx="2502">
                  <c:v>216172800</c:v>
                </c:pt>
                <c:pt idx="2503">
                  <c:v>216259200</c:v>
                </c:pt>
                <c:pt idx="2504">
                  <c:v>216345600</c:v>
                </c:pt>
                <c:pt idx="2505">
                  <c:v>216432000</c:v>
                </c:pt>
                <c:pt idx="2506">
                  <c:v>216518400</c:v>
                </c:pt>
                <c:pt idx="2507">
                  <c:v>216604800</c:v>
                </c:pt>
                <c:pt idx="2508">
                  <c:v>216691200</c:v>
                </c:pt>
                <c:pt idx="2509">
                  <c:v>216777600</c:v>
                </c:pt>
                <c:pt idx="2510">
                  <c:v>216864000</c:v>
                </c:pt>
                <c:pt idx="2511">
                  <c:v>216950400</c:v>
                </c:pt>
                <c:pt idx="2512">
                  <c:v>217036800</c:v>
                </c:pt>
                <c:pt idx="2513">
                  <c:v>217123200</c:v>
                </c:pt>
                <c:pt idx="2514">
                  <c:v>217209600</c:v>
                </c:pt>
                <c:pt idx="2515">
                  <c:v>217296000</c:v>
                </c:pt>
                <c:pt idx="2516">
                  <c:v>217382400</c:v>
                </c:pt>
                <c:pt idx="2517">
                  <c:v>217468800</c:v>
                </c:pt>
                <c:pt idx="2518">
                  <c:v>217555200</c:v>
                </c:pt>
                <c:pt idx="2519">
                  <c:v>217641600</c:v>
                </c:pt>
                <c:pt idx="2520">
                  <c:v>217728000</c:v>
                </c:pt>
                <c:pt idx="2521">
                  <c:v>217814400</c:v>
                </c:pt>
                <c:pt idx="2522">
                  <c:v>217900800</c:v>
                </c:pt>
                <c:pt idx="2523">
                  <c:v>217987200</c:v>
                </c:pt>
                <c:pt idx="2524">
                  <c:v>218073600</c:v>
                </c:pt>
                <c:pt idx="2525">
                  <c:v>218160000</c:v>
                </c:pt>
                <c:pt idx="2526">
                  <c:v>218246400</c:v>
                </c:pt>
                <c:pt idx="2527">
                  <c:v>218332800</c:v>
                </c:pt>
                <c:pt idx="2528">
                  <c:v>218419200</c:v>
                </c:pt>
                <c:pt idx="2529">
                  <c:v>218505600</c:v>
                </c:pt>
                <c:pt idx="2530">
                  <c:v>218592000</c:v>
                </c:pt>
                <c:pt idx="2531">
                  <c:v>218678400</c:v>
                </c:pt>
                <c:pt idx="2532">
                  <c:v>218764800</c:v>
                </c:pt>
                <c:pt idx="2533">
                  <c:v>218851200</c:v>
                </c:pt>
                <c:pt idx="2534">
                  <c:v>218937600</c:v>
                </c:pt>
                <c:pt idx="2535">
                  <c:v>219024000</c:v>
                </c:pt>
                <c:pt idx="2536">
                  <c:v>219110400</c:v>
                </c:pt>
                <c:pt idx="2537">
                  <c:v>219196800</c:v>
                </c:pt>
                <c:pt idx="2538">
                  <c:v>219283200</c:v>
                </c:pt>
                <c:pt idx="2539">
                  <c:v>219369600</c:v>
                </c:pt>
                <c:pt idx="2540">
                  <c:v>219456000</c:v>
                </c:pt>
                <c:pt idx="2541">
                  <c:v>219542400</c:v>
                </c:pt>
                <c:pt idx="2542">
                  <c:v>219628800</c:v>
                </c:pt>
                <c:pt idx="2543">
                  <c:v>219715200</c:v>
                </c:pt>
                <c:pt idx="2544">
                  <c:v>219801600</c:v>
                </c:pt>
                <c:pt idx="2545">
                  <c:v>219888000</c:v>
                </c:pt>
                <c:pt idx="2546">
                  <c:v>219974400</c:v>
                </c:pt>
                <c:pt idx="2547">
                  <c:v>220060800</c:v>
                </c:pt>
                <c:pt idx="2548">
                  <c:v>220147200</c:v>
                </c:pt>
                <c:pt idx="2549">
                  <c:v>220233600</c:v>
                </c:pt>
                <c:pt idx="2550">
                  <c:v>220320000</c:v>
                </c:pt>
                <c:pt idx="2551">
                  <c:v>220406400</c:v>
                </c:pt>
                <c:pt idx="2552">
                  <c:v>220492800</c:v>
                </c:pt>
                <c:pt idx="2553">
                  <c:v>220579200</c:v>
                </c:pt>
                <c:pt idx="2554">
                  <c:v>220665600</c:v>
                </c:pt>
                <c:pt idx="2555">
                  <c:v>220752000</c:v>
                </c:pt>
                <c:pt idx="2556">
                  <c:v>220838400</c:v>
                </c:pt>
                <c:pt idx="2557">
                  <c:v>220924800</c:v>
                </c:pt>
                <c:pt idx="2558">
                  <c:v>221011200</c:v>
                </c:pt>
                <c:pt idx="2559">
                  <c:v>221097600</c:v>
                </c:pt>
                <c:pt idx="2560">
                  <c:v>221184000</c:v>
                </c:pt>
                <c:pt idx="2561">
                  <c:v>221270400</c:v>
                </c:pt>
                <c:pt idx="2562">
                  <c:v>221356800</c:v>
                </c:pt>
                <c:pt idx="2563">
                  <c:v>221443200</c:v>
                </c:pt>
                <c:pt idx="2564">
                  <c:v>221529600</c:v>
                </c:pt>
                <c:pt idx="2565">
                  <c:v>221616000</c:v>
                </c:pt>
                <c:pt idx="2566">
                  <c:v>221702400</c:v>
                </c:pt>
                <c:pt idx="2567">
                  <c:v>221788800</c:v>
                </c:pt>
                <c:pt idx="2568">
                  <c:v>221875200</c:v>
                </c:pt>
                <c:pt idx="2569">
                  <c:v>221961600</c:v>
                </c:pt>
                <c:pt idx="2570">
                  <c:v>222048000</c:v>
                </c:pt>
                <c:pt idx="2571">
                  <c:v>222134400</c:v>
                </c:pt>
                <c:pt idx="2572">
                  <c:v>222220800</c:v>
                </c:pt>
                <c:pt idx="2573">
                  <c:v>222307200</c:v>
                </c:pt>
                <c:pt idx="2574">
                  <c:v>222393600</c:v>
                </c:pt>
                <c:pt idx="2575">
                  <c:v>222480000</c:v>
                </c:pt>
                <c:pt idx="2576">
                  <c:v>222566400</c:v>
                </c:pt>
                <c:pt idx="2577">
                  <c:v>222652800</c:v>
                </c:pt>
                <c:pt idx="2578">
                  <c:v>222739200</c:v>
                </c:pt>
                <c:pt idx="2579">
                  <c:v>222825600</c:v>
                </c:pt>
                <c:pt idx="2580">
                  <c:v>222912000</c:v>
                </c:pt>
                <c:pt idx="2581">
                  <c:v>222998400</c:v>
                </c:pt>
                <c:pt idx="2582">
                  <c:v>223084800</c:v>
                </c:pt>
                <c:pt idx="2583">
                  <c:v>223171200</c:v>
                </c:pt>
                <c:pt idx="2584">
                  <c:v>223257600</c:v>
                </c:pt>
                <c:pt idx="2585">
                  <c:v>223344000</c:v>
                </c:pt>
                <c:pt idx="2586">
                  <c:v>223430400</c:v>
                </c:pt>
                <c:pt idx="2587">
                  <c:v>223516800</c:v>
                </c:pt>
                <c:pt idx="2588">
                  <c:v>223603200</c:v>
                </c:pt>
                <c:pt idx="2589">
                  <c:v>223689600</c:v>
                </c:pt>
                <c:pt idx="2590">
                  <c:v>223776000</c:v>
                </c:pt>
                <c:pt idx="2591">
                  <c:v>223862400</c:v>
                </c:pt>
                <c:pt idx="2592">
                  <c:v>223948800</c:v>
                </c:pt>
                <c:pt idx="2593">
                  <c:v>224035200</c:v>
                </c:pt>
                <c:pt idx="2594">
                  <c:v>224121600</c:v>
                </c:pt>
                <c:pt idx="2595">
                  <c:v>224208000</c:v>
                </c:pt>
                <c:pt idx="2596">
                  <c:v>224294400</c:v>
                </c:pt>
                <c:pt idx="2597">
                  <c:v>224380800</c:v>
                </c:pt>
                <c:pt idx="2598">
                  <c:v>224467200</c:v>
                </c:pt>
                <c:pt idx="2599">
                  <c:v>224553600</c:v>
                </c:pt>
                <c:pt idx="2600">
                  <c:v>224640000</c:v>
                </c:pt>
                <c:pt idx="2601">
                  <c:v>224726400</c:v>
                </c:pt>
                <c:pt idx="2602">
                  <c:v>224812800</c:v>
                </c:pt>
                <c:pt idx="2603">
                  <c:v>224899200</c:v>
                </c:pt>
                <c:pt idx="2604">
                  <c:v>224985600</c:v>
                </c:pt>
                <c:pt idx="2605">
                  <c:v>225072000</c:v>
                </c:pt>
                <c:pt idx="2606">
                  <c:v>225158400</c:v>
                </c:pt>
                <c:pt idx="2607">
                  <c:v>225244800</c:v>
                </c:pt>
                <c:pt idx="2608">
                  <c:v>225331200</c:v>
                </c:pt>
                <c:pt idx="2609">
                  <c:v>225417600</c:v>
                </c:pt>
                <c:pt idx="2610">
                  <c:v>225504000</c:v>
                </c:pt>
                <c:pt idx="2611">
                  <c:v>225590400</c:v>
                </c:pt>
                <c:pt idx="2612">
                  <c:v>225676800</c:v>
                </c:pt>
                <c:pt idx="2613">
                  <c:v>225763200</c:v>
                </c:pt>
                <c:pt idx="2614">
                  <c:v>225849600</c:v>
                </c:pt>
                <c:pt idx="2615">
                  <c:v>225936000</c:v>
                </c:pt>
                <c:pt idx="2616">
                  <c:v>226022400</c:v>
                </c:pt>
                <c:pt idx="2617">
                  <c:v>226108800</c:v>
                </c:pt>
                <c:pt idx="2618">
                  <c:v>226195200</c:v>
                </c:pt>
                <c:pt idx="2619">
                  <c:v>226281600</c:v>
                </c:pt>
                <c:pt idx="2620">
                  <c:v>226368000</c:v>
                </c:pt>
                <c:pt idx="2621">
                  <c:v>226454400</c:v>
                </c:pt>
                <c:pt idx="2622">
                  <c:v>226540800</c:v>
                </c:pt>
                <c:pt idx="2623">
                  <c:v>226627200</c:v>
                </c:pt>
                <c:pt idx="2624">
                  <c:v>226713600</c:v>
                </c:pt>
                <c:pt idx="2625">
                  <c:v>226800000</c:v>
                </c:pt>
                <c:pt idx="2626">
                  <c:v>226886400</c:v>
                </c:pt>
                <c:pt idx="2627">
                  <c:v>226972800</c:v>
                </c:pt>
                <c:pt idx="2628">
                  <c:v>227059200</c:v>
                </c:pt>
                <c:pt idx="2629">
                  <c:v>227145600</c:v>
                </c:pt>
                <c:pt idx="2630">
                  <c:v>227232000</c:v>
                </c:pt>
                <c:pt idx="2631">
                  <c:v>227318400</c:v>
                </c:pt>
                <c:pt idx="2632">
                  <c:v>227404800</c:v>
                </c:pt>
                <c:pt idx="2633">
                  <c:v>227491200</c:v>
                </c:pt>
                <c:pt idx="2634">
                  <c:v>227577600</c:v>
                </c:pt>
                <c:pt idx="2635">
                  <c:v>227664000</c:v>
                </c:pt>
                <c:pt idx="2636">
                  <c:v>227750400</c:v>
                </c:pt>
                <c:pt idx="2637">
                  <c:v>227836800</c:v>
                </c:pt>
                <c:pt idx="2638">
                  <c:v>227923200</c:v>
                </c:pt>
                <c:pt idx="2639">
                  <c:v>228009600</c:v>
                </c:pt>
                <c:pt idx="2640">
                  <c:v>228096000</c:v>
                </c:pt>
                <c:pt idx="2641">
                  <c:v>228182400</c:v>
                </c:pt>
                <c:pt idx="2642">
                  <c:v>228268800</c:v>
                </c:pt>
                <c:pt idx="2643">
                  <c:v>228355200</c:v>
                </c:pt>
                <c:pt idx="2644">
                  <c:v>228441600</c:v>
                </c:pt>
                <c:pt idx="2645">
                  <c:v>228528000</c:v>
                </c:pt>
                <c:pt idx="2646">
                  <c:v>228614400</c:v>
                </c:pt>
                <c:pt idx="2647">
                  <c:v>228700800</c:v>
                </c:pt>
                <c:pt idx="2648">
                  <c:v>228787200</c:v>
                </c:pt>
                <c:pt idx="2649">
                  <c:v>228873600</c:v>
                </c:pt>
                <c:pt idx="2650">
                  <c:v>228960000</c:v>
                </c:pt>
                <c:pt idx="2651">
                  <c:v>229046400</c:v>
                </c:pt>
                <c:pt idx="2652">
                  <c:v>229132800</c:v>
                </c:pt>
                <c:pt idx="2653">
                  <c:v>229219200</c:v>
                </c:pt>
                <c:pt idx="2654">
                  <c:v>229305600</c:v>
                </c:pt>
                <c:pt idx="2655">
                  <c:v>229392000</c:v>
                </c:pt>
                <c:pt idx="2656">
                  <c:v>229478400</c:v>
                </c:pt>
                <c:pt idx="2657">
                  <c:v>229564800</c:v>
                </c:pt>
                <c:pt idx="2658">
                  <c:v>229651200</c:v>
                </c:pt>
                <c:pt idx="2659">
                  <c:v>229737600</c:v>
                </c:pt>
                <c:pt idx="2660">
                  <c:v>229824000</c:v>
                </c:pt>
                <c:pt idx="2661">
                  <c:v>229910400</c:v>
                </c:pt>
                <c:pt idx="2662">
                  <c:v>229996800</c:v>
                </c:pt>
                <c:pt idx="2663">
                  <c:v>230083200</c:v>
                </c:pt>
                <c:pt idx="2664">
                  <c:v>230169600</c:v>
                </c:pt>
                <c:pt idx="2665">
                  <c:v>230256000</c:v>
                </c:pt>
                <c:pt idx="2666">
                  <c:v>230342400</c:v>
                </c:pt>
                <c:pt idx="2667">
                  <c:v>230428800</c:v>
                </c:pt>
                <c:pt idx="2668">
                  <c:v>230515200</c:v>
                </c:pt>
                <c:pt idx="2669">
                  <c:v>230601600</c:v>
                </c:pt>
                <c:pt idx="2670">
                  <c:v>230688000</c:v>
                </c:pt>
                <c:pt idx="2671">
                  <c:v>230774400</c:v>
                </c:pt>
                <c:pt idx="2672">
                  <c:v>230860800</c:v>
                </c:pt>
                <c:pt idx="2673">
                  <c:v>230947200</c:v>
                </c:pt>
                <c:pt idx="2674">
                  <c:v>231033600</c:v>
                </c:pt>
                <c:pt idx="2675">
                  <c:v>231120000</c:v>
                </c:pt>
                <c:pt idx="2676">
                  <c:v>231206400</c:v>
                </c:pt>
                <c:pt idx="2677">
                  <c:v>231292800</c:v>
                </c:pt>
                <c:pt idx="2678">
                  <c:v>231379200</c:v>
                </c:pt>
                <c:pt idx="2679">
                  <c:v>231465600</c:v>
                </c:pt>
                <c:pt idx="2680">
                  <c:v>231552000</c:v>
                </c:pt>
                <c:pt idx="2681">
                  <c:v>231638400</c:v>
                </c:pt>
                <c:pt idx="2682">
                  <c:v>231724800</c:v>
                </c:pt>
                <c:pt idx="2683">
                  <c:v>231811200</c:v>
                </c:pt>
                <c:pt idx="2684">
                  <c:v>231897600</c:v>
                </c:pt>
                <c:pt idx="2685">
                  <c:v>231984000</c:v>
                </c:pt>
                <c:pt idx="2686">
                  <c:v>232070400</c:v>
                </c:pt>
                <c:pt idx="2687">
                  <c:v>232156800</c:v>
                </c:pt>
                <c:pt idx="2688">
                  <c:v>232243200</c:v>
                </c:pt>
                <c:pt idx="2689">
                  <c:v>232329600</c:v>
                </c:pt>
                <c:pt idx="2690">
                  <c:v>232416000</c:v>
                </c:pt>
                <c:pt idx="2691">
                  <c:v>232502400</c:v>
                </c:pt>
                <c:pt idx="2692">
                  <c:v>232588800</c:v>
                </c:pt>
                <c:pt idx="2693">
                  <c:v>232675200</c:v>
                </c:pt>
                <c:pt idx="2694">
                  <c:v>232761600</c:v>
                </c:pt>
                <c:pt idx="2695">
                  <c:v>232848000</c:v>
                </c:pt>
                <c:pt idx="2696">
                  <c:v>232934400</c:v>
                </c:pt>
                <c:pt idx="2697">
                  <c:v>233020800</c:v>
                </c:pt>
                <c:pt idx="2698">
                  <c:v>233107200</c:v>
                </c:pt>
                <c:pt idx="2699">
                  <c:v>233193600</c:v>
                </c:pt>
                <c:pt idx="2700">
                  <c:v>233280000</c:v>
                </c:pt>
                <c:pt idx="2701">
                  <c:v>233366400</c:v>
                </c:pt>
                <c:pt idx="2702">
                  <c:v>233452800</c:v>
                </c:pt>
                <c:pt idx="2703">
                  <c:v>233539200</c:v>
                </c:pt>
                <c:pt idx="2704">
                  <c:v>233625600</c:v>
                </c:pt>
                <c:pt idx="2705">
                  <c:v>233712000</c:v>
                </c:pt>
                <c:pt idx="2706">
                  <c:v>233798400</c:v>
                </c:pt>
                <c:pt idx="2707">
                  <c:v>233884800</c:v>
                </c:pt>
                <c:pt idx="2708">
                  <c:v>233971200</c:v>
                </c:pt>
                <c:pt idx="2709">
                  <c:v>234057600</c:v>
                </c:pt>
                <c:pt idx="2710">
                  <c:v>234144000</c:v>
                </c:pt>
                <c:pt idx="2711">
                  <c:v>234230400</c:v>
                </c:pt>
                <c:pt idx="2712">
                  <c:v>234316800</c:v>
                </c:pt>
                <c:pt idx="2713">
                  <c:v>234403200</c:v>
                </c:pt>
                <c:pt idx="2714">
                  <c:v>234489600</c:v>
                </c:pt>
                <c:pt idx="2715">
                  <c:v>234576000</c:v>
                </c:pt>
                <c:pt idx="2716">
                  <c:v>234662400</c:v>
                </c:pt>
                <c:pt idx="2717">
                  <c:v>234748800</c:v>
                </c:pt>
                <c:pt idx="2718">
                  <c:v>234835200</c:v>
                </c:pt>
                <c:pt idx="2719">
                  <c:v>234921600</c:v>
                </c:pt>
                <c:pt idx="2720">
                  <c:v>235008000</c:v>
                </c:pt>
                <c:pt idx="2721">
                  <c:v>235094400</c:v>
                </c:pt>
                <c:pt idx="2722">
                  <c:v>235180800</c:v>
                </c:pt>
                <c:pt idx="2723">
                  <c:v>235267200</c:v>
                </c:pt>
                <c:pt idx="2724">
                  <c:v>235353600</c:v>
                </c:pt>
                <c:pt idx="2725">
                  <c:v>235440000</c:v>
                </c:pt>
                <c:pt idx="2726">
                  <c:v>235526400</c:v>
                </c:pt>
                <c:pt idx="2727">
                  <c:v>235612800</c:v>
                </c:pt>
                <c:pt idx="2728">
                  <c:v>235699200</c:v>
                </c:pt>
                <c:pt idx="2729">
                  <c:v>235785600</c:v>
                </c:pt>
                <c:pt idx="2730">
                  <c:v>235872000</c:v>
                </c:pt>
                <c:pt idx="2731">
                  <c:v>235958400</c:v>
                </c:pt>
                <c:pt idx="2732">
                  <c:v>236044800</c:v>
                </c:pt>
                <c:pt idx="2733">
                  <c:v>236131200</c:v>
                </c:pt>
                <c:pt idx="2734">
                  <c:v>236217600</c:v>
                </c:pt>
                <c:pt idx="2735">
                  <c:v>236304000</c:v>
                </c:pt>
                <c:pt idx="2736">
                  <c:v>236390400</c:v>
                </c:pt>
                <c:pt idx="2737">
                  <c:v>236476800</c:v>
                </c:pt>
                <c:pt idx="2738">
                  <c:v>236563200</c:v>
                </c:pt>
                <c:pt idx="2739">
                  <c:v>236649600</c:v>
                </c:pt>
                <c:pt idx="2740">
                  <c:v>236736000</c:v>
                </c:pt>
                <c:pt idx="2741">
                  <c:v>236822400</c:v>
                </c:pt>
                <c:pt idx="2742">
                  <c:v>236908800</c:v>
                </c:pt>
                <c:pt idx="2743">
                  <c:v>236995200</c:v>
                </c:pt>
                <c:pt idx="2744">
                  <c:v>237081600</c:v>
                </c:pt>
                <c:pt idx="2745">
                  <c:v>237168000</c:v>
                </c:pt>
                <c:pt idx="2746">
                  <c:v>237254400</c:v>
                </c:pt>
                <c:pt idx="2747">
                  <c:v>237340800</c:v>
                </c:pt>
                <c:pt idx="2748">
                  <c:v>237427200</c:v>
                </c:pt>
                <c:pt idx="2749">
                  <c:v>237513600</c:v>
                </c:pt>
                <c:pt idx="2750">
                  <c:v>237600000</c:v>
                </c:pt>
                <c:pt idx="2751">
                  <c:v>237686400</c:v>
                </c:pt>
                <c:pt idx="2752">
                  <c:v>237772800</c:v>
                </c:pt>
                <c:pt idx="2753">
                  <c:v>237859200</c:v>
                </c:pt>
                <c:pt idx="2754">
                  <c:v>237945600</c:v>
                </c:pt>
                <c:pt idx="2755">
                  <c:v>238032000</c:v>
                </c:pt>
                <c:pt idx="2756">
                  <c:v>238118400</c:v>
                </c:pt>
                <c:pt idx="2757">
                  <c:v>238204800</c:v>
                </c:pt>
                <c:pt idx="2758">
                  <c:v>238291200</c:v>
                </c:pt>
                <c:pt idx="2759">
                  <c:v>238377600</c:v>
                </c:pt>
                <c:pt idx="2760">
                  <c:v>238464000</c:v>
                </c:pt>
                <c:pt idx="2761">
                  <c:v>238550400</c:v>
                </c:pt>
                <c:pt idx="2762">
                  <c:v>238636800</c:v>
                </c:pt>
                <c:pt idx="2763">
                  <c:v>238723200</c:v>
                </c:pt>
                <c:pt idx="2764">
                  <c:v>238809600</c:v>
                </c:pt>
                <c:pt idx="2765">
                  <c:v>238896000</c:v>
                </c:pt>
                <c:pt idx="2766">
                  <c:v>238982400</c:v>
                </c:pt>
                <c:pt idx="2767">
                  <c:v>239068800</c:v>
                </c:pt>
                <c:pt idx="2768">
                  <c:v>239155200</c:v>
                </c:pt>
                <c:pt idx="2769">
                  <c:v>239241600</c:v>
                </c:pt>
                <c:pt idx="2770">
                  <c:v>239328000</c:v>
                </c:pt>
                <c:pt idx="2771">
                  <c:v>239414400</c:v>
                </c:pt>
                <c:pt idx="2772">
                  <c:v>239500800</c:v>
                </c:pt>
                <c:pt idx="2773">
                  <c:v>239587200</c:v>
                </c:pt>
                <c:pt idx="2774">
                  <c:v>239673600</c:v>
                </c:pt>
                <c:pt idx="2775">
                  <c:v>239760000</c:v>
                </c:pt>
                <c:pt idx="2776">
                  <c:v>239846400</c:v>
                </c:pt>
                <c:pt idx="2777">
                  <c:v>239932800</c:v>
                </c:pt>
                <c:pt idx="2778">
                  <c:v>240019200</c:v>
                </c:pt>
                <c:pt idx="2779">
                  <c:v>240105600</c:v>
                </c:pt>
                <c:pt idx="2780">
                  <c:v>240192000</c:v>
                </c:pt>
                <c:pt idx="2781">
                  <c:v>240278400</c:v>
                </c:pt>
                <c:pt idx="2782">
                  <c:v>240364800</c:v>
                </c:pt>
                <c:pt idx="2783">
                  <c:v>240451200</c:v>
                </c:pt>
                <c:pt idx="2784">
                  <c:v>240537600</c:v>
                </c:pt>
                <c:pt idx="2785">
                  <c:v>240624000</c:v>
                </c:pt>
                <c:pt idx="2786">
                  <c:v>240710400</c:v>
                </c:pt>
                <c:pt idx="2787">
                  <c:v>240796800</c:v>
                </c:pt>
                <c:pt idx="2788">
                  <c:v>240883200</c:v>
                </c:pt>
                <c:pt idx="2789">
                  <c:v>240969600</c:v>
                </c:pt>
                <c:pt idx="2790">
                  <c:v>241056000</c:v>
                </c:pt>
                <c:pt idx="2791">
                  <c:v>241142400</c:v>
                </c:pt>
                <c:pt idx="2792">
                  <c:v>241228800</c:v>
                </c:pt>
                <c:pt idx="2793">
                  <c:v>241315200</c:v>
                </c:pt>
                <c:pt idx="2794">
                  <c:v>241401600</c:v>
                </c:pt>
                <c:pt idx="2795">
                  <c:v>241488000</c:v>
                </c:pt>
                <c:pt idx="2796">
                  <c:v>241574400</c:v>
                </c:pt>
                <c:pt idx="2797">
                  <c:v>241660800</c:v>
                </c:pt>
                <c:pt idx="2798">
                  <c:v>241747200</c:v>
                </c:pt>
                <c:pt idx="2799">
                  <c:v>241833600</c:v>
                </c:pt>
                <c:pt idx="2800">
                  <c:v>241920000</c:v>
                </c:pt>
                <c:pt idx="2801">
                  <c:v>242006400</c:v>
                </c:pt>
                <c:pt idx="2802">
                  <c:v>242092800</c:v>
                </c:pt>
                <c:pt idx="2803">
                  <c:v>242179200</c:v>
                </c:pt>
                <c:pt idx="2804">
                  <c:v>242265600</c:v>
                </c:pt>
                <c:pt idx="2805">
                  <c:v>242352000</c:v>
                </c:pt>
                <c:pt idx="2806">
                  <c:v>242438400</c:v>
                </c:pt>
                <c:pt idx="2807">
                  <c:v>242524800</c:v>
                </c:pt>
                <c:pt idx="2808">
                  <c:v>242611200</c:v>
                </c:pt>
                <c:pt idx="2809">
                  <c:v>242697600</c:v>
                </c:pt>
                <c:pt idx="2810">
                  <c:v>242784000</c:v>
                </c:pt>
                <c:pt idx="2811">
                  <c:v>242870400</c:v>
                </c:pt>
                <c:pt idx="2812">
                  <c:v>242956800</c:v>
                </c:pt>
                <c:pt idx="2813">
                  <c:v>243043200</c:v>
                </c:pt>
                <c:pt idx="2814">
                  <c:v>243129600</c:v>
                </c:pt>
                <c:pt idx="2815">
                  <c:v>243216000</c:v>
                </c:pt>
                <c:pt idx="2816">
                  <c:v>243302400</c:v>
                </c:pt>
                <c:pt idx="2817">
                  <c:v>243388800</c:v>
                </c:pt>
                <c:pt idx="2818">
                  <c:v>243475200</c:v>
                </c:pt>
                <c:pt idx="2819">
                  <c:v>243561600</c:v>
                </c:pt>
                <c:pt idx="2820">
                  <c:v>243648000</c:v>
                </c:pt>
                <c:pt idx="2821">
                  <c:v>243734400</c:v>
                </c:pt>
                <c:pt idx="2822">
                  <c:v>243820800</c:v>
                </c:pt>
                <c:pt idx="2823">
                  <c:v>243907200</c:v>
                </c:pt>
                <c:pt idx="2824">
                  <c:v>243993600</c:v>
                </c:pt>
                <c:pt idx="2825">
                  <c:v>244080000</c:v>
                </c:pt>
                <c:pt idx="2826">
                  <c:v>244166400</c:v>
                </c:pt>
                <c:pt idx="2827">
                  <c:v>244252800</c:v>
                </c:pt>
                <c:pt idx="2828">
                  <c:v>244339200</c:v>
                </c:pt>
                <c:pt idx="2829">
                  <c:v>244425600</c:v>
                </c:pt>
                <c:pt idx="2830">
                  <c:v>244512000</c:v>
                </c:pt>
                <c:pt idx="2831">
                  <c:v>244598400</c:v>
                </c:pt>
                <c:pt idx="2832">
                  <c:v>244684800</c:v>
                </c:pt>
                <c:pt idx="2833">
                  <c:v>244771200</c:v>
                </c:pt>
                <c:pt idx="2834">
                  <c:v>244857600</c:v>
                </c:pt>
                <c:pt idx="2835">
                  <c:v>244944000</c:v>
                </c:pt>
                <c:pt idx="2836">
                  <c:v>245030400</c:v>
                </c:pt>
                <c:pt idx="2837">
                  <c:v>245116800</c:v>
                </c:pt>
                <c:pt idx="2838">
                  <c:v>245203200</c:v>
                </c:pt>
                <c:pt idx="2839">
                  <c:v>245289600</c:v>
                </c:pt>
                <c:pt idx="2840">
                  <c:v>245376000</c:v>
                </c:pt>
                <c:pt idx="2841">
                  <c:v>245462400</c:v>
                </c:pt>
                <c:pt idx="2842">
                  <c:v>245548800</c:v>
                </c:pt>
                <c:pt idx="2843">
                  <c:v>245635200</c:v>
                </c:pt>
                <c:pt idx="2844">
                  <c:v>245721600</c:v>
                </c:pt>
                <c:pt idx="2845">
                  <c:v>245808000</c:v>
                </c:pt>
                <c:pt idx="2846">
                  <c:v>245894400</c:v>
                </c:pt>
                <c:pt idx="2847">
                  <c:v>245980800</c:v>
                </c:pt>
                <c:pt idx="2848">
                  <c:v>246067200</c:v>
                </c:pt>
                <c:pt idx="2849">
                  <c:v>246153600</c:v>
                </c:pt>
                <c:pt idx="2850">
                  <c:v>246240000</c:v>
                </c:pt>
                <c:pt idx="2851">
                  <c:v>246326400</c:v>
                </c:pt>
                <c:pt idx="2852">
                  <c:v>246412800</c:v>
                </c:pt>
                <c:pt idx="2853">
                  <c:v>246499200</c:v>
                </c:pt>
                <c:pt idx="2854">
                  <c:v>246585600</c:v>
                </c:pt>
                <c:pt idx="2855">
                  <c:v>246672000</c:v>
                </c:pt>
                <c:pt idx="2856">
                  <c:v>246758400</c:v>
                </c:pt>
                <c:pt idx="2857">
                  <c:v>246844800</c:v>
                </c:pt>
                <c:pt idx="2858">
                  <c:v>246931200</c:v>
                </c:pt>
                <c:pt idx="2859">
                  <c:v>247017600</c:v>
                </c:pt>
                <c:pt idx="2860">
                  <c:v>247104000</c:v>
                </c:pt>
                <c:pt idx="2861">
                  <c:v>247190400</c:v>
                </c:pt>
                <c:pt idx="2862">
                  <c:v>247276800</c:v>
                </c:pt>
                <c:pt idx="2863">
                  <c:v>247363200</c:v>
                </c:pt>
                <c:pt idx="2864">
                  <c:v>247449600</c:v>
                </c:pt>
                <c:pt idx="2865">
                  <c:v>247536000</c:v>
                </c:pt>
                <c:pt idx="2866">
                  <c:v>247622400</c:v>
                </c:pt>
                <c:pt idx="2867">
                  <c:v>247708800</c:v>
                </c:pt>
                <c:pt idx="2868">
                  <c:v>247795200</c:v>
                </c:pt>
                <c:pt idx="2869">
                  <c:v>247881600</c:v>
                </c:pt>
                <c:pt idx="2870">
                  <c:v>247968000</c:v>
                </c:pt>
                <c:pt idx="2871">
                  <c:v>248054400</c:v>
                </c:pt>
                <c:pt idx="2872">
                  <c:v>248140800</c:v>
                </c:pt>
                <c:pt idx="2873">
                  <c:v>248227200</c:v>
                </c:pt>
                <c:pt idx="2874">
                  <c:v>248313600</c:v>
                </c:pt>
                <c:pt idx="2875">
                  <c:v>248400000</c:v>
                </c:pt>
                <c:pt idx="2876">
                  <c:v>248486400</c:v>
                </c:pt>
                <c:pt idx="2877">
                  <c:v>248572800</c:v>
                </c:pt>
                <c:pt idx="2878">
                  <c:v>248659200</c:v>
                </c:pt>
                <c:pt idx="2879">
                  <c:v>248745600</c:v>
                </c:pt>
                <c:pt idx="2880">
                  <c:v>248832000</c:v>
                </c:pt>
                <c:pt idx="2881">
                  <c:v>248918400</c:v>
                </c:pt>
                <c:pt idx="2882">
                  <c:v>249004800</c:v>
                </c:pt>
                <c:pt idx="2883">
                  <c:v>249091200</c:v>
                </c:pt>
                <c:pt idx="2884">
                  <c:v>249177600</c:v>
                </c:pt>
                <c:pt idx="2885">
                  <c:v>249264000</c:v>
                </c:pt>
                <c:pt idx="2886">
                  <c:v>249350400</c:v>
                </c:pt>
                <c:pt idx="2887">
                  <c:v>249436800</c:v>
                </c:pt>
                <c:pt idx="2888">
                  <c:v>249523200</c:v>
                </c:pt>
                <c:pt idx="2889">
                  <c:v>249609600</c:v>
                </c:pt>
                <c:pt idx="2890">
                  <c:v>249696000</c:v>
                </c:pt>
                <c:pt idx="2891">
                  <c:v>249782400</c:v>
                </c:pt>
                <c:pt idx="2892">
                  <c:v>249868800</c:v>
                </c:pt>
                <c:pt idx="2893">
                  <c:v>249955200</c:v>
                </c:pt>
                <c:pt idx="2894">
                  <c:v>250041600</c:v>
                </c:pt>
                <c:pt idx="2895">
                  <c:v>250128000</c:v>
                </c:pt>
                <c:pt idx="2896">
                  <c:v>250214400</c:v>
                </c:pt>
                <c:pt idx="2897">
                  <c:v>250300800</c:v>
                </c:pt>
                <c:pt idx="2898">
                  <c:v>250387200</c:v>
                </c:pt>
                <c:pt idx="2899">
                  <c:v>250473600</c:v>
                </c:pt>
                <c:pt idx="2900">
                  <c:v>250560000</c:v>
                </c:pt>
                <c:pt idx="2901">
                  <c:v>250646400</c:v>
                </c:pt>
                <c:pt idx="2902">
                  <c:v>250732800</c:v>
                </c:pt>
                <c:pt idx="2903">
                  <c:v>250819200</c:v>
                </c:pt>
                <c:pt idx="2904">
                  <c:v>250905600</c:v>
                </c:pt>
                <c:pt idx="2905">
                  <c:v>250992000</c:v>
                </c:pt>
                <c:pt idx="2906">
                  <c:v>251078400</c:v>
                </c:pt>
                <c:pt idx="2907">
                  <c:v>251164800</c:v>
                </c:pt>
                <c:pt idx="2908">
                  <c:v>251251200</c:v>
                </c:pt>
                <c:pt idx="2909">
                  <c:v>251337600</c:v>
                </c:pt>
                <c:pt idx="2910">
                  <c:v>251424000</c:v>
                </c:pt>
                <c:pt idx="2911">
                  <c:v>251510400</c:v>
                </c:pt>
                <c:pt idx="2912">
                  <c:v>251596800</c:v>
                </c:pt>
                <c:pt idx="2913">
                  <c:v>251683200</c:v>
                </c:pt>
                <c:pt idx="2914">
                  <c:v>251769600</c:v>
                </c:pt>
                <c:pt idx="2915">
                  <c:v>251856000</c:v>
                </c:pt>
                <c:pt idx="2916">
                  <c:v>251942400</c:v>
                </c:pt>
                <c:pt idx="2917">
                  <c:v>252028800</c:v>
                </c:pt>
                <c:pt idx="2918">
                  <c:v>252115200</c:v>
                </c:pt>
                <c:pt idx="2919">
                  <c:v>252201600</c:v>
                </c:pt>
                <c:pt idx="2920">
                  <c:v>252288000</c:v>
                </c:pt>
                <c:pt idx="2921">
                  <c:v>252374400</c:v>
                </c:pt>
                <c:pt idx="2922">
                  <c:v>252460800</c:v>
                </c:pt>
                <c:pt idx="2923">
                  <c:v>252547200</c:v>
                </c:pt>
                <c:pt idx="2924">
                  <c:v>252633600</c:v>
                </c:pt>
                <c:pt idx="2925">
                  <c:v>252720000</c:v>
                </c:pt>
                <c:pt idx="2926">
                  <c:v>252806400</c:v>
                </c:pt>
                <c:pt idx="2927">
                  <c:v>252892800</c:v>
                </c:pt>
                <c:pt idx="2928">
                  <c:v>252979200</c:v>
                </c:pt>
                <c:pt idx="2929">
                  <c:v>253065600</c:v>
                </c:pt>
                <c:pt idx="2930">
                  <c:v>253152000</c:v>
                </c:pt>
                <c:pt idx="2931">
                  <c:v>253238400</c:v>
                </c:pt>
                <c:pt idx="2932">
                  <c:v>253324800</c:v>
                </c:pt>
                <c:pt idx="2933">
                  <c:v>253411200</c:v>
                </c:pt>
                <c:pt idx="2934">
                  <c:v>253497600</c:v>
                </c:pt>
                <c:pt idx="2935">
                  <c:v>253584000</c:v>
                </c:pt>
                <c:pt idx="2936">
                  <c:v>253670400</c:v>
                </c:pt>
                <c:pt idx="2937">
                  <c:v>253756800</c:v>
                </c:pt>
                <c:pt idx="2938">
                  <c:v>253843200</c:v>
                </c:pt>
                <c:pt idx="2939">
                  <c:v>253929600</c:v>
                </c:pt>
                <c:pt idx="2940">
                  <c:v>254016000</c:v>
                </c:pt>
                <c:pt idx="2941">
                  <c:v>254102400</c:v>
                </c:pt>
                <c:pt idx="2942">
                  <c:v>254188800</c:v>
                </c:pt>
                <c:pt idx="2943">
                  <c:v>254275200</c:v>
                </c:pt>
                <c:pt idx="2944">
                  <c:v>254361600</c:v>
                </c:pt>
                <c:pt idx="2945">
                  <c:v>254448000</c:v>
                </c:pt>
                <c:pt idx="2946">
                  <c:v>254534400</c:v>
                </c:pt>
                <c:pt idx="2947">
                  <c:v>254620800</c:v>
                </c:pt>
                <c:pt idx="2948">
                  <c:v>254707200</c:v>
                </c:pt>
                <c:pt idx="2949">
                  <c:v>254793600</c:v>
                </c:pt>
                <c:pt idx="2950">
                  <c:v>254880000</c:v>
                </c:pt>
                <c:pt idx="2951">
                  <c:v>254966400</c:v>
                </c:pt>
                <c:pt idx="2952">
                  <c:v>255052800</c:v>
                </c:pt>
                <c:pt idx="2953">
                  <c:v>255139200</c:v>
                </c:pt>
                <c:pt idx="2954">
                  <c:v>255225600</c:v>
                </c:pt>
                <c:pt idx="2955">
                  <c:v>255312000</c:v>
                </c:pt>
                <c:pt idx="2956">
                  <c:v>255398400</c:v>
                </c:pt>
                <c:pt idx="2957">
                  <c:v>255484800</c:v>
                </c:pt>
                <c:pt idx="2958">
                  <c:v>255571200</c:v>
                </c:pt>
                <c:pt idx="2959">
                  <c:v>255657600</c:v>
                </c:pt>
                <c:pt idx="2960">
                  <c:v>255744000</c:v>
                </c:pt>
                <c:pt idx="2961">
                  <c:v>255830400</c:v>
                </c:pt>
                <c:pt idx="2962">
                  <c:v>255916800</c:v>
                </c:pt>
                <c:pt idx="2963">
                  <c:v>256003200</c:v>
                </c:pt>
                <c:pt idx="2964">
                  <c:v>256089600</c:v>
                </c:pt>
                <c:pt idx="2965">
                  <c:v>256176000</c:v>
                </c:pt>
                <c:pt idx="2966">
                  <c:v>256262400</c:v>
                </c:pt>
                <c:pt idx="2967">
                  <c:v>256348800</c:v>
                </c:pt>
                <c:pt idx="2968">
                  <c:v>256435200</c:v>
                </c:pt>
                <c:pt idx="2969">
                  <c:v>256521600</c:v>
                </c:pt>
                <c:pt idx="2970">
                  <c:v>256608000</c:v>
                </c:pt>
                <c:pt idx="2971">
                  <c:v>256694400</c:v>
                </c:pt>
                <c:pt idx="2972">
                  <c:v>256780800</c:v>
                </c:pt>
                <c:pt idx="2973">
                  <c:v>256867200</c:v>
                </c:pt>
                <c:pt idx="2974">
                  <c:v>256953600</c:v>
                </c:pt>
                <c:pt idx="2975">
                  <c:v>257040000</c:v>
                </c:pt>
                <c:pt idx="2976">
                  <c:v>257126400</c:v>
                </c:pt>
                <c:pt idx="2977">
                  <c:v>257212800</c:v>
                </c:pt>
                <c:pt idx="2978">
                  <c:v>257299200</c:v>
                </c:pt>
                <c:pt idx="2979">
                  <c:v>257385600</c:v>
                </c:pt>
                <c:pt idx="2980">
                  <c:v>257472000</c:v>
                </c:pt>
                <c:pt idx="2981">
                  <c:v>257558400</c:v>
                </c:pt>
                <c:pt idx="2982">
                  <c:v>257644800</c:v>
                </c:pt>
                <c:pt idx="2983">
                  <c:v>257731200</c:v>
                </c:pt>
                <c:pt idx="2984">
                  <c:v>257817600</c:v>
                </c:pt>
                <c:pt idx="2985">
                  <c:v>257904000</c:v>
                </c:pt>
                <c:pt idx="2986">
                  <c:v>257990400</c:v>
                </c:pt>
                <c:pt idx="2987">
                  <c:v>258076800</c:v>
                </c:pt>
                <c:pt idx="2988">
                  <c:v>258163200</c:v>
                </c:pt>
                <c:pt idx="2989">
                  <c:v>258249600</c:v>
                </c:pt>
                <c:pt idx="2990">
                  <c:v>258336000</c:v>
                </c:pt>
                <c:pt idx="2991">
                  <c:v>258422400</c:v>
                </c:pt>
                <c:pt idx="2992">
                  <c:v>258508800</c:v>
                </c:pt>
                <c:pt idx="2993">
                  <c:v>258595200</c:v>
                </c:pt>
                <c:pt idx="2994">
                  <c:v>258681600</c:v>
                </c:pt>
                <c:pt idx="2995">
                  <c:v>258768000</c:v>
                </c:pt>
                <c:pt idx="2996">
                  <c:v>258854400</c:v>
                </c:pt>
                <c:pt idx="2997">
                  <c:v>258940800</c:v>
                </c:pt>
                <c:pt idx="2998">
                  <c:v>259027200</c:v>
                </c:pt>
                <c:pt idx="2999">
                  <c:v>259113600</c:v>
                </c:pt>
                <c:pt idx="3000">
                  <c:v>259200000</c:v>
                </c:pt>
                <c:pt idx="3001">
                  <c:v>259286400</c:v>
                </c:pt>
                <c:pt idx="3002">
                  <c:v>259372800</c:v>
                </c:pt>
                <c:pt idx="3003">
                  <c:v>259459200</c:v>
                </c:pt>
                <c:pt idx="3004">
                  <c:v>259545600</c:v>
                </c:pt>
                <c:pt idx="3005">
                  <c:v>259632000</c:v>
                </c:pt>
                <c:pt idx="3006">
                  <c:v>259718400</c:v>
                </c:pt>
                <c:pt idx="3007">
                  <c:v>259804800</c:v>
                </c:pt>
                <c:pt idx="3008">
                  <c:v>259891200</c:v>
                </c:pt>
                <c:pt idx="3009">
                  <c:v>259977600</c:v>
                </c:pt>
                <c:pt idx="3010">
                  <c:v>260064000</c:v>
                </c:pt>
                <c:pt idx="3011">
                  <c:v>260150400</c:v>
                </c:pt>
                <c:pt idx="3012">
                  <c:v>260236800</c:v>
                </c:pt>
                <c:pt idx="3013">
                  <c:v>260323200</c:v>
                </c:pt>
                <c:pt idx="3014">
                  <c:v>260409600</c:v>
                </c:pt>
                <c:pt idx="3015">
                  <c:v>260496000</c:v>
                </c:pt>
                <c:pt idx="3016">
                  <c:v>260582400</c:v>
                </c:pt>
                <c:pt idx="3017">
                  <c:v>260668800</c:v>
                </c:pt>
                <c:pt idx="3018">
                  <c:v>260755200</c:v>
                </c:pt>
                <c:pt idx="3019">
                  <c:v>260841600</c:v>
                </c:pt>
                <c:pt idx="3020">
                  <c:v>260928000</c:v>
                </c:pt>
                <c:pt idx="3021">
                  <c:v>261014400</c:v>
                </c:pt>
                <c:pt idx="3022">
                  <c:v>261100800</c:v>
                </c:pt>
                <c:pt idx="3023">
                  <c:v>261187200</c:v>
                </c:pt>
                <c:pt idx="3024">
                  <c:v>261273600</c:v>
                </c:pt>
                <c:pt idx="3025">
                  <c:v>261360000</c:v>
                </c:pt>
                <c:pt idx="3026">
                  <c:v>261446400</c:v>
                </c:pt>
                <c:pt idx="3027">
                  <c:v>261532800</c:v>
                </c:pt>
                <c:pt idx="3028">
                  <c:v>261619200</c:v>
                </c:pt>
                <c:pt idx="3029">
                  <c:v>261705600</c:v>
                </c:pt>
                <c:pt idx="3030">
                  <c:v>261792000</c:v>
                </c:pt>
                <c:pt idx="3031">
                  <c:v>261878400</c:v>
                </c:pt>
                <c:pt idx="3032">
                  <c:v>261964800</c:v>
                </c:pt>
                <c:pt idx="3033">
                  <c:v>262051200</c:v>
                </c:pt>
                <c:pt idx="3034">
                  <c:v>262137600</c:v>
                </c:pt>
                <c:pt idx="3035">
                  <c:v>262224000</c:v>
                </c:pt>
                <c:pt idx="3036">
                  <c:v>262310400</c:v>
                </c:pt>
                <c:pt idx="3037">
                  <c:v>262396800</c:v>
                </c:pt>
                <c:pt idx="3038">
                  <c:v>262483200</c:v>
                </c:pt>
                <c:pt idx="3039">
                  <c:v>262569600</c:v>
                </c:pt>
                <c:pt idx="3040">
                  <c:v>262656000</c:v>
                </c:pt>
                <c:pt idx="3041">
                  <c:v>262742400</c:v>
                </c:pt>
                <c:pt idx="3042">
                  <c:v>262828800</c:v>
                </c:pt>
                <c:pt idx="3043">
                  <c:v>262915200</c:v>
                </c:pt>
                <c:pt idx="3044">
                  <c:v>263001600</c:v>
                </c:pt>
                <c:pt idx="3045">
                  <c:v>263088000</c:v>
                </c:pt>
                <c:pt idx="3046">
                  <c:v>263174400</c:v>
                </c:pt>
                <c:pt idx="3047">
                  <c:v>263260800</c:v>
                </c:pt>
                <c:pt idx="3048">
                  <c:v>263347200</c:v>
                </c:pt>
                <c:pt idx="3049">
                  <c:v>263433600</c:v>
                </c:pt>
                <c:pt idx="3050">
                  <c:v>263520000</c:v>
                </c:pt>
                <c:pt idx="3051">
                  <c:v>263606400</c:v>
                </c:pt>
                <c:pt idx="3052">
                  <c:v>263692800</c:v>
                </c:pt>
                <c:pt idx="3053">
                  <c:v>263779200</c:v>
                </c:pt>
                <c:pt idx="3054">
                  <c:v>263865600</c:v>
                </c:pt>
                <c:pt idx="3055">
                  <c:v>263952000</c:v>
                </c:pt>
                <c:pt idx="3056">
                  <c:v>264038400</c:v>
                </c:pt>
                <c:pt idx="3057">
                  <c:v>264124800</c:v>
                </c:pt>
                <c:pt idx="3058">
                  <c:v>264211200</c:v>
                </c:pt>
                <c:pt idx="3059">
                  <c:v>264297600</c:v>
                </c:pt>
                <c:pt idx="3060">
                  <c:v>264384000</c:v>
                </c:pt>
                <c:pt idx="3061">
                  <c:v>264470400</c:v>
                </c:pt>
                <c:pt idx="3062">
                  <c:v>264556800</c:v>
                </c:pt>
                <c:pt idx="3063">
                  <c:v>264643200</c:v>
                </c:pt>
                <c:pt idx="3064">
                  <c:v>264729600</c:v>
                </c:pt>
                <c:pt idx="3065">
                  <c:v>264816000</c:v>
                </c:pt>
                <c:pt idx="3066">
                  <c:v>264902400</c:v>
                </c:pt>
                <c:pt idx="3067">
                  <c:v>264988800</c:v>
                </c:pt>
                <c:pt idx="3068">
                  <c:v>265075200</c:v>
                </c:pt>
                <c:pt idx="3069">
                  <c:v>265161600</c:v>
                </c:pt>
                <c:pt idx="3070">
                  <c:v>265248000</c:v>
                </c:pt>
                <c:pt idx="3071">
                  <c:v>265334400</c:v>
                </c:pt>
                <c:pt idx="3072">
                  <c:v>265420800</c:v>
                </c:pt>
                <c:pt idx="3073">
                  <c:v>265507200</c:v>
                </c:pt>
                <c:pt idx="3074">
                  <c:v>265593600</c:v>
                </c:pt>
                <c:pt idx="3075">
                  <c:v>265680000</c:v>
                </c:pt>
                <c:pt idx="3076">
                  <c:v>265766400</c:v>
                </c:pt>
                <c:pt idx="3077">
                  <c:v>265852800</c:v>
                </c:pt>
                <c:pt idx="3078">
                  <c:v>265939200</c:v>
                </c:pt>
                <c:pt idx="3079">
                  <c:v>266025600</c:v>
                </c:pt>
                <c:pt idx="3080">
                  <c:v>266112000</c:v>
                </c:pt>
                <c:pt idx="3081">
                  <c:v>266198400</c:v>
                </c:pt>
                <c:pt idx="3082">
                  <c:v>266284800</c:v>
                </c:pt>
                <c:pt idx="3083">
                  <c:v>266371200</c:v>
                </c:pt>
                <c:pt idx="3084">
                  <c:v>266457600</c:v>
                </c:pt>
                <c:pt idx="3085">
                  <c:v>266544000</c:v>
                </c:pt>
                <c:pt idx="3086">
                  <c:v>266630400</c:v>
                </c:pt>
                <c:pt idx="3087">
                  <c:v>266716800</c:v>
                </c:pt>
                <c:pt idx="3088">
                  <c:v>266803200</c:v>
                </c:pt>
                <c:pt idx="3089">
                  <c:v>266889600</c:v>
                </c:pt>
                <c:pt idx="3090">
                  <c:v>266976000</c:v>
                </c:pt>
                <c:pt idx="3091">
                  <c:v>267062400</c:v>
                </c:pt>
                <c:pt idx="3092">
                  <c:v>267148800</c:v>
                </c:pt>
                <c:pt idx="3093">
                  <c:v>267235200</c:v>
                </c:pt>
                <c:pt idx="3094">
                  <c:v>267321600</c:v>
                </c:pt>
                <c:pt idx="3095">
                  <c:v>267408000</c:v>
                </c:pt>
                <c:pt idx="3096">
                  <c:v>267494400</c:v>
                </c:pt>
                <c:pt idx="3097">
                  <c:v>267580800</c:v>
                </c:pt>
                <c:pt idx="3098">
                  <c:v>267667200</c:v>
                </c:pt>
                <c:pt idx="3099">
                  <c:v>267753600</c:v>
                </c:pt>
                <c:pt idx="3100">
                  <c:v>267840000</c:v>
                </c:pt>
                <c:pt idx="3101">
                  <c:v>267926400</c:v>
                </c:pt>
                <c:pt idx="3102">
                  <c:v>268012800</c:v>
                </c:pt>
                <c:pt idx="3103">
                  <c:v>268099200</c:v>
                </c:pt>
                <c:pt idx="3104">
                  <c:v>268185600</c:v>
                </c:pt>
                <c:pt idx="3105">
                  <c:v>268272000</c:v>
                </c:pt>
                <c:pt idx="3106">
                  <c:v>268358400</c:v>
                </c:pt>
                <c:pt idx="3107">
                  <c:v>268444800</c:v>
                </c:pt>
                <c:pt idx="3108">
                  <c:v>268531200</c:v>
                </c:pt>
                <c:pt idx="3109">
                  <c:v>268617600</c:v>
                </c:pt>
                <c:pt idx="3110">
                  <c:v>268704000</c:v>
                </c:pt>
                <c:pt idx="3111">
                  <c:v>268790400</c:v>
                </c:pt>
                <c:pt idx="3112">
                  <c:v>268876800</c:v>
                </c:pt>
                <c:pt idx="3113">
                  <c:v>268963200</c:v>
                </c:pt>
                <c:pt idx="3114">
                  <c:v>269049600</c:v>
                </c:pt>
                <c:pt idx="3115">
                  <c:v>269136000</c:v>
                </c:pt>
                <c:pt idx="3116">
                  <c:v>269222400</c:v>
                </c:pt>
                <c:pt idx="3117">
                  <c:v>269308800</c:v>
                </c:pt>
                <c:pt idx="3118">
                  <c:v>269395200</c:v>
                </c:pt>
                <c:pt idx="3119">
                  <c:v>269481600</c:v>
                </c:pt>
                <c:pt idx="3120">
                  <c:v>269568000</c:v>
                </c:pt>
                <c:pt idx="3121">
                  <c:v>269654400</c:v>
                </c:pt>
                <c:pt idx="3122">
                  <c:v>269740800</c:v>
                </c:pt>
                <c:pt idx="3123">
                  <c:v>269827200</c:v>
                </c:pt>
                <c:pt idx="3124">
                  <c:v>269913600</c:v>
                </c:pt>
                <c:pt idx="3125">
                  <c:v>270000000</c:v>
                </c:pt>
                <c:pt idx="3126">
                  <c:v>270086400</c:v>
                </c:pt>
                <c:pt idx="3127">
                  <c:v>270172800</c:v>
                </c:pt>
                <c:pt idx="3128">
                  <c:v>270259200</c:v>
                </c:pt>
                <c:pt idx="3129">
                  <c:v>270345600</c:v>
                </c:pt>
                <c:pt idx="3130">
                  <c:v>270432000</c:v>
                </c:pt>
                <c:pt idx="3131">
                  <c:v>270518400</c:v>
                </c:pt>
                <c:pt idx="3132">
                  <c:v>270604800</c:v>
                </c:pt>
                <c:pt idx="3133">
                  <c:v>270691200</c:v>
                </c:pt>
                <c:pt idx="3134">
                  <c:v>270777600</c:v>
                </c:pt>
                <c:pt idx="3135">
                  <c:v>270864000</c:v>
                </c:pt>
                <c:pt idx="3136">
                  <c:v>270950400</c:v>
                </c:pt>
                <c:pt idx="3137">
                  <c:v>271036800</c:v>
                </c:pt>
                <c:pt idx="3138">
                  <c:v>271123200</c:v>
                </c:pt>
                <c:pt idx="3139">
                  <c:v>271209600</c:v>
                </c:pt>
                <c:pt idx="3140">
                  <c:v>271296000</c:v>
                </c:pt>
                <c:pt idx="3141">
                  <c:v>271382400</c:v>
                </c:pt>
                <c:pt idx="3142">
                  <c:v>271468800</c:v>
                </c:pt>
                <c:pt idx="3143">
                  <c:v>271555200</c:v>
                </c:pt>
                <c:pt idx="3144">
                  <c:v>271641600</c:v>
                </c:pt>
                <c:pt idx="3145">
                  <c:v>271728000</c:v>
                </c:pt>
                <c:pt idx="3146">
                  <c:v>271814400</c:v>
                </c:pt>
                <c:pt idx="3147">
                  <c:v>271900800</c:v>
                </c:pt>
                <c:pt idx="3148">
                  <c:v>271987200</c:v>
                </c:pt>
                <c:pt idx="3149">
                  <c:v>272073600</c:v>
                </c:pt>
                <c:pt idx="3150">
                  <c:v>272160000</c:v>
                </c:pt>
                <c:pt idx="3151">
                  <c:v>272246400</c:v>
                </c:pt>
                <c:pt idx="3152">
                  <c:v>272332800</c:v>
                </c:pt>
                <c:pt idx="3153">
                  <c:v>272419200</c:v>
                </c:pt>
                <c:pt idx="3154">
                  <c:v>272505600</c:v>
                </c:pt>
                <c:pt idx="3155">
                  <c:v>272592000</c:v>
                </c:pt>
                <c:pt idx="3156">
                  <c:v>272678400</c:v>
                </c:pt>
                <c:pt idx="3157">
                  <c:v>272764800</c:v>
                </c:pt>
                <c:pt idx="3158">
                  <c:v>272851200</c:v>
                </c:pt>
                <c:pt idx="3159">
                  <c:v>272937600</c:v>
                </c:pt>
                <c:pt idx="3160">
                  <c:v>273024000</c:v>
                </c:pt>
                <c:pt idx="3161">
                  <c:v>273110400</c:v>
                </c:pt>
                <c:pt idx="3162">
                  <c:v>273196800</c:v>
                </c:pt>
                <c:pt idx="3163">
                  <c:v>273283200</c:v>
                </c:pt>
                <c:pt idx="3164">
                  <c:v>273369600</c:v>
                </c:pt>
                <c:pt idx="3165">
                  <c:v>273456000</c:v>
                </c:pt>
                <c:pt idx="3166">
                  <c:v>273542400</c:v>
                </c:pt>
                <c:pt idx="3167">
                  <c:v>273628800</c:v>
                </c:pt>
                <c:pt idx="3168">
                  <c:v>273715200</c:v>
                </c:pt>
                <c:pt idx="3169">
                  <c:v>273801600</c:v>
                </c:pt>
                <c:pt idx="3170">
                  <c:v>273888000</c:v>
                </c:pt>
                <c:pt idx="3171">
                  <c:v>273974400</c:v>
                </c:pt>
                <c:pt idx="3172">
                  <c:v>274060800</c:v>
                </c:pt>
                <c:pt idx="3173">
                  <c:v>274147200</c:v>
                </c:pt>
                <c:pt idx="3174">
                  <c:v>274233600</c:v>
                </c:pt>
                <c:pt idx="3175">
                  <c:v>274320000</c:v>
                </c:pt>
                <c:pt idx="3176">
                  <c:v>274406400</c:v>
                </c:pt>
                <c:pt idx="3177">
                  <c:v>274492800</c:v>
                </c:pt>
                <c:pt idx="3178">
                  <c:v>274579200</c:v>
                </c:pt>
                <c:pt idx="3179">
                  <c:v>274665600</c:v>
                </c:pt>
                <c:pt idx="3180">
                  <c:v>274752000</c:v>
                </c:pt>
                <c:pt idx="3181">
                  <c:v>274838400</c:v>
                </c:pt>
                <c:pt idx="3182">
                  <c:v>274924800</c:v>
                </c:pt>
                <c:pt idx="3183">
                  <c:v>275011200</c:v>
                </c:pt>
                <c:pt idx="3184">
                  <c:v>275097600</c:v>
                </c:pt>
                <c:pt idx="3185">
                  <c:v>275184000</c:v>
                </c:pt>
                <c:pt idx="3186">
                  <c:v>275270400</c:v>
                </c:pt>
                <c:pt idx="3187">
                  <c:v>275356800</c:v>
                </c:pt>
                <c:pt idx="3188">
                  <c:v>275443200</c:v>
                </c:pt>
                <c:pt idx="3189">
                  <c:v>275529600</c:v>
                </c:pt>
                <c:pt idx="3190">
                  <c:v>275616000</c:v>
                </c:pt>
                <c:pt idx="3191">
                  <c:v>275702400</c:v>
                </c:pt>
                <c:pt idx="3192">
                  <c:v>275788800</c:v>
                </c:pt>
                <c:pt idx="3193">
                  <c:v>275875200</c:v>
                </c:pt>
                <c:pt idx="3194">
                  <c:v>275961600</c:v>
                </c:pt>
                <c:pt idx="3195">
                  <c:v>276048000</c:v>
                </c:pt>
                <c:pt idx="3196">
                  <c:v>276134400</c:v>
                </c:pt>
                <c:pt idx="3197">
                  <c:v>276220800</c:v>
                </c:pt>
                <c:pt idx="3198">
                  <c:v>276307200</c:v>
                </c:pt>
                <c:pt idx="3199">
                  <c:v>276393600</c:v>
                </c:pt>
                <c:pt idx="3200">
                  <c:v>276480000</c:v>
                </c:pt>
                <c:pt idx="3201">
                  <c:v>276566400</c:v>
                </c:pt>
                <c:pt idx="3202">
                  <c:v>276652800</c:v>
                </c:pt>
                <c:pt idx="3203">
                  <c:v>276739200</c:v>
                </c:pt>
                <c:pt idx="3204">
                  <c:v>276825600</c:v>
                </c:pt>
                <c:pt idx="3205">
                  <c:v>276912000</c:v>
                </c:pt>
                <c:pt idx="3206">
                  <c:v>276998400</c:v>
                </c:pt>
                <c:pt idx="3207">
                  <c:v>277084800</c:v>
                </c:pt>
                <c:pt idx="3208">
                  <c:v>277171200</c:v>
                </c:pt>
                <c:pt idx="3209">
                  <c:v>277257600</c:v>
                </c:pt>
                <c:pt idx="3210">
                  <c:v>277344000</c:v>
                </c:pt>
                <c:pt idx="3211">
                  <c:v>277430400</c:v>
                </c:pt>
                <c:pt idx="3212">
                  <c:v>277516800</c:v>
                </c:pt>
                <c:pt idx="3213">
                  <c:v>277603200</c:v>
                </c:pt>
                <c:pt idx="3214">
                  <c:v>277689600</c:v>
                </c:pt>
                <c:pt idx="3215">
                  <c:v>277776000</c:v>
                </c:pt>
                <c:pt idx="3216">
                  <c:v>277862400</c:v>
                </c:pt>
                <c:pt idx="3217">
                  <c:v>277948800</c:v>
                </c:pt>
                <c:pt idx="3218">
                  <c:v>278035200</c:v>
                </c:pt>
                <c:pt idx="3219">
                  <c:v>278121600</c:v>
                </c:pt>
                <c:pt idx="3220">
                  <c:v>278208000</c:v>
                </c:pt>
                <c:pt idx="3221">
                  <c:v>278294400</c:v>
                </c:pt>
                <c:pt idx="3222">
                  <c:v>278380800</c:v>
                </c:pt>
                <c:pt idx="3223">
                  <c:v>278467200</c:v>
                </c:pt>
                <c:pt idx="3224">
                  <c:v>278553600</c:v>
                </c:pt>
                <c:pt idx="3225">
                  <c:v>278640000</c:v>
                </c:pt>
                <c:pt idx="3226">
                  <c:v>278726400</c:v>
                </c:pt>
                <c:pt idx="3227">
                  <c:v>278812800</c:v>
                </c:pt>
                <c:pt idx="3228">
                  <c:v>278899200</c:v>
                </c:pt>
                <c:pt idx="3229">
                  <c:v>278985600</c:v>
                </c:pt>
                <c:pt idx="3230">
                  <c:v>279072000</c:v>
                </c:pt>
                <c:pt idx="3231">
                  <c:v>279158400</c:v>
                </c:pt>
                <c:pt idx="3232">
                  <c:v>279244800</c:v>
                </c:pt>
                <c:pt idx="3233">
                  <c:v>279331200</c:v>
                </c:pt>
                <c:pt idx="3234">
                  <c:v>279417600</c:v>
                </c:pt>
                <c:pt idx="3235">
                  <c:v>279504000</c:v>
                </c:pt>
                <c:pt idx="3236">
                  <c:v>279590400</c:v>
                </c:pt>
                <c:pt idx="3237">
                  <c:v>279676800</c:v>
                </c:pt>
                <c:pt idx="3238">
                  <c:v>279763200</c:v>
                </c:pt>
                <c:pt idx="3239">
                  <c:v>279849600</c:v>
                </c:pt>
                <c:pt idx="3240">
                  <c:v>279936000</c:v>
                </c:pt>
                <c:pt idx="3241">
                  <c:v>280022400</c:v>
                </c:pt>
                <c:pt idx="3242">
                  <c:v>280108800</c:v>
                </c:pt>
                <c:pt idx="3243">
                  <c:v>280195200</c:v>
                </c:pt>
                <c:pt idx="3244">
                  <c:v>280281600</c:v>
                </c:pt>
                <c:pt idx="3245">
                  <c:v>280368000</c:v>
                </c:pt>
                <c:pt idx="3246">
                  <c:v>280454400</c:v>
                </c:pt>
                <c:pt idx="3247">
                  <c:v>280540800</c:v>
                </c:pt>
                <c:pt idx="3248">
                  <c:v>280627200</c:v>
                </c:pt>
                <c:pt idx="3249">
                  <c:v>280713600</c:v>
                </c:pt>
                <c:pt idx="3250">
                  <c:v>280800000</c:v>
                </c:pt>
                <c:pt idx="3251">
                  <c:v>280886400</c:v>
                </c:pt>
                <c:pt idx="3252">
                  <c:v>280972800</c:v>
                </c:pt>
                <c:pt idx="3253">
                  <c:v>281059200</c:v>
                </c:pt>
                <c:pt idx="3254">
                  <c:v>281145600</c:v>
                </c:pt>
                <c:pt idx="3255">
                  <c:v>281232000</c:v>
                </c:pt>
                <c:pt idx="3256">
                  <c:v>281318400</c:v>
                </c:pt>
                <c:pt idx="3257">
                  <c:v>281404800</c:v>
                </c:pt>
                <c:pt idx="3258">
                  <c:v>281491200</c:v>
                </c:pt>
                <c:pt idx="3259">
                  <c:v>281577600</c:v>
                </c:pt>
                <c:pt idx="3260">
                  <c:v>281664000</c:v>
                </c:pt>
                <c:pt idx="3261">
                  <c:v>281750400</c:v>
                </c:pt>
                <c:pt idx="3262">
                  <c:v>281836800</c:v>
                </c:pt>
                <c:pt idx="3263">
                  <c:v>281923200</c:v>
                </c:pt>
                <c:pt idx="3264">
                  <c:v>282009600</c:v>
                </c:pt>
                <c:pt idx="3265">
                  <c:v>282096000</c:v>
                </c:pt>
                <c:pt idx="3266">
                  <c:v>282182400</c:v>
                </c:pt>
                <c:pt idx="3267">
                  <c:v>282268800</c:v>
                </c:pt>
                <c:pt idx="3268">
                  <c:v>282355200</c:v>
                </c:pt>
                <c:pt idx="3269">
                  <c:v>282441600</c:v>
                </c:pt>
                <c:pt idx="3270">
                  <c:v>282528000</c:v>
                </c:pt>
                <c:pt idx="3271">
                  <c:v>282614400</c:v>
                </c:pt>
                <c:pt idx="3272">
                  <c:v>282700800</c:v>
                </c:pt>
                <c:pt idx="3273">
                  <c:v>282787200</c:v>
                </c:pt>
                <c:pt idx="3274">
                  <c:v>282873600</c:v>
                </c:pt>
                <c:pt idx="3275">
                  <c:v>282960000</c:v>
                </c:pt>
                <c:pt idx="3276">
                  <c:v>283046400</c:v>
                </c:pt>
                <c:pt idx="3277">
                  <c:v>283132800</c:v>
                </c:pt>
                <c:pt idx="3278">
                  <c:v>283219200</c:v>
                </c:pt>
                <c:pt idx="3279">
                  <c:v>283305600</c:v>
                </c:pt>
                <c:pt idx="3280">
                  <c:v>283392000</c:v>
                </c:pt>
                <c:pt idx="3281">
                  <c:v>283478400</c:v>
                </c:pt>
                <c:pt idx="3282">
                  <c:v>283564800</c:v>
                </c:pt>
                <c:pt idx="3283">
                  <c:v>283651200</c:v>
                </c:pt>
                <c:pt idx="3284">
                  <c:v>283737600</c:v>
                </c:pt>
                <c:pt idx="3285">
                  <c:v>283824000</c:v>
                </c:pt>
                <c:pt idx="3286">
                  <c:v>283910400</c:v>
                </c:pt>
                <c:pt idx="3287">
                  <c:v>283996800</c:v>
                </c:pt>
                <c:pt idx="3288">
                  <c:v>284083200</c:v>
                </c:pt>
                <c:pt idx="3289">
                  <c:v>284169600</c:v>
                </c:pt>
                <c:pt idx="3290">
                  <c:v>284256000</c:v>
                </c:pt>
                <c:pt idx="3291">
                  <c:v>284342400</c:v>
                </c:pt>
                <c:pt idx="3292">
                  <c:v>284428800</c:v>
                </c:pt>
                <c:pt idx="3293">
                  <c:v>284515200</c:v>
                </c:pt>
                <c:pt idx="3294">
                  <c:v>284601600</c:v>
                </c:pt>
                <c:pt idx="3295">
                  <c:v>284688000</c:v>
                </c:pt>
                <c:pt idx="3296">
                  <c:v>284774400</c:v>
                </c:pt>
                <c:pt idx="3297">
                  <c:v>284860800</c:v>
                </c:pt>
                <c:pt idx="3298">
                  <c:v>284947200</c:v>
                </c:pt>
                <c:pt idx="3299">
                  <c:v>285033600</c:v>
                </c:pt>
                <c:pt idx="3300">
                  <c:v>285120000</c:v>
                </c:pt>
                <c:pt idx="3301">
                  <c:v>285206400</c:v>
                </c:pt>
                <c:pt idx="3302">
                  <c:v>285292800</c:v>
                </c:pt>
                <c:pt idx="3303">
                  <c:v>285379200</c:v>
                </c:pt>
                <c:pt idx="3304">
                  <c:v>285465600</c:v>
                </c:pt>
                <c:pt idx="3305">
                  <c:v>285552000</c:v>
                </c:pt>
                <c:pt idx="3306">
                  <c:v>285638400</c:v>
                </c:pt>
                <c:pt idx="3307">
                  <c:v>285724800</c:v>
                </c:pt>
                <c:pt idx="3308">
                  <c:v>285811200</c:v>
                </c:pt>
                <c:pt idx="3309">
                  <c:v>285897600</c:v>
                </c:pt>
                <c:pt idx="3310">
                  <c:v>285984000</c:v>
                </c:pt>
                <c:pt idx="3311">
                  <c:v>286070400</c:v>
                </c:pt>
                <c:pt idx="3312">
                  <c:v>286156800</c:v>
                </c:pt>
                <c:pt idx="3313">
                  <c:v>286243200</c:v>
                </c:pt>
                <c:pt idx="3314">
                  <c:v>286329600</c:v>
                </c:pt>
                <c:pt idx="3315">
                  <c:v>286416000</c:v>
                </c:pt>
                <c:pt idx="3316">
                  <c:v>286502400</c:v>
                </c:pt>
                <c:pt idx="3317">
                  <c:v>286588800</c:v>
                </c:pt>
                <c:pt idx="3318">
                  <c:v>286675200</c:v>
                </c:pt>
                <c:pt idx="3319">
                  <c:v>286761600</c:v>
                </c:pt>
                <c:pt idx="3320">
                  <c:v>286848000</c:v>
                </c:pt>
                <c:pt idx="3321">
                  <c:v>286934400</c:v>
                </c:pt>
                <c:pt idx="3322">
                  <c:v>287020800</c:v>
                </c:pt>
                <c:pt idx="3323">
                  <c:v>287107200</c:v>
                </c:pt>
                <c:pt idx="3324">
                  <c:v>287193600</c:v>
                </c:pt>
                <c:pt idx="3325">
                  <c:v>287280000</c:v>
                </c:pt>
                <c:pt idx="3326">
                  <c:v>287366400</c:v>
                </c:pt>
                <c:pt idx="3327">
                  <c:v>287452800</c:v>
                </c:pt>
                <c:pt idx="3328">
                  <c:v>287539200</c:v>
                </c:pt>
                <c:pt idx="3329">
                  <c:v>287625600</c:v>
                </c:pt>
                <c:pt idx="3330">
                  <c:v>287712000</c:v>
                </c:pt>
                <c:pt idx="3331">
                  <c:v>287798400</c:v>
                </c:pt>
                <c:pt idx="3332">
                  <c:v>287884800</c:v>
                </c:pt>
                <c:pt idx="3333">
                  <c:v>287971200</c:v>
                </c:pt>
                <c:pt idx="3334">
                  <c:v>288057600</c:v>
                </c:pt>
                <c:pt idx="3335">
                  <c:v>288144000</c:v>
                </c:pt>
                <c:pt idx="3336">
                  <c:v>288230400</c:v>
                </c:pt>
                <c:pt idx="3337">
                  <c:v>288316800</c:v>
                </c:pt>
                <c:pt idx="3338">
                  <c:v>288403200</c:v>
                </c:pt>
                <c:pt idx="3339">
                  <c:v>288489600</c:v>
                </c:pt>
                <c:pt idx="3340">
                  <c:v>288576000</c:v>
                </c:pt>
                <c:pt idx="3341">
                  <c:v>288662400</c:v>
                </c:pt>
                <c:pt idx="3342">
                  <c:v>288748800</c:v>
                </c:pt>
                <c:pt idx="3343">
                  <c:v>288835200</c:v>
                </c:pt>
                <c:pt idx="3344">
                  <c:v>288921600</c:v>
                </c:pt>
                <c:pt idx="3345">
                  <c:v>289008000</c:v>
                </c:pt>
                <c:pt idx="3346">
                  <c:v>289094400</c:v>
                </c:pt>
                <c:pt idx="3347">
                  <c:v>289180800</c:v>
                </c:pt>
                <c:pt idx="3348">
                  <c:v>289267200</c:v>
                </c:pt>
                <c:pt idx="3349">
                  <c:v>289353600</c:v>
                </c:pt>
                <c:pt idx="3350">
                  <c:v>289440000</c:v>
                </c:pt>
                <c:pt idx="3351">
                  <c:v>289526400</c:v>
                </c:pt>
                <c:pt idx="3352">
                  <c:v>289612800</c:v>
                </c:pt>
                <c:pt idx="3353">
                  <c:v>289699200</c:v>
                </c:pt>
                <c:pt idx="3354">
                  <c:v>289785600</c:v>
                </c:pt>
                <c:pt idx="3355">
                  <c:v>289872000</c:v>
                </c:pt>
                <c:pt idx="3356">
                  <c:v>289958400</c:v>
                </c:pt>
                <c:pt idx="3357">
                  <c:v>290044800</c:v>
                </c:pt>
                <c:pt idx="3358">
                  <c:v>290131200</c:v>
                </c:pt>
                <c:pt idx="3359">
                  <c:v>290217600</c:v>
                </c:pt>
                <c:pt idx="3360">
                  <c:v>290304000</c:v>
                </c:pt>
                <c:pt idx="3361">
                  <c:v>290390400</c:v>
                </c:pt>
                <c:pt idx="3362">
                  <c:v>290476800</c:v>
                </c:pt>
                <c:pt idx="3363">
                  <c:v>290563200</c:v>
                </c:pt>
                <c:pt idx="3364">
                  <c:v>290649600</c:v>
                </c:pt>
                <c:pt idx="3365">
                  <c:v>290736000</c:v>
                </c:pt>
                <c:pt idx="3366">
                  <c:v>290822400</c:v>
                </c:pt>
                <c:pt idx="3367">
                  <c:v>290908800</c:v>
                </c:pt>
                <c:pt idx="3368">
                  <c:v>290995200</c:v>
                </c:pt>
                <c:pt idx="3369">
                  <c:v>291081600</c:v>
                </c:pt>
                <c:pt idx="3370">
                  <c:v>291168000</c:v>
                </c:pt>
                <c:pt idx="3371">
                  <c:v>291254400</c:v>
                </c:pt>
                <c:pt idx="3372">
                  <c:v>291340800</c:v>
                </c:pt>
                <c:pt idx="3373">
                  <c:v>291427200</c:v>
                </c:pt>
                <c:pt idx="3374">
                  <c:v>291513600</c:v>
                </c:pt>
                <c:pt idx="3375">
                  <c:v>291600000</c:v>
                </c:pt>
                <c:pt idx="3376">
                  <c:v>291686400</c:v>
                </c:pt>
                <c:pt idx="3377">
                  <c:v>291772800</c:v>
                </c:pt>
                <c:pt idx="3378">
                  <c:v>291859200</c:v>
                </c:pt>
                <c:pt idx="3379">
                  <c:v>291945600</c:v>
                </c:pt>
                <c:pt idx="3380">
                  <c:v>292032000</c:v>
                </c:pt>
                <c:pt idx="3381">
                  <c:v>292118400</c:v>
                </c:pt>
                <c:pt idx="3382">
                  <c:v>292204800</c:v>
                </c:pt>
                <c:pt idx="3383">
                  <c:v>292291200</c:v>
                </c:pt>
                <c:pt idx="3384">
                  <c:v>292377600</c:v>
                </c:pt>
                <c:pt idx="3385">
                  <c:v>292464000</c:v>
                </c:pt>
                <c:pt idx="3386">
                  <c:v>292550400</c:v>
                </c:pt>
                <c:pt idx="3387">
                  <c:v>292636800</c:v>
                </c:pt>
                <c:pt idx="3388">
                  <c:v>292723200</c:v>
                </c:pt>
                <c:pt idx="3389">
                  <c:v>292809600</c:v>
                </c:pt>
                <c:pt idx="3390">
                  <c:v>292896000</c:v>
                </c:pt>
                <c:pt idx="3391">
                  <c:v>292982400</c:v>
                </c:pt>
                <c:pt idx="3392">
                  <c:v>293068800</c:v>
                </c:pt>
                <c:pt idx="3393">
                  <c:v>293155200</c:v>
                </c:pt>
                <c:pt idx="3394">
                  <c:v>293241600</c:v>
                </c:pt>
                <c:pt idx="3395">
                  <c:v>293328000</c:v>
                </c:pt>
                <c:pt idx="3396">
                  <c:v>293414400</c:v>
                </c:pt>
                <c:pt idx="3397">
                  <c:v>293500800</c:v>
                </c:pt>
                <c:pt idx="3398">
                  <c:v>293587200</c:v>
                </c:pt>
                <c:pt idx="3399">
                  <c:v>293673600</c:v>
                </c:pt>
                <c:pt idx="3400">
                  <c:v>293760000</c:v>
                </c:pt>
                <c:pt idx="3401">
                  <c:v>293846400</c:v>
                </c:pt>
                <c:pt idx="3402">
                  <c:v>293932800</c:v>
                </c:pt>
                <c:pt idx="3403">
                  <c:v>294019200</c:v>
                </c:pt>
                <c:pt idx="3404">
                  <c:v>294105600</c:v>
                </c:pt>
                <c:pt idx="3405">
                  <c:v>294192000</c:v>
                </c:pt>
                <c:pt idx="3406">
                  <c:v>294278400</c:v>
                </c:pt>
                <c:pt idx="3407">
                  <c:v>294364800</c:v>
                </c:pt>
                <c:pt idx="3408">
                  <c:v>294451200</c:v>
                </c:pt>
                <c:pt idx="3409">
                  <c:v>294537600</c:v>
                </c:pt>
                <c:pt idx="3410">
                  <c:v>294624000</c:v>
                </c:pt>
                <c:pt idx="3411">
                  <c:v>294710400</c:v>
                </c:pt>
                <c:pt idx="3412">
                  <c:v>294796800</c:v>
                </c:pt>
                <c:pt idx="3413">
                  <c:v>294883200</c:v>
                </c:pt>
                <c:pt idx="3414">
                  <c:v>294969600</c:v>
                </c:pt>
                <c:pt idx="3415">
                  <c:v>295056000</c:v>
                </c:pt>
                <c:pt idx="3416">
                  <c:v>295142400</c:v>
                </c:pt>
                <c:pt idx="3417">
                  <c:v>295228800</c:v>
                </c:pt>
                <c:pt idx="3418">
                  <c:v>295315200</c:v>
                </c:pt>
                <c:pt idx="3419">
                  <c:v>295401600</c:v>
                </c:pt>
                <c:pt idx="3420">
                  <c:v>295488000</c:v>
                </c:pt>
                <c:pt idx="3421">
                  <c:v>295574400</c:v>
                </c:pt>
                <c:pt idx="3422">
                  <c:v>295660800</c:v>
                </c:pt>
                <c:pt idx="3423">
                  <c:v>295747200</c:v>
                </c:pt>
                <c:pt idx="3424">
                  <c:v>295833600</c:v>
                </c:pt>
                <c:pt idx="3425">
                  <c:v>295920000</c:v>
                </c:pt>
                <c:pt idx="3426">
                  <c:v>296006400</c:v>
                </c:pt>
                <c:pt idx="3427">
                  <c:v>296092800</c:v>
                </c:pt>
                <c:pt idx="3428">
                  <c:v>296179200</c:v>
                </c:pt>
                <c:pt idx="3429">
                  <c:v>296265600</c:v>
                </c:pt>
                <c:pt idx="3430">
                  <c:v>296352000</c:v>
                </c:pt>
                <c:pt idx="3431">
                  <c:v>296438400</c:v>
                </c:pt>
                <c:pt idx="3432">
                  <c:v>296524800</c:v>
                </c:pt>
                <c:pt idx="3433">
                  <c:v>296611200</c:v>
                </c:pt>
                <c:pt idx="3434">
                  <c:v>296697600</c:v>
                </c:pt>
                <c:pt idx="3435">
                  <c:v>296784000</c:v>
                </c:pt>
                <c:pt idx="3436">
                  <c:v>296870400</c:v>
                </c:pt>
                <c:pt idx="3437">
                  <c:v>296956800</c:v>
                </c:pt>
                <c:pt idx="3438">
                  <c:v>297043200</c:v>
                </c:pt>
                <c:pt idx="3439">
                  <c:v>297129600</c:v>
                </c:pt>
                <c:pt idx="3440">
                  <c:v>297216000</c:v>
                </c:pt>
                <c:pt idx="3441">
                  <c:v>297302400</c:v>
                </c:pt>
                <c:pt idx="3442">
                  <c:v>297388800</c:v>
                </c:pt>
                <c:pt idx="3443">
                  <c:v>297475200</c:v>
                </c:pt>
                <c:pt idx="3444">
                  <c:v>297561600</c:v>
                </c:pt>
                <c:pt idx="3445">
                  <c:v>297648000</c:v>
                </c:pt>
                <c:pt idx="3446">
                  <c:v>297734400</c:v>
                </c:pt>
                <c:pt idx="3447">
                  <c:v>297820800</c:v>
                </c:pt>
                <c:pt idx="3448">
                  <c:v>297907200</c:v>
                </c:pt>
                <c:pt idx="3449">
                  <c:v>297993600</c:v>
                </c:pt>
                <c:pt idx="3450">
                  <c:v>298080000</c:v>
                </c:pt>
                <c:pt idx="3451">
                  <c:v>298166400</c:v>
                </c:pt>
                <c:pt idx="3452">
                  <c:v>298252800</c:v>
                </c:pt>
                <c:pt idx="3453">
                  <c:v>298339200</c:v>
                </c:pt>
                <c:pt idx="3454">
                  <c:v>298425600</c:v>
                </c:pt>
                <c:pt idx="3455">
                  <c:v>298512000</c:v>
                </c:pt>
                <c:pt idx="3456">
                  <c:v>298598400</c:v>
                </c:pt>
                <c:pt idx="3457">
                  <c:v>298684800</c:v>
                </c:pt>
                <c:pt idx="3458">
                  <c:v>298771200</c:v>
                </c:pt>
                <c:pt idx="3459">
                  <c:v>298857600</c:v>
                </c:pt>
                <c:pt idx="3460">
                  <c:v>298944000</c:v>
                </c:pt>
                <c:pt idx="3461">
                  <c:v>299030400</c:v>
                </c:pt>
                <c:pt idx="3462">
                  <c:v>299116800</c:v>
                </c:pt>
                <c:pt idx="3463">
                  <c:v>299203200</c:v>
                </c:pt>
                <c:pt idx="3464">
                  <c:v>299289600</c:v>
                </c:pt>
                <c:pt idx="3465">
                  <c:v>299376000</c:v>
                </c:pt>
                <c:pt idx="3466">
                  <c:v>299462400</c:v>
                </c:pt>
                <c:pt idx="3467">
                  <c:v>299548800</c:v>
                </c:pt>
                <c:pt idx="3468">
                  <c:v>299635200</c:v>
                </c:pt>
                <c:pt idx="3469">
                  <c:v>299721600</c:v>
                </c:pt>
                <c:pt idx="3470">
                  <c:v>299808000</c:v>
                </c:pt>
                <c:pt idx="3471">
                  <c:v>299894400</c:v>
                </c:pt>
                <c:pt idx="3472">
                  <c:v>299980800</c:v>
                </c:pt>
                <c:pt idx="3473">
                  <c:v>300067200</c:v>
                </c:pt>
                <c:pt idx="3474">
                  <c:v>300153600</c:v>
                </c:pt>
                <c:pt idx="3475">
                  <c:v>300240000</c:v>
                </c:pt>
                <c:pt idx="3476">
                  <c:v>300326400</c:v>
                </c:pt>
                <c:pt idx="3477">
                  <c:v>300412800</c:v>
                </c:pt>
                <c:pt idx="3478">
                  <c:v>300499200</c:v>
                </c:pt>
                <c:pt idx="3479">
                  <c:v>300585600</c:v>
                </c:pt>
                <c:pt idx="3480">
                  <c:v>300672000</c:v>
                </c:pt>
                <c:pt idx="3481">
                  <c:v>300758400</c:v>
                </c:pt>
                <c:pt idx="3482">
                  <c:v>300844800</c:v>
                </c:pt>
                <c:pt idx="3483">
                  <c:v>300931200</c:v>
                </c:pt>
                <c:pt idx="3484">
                  <c:v>301017600</c:v>
                </c:pt>
                <c:pt idx="3485">
                  <c:v>301104000</c:v>
                </c:pt>
                <c:pt idx="3486">
                  <c:v>301190400</c:v>
                </c:pt>
                <c:pt idx="3487">
                  <c:v>301276800</c:v>
                </c:pt>
                <c:pt idx="3488">
                  <c:v>301363200</c:v>
                </c:pt>
                <c:pt idx="3489">
                  <c:v>301449600</c:v>
                </c:pt>
                <c:pt idx="3490">
                  <c:v>301536000</c:v>
                </c:pt>
                <c:pt idx="3491">
                  <c:v>301622400</c:v>
                </c:pt>
                <c:pt idx="3492">
                  <c:v>301708800</c:v>
                </c:pt>
                <c:pt idx="3493">
                  <c:v>301795200</c:v>
                </c:pt>
                <c:pt idx="3494">
                  <c:v>301881600</c:v>
                </c:pt>
                <c:pt idx="3495">
                  <c:v>301968000</c:v>
                </c:pt>
                <c:pt idx="3496">
                  <c:v>302054400</c:v>
                </c:pt>
                <c:pt idx="3497">
                  <c:v>302140800</c:v>
                </c:pt>
                <c:pt idx="3498">
                  <c:v>302227200</c:v>
                </c:pt>
                <c:pt idx="3499">
                  <c:v>302313600</c:v>
                </c:pt>
                <c:pt idx="3500">
                  <c:v>302400000</c:v>
                </c:pt>
                <c:pt idx="3501">
                  <c:v>302486400</c:v>
                </c:pt>
                <c:pt idx="3502">
                  <c:v>302572800</c:v>
                </c:pt>
                <c:pt idx="3503">
                  <c:v>302659200</c:v>
                </c:pt>
                <c:pt idx="3504">
                  <c:v>302745600</c:v>
                </c:pt>
                <c:pt idx="3505">
                  <c:v>302832000</c:v>
                </c:pt>
                <c:pt idx="3506">
                  <c:v>302918400</c:v>
                </c:pt>
                <c:pt idx="3507">
                  <c:v>303004800</c:v>
                </c:pt>
                <c:pt idx="3508">
                  <c:v>303091200</c:v>
                </c:pt>
                <c:pt idx="3509">
                  <c:v>303177600</c:v>
                </c:pt>
                <c:pt idx="3510">
                  <c:v>303264000</c:v>
                </c:pt>
                <c:pt idx="3511">
                  <c:v>303350400</c:v>
                </c:pt>
                <c:pt idx="3512">
                  <c:v>303436800</c:v>
                </c:pt>
                <c:pt idx="3513">
                  <c:v>303523200</c:v>
                </c:pt>
                <c:pt idx="3514">
                  <c:v>303609600</c:v>
                </c:pt>
                <c:pt idx="3515">
                  <c:v>303696000</c:v>
                </c:pt>
                <c:pt idx="3516">
                  <c:v>303782400</c:v>
                </c:pt>
                <c:pt idx="3517">
                  <c:v>303868800</c:v>
                </c:pt>
                <c:pt idx="3518">
                  <c:v>303955200</c:v>
                </c:pt>
                <c:pt idx="3519">
                  <c:v>304041600</c:v>
                </c:pt>
                <c:pt idx="3520">
                  <c:v>304128000</c:v>
                </c:pt>
                <c:pt idx="3521">
                  <c:v>304214400</c:v>
                </c:pt>
                <c:pt idx="3522">
                  <c:v>304300800</c:v>
                </c:pt>
                <c:pt idx="3523">
                  <c:v>304387200</c:v>
                </c:pt>
                <c:pt idx="3524">
                  <c:v>304473600</c:v>
                </c:pt>
                <c:pt idx="3525">
                  <c:v>304560000</c:v>
                </c:pt>
                <c:pt idx="3526">
                  <c:v>304646400</c:v>
                </c:pt>
                <c:pt idx="3527">
                  <c:v>304732800</c:v>
                </c:pt>
                <c:pt idx="3528">
                  <c:v>304819200</c:v>
                </c:pt>
                <c:pt idx="3529">
                  <c:v>304905600</c:v>
                </c:pt>
                <c:pt idx="3530">
                  <c:v>304992000</c:v>
                </c:pt>
                <c:pt idx="3531">
                  <c:v>305078400</c:v>
                </c:pt>
                <c:pt idx="3532">
                  <c:v>305164800</c:v>
                </c:pt>
                <c:pt idx="3533">
                  <c:v>305251200</c:v>
                </c:pt>
                <c:pt idx="3534">
                  <c:v>305337600</c:v>
                </c:pt>
                <c:pt idx="3535">
                  <c:v>305424000</c:v>
                </c:pt>
                <c:pt idx="3536">
                  <c:v>305510400</c:v>
                </c:pt>
                <c:pt idx="3537">
                  <c:v>305596800</c:v>
                </c:pt>
                <c:pt idx="3538">
                  <c:v>305683200</c:v>
                </c:pt>
                <c:pt idx="3539">
                  <c:v>305769600</c:v>
                </c:pt>
                <c:pt idx="3540">
                  <c:v>305856000</c:v>
                </c:pt>
                <c:pt idx="3541">
                  <c:v>305942400</c:v>
                </c:pt>
                <c:pt idx="3542">
                  <c:v>306028800</c:v>
                </c:pt>
                <c:pt idx="3543">
                  <c:v>306115200</c:v>
                </c:pt>
                <c:pt idx="3544">
                  <c:v>306201600</c:v>
                </c:pt>
                <c:pt idx="3545">
                  <c:v>306288000</c:v>
                </c:pt>
                <c:pt idx="3546">
                  <c:v>306374400</c:v>
                </c:pt>
                <c:pt idx="3547">
                  <c:v>306460800</c:v>
                </c:pt>
                <c:pt idx="3548">
                  <c:v>306547200</c:v>
                </c:pt>
                <c:pt idx="3549">
                  <c:v>306633600</c:v>
                </c:pt>
                <c:pt idx="3550">
                  <c:v>306720000</c:v>
                </c:pt>
                <c:pt idx="3551">
                  <c:v>306806400</c:v>
                </c:pt>
                <c:pt idx="3552">
                  <c:v>306892800</c:v>
                </c:pt>
                <c:pt idx="3553">
                  <c:v>306979200</c:v>
                </c:pt>
                <c:pt idx="3554">
                  <c:v>307065600</c:v>
                </c:pt>
                <c:pt idx="3555">
                  <c:v>307152000</c:v>
                </c:pt>
                <c:pt idx="3556">
                  <c:v>307238400</c:v>
                </c:pt>
                <c:pt idx="3557">
                  <c:v>307324800</c:v>
                </c:pt>
                <c:pt idx="3558">
                  <c:v>307411200</c:v>
                </c:pt>
                <c:pt idx="3559">
                  <c:v>307497600</c:v>
                </c:pt>
                <c:pt idx="3560">
                  <c:v>307584000</c:v>
                </c:pt>
                <c:pt idx="3561">
                  <c:v>307670400</c:v>
                </c:pt>
                <c:pt idx="3562">
                  <c:v>307756800</c:v>
                </c:pt>
                <c:pt idx="3563">
                  <c:v>307843200</c:v>
                </c:pt>
                <c:pt idx="3564">
                  <c:v>307929600</c:v>
                </c:pt>
                <c:pt idx="3565">
                  <c:v>308016000</c:v>
                </c:pt>
                <c:pt idx="3566">
                  <c:v>308102400</c:v>
                </c:pt>
                <c:pt idx="3567">
                  <c:v>308188800</c:v>
                </c:pt>
                <c:pt idx="3568">
                  <c:v>308275200</c:v>
                </c:pt>
                <c:pt idx="3569">
                  <c:v>308361600</c:v>
                </c:pt>
                <c:pt idx="3570">
                  <c:v>308448000</c:v>
                </c:pt>
                <c:pt idx="3571">
                  <c:v>308534400</c:v>
                </c:pt>
                <c:pt idx="3572">
                  <c:v>308620800</c:v>
                </c:pt>
                <c:pt idx="3573">
                  <c:v>308707200</c:v>
                </c:pt>
                <c:pt idx="3574">
                  <c:v>308793600</c:v>
                </c:pt>
                <c:pt idx="3575">
                  <c:v>308880000</c:v>
                </c:pt>
                <c:pt idx="3576">
                  <c:v>308966400</c:v>
                </c:pt>
                <c:pt idx="3577">
                  <c:v>309052800</c:v>
                </c:pt>
                <c:pt idx="3578">
                  <c:v>309139200</c:v>
                </c:pt>
                <c:pt idx="3579">
                  <c:v>309225600</c:v>
                </c:pt>
                <c:pt idx="3580">
                  <c:v>309312000</c:v>
                </c:pt>
                <c:pt idx="3581">
                  <c:v>309398400</c:v>
                </c:pt>
                <c:pt idx="3582">
                  <c:v>309484800</c:v>
                </c:pt>
                <c:pt idx="3583">
                  <c:v>309571200</c:v>
                </c:pt>
                <c:pt idx="3584">
                  <c:v>309657600</c:v>
                </c:pt>
                <c:pt idx="3585">
                  <c:v>309744000</c:v>
                </c:pt>
                <c:pt idx="3586">
                  <c:v>309830400</c:v>
                </c:pt>
                <c:pt idx="3587">
                  <c:v>309916800</c:v>
                </c:pt>
                <c:pt idx="3588">
                  <c:v>310003200</c:v>
                </c:pt>
                <c:pt idx="3589">
                  <c:v>310089600</c:v>
                </c:pt>
                <c:pt idx="3590">
                  <c:v>310176000</c:v>
                </c:pt>
                <c:pt idx="3591">
                  <c:v>310262400</c:v>
                </c:pt>
                <c:pt idx="3592">
                  <c:v>310348800</c:v>
                </c:pt>
                <c:pt idx="3593">
                  <c:v>310435200</c:v>
                </c:pt>
                <c:pt idx="3594">
                  <c:v>310521600</c:v>
                </c:pt>
                <c:pt idx="3595">
                  <c:v>310608000</c:v>
                </c:pt>
                <c:pt idx="3596">
                  <c:v>310694400</c:v>
                </c:pt>
                <c:pt idx="3597">
                  <c:v>310780800</c:v>
                </c:pt>
                <c:pt idx="3598">
                  <c:v>310867200</c:v>
                </c:pt>
                <c:pt idx="3599">
                  <c:v>310953600</c:v>
                </c:pt>
                <c:pt idx="3600">
                  <c:v>311040000</c:v>
                </c:pt>
                <c:pt idx="3601">
                  <c:v>311126400</c:v>
                </c:pt>
                <c:pt idx="3602">
                  <c:v>311212800</c:v>
                </c:pt>
                <c:pt idx="3603">
                  <c:v>311299200</c:v>
                </c:pt>
                <c:pt idx="3604">
                  <c:v>311385600</c:v>
                </c:pt>
                <c:pt idx="3605">
                  <c:v>311472000</c:v>
                </c:pt>
                <c:pt idx="3606">
                  <c:v>311558400</c:v>
                </c:pt>
                <c:pt idx="3607">
                  <c:v>311644800</c:v>
                </c:pt>
                <c:pt idx="3608">
                  <c:v>311731200</c:v>
                </c:pt>
                <c:pt idx="3609">
                  <c:v>311817600</c:v>
                </c:pt>
                <c:pt idx="3610">
                  <c:v>311904000</c:v>
                </c:pt>
                <c:pt idx="3611">
                  <c:v>311990400</c:v>
                </c:pt>
                <c:pt idx="3612">
                  <c:v>312076800</c:v>
                </c:pt>
                <c:pt idx="3613">
                  <c:v>312163200</c:v>
                </c:pt>
                <c:pt idx="3614">
                  <c:v>312249600</c:v>
                </c:pt>
                <c:pt idx="3615">
                  <c:v>312336000</c:v>
                </c:pt>
                <c:pt idx="3616">
                  <c:v>312422400</c:v>
                </c:pt>
                <c:pt idx="3617">
                  <c:v>312508800</c:v>
                </c:pt>
                <c:pt idx="3618">
                  <c:v>312595200</c:v>
                </c:pt>
                <c:pt idx="3619">
                  <c:v>312681600</c:v>
                </c:pt>
                <c:pt idx="3620">
                  <c:v>312768000</c:v>
                </c:pt>
                <c:pt idx="3621">
                  <c:v>312854400</c:v>
                </c:pt>
                <c:pt idx="3622">
                  <c:v>312940800</c:v>
                </c:pt>
                <c:pt idx="3623">
                  <c:v>313027200</c:v>
                </c:pt>
                <c:pt idx="3624">
                  <c:v>313113600</c:v>
                </c:pt>
                <c:pt idx="3625">
                  <c:v>313200000</c:v>
                </c:pt>
                <c:pt idx="3626">
                  <c:v>313286400</c:v>
                </c:pt>
                <c:pt idx="3627">
                  <c:v>313372800</c:v>
                </c:pt>
                <c:pt idx="3628">
                  <c:v>313459200</c:v>
                </c:pt>
                <c:pt idx="3629">
                  <c:v>313545600</c:v>
                </c:pt>
                <c:pt idx="3630">
                  <c:v>313632000</c:v>
                </c:pt>
                <c:pt idx="3631">
                  <c:v>313718400</c:v>
                </c:pt>
                <c:pt idx="3632">
                  <c:v>313804800</c:v>
                </c:pt>
                <c:pt idx="3633">
                  <c:v>313891200</c:v>
                </c:pt>
                <c:pt idx="3634">
                  <c:v>313977600</c:v>
                </c:pt>
                <c:pt idx="3635">
                  <c:v>314064000</c:v>
                </c:pt>
                <c:pt idx="3636">
                  <c:v>314150400</c:v>
                </c:pt>
                <c:pt idx="3637">
                  <c:v>314236800</c:v>
                </c:pt>
                <c:pt idx="3638">
                  <c:v>314323200</c:v>
                </c:pt>
                <c:pt idx="3639">
                  <c:v>314409600</c:v>
                </c:pt>
                <c:pt idx="3640">
                  <c:v>314496000</c:v>
                </c:pt>
                <c:pt idx="3641">
                  <c:v>314582400</c:v>
                </c:pt>
                <c:pt idx="3642">
                  <c:v>314668800</c:v>
                </c:pt>
                <c:pt idx="3643">
                  <c:v>314755200</c:v>
                </c:pt>
                <c:pt idx="3644">
                  <c:v>314841600</c:v>
                </c:pt>
                <c:pt idx="3645">
                  <c:v>314928000</c:v>
                </c:pt>
                <c:pt idx="3646">
                  <c:v>315014400</c:v>
                </c:pt>
                <c:pt idx="3647">
                  <c:v>315100800</c:v>
                </c:pt>
                <c:pt idx="3648">
                  <c:v>315187200</c:v>
                </c:pt>
                <c:pt idx="3649">
                  <c:v>315273600</c:v>
                </c:pt>
                <c:pt idx="3650">
                  <c:v>315360000</c:v>
                </c:pt>
                <c:pt idx="3651">
                  <c:v>315446400</c:v>
                </c:pt>
                <c:pt idx="3652">
                  <c:v>315532800</c:v>
                </c:pt>
                <c:pt idx="3653">
                  <c:v>315619200</c:v>
                </c:pt>
                <c:pt idx="3654">
                  <c:v>315705600</c:v>
                </c:pt>
                <c:pt idx="3655">
                  <c:v>315792000</c:v>
                </c:pt>
                <c:pt idx="3656">
                  <c:v>315878400</c:v>
                </c:pt>
                <c:pt idx="3657">
                  <c:v>315964800</c:v>
                </c:pt>
                <c:pt idx="3658">
                  <c:v>316051200</c:v>
                </c:pt>
                <c:pt idx="3659">
                  <c:v>316137600</c:v>
                </c:pt>
                <c:pt idx="3660">
                  <c:v>316224000</c:v>
                </c:pt>
                <c:pt idx="3661">
                  <c:v>316310400</c:v>
                </c:pt>
                <c:pt idx="3662">
                  <c:v>316396800</c:v>
                </c:pt>
                <c:pt idx="3663">
                  <c:v>316483200</c:v>
                </c:pt>
                <c:pt idx="3664">
                  <c:v>316569600</c:v>
                </c:pt>
                <c:pt idx="3665">
                  <c:v>316656000</c:v>
                </c:pt>
                <c:pt idx="3666">
                  <c:v>316742400</c:v>
                </c:pt>
                <c:pt idx="3667">
                  <c:v>316828800</c:v>
                </c:pt>
                <c:pt idx="3668">
                  <c:v>316915200</c:v>
                </c:pt>
                <c:pt idx="3669">
                  <c:v>317001600</c:v>
                </c:pt>
                <c:pt idx="3670">
                  <c:v>317088000</c:v>
                </c:pt>
                <c:pt idx="3671">
                  <c:v>317174400</c:v>
                </c:pt>
                <c:pt idx="3672">
                  <c:v>317260800</c:v>
                </c:pt>
                <c:pt idx="3673">
                  <c:v>317347200</c:v>
                </c:pt>
                <c:pt idx="3674">
                  <c:v>317433600</c:v>
                </c:pt>
                <c:pt idx="3675">
                  <c:v>317520000</c:v>
                </c:pt>
                <c:pt idx="3676">
                  <c:v>317606400</c:v>
                </c:pt>
                <c:pt idx="3677">
                  <c:v>317692800</c:v>
                </c:pt>
                <c:pt idx="3678">
                  <c:v>317779200</c:v>
                </c:pt>
                <c:pt idx="3679">
                  <c:v>317865600</c:v>
                </c:pt>
                <c:pt idx="3680">
                  <c:v>317952000</c:v>
                </c:pt>
                <c:pt idx="3681">
                  <c:v>318038400</c:v>
                </c:pt>
                <c:pt idx="3682">
                  <c:v>318124800</c:v>
                </c:pt>
                <c:pt idx="3683">
                  <c:v>318211200</c:v>
                </c:pt>
                <c:pt idx="3684">
                  <c:v>318297600</c:v>
                </c:pt>
                <c:pt idx="3685">
                  <c:v>318384000</c:v>
                </c:pt>
                <c:pt idx="3686">
                  <c:v>318470400</c:v>
                </c:pt>
                <c:pt idx="3687">
                  <c:v>318556800</c:v>
                </c:pt>
                <c:pt idx="3688">
                  <c:v>318643200</c:v>
                </c:pt>
                <c:pt idx="3689">
                  <c:v>318729600</c:v>
                </c:pt>
                <c:pt idx="3690">
                  <c:v>318816000</c:v>
                </c:pt>
                <c:pt idx="3691">
                  <c:v>318902400</c:v>
                </c:pt>
                <c:pt idx="3692">
                  <c:v>318988800</c:v>
                </c:pt>
                <c:pt idx="3693">
                  <c:v>319075200</c:v>
                </c:pt>
                <c:pt idx="3694">
                  <c:v>319161600</c:v>
                </c:pt>
                <c:pt idx="3695">
                  <c:v>319248000</c:v>
                </c:pt>
                <c:pt idx="3696">
                  <c:v>319334400</c:v>
                </c:pt>
                <c:pt idx="3697">
                  <c:v>319420800</c:v>
                </c:pt>
                <c:pt idx="3698">
                  <c:v>319507200</c:v>
                </c:pt>
                <c:pt idx="3699">
                  <c:v>319593600</c:v>
                </c:pt>
                <c:pt idx="3700">
                  <c:v>319680000</c:v>
                </c:pt>
                <c:pt idx="3701">
                  <c:v>319766400</c:v>
                </c:pt>
                <c:pt idx="3702">
                  <c:v>319852800</c:v>
                </c:pt>
                <c:pt idx="3703">
                  <c:v>319939200</c:v>
                </c:pt>
                <c:pt idx="3704">
                  <c:v>320025600</c:v>
                </c:pt>
                <c:pt idx="3705">
                  <c:v>320112000</c:v>
                </c:pt>
                <c:pt idx="3706">
                  <c:v>320198400</c:v>
                </c:pt>
                <c:pt idx="3707">
                  <c:v>320284800</c:v>
                </c:pt>
                <c:pt idx="3708">
                  <c:v>320371200</c:v>
                </c:pt>
                <c:pt idx="3709">
                  <c:v>320457600</c:v>
                </c:pt>
                <c:pt idx="3710">
                  <c:v>320544000</c:v>
                </c:pt>
                <c:pt idx="3711">
                  <c:v>320630400</c:v>
                </c:pt>
                <c:pt idx="3712">
                  <c:v>320716800</c:v>
                </c:pt>
                <c:pt idx="3713">
                  <c:v>320803200</c:v>
                </c:pt>
                <c:pt idx="3714">
                  <c:v>320889600</c:v>
                </c:pt>
                <c:pt idx="3715">
                  <c:v>320976000</c:v>
                </c:pt>
                <c:pt idx="3716">
                  <c:v>321062400</c:v>
                </c:pt>
                <c:pt idx="3717">
                  <c:v>321148800</c:v>
                </c:pt>
                <c:pt idx="3718">
                  <c:v>321235200</c:v>
                </c:pt>
                <c:pt idx="3719">
                  <c:v>321321600</c:v>
                </c:pt>
                <c:pt idx="3720">
                  <c:v>321408000</c:v>
                </c:pt>
                <c:pt idx="3721">
                  <c:v>321494400</c:v>
                </c:pt>
                <c:pt idx="3722">
                  <c:v>321580800</c:v>
                </c:pt>
                <c:pt idx="3723">
                  <c:v>321667200</c:v>
                </c:pt>
                <c:pt idx="3724">
                  <c:v>321753600</c:v>
                </c:pt>
                <c:pt idx="3725">
                  <c:v>321840000</c:v>
                </c:pt>
                <c:pt idx="3726">
                  <c:v>321926400</c:v>
                </c:pt>
                <c:pt idx="3727">
                  <c:v>322012800</c:v>
                </c:pt>
                <c:pt idx="3728">
                  <c:v>322099200</c:v>
                </c:pt>
                <c:pt idx="3729">
                  <c:v>322185600</c:v>
                </c:pt>
                <c:pt idx="3730">
                  <c:v>322272000</c:v>
                </c:pt>
                <c:pt idx="3731">
                  <c:v>322358400</c:v>
                </c:pt>
                <c:pt idx="3732">
                  <c:v>322444800</c:v>
                </c:pt>
                <c:pt idx="3733">
                  <c:v>322531200</c:v>
                </c:pt>
                <c:pt idx="3734">
                  <c:v>322617600</c:v>
                </c:pt>
                <c:pt idx="3735">
                  <c:v>322704000</c:v>
                </c:pt>
                <c:pt idx="3736">
                  <c:v>322790400</c:v>
                </c:pt>
                <c:pt idx="3737">
                  <c:v>322876800</c:v>
                </c:pt>
                <c:pt idx="3738">
                  <c:v>322963200</c:v>
                </c:pt>
                <c:pt idx="3739">
                  <c:v>323049600</c:v>
                </c:pt>
                <c:pt idx="3740">
                  <c:v>323136000</c:v>
                </c:pt>
                <c:pt idx="3741">
                  <c:v>323222400</c:v>
                </c:pt>
                <c:pt idx="3742">
                  <c:v>323308800</c:v>
                </c:pt>
                <c:pt idx="3743">
                  <c:v>323395200</c:v>
                </c:pt>
                <c:pt idx="3744">
                  <c:v>323481600</c:v>
                </c:pt>
                <c:pt idx="3745">
                  <c:v>323568000</c:v>
                </c:pt>
                <c:pt idx="3746">
                  <c:v>323654400</c:v>
                </c:pt>
                <c:pt idx="3747">
                  <c:v>323740800</c:v>
                </c:pt>
                <c:pt idx="3748">
                  <c:v>323827200</c:v>
                </c:pt>
                <c:pt idx="3749">
                  <c:v>323913600</c:v>
                </c:pt>
                <c:pt idx="3750">
                  <c:v>324000000</c:v>
                </c:pt>
                <c:pt idx="3751">
                  <c:v>324086400</c:v>
                </c:pt>
                <c:pt idx="3752">
                  <c:v>324172800</c:v>
                </c:pt>
                <c:pt idx="3753">
                  <c:v>324259200</c:v>
                </c:pt>
                <c:pt idx="3754">
                  <c:v>324345600</c:v>
                </c:pt>
                <c:pt idx="3755">
                  <c:v>324432000</c:v>
                </c:pt>
                <c:pt idx="3756">
                  <c:v>324518400</c:v>
                </c:pt>
                <c:pt idx="3757">
                  <c:v>324604800</c:v>
                </c:pt>
                <c:pt idx="3758">
                  <c:v>324691200</c:v>
                </c:pt>
                <c:pt idx="3759">
                  <c:v>324777600</c:v>
                </c:pt>
                <c:pt idx="3760">
                  <c:v>324864000</c:v>
                </c:pt>
                <c:pt idx="3761">
                  <c:v>324950400</c:v>
                </c:pt>
                <c:pt idx="3762">
                  <c:v>325036800</c:v>
                </c:pt>
                <c:pt idx="3763">
                  <c:v>325123200</c:v>
                </c:pt>
                <c:pt idx="3764">
                  <c:v>325209600</c:v>
                </c:pt>
                <c:pt idx="3765">
                  <c:v>325296000</c:v>
                </c:pt>
                <c:pt idx="3766">
                  <c:v>325382400</c:v>
                </c:pt>
                <c:pt idx="3767">
                  <c:v>325468800</c:v>
                </c:pt>
                <c:pt idx="3768">
                  <c:v>325555200</c:v>
                </c:pt>
                <c:pt idx="3769">
                  <c:v>325641600</c:v>
                </c:pt>
                <c:pt idx="3770">
                  <c:v>325728000</c:v>
                </c:pt>
                <c:pt idx="3771">
                  <c:v>325814400</c:v>
                </c:pt>
                <c:pt idx="3772">
                  <c:v>325900800</c:v>
                </c:pt>
                <c:pt idx="3773">
                  <c:v>325987200</c:v>
                </c:pt>
                <c:pt idx="3774">
                  <c:v>326073600</c:v>
                </c:pt>
                <c:pt idx="3775">
                  <c:v>326160000</c:v>
                </c:pt>
                <c:pt idx="3776">
                  <c:v>326246400</c:v>
                </c:pt>
                <c:pt idx="3777">
                  <c:v>326332800</c:v>
                </c:pt>
                <c:pt idx="3778">
                  <c:v>326419200</c:v>
                </c:pt>
                <c:pt idx="3779">
                  <c:v>326505600</c:v>
                </c:pt>
                <c:pt idx="3780">
                  <c:v>326592000</c:v>
                </c:pt>
                <c:pt idx="3781">
                  <c:v>326678400</c:v>
                </c:pt>
                <c:pt idx="3782">
                  <c:v>326764800</c:v>
                </c:pt>
                <c:pt idx="3783">
                  <c:v>326851200</c:v>
                </c:pt>
                <c:pt idx="3784">
                  <c:v>326937600</c:v>
                </c:pt>
                <c:pt idx="3785">
                  <c:v>327024000</c:v>
                </c:pt>
                <c:pt idx="3786">
                  <c:v>327110400</c:v>
                </c:pt>
                <c:pt idx="3787">
                  <c:v>327196800</c:v>
                </c:pt>
                <c:pt idx="3788">
                  <c:v>327283200</c:v>
                </c:pt>
                <c:pt idx="3789">
                  <c:v>327369600</c:v>
                </c:pt>
                <c:pt idx="3790">
                  <c:v>327456000</c:v>
                </c:pt>
                <c:pt idx="3791">
                  <c:v>327542400</c:v>
                </c:pt>
                <c:pt idx="3792">
                  <c:v>327628800</c:v>
                </c:pt>
                <c:pt idx="3793">
                  <c:v>327715200</c:v>
                </c:pt>
                <c:pt idx="3794">
                  <c:v>327801600</c:v>
                </c:pt>
                <c:pt idx="3795">
                  <c:v>327888000</c:v>
                </c:pt>
                <c:pt idx="3796">
                  <c:v>327974400</c:v>
                </c:pt>
                <c:pt idx="3797">
                  <c:v>328060800</c:v>
                </c:pt>
                <c:pt idx="3798">
                  <c:v>328147200</c:v>
                </c:pt>
                <c:pt idx="3799">
                  <c:v>328233600</c:v>
                </c:pt>
                <c:pt idx="3800">
                  <c:v>328320000</c:v>
                </c:pt>
                <c:pt idx="3801">
                  <c:v>328406400</c:v>
                </c:pt>
                <c:pt idx="3802">
                  <c:v>328492800</c:v>
                </c:pt>
                <c:pt idx="3803">
                  <c:v>328579200</c:v>
                </c:pt>
                <c:pt idx="3804">
                  <c:v>328665600</c:v>
                </c:pt>
                <c:pt idx="3805">
                  <c:v>328752000</c:v>
                </c:pt>
                <c:pt idx="3806">
                  <c:v>328838400</c:v>
                </c:pt>
                <c:pt idx="3807">
                  <c:v>328924800</c:v>
                </c:pt>
                <c:pt idx="3808">
                  <c:v>329011200</c:v>
                </c:pt>
                <c:pt idx="3809">
                  <c:v>329097600</c:v>
                </c:pt>
                <c:pt idx="3810">
                  <c:v>329184000</c:v>
                </c:pt>
                <c:pt idx="3811">
                  <c:v>329270400</c:v>
                </c:pt>
                <c:pt idx="3812">
                  <c:v>329356800</c:v>
                </c:pt>
                <c:pt idx="3813">
                  <c:v>329443200</c:v>
                </c:pt>
                <c:pt idx="3814">
                  <c:v>329529600</c:v>
                </c:pt>
                <c:pt idx="3815">
                  <c:v>329616000</c:v>
                </c:pt>
                <c:pt idx="3816">
                  <c:v>329702400</c:v>
                </c:pt>
                <c:pt idx="3817">
                  <c:v>329788800</c:v>
                </c:pt>
                <c:pt idx="3818">
                  <c:v>329875200</c:v>
                </c:pt>
                <c:pt idx="3819">
                  <c:v>329961600</c:v>
                </c:pt>
                <c:pt idx="3820">
                  <c:v>330048000</c:v>
                </c:pt>
                <c:pt idx="3821">
                  <c:v>330134400</c:v>
                </c:pt>
                <c:pt idx="3822">
                  <c:v>330220800</c:v>
                </c:pt>
                <c:pt idx="3823">
                  <c:v>330307200</c:v>
                </c:pt>
                <c:pt idx="3824">
                  <c:v>330393600</c:v>
                </c:pt>
                <c:pt idx="3825">
                  <c:v>330480000</c:v>
                </c:pt>
                <c:pt idx="3826">
                  <c:v>330566400</c:v>
                </c:pt>
                <c:pt idx="3827">
                  <c:v>330652800</c:v>
                </c:pt>
                <c:pt idx="3828">
                  <c:v>330739200</c:v>
                </c:pt>
                <c:pt idx="3829">
                  <c:v>330825600</c:v>
                </c:pt>
                <c:pt idx="3830">
                  <c:v>330912000</c:v>
                </c:pt>
                <c:pt idx="3831">
                  <c:v>330998400</c:v>
                </c:pt>
                <c:pt idx="3832">
                  <c:v>331084800</c:v>
                </c:pt>
                <c:pt idx="3833">
                  <c:v>331171200</c:v>
                </c:pt>
                <c:pt idx="3834">
                  <c:v>331257600</c:v>
                </c:pt>
                <c:pt idx="3835">
                  <c:v>331344000</c:v>
                </c:pt>
                <c:pt idx="3836">
                  <c:v>331430400</c:v>
                </c:pt>
                <c:pt idx="3837">
                  <c:v>331516800</c:v>
                </c:pt>
                <c:pt idx="3838">
                  <c:v>331603200</c:v>
                </c:pt>
                <c:pt idx="3839">
                  <c:v>331689600</c:v>
                </c:pt>
                <c:pt idx="3840">
                  <c:v>331776000</c:v>
                </c:pt>
                <c:pt idx="3841">
                  <c:v>331862400</c:v>
                </c:pt>
                <c:pt idx="3842">
                  <c:v>331948800</c:v>
                </c:pt>
                <c:pt idx="3843">
                  <c:v>332035200</c:v>
                </c:pt>
                <c:pt idx="3844">
                  <c:v>332121600</c:v>
                </c:pt>
                <c:pt idx="3845">
                  <c:v>332208000</c:v>
                </c:pt>
                <c:pt idx="3846">
                  <c:v>332294400</c:v>
                </c:pt>
                <c:pt idx="3847">
                  <c:v>332380800</c:v>
                </c:pt>
                <c:pt idx="3848">
                  <c:v>332467200</c:v>
                </c:pt>
                <c:pt idx="3849">
                  <c:v>332553600</c:v>
                </c:pt>
                <c:pt idx="3850">
                  <c:v>332640000</c:v>
                </c:pt>
                <c:pt idx="3851">
                  <c:v>332726400</c:v>
                </c:pt>
                <c:pt idx="3852">
                  <c:v>332812800</c:v>
                </c:pt>
                <c:pt idx="3853">
                  <c:v>332899200</c:v>
                </c:pt>
                <c:pt idx="3854">
                  <c:v>332985600</c:v>
                </c:pt>
                <c:pt idx="3855">
                  <c:v>333072000</c:v>
                </c:pt>
                <c:pt idx="3856">
                  <c:v>333158400</c:v>
                </c:pt>
                <c:pt idx="3857">
                  <c:v>333244800</c:v>
                </c:pt>
                <c:pt idx="3858">
                  <c:v>333331200</c:v>
                </c:pt>
                <c:pt idx="3859">
                  <c:v>333417600</c:v>
                </c:pt>
                <c:pt idx="3860">
                  <c:v>333504000</c:v>
                </c:pt>
                <c:pt idx="3861">
                  <c:v>333590400</c:v>
                </c:pt>
                <c:pt idx="3862">
                  <c:v>333676800</c:v>
                </c:pt>
                <c:pt idx="3863">
                  <c:v>333763200</c:v>
                </c:pt>
                <c:pt idx="3864">
                  <c:v>333849600</c:v>
                </c:pt>
                <c:pt idx="3865">
                  <c:v>333936000</c:v>
                </c:pt>
                <c:pt idx="3866">
                  <c:v>334022400</c:v>
                </c:pt>
                <c:pt idx="3867">
                  <c:v>334108800</c:v>
                </c:pt>
                <c:pt idx="3868">
                  <c:v>334195200</c:v>
                </c:pt>
                <c:pt idx="3869">
                  <c:v>334281600</c:v>
                </c:pt>
                <c:pt idx="3870">
                  <c:v>334368000</c:v>
                </c:pt>
                <c:pt idx="3871">
                  <c:v>334454400</c:v>
                </c:pt>
                <c:pt idx="3872">
                  <c:v>334540800</c:v>
                </c:pt>
                <c:pt idx="3873">
                  <c:v>334627200</c:v>
                </c:pt>
                <c:pt idx="3874">
                  <c:v>334713600</c:v>
                </c:pt>
                <c:pt idx="3875">
                  <c:v>334800000</c:v>
                </c:pt>
                <c:pt idx="3876">
                  <c:v>334886400</c:v>
                </c:pt>
                <c:pt idx="3877">
                  <c:v>334972800</c:v>
                </c:pt>
                <c:pt idx="3878">
                  <c:v>335059200</c:v>
                </c:pt>
                <c:pt idx="3879">
                  <c:v>335145600</c:v>
                </c:pt>
                <c:pt idx="3880">
                  <c:v>335232000</c:v>
                </c:pt>
                <c:pt idx="3881">
                  <c:v>335318400</c:v>
                </c:pt>
                <c:pt idx="3882">
                  <c:v>335404800</c:v>
                </c:pt>
                <c:pt idx="3883">
                  <c:v>335491200</c:v>
                </c:pt>
                <c:pt idx="3884">
                  <c:v>335577600</c:v>
                </c:pt>
                <c:pt idx="3885">
                  <c:v>335664000</c:v>
                </c:pt>
                <c:pt idx="3886">
                  <c:v>335750400</c:v>
                </c:pt>
                <c:pt idx="3887">
                  <c:v>335836800</c:v>
                </c:pt>
                <c:pt idx="3888">
                  <c:v>335923200</c:v>
                </c:pt>
                <c:pt idx="3889">
                  <c:v>336009600</c:v>
                </c:pt>
                <c:pt idx="3890">
                  <c:v>336096000</c:v>
                </c:pt>
                <c:pt idx="3891">
                  <c:v>336182400</c:v>
                </c:pt>
                <c:pt idx="3892">
                  <c:v>336268800</c:v>
                </c:pt>
                <c:pt idx="3893">
                  <c:v>336355200</c:v>
                </c:pt>
                <c:pt idx="3894">
                  <c:v>336441600</c:v>
                </c:pt>
                <c:pt idx="3895">
                  <c:v>336528000</c:v>
                </c:pt>
                <c:pt idx="3896">
                  <c:v>336614400</c:v>
                </c:pt>
                <c:pt idx="3897">
                  <c:v>336700800</c:v>
                </c:pt>
                <c:pt idx="3898">
                  <c:v>336787200</c:v>
                </c:pt>
                <c:pt idx="3899">
                  <c:v>336873600</c:v>
                </c:pt>
                <c:pt idx="3900">
                  <c:v>336960000</c:v>
                </c:pt>
                <c:pt idx="3901">
                  <c:v>337046400</c:v>
                </c:pt>
                <c:pt idx="3902">
                  <c:v>337132800</c:v>
                </c:pt>
                <c:pt idx="3903">
                  <c:v>337219200</c:v>
                </c:pt>
                <c:pt idx="3904">
                  <c:v>337305600</c:v>
                </c:pt>
                <c:pt idx="3905">
                  <c:v>337392000</c:v>
                </c:pt>
                <c:pt idx="3906">
                  <c:v>337478400</c:v>
                </c:pt>
                <c:pt idx="3907">
                  <c:v>337564800</c:v>
                </c:pt>
                <c:pt idx="3908">
                  <c:v>337651200</c:v>
                </c:pt>
                <c:pt idx="3909">
                  <c:v>337737600</c:v>
                </c:pt>
                <c:pt idx="3910">
                  <c:v>337824000</c:v>
                </c:pt>
                <c:pt idx="3911">
                  <c:v>337910400</c:v>
                </c:pt>
                <c:pt idx="3912">
                  <c:v>337996800</c:v>
                </c:pt>
                <c:pt idx="3913">
                  <c:v>338083200</c:v>
                </c:pt>
                <c:pt idx="3914">
                  <c:v>338169600</c:v>
                </c:pt>
                <c:pt idx="3915">
                  <c:v>338256000</c:v>
                </c:pt>
                <c:pt idx="3916">
                  <c:v>338342400</c:v>
                </c:pt>
                <c:pt idx="3917">
                  <c:v>338428800</c:v>
                </c:pt>
                <c:pt idx="3918">
                  <c:v>338515200</c:v>
                </c:pt>
                <c:pt idx="3919">
                  <c:v>338601600</c:v>
                </c:pt>
                <c:pt idx="3920">
                  <c:v>338688000</c:v>
                </c:pt>
                <c:pt idx="3921">
                  <c:v>338774400</c:v>
                </c:pt>
                <c:pt idx="3922">
                  <c:v>338860800</c:v>
                </c:pt>
                <c:pt idx="3923">
                  <c:v>338947200</c:v>
                </c:pt>
                <c:pt idx="3924">
                  <c:v>339033600</c:v>
                </c:pt>
                <c:pt idx="3925">
                  <c:v>339120000</c:v>
                </c:pt>
                <c:pt idx="3926">
                  <c:v>339206400</c:v>
                </c:pt>
                <c:pt idx="3927">
                  <c:v>339292800</c:v>
                </c:pt>
                <c:pt idx="3928">
                  <c:v>339379200</c:v>
                </c:pt>
                <c:pt idx="3929">
                  <c:v>339465600</c:v>
                </c:pt>
                <c:pt idx="3930">
                  <c:v>339552000</c:v>
                </c:pt>
                <c:pt idx="3931">
                  <c:v>339638400</c:v>
                </c:pt>
                <c:pt idx="3932">
                  <c:v>339724800</c:v>
                </c:pt>
                <c:pt idx="3933">
                  <c:v>339811200</c:v>
                </c:pt>
                <c:pt idx="3934">
                  <c:v>339897600</c:v>
                </c:pt>
                <c:pt idx="3935">
                  <c:v>339984000</c:v>
                </c:pt>
                <c:pt idx="3936">
                  <c:v>340070400</c:v>
                </c:pt>
                <c:pt idx="3937">
                  <c:v>340156800</c:v>
                </c:pt>
                <c:pt idx="3938">
                  <c:v>340243200</c:v>
                </c:pt>
                <c:pt idx="3939">
                  <c:v>340329600</c:v>
                </c:pt>
                <c:pt idx="3940">
                  <c:v>340416000</c:v>
                </c:pt>
                <c:pt idx="3941">
                  <c:v>340502400</c:v>
                </c:pt>
                <c:pt idx="3942">
                  <c:v>340588800</c:v>
                </c:pt>
                <c:pt idx="3943">
                  <c:v>340675200</c:v>
                </c:pt>
                <c:pt idx="3944">
                  <c:v>340761600</c:v>
                </c:pt>
                <c:pt idx="3945">
                  <c:v>340848000</c:v>
                </c:pt>
                <c:pt idx="3946">
                  <c:v>340934400</c:v>
                </c:pt>
                <c:pt idx="3947">
                  <c:v>341020800</c:v>
                </c:pt>
                <c:pt idx="3948">
                  <c:v>341107200</c:v>
                </c:pt>
                <c:pt idx="3949">
                  <c:v>341193600</c:v>
                </c:pt>
                <c:pt idx="3950">
                  <c:v>341280000</c:v>
                </c:pt>
                <c:pt idx="3951">
                  <c:v>341366400</c:v>
                </c:pt>
                <c:pt idx="3952">
                  <c:v>341452800</c:v>
                </c:pt>
                <c:pt idx="3953">
                  <c:v>341539200</c:v>
                </c:pt>
                <c:pt idx="3954">
                  <c:v>341625600</c:v>
                </c:pt>
                <c:pt idx="3955">
                  <c:v>341712000</c:v>
                </c:pt>
                <c:pt idx="3956">
                  <c:v>341798400</c:v>
                </c:pt>
                <c:pt idx="3957">
                  <c:v>341884800</c:v>
                </c:pt>
                <c:pt idx="3958">
                  <c:v>341971200</c:v>
                </c:pt>
                <c:pt idx="3959">
                  <c:v>342057600</c:v>
                </c:pt>
                <c:pt idx="3960">
                  <c:v>342144000</c:v>
                </c:pt>
                <c:pt idx="3961">
                  <c:v>342230400</c:v>
                </c:pt>
                <c:pt idx="3962">
                  <c:v>342316800</c:v>
                </c:pt>
                <c:pt idx="3963">
                  <c:v>342403200</c:v>
                </c:pt>
                <c:pt idx="3964">
                  <c:v>342489600</c:v>
                </c:pt>
                <c:pt idx="3965">
                  <c:v>342576000</c:v>
                </c:pt>
                <c:pt idx="3966">
                  <c:v>342662400</c:v>
                </c:pt>
                <c:pt idx="3967">
                  <c:v>342748800</c:v>
                </c:pt>
                <c:pt idx="3968">
                  <c:v>342835200</c:v>
                </c:pt>
                <c:pt idx="3969">
                  <c:v>342921600</c:v>
                </c:pt>
                <c:pt idx="3970">
                  <c:v>343008000</c:v>
                </c:pt>
                <c:pt idx="3971">
                  <c:v>343094400</c:v>
                </c:pt>
                <c:pt idx="3972">
                  <c:v>343180800</c:v>
                </c:pt>
                <c:pt idx="3973">
                  <c:v>343267200</c:v>
                </c:pt>
                <c:pt idx="3974">
                  <c:v>343353600</c:v>
                </c:pt>
                <c:pt idx="3975">
                  <c:v>343440000</c:v>
                </c:pt>
                <c:pt idx="3976">
                  <c:v>343526400</c:v>
                </c:pt>
                <c:pt idx="3977">
                  <c:v>343612800</c:v>
                </c:pt>
                <c:pt idx="3978">
                  <c:v>343699200</c:v>
                </c:pt>
                <c:pt idx="3979">
                  <c:v>343785600</c:v>
                </c:pt>
                <c:pt idx="3980">
                  <c:v>343872000</c:v>
                </c:pt>
                <c:pt idx="3981">
                  <c:v>343958400</c:v>
                </c:pt>
                <c:pt idx="3982">
                  <c:v>344044800</c:v>
                </c:pt>
                <c:pt idx="3983">
                  <c:v>344131200</c:v>
                </c:pt>
                <c:pt idx="3984">
                  <c:v>344217600</c:v>
                </c:pt>
                <c:pt idx="3985">
                  <c:v>344304000</c:v>
                </c:pt>
                <c:pt idx="3986">
                  <c:v>344390400</c:v>
                </c:pt>
                <c:pt idx="3987">
                  <c:v>344476800</c:v>
                </c:pt>
                <c:pt idx="3988">
                  <c:v>344563200</c:v>
                </c:pt>
                <c:pt idx="3989">
                  <c:v>344649600</c:v>
                </c:pt>
                <c:pt idx="3990">
                  <c:v>344736000</c:v>
                </c:pt>
                <c:pt idx="3991">
                  <c:v>344822400</c:v>
                </c:pt>
                <c:pt idx="3992">
                  <c:v>344908800</c:v>
                </c:pt>
                <c:pt idx="3993">
                  <c:v>344995200</c:v>
                </c:pt>
                <c:pt idx="3994">
                  <c:v>345081600</c:v>
                </c:pt>
                <c:pt idx="3995">
                  <c:v>345168000</c:v>
                </c:pt>
                <c:pt idx="3996">
                  <c:v>345254400</c:v>
                </c:pt>
                <c:pt idx="3997">
                  <c:v>345340800</c:v>
                </c:pt>
                <c:pt idx="3998">
                  <c:v>345427200</c:v>
                </c:pt>
                <c:pt idx="3999">
                  <c:v>345513600</c:v>
                </c:pt>
                <c:pt idx="4000">
                  <c:v>345600000</c:v>
                </c:pt>
                <c:pt idx="4001">
                  <c:v>345686400</c:v>
                </c:pt>
                <c:pt idx="4002">
                  <c:v>345772800</c:v>
                </c:pt>
                <c:pt idx="4003">
                  <c:v>345859200</c:v>
                </c:pt>
                <c:pt idx="4004">
                  <c:v>345945600</c:v>
                </c:pt>
                <c:pt idx="4005">
                  <c:v>346032000</c:v>
                </c:pt>
                <c:pt idx="4006">
                  <c:v>346118400</c:v>
                </c:pt>
                <c:pt idx="4007">
                  <c:v>346204800</c:v>
                </c:pt>
                <c:pt idx="4008">
                  <c:v>346291200</c:v>
                </c:pt>
                <c:pt idx="4009">
                  <c:v>346377600</c:v>
                </c:pt>
                <c:pt idx="4010">
                  <c:v>346464000</c:v>
                </c:pt>
                <c:pt idx="4011">
                  <c:v>346550400</c:v>
                </c:pt>
                <c:pt idx="4012">
                  <c:v>346636800</c:v>
                </c:pt>
                <c:pt idx="4013">
                  <c:v>346723200</c:v>
                </c:pt>
                <c:pt idx="4014">
                  <c:v>346809600</c:v>
                </c:pt>
                <c:pt idx="4015">
                  <c:v>346896000</c:v>
                </c:pt>
                <c:pt idx="4016">
                  <c:v>346982400</c:v>
                </c:pt>
                <c:pt idx="4017">
                  <c:v>347068800</c:v>
                </c:pt>
                <c:pt idx="4018">
                  <c:v>347155200</c:v>
                </c:pt>
                <c:pt idx="4019">
                  <c:v>347241600</c:v>
                </c:pt>
                <c:pt idx="4020">
                  <c:v>347328000</c:v>
                </c:pt>
                <c:pt idx="4021">
                  <c:v>347414400</c:v>
                </c:pt>
                <c:pt idx="4022">
                  <c:v>347500800</c:v>
                </c:pt>
                <c:pt idx="4023">
                  <c:v>347587200</c:v>
                </c:pt>
                <c:pt idx="4024">
                  <c:v>347673600</c:v>
                </c:pt>
                <c:pt idx="4025">
                  <c:v>347760000</c:v>
                </c:pt>
                <c:pt idx="4026">
                  <c:v>347846400</c:v>
                </c:pt>
                <c:pt idx="4027">
                  <c:v>347932800</c:v>
                </c:pt>
                <c:pt idx="4028">
                  <c:v>348019200</c:v>
                </c:pt>
                <c:pt idx="4029">
                  <c:v>348105600</c:v>
                </c:pt>
                <c:pt idx="4030">
                  <c:v>348192000</c:v>
                </c:pt>
                <c:pt idx="4031">
                  <c:v>348278400</c:v>
                </c:pt>
                <c:pt idx="4032">
                  <c:v>348364800</c:v>
                </c:pt>
                <c:pt idx="4033">
                  <c:v>348451200</c:v>
                </c:pt>
                <c:pt idx="4034">
                  <c:v>348537600</c:v>
                </c:pt>
                <c:pt idx="4035">
                  <c:v>348624000</c:v>
                </c:pt>
                <c:pt idx="4036">
                  <c:v>348710400</c:v>
                </c:pt>
                <c:pt idx="4037">
                  <c:v>348796800</c:v>
                </c:pt>
                <c:pt idx="4038">
                  <c:v>348883200</c:v>
                </c:pt>
                <c:pt idx="4039">
                  <c:v>348969600</c:v>
                </c:pt>
                <c:pt idx="4040">
                  <c:v>349056000</c:v>
                </c:pt>
                <c:pt idx="4041">
                  <c:v>349142400</c:v>
                </c:pt>
                <c:pt idx="4042">
                  <c:v>349228800</c:v>
                </c:pt>
                <c:pt idx="4043">
                  <c:v>349315200</c:v>
                </c:pt>
                <c:pt idx="4044">
                  <c:v>349401600</c:v>
                </c:pt>
                <c:pt idx="4045">
                  <c:v>349488000</c:v>
                </c:pt>
                <c:pt idx="4046">
                  <c:v>349574400</c:v>
                </c:pt>
                <c:pt idx="4047">
                  <c:v>349660800</c:v>
                </c:pt>
                <c:pt idx="4048">
                  <c:v>349747200</c:v>
                </c:pt>
                <c:pt idx="4049">
                  <c:v>349833600</c:v>
                </c:pt>
                <c:pt idx="4050">
                  <c:v>349920000</c:v>
                </c:pt>
                <c:pt idx="4051">
                  <c:v>350006400</c:v>
                </c:pt>
                <c:pt idx="4052">
                  <c:v>350092800</c:v>
                </c:pt>
                <c:pt idx="4053">
                  <c:v>350179200</c:v>
                </c:pt>
                <c:pt idx="4054">
                  <c:v>350265600</c:v>
                </c:pt>
                <c:pt idx="4055">
                  <c:v>350352000</c:v>
                </c:pt>
                <c:pt idx="4056">
                  <c:v>350438400</c:v>
                </c:pt>
                <c:pt idx="4057">
                  <c:v>350524800</c:v>
                </c:pt>
                <c:pt idx="4058">
                  <c:v>350611200</c:v>
                </c:pt>
                <c:pt idx="4059">
                  <c:v>350697600</c:v>
                </c:pt>
                <c:pt idx="4060">
                  <c:v>350784000</c:v>
                </c:pt>
                <c:pt idx="4061">
                  <c:v>350870400</c:v>
                </c:pt>
                <c:pt idx="4062">
                  <c:v>350956800</c:v>
                </c:pt>
                <c:pt idx="4063">
                  <c:v>351043200</c:v>
                </c:pt>
                <c:pt idx="4064">
                  <c:v>351129600</c:v>
                </c:pt>
                <c:pt idx="4065">
                  <c:v>351216000</c:v>
                </c:pt>
                <c:pt idx="4066">
                  <c:v>351302400</c:v>
                </c:pt>
                <c:pt idx="4067">
                  <c:v>351388800</c:v>
                </c:pt>
                <c:pt idx="4068">
                  <c:v>351475200</c:v>
                </c:pt>
                <c:pt idx="4069">
                  <c:v>351561600</c:v>
                </c:pt>
                <c:pt idx="4070">
                  <c:v>351648000</c:v>
                </c:pt>
                <c:pt idx="4071">
                  <c:v>351734400</c:v>
                </c:pt>
                <c:pt idx="4072">
                  <c:v>351820800</c:v>
                </c:pt>
                <c:pt idx="4073">
                  <c:v>351907200</c:v>
                </c:pt>
                <c:pt idx="4074">
                  <c:v>351993600</c:v>
                </c:pt>
                <c:pt idx="4075">
                  <c:v>352080000</c:v>
                </c:pt>
                <c:pt idx="4076">
                  <c:v>352166400</c:v>
                </c:pt>
                <c:pt idx="4077">
                  <c:v>352252800</c:v>
                </c:pt>
                <c:pt idx="4078">
                  <c:v>352339200</c:v>
                </c:pt>
                <c:pt idx="4079">
                  <c:v>352425600</c:v>
                </c:pt>
                <c:pt idx="4080">
                  <c:v>352512000</c:v>
                </c:pt>
                <c:pt idx="4081">
                  <c:v>352598400</c:v>
                </c:pt>
                <c:pt idx="4082">
                  <c:v>352684800</c:v>
                </c:pt>
                <c:pt idx="4083">
                  <c:v>352771200</c:v>
                </c:pt>
                <c:pt idx="4084">
                  <c:v>352857600</c:v>
                </c:pt>
                <c:pt idx="4085">
                  <c:v>352944000</c:v>
                </c:pt>
                <c:pt idx="4086">
                  <c:v>353030400</c:v>
                </c:pt>
                <c:pt idx="4087">
                  <c:v>353116800</c:v>
                </c:pt>
                <c:pt idx="4088">
                  <c:v>353203200</c:v>
                </c:pt>
                <c:pt idx="4089">
                  <c:v>353289600</c:v>
                </c:pt>
                <c:pt idx="4090">
                  <c:v>353376000</c:v>
                </c:pt>
                <c:pt idx="4091">
                  <c:v>353462400</c:v>
                </c:pt>
                <c:pt idx="4092">
                  <c:v>353548800</c:v>
                </c:pt>
                <c:pt idx="4093">
                  <c:v>353635200</c:v>
                </c:pt>
                <c:pt idx="4094">
                  <c:v>353721600</c:v>
                </c:pt>
                <c:pt idx="4095">
                  <c:v>353808000</c:v>
                </c:pt>
                <c:pt idx="4096">
                  <c:v>353894400</c:v>
                </c:pt>
                <c:pt idx="4097">
                  <c:v>353980800</c:v>
                </c:pt>
                <c:pt idx="4098">
                  <c:v>354067200</c:v>
                </c:pt>
                <c:pt idx="4099">
                  <c:v>354153600</c:v>
                </c:pt>
                <c:pt idx="4100">
                  <c:v>354240000</c:v>
                </c:pt>
                <c:pt idx="4101">
                  <c:v>354326400</c:v>
                </c:pt>
                <c:pt idx="4102">
                  <c:v>354412800</c:v>
                </c:pt>
                <c:pt idx="4103">
                  <c:v>354499200</c:v>
                </c:pt>
                <c:pt idx="4104">
                  <c:v>354585600</c:v>
                </c:pt>
                <c:pt idx="4105">
                  <c:v>354672000</c:v>
                </c:pt>
                <c:pt idx="4106">
                  <c:v>354758400</c:v>
                </c:pt>
                <c:pt idx="4107">
                  <c:v>354844800</c:v>
                </c:pt>
                <c:pt idx="4108">
                  <c:v>354931200</c:v>
                </c:pt>
                <c:pt idx="4109">
                  <c:v>355017600</c:v>
                </c:pt>
                <c:pt idx="4110">
                  <c:v>355104000</c:v>
                </c:pt>
                <c:pt idx="4111">
                  <c:v>355190400</c:v>
                </c:pt>
                <c:pt idx="4112">
                  <c:v>355276800</c:v>
                </c:pt>
                <c:pt idx="4113">
                  <c:v>355363200</c:v>
                </c:pt>
                <c:pt idx="4114">
                  <c:v>355449600</c:v>
                </c:pt>
                <c:pt idx="4115">
                  <c:v>355536000</c:v>
                </c:pt>
                <c:pt idx="4116">
                  <c:v>355622400</c:v>
                </c:pt>
                <c:pt idx="4117">
                  <c:v>355708800</c:v>
                </c:pt>
                <c:pt idx="4118">
                  <c:v>355795200</c:v>
                </c:pt>
                <c:pt idx="4119">
                  <c:v>355881600</c:v>
                </c:pt>
                <c:pt idx="4120">
                  <c:v>355968000</c:v>
                </c:pt>
                <c:pt idx="4121">
                  <c:v>356054400</c:v>
                </c:pt>
                <c:pt idx="4122">
                  <c:v>356140800</c:v>
                </c:pt>
                <c:pt idx="4123">
                  <c:v>356227200</c:v>
                </c:pt>
                <c:pt idx="4124">
                  <c:v>356313600</c:v>
                </c:pt>
                <c:pt idx="4125">
                  <c:v>356400000</c:v>
                </c:pt>
                <c:pt idx="4126">
                  <c:v>356486400</c:v>
                </c:pt>
                <c:pt idx="4127">
                  <c:v>356572800</c:v>
                </c:pt>
                <c:pt idx="4128">
                  <c:v>356659200</c:v>
                </c:pt>
                <c:pt idx="4129">
                  <c:v>356745600</c:v>
                </c:pt>
                <c:pt idx="4130">
                  <c:v>356832000</c:v>
                </c:pt>
                <c:pt idx="4131">
                  <c:v>356918400</c:v>
                </c:pt>
                <c:pt idx="4132">
                  <c:v>357004800</c:v>
                </c:pt>
                <c:pt idx="4133">
                  <c:v>357091200</c:v>
                </c:pt>
                <c:pt idx="4134">
                  <c:v>357177600</c:v>
                </c:pt>
                <c:pt idx="4135">
                  <c:v>357264000</c:v>
                </c:pt>
                <c:pt idx="4136">
                  <c:v>357350400</c:v>
                </c:pt>
                <c:pt idx="4137">
                  <c:v>357436800</c:v>
                </c:pt>
                <c:pt idx="4138">
                  <c:v>357523200</c:v>
                </c:pt>
                <c:pt idx="4139">
                  <c:v>357609600</c:v>
                </c:pt>
                <c:pt idx="4140">
                  <c:v>357696000</c:v>
                </c:pt>
                <c:pt idx="4141">
                  <c:v>357782400</c:v>
                </c:pt>
                <c:pt idx="4142">
                  <c:v>357868800</c:v>
                </c:pt>
                <c:pt idx="4143">
                  <c:v>357955200</c:v>
                </c:pt>
                <c:pt idx="4144">
                  <c:v>358041600</c:v>
                </c:pt>
                <c:pt idx="4145">
                  <c:v>358128000</c:v>
                </c:pt>
                <c:pt idx="4146">
                  <c:v>358214400</c:v>
                </c:pt>
                <c:pt idx="4147">
                  <c:v>358300800</c:v>
                </c:pt>
                <c:pt idx="4148">
                  <c:v>358387200</c:v>
                </c:pt>
                <c:pt idx="4149">
                  <c:v>358473600</c:v>
                </c:pt>
                <c:pt idx="4150">
                  <c:v>358560000</c:v>
                </c:pt>
                <c:pt idx="4151">
                  <c:v>358646400</c:v>
                </c:pt>
                <c:pt idx="4152">
                  <c:v>358732800</c:v>
                </c:pt>
                <c:pt idx="4153">
                  <c:v>358819200</c:v>
                </c:pt>
                <c:pt idx="4154">
                  <c:v>358905600</c:v>
                </c:pt>
                <c:pt idx="4155">
                  <c:v>358992000</c:v>
                </c:pt>
                <c:pt idx="4156">
                  <c:v>359078400</c:v>
                </c:pt>
                <c:pt idx="4157">
                  <c:v>359164800</c:v>
                </c:pt>
                <c:pt idx="4158">
                  <c:v>359251200</c:v>
                </c:pt>
                <c:pt idx="4159">
                  <c:v>359337600</c:v>
                </c:pt>
                <c:pt idx="4160">
                  <c:v>359424000</c:v>
                </c:pt>
                <c:pt idx="4161">
                  <c:v>359510400</c:v>
                </c:pt>
                <c:pt idx="4162">
                  <c:v>359596800</c:v>
                </c:pt>
                <c:pt idx="4163">
                  <c:v>359683200</c:v>
                </c:pt>
                <c:pt idx="4164">
                  <c:v>359769600</c:v>
                </c:pt>
                <c:pt idx="4165">
                  <c:v>359856000</c:v>
                </c:pt>
                <c:pt idx="4166">
                  <c:v>359942400</c:v>
                </c:pt>
                <c:pt idx="4167">
                  <c:v>360028800</c:v>
                </c:pt>
                <c:pt idx="4168">
                  <c:v>360115200</c:v>
                </c:pt>
                <c:pt idx="4169">
                  <c:v>360201600</c:v>
                </c:pt>
                <c:pt idx="4170">
                  <c:v>360288000</c:v>
                </c:pt>
                <c:pt idx="4171">
                  <c:v>360374400</c:v>
                </c:pt>
                <c:pt idx="4172">
                  <c:v>360460800</c:v>
                </c:pt>
                <c:pt idx="4173">
                  <c:v>360547200</c:v>
                </c:pt>
                <c:pt idx="4174">
                  <c:v>360633600</c:v>
                </c:pt>
                <c:pt idx="4175">
                  <c:v>360720000</c:v>
                </c:pt>
                <c:pt idx="4176">
                  <c:v>360806400</c:v>
                </c:pt>
                <c:pt idx="4177">
                  <c:v>360892800</c:v>
                </c:pt>
                <c:pt idx="4178">
                  <c:v>360979200</c:v>
                </c:pt>
                <c:pt idx="4179">
                  <c:v>361065600</c:v>
                </c:pt>
                <c:pt idx="4180">
                  <c:v>361152000</c:v>
                </c:pt>
                <c:pt idx="4181">
                  <c:v>361238400</c:v>
                </c:pt>
                <c:pt idx="4182">
                  <c:v>361324800</c:v>
                </c:pt>
                <c:pt idx="4183">
                  <c:v>361411200</c:v>
                </c:pt>
                <c:pt idx="4184">
                  <c:v>361497600</c:v>
                </c:pt>
                <c:pt idx="4185">
                  <c:v>361584000</c:v>
                </c:pt>
                <c:pt idx="4186">
                  <c:v>361670400</c:v>
                </c:pt>
                <c:pt idx="4187">
                  <c:v>361756800</c:v>
                </c:pt>
                <c:pt idx="4188">
                  <c:v>361843200</c:v>
                </c:pt>
                <c:pt idx="4189">
                  <c:v>361929600</c:v>
                </c:pt>
                <c:pt idx="4190">
                  <c:v>362016000</c:v>
                </c:pt>
                <c:pt idx="4191">
                  <c:v>362102400</c:v>
                </c:pt>
                <c:pt idx="4192">
                  <c:v>362188800</c:v>
                </c:pt>
                <c:pt idx="4193">
                  <c:v>362275200</c:v>
                </c:pt>
                <c:pt idx="4194">
                  <c:v>362361600</c:v>
                </c:pt>
                <c:pt idx="4195">
                  <c:v>362448000</c:v>
                </c:pt>
                <c:pt idx="4196">
                  <c:v>362534400</c:v>
                </c:pt>
                <c:pt idx="4197">
                  <c:v>362620800</c:v>
                </c:pt>
                <c:pt idx="4198">
                  <c:v>362707200</c:v>
                </c:pt>
                <c:pt idx="4199">
                  <c:v>362793600</c:v>
                </c:pt>
                <c:pt idx="4200">
                  <c:v>362880000</c:v>
                </c:pt>
                <c:pt idx="4201">
                  <c:v>362966400</c:v>
                </c:pt>
                <c:pt idx="4202">
                  <c:v>363052800</c:v>
                </c:pt>
                <c:pt idx="4203">
                  <c:v>363139200</c:v>
                </c:pt>
                <c:pt idx="4204">
                  <c:v>363225600</c:v>
                </c:pt>
                <c:pt idx="4205">
                  <c:v>363312000</c:v>
                </c:pt>
                <c:pt idx="4206">
                  <c:v>363398400</c:v>
                </c:pt>
                <c:pt idx="4207">
                  <c:v>363484800</c:v>
                </c:pt>
                <c:pt idx="4208">
                  <c:v>363571200</c:v>
                </c:pt>
                <c:pt idx="4209">
                  <c:v>363657600</c:v>
                </c:pt>
                <c:pt idx="4210">
                  <c:v>363744000</c:v>
                </c:pt>
                <c:pt idx="4211">
                  <c:v>363830400</c:v>
                </c:pt>
                <c:pt idx="4212">
                  <c:v>363916800</c:v>
                </c:pt>
                <c:pt idx="4213">
                  <c:v>364003200</c:v>
                </c:pt>
                <c:pt idx="4214">
                  <c:v>364089600</c:v>
                </c:pt>
                <c:pt idx="4215">
                  <c:v>364176000</c:v>
                </c:pt>
                <c:pt idx="4216">
                  <c:v>364262400</c:v>
                </c:pt>
                <c:pt idx="4217">
                  <c:v>364348800</c:v>
                </c:pt>
                <c:pt idx="4218">
                  <c:v>364435200</c:v>
                </c:pt>
                <c:pt idx="4219">
                  <c:v>364521600</c:v>
                </c:pt>
                <c:pt idx="4220">
                  <c:v>364608000</c:v>
                </c:pt>
                <c:pt idx="4221">
                  <c:v>364694400</c:v>
                </c:pt>
                <c:pt idx="4222">
                  <c:v>364780800</c:v>
                </c:pt>
                <c:pt idx="4223">
                  <c:v>364867200</c:v>
                </c:pt>
                <c:pt idx="4224">
                  <c:v>364953600</c:v>
                </c:pt>
                <c:pt idx="4225">
                  <c:v>365040000</c:v>
                </c:pt>
                <c:pt idx="4226">
                  <c:v>365126400</c:v>
                </c:pt>
                <c:pt idx="4227">
                  <c:v>365212800</c:v>
                </c:pt>
                <c:pt idx="4228">
                  <c:v>365299200</c:v>
                </c:pt>
                <c:pt idx="4229">
                  <c:v>365385600</c:v>
                </c:pt>
                <c:pt idx="4230">
                  <c:v>365472000</c:v>
                </c:pt>
                <c:pt idx="4231">
                  <c:v>365558400</c:v>
                </c:pt>
                <c:pt idx="4232">
                  <c:v>365644800</c:v>
                </c:pt>
                <c:pt idx="4233">
                  <c:v>365731200</c:v>
                </c:pt>
                <c:pt idx="4234">
                  <c:v>365817600</c:v>
                </c:pt>
                <c:pt idx="4235">
                  <c:v>365904000</c:v>
                </c:pt>
                <c:pt idx="4236">
                  <c:v>365990400</c:v>
                </c:pt>
                <c:pt idx="4237">
                  <c:v>366076800</c:v>
                </c:pt>
                <c:pt idx="4238">
                  <c:v>366163200</c:v>
                </c:pt>
                <c:pt idx="4239">
                  <c:v>366249600</c:v>
                </c:pt>
                <c:pt idx="4240">
                  <c:v>366336000</c:v>
                </c:pt>
                <c:pt idx="4241">
                  <c:v>366422400</c:v>
                </c:pt>
                <c:pt idx="4242">
                  <c:v>366508800</c:v>
                </c:pt>
                <c:pt idx="4243">
                  <c:v>366595200</c:v>
                </c:pt>
                <c:pt idx="4244">
                  <c:v>366681600</c:v>
                </c:pt>
                <c:pt idx="4245">
                  <c:v>366768000</c:v>
                </c:pt>
                <c:pt idx="4246">
                  <c:v>366854400</c:v>
                </c:pt>
                <c:pt idx="4247">
                  <c:v>366940800</c:v>
                </c:pt>
                <c:pt idx="4248">
                  <c:v>367027200</c:v>
                </c:pt>
                <c:pt idx="4249">
                  <c:v>367113600</c:v>
                </c:pt>
                <c:pt idx="4250">
                  <c:v>367200000</c:v>
                </c:pt>
                <c:pt idx="4251">
                  <c:v>367286400</c:v>
                </c:pt>
                <c:pt idx="4252">
                  <c:v>367372800</c:v>
                </c:pt>
                <c:pt idx="4253">
                  <c:v>367459200</c:v>
                </c:pt>
                <c:pt idx="4254">
                  <c:v>367545600</c:v>
                </c:pt>
                <c:pt idx="4255">
                  <c:v>367632000</c:v>
                </c:pt>
                <c:pt idx="4256">
                  <c:v>367718400</c:v>
                </c:pt>
                <c:pt idx="4257">
                  <c:v>367804800</c:v>
                </c:pt>
                <c:pt idx="4258">
                  <c:v>367891200</c:v>
                </c:pt>
                <c:pt idx="4259">
                  <c:v>367977600</c:v>
                </c:pt>
                <c:pt idx="4260">
                  <c:v>368064000</c:v>
                </c:pt>
                <c:pt idx="4261">
                  <c:v>368150400</c:v>
                </c:pt>
                <c:pt idx="4262">
                  <c:v>368236800</c:v>
                </c:pt>
                <c:pt idx="4263">
                  <c:v>368323200</c:v>
                </c:pt>
                <c:pt idx="4264">
                  <c:v>368409600</c:v>
                </c:pt>
                <c:pt idx="4265">
                  <c:v>368496000</c:v>
                </c:pt>
                <c:pt idx="4266">
                  <c:v>368582400</c:v>
                </c:pt>
                <c:pt idx="4267">
                  <c:v>368668800</c:v>
                </c:pt>
                <c:pt idx="4268">
                  <c:v>368755200</c:v>
                </c:pt>
                <c:pt idx="4269">
                  <c:v>368841600</c:v>
                </c:pt>
                <c:pt idx="4270">
                  <c:v>368928000</c:v>
                </c:pt>
                <c:pt idx="4271">
                  <c:v>369014400</c:v>
                </c:pt>
                <c:pt idx="4272">
                  <c:v>369100800</c:v>
                </c:pt>
                <c:pt idx="4273">
                  <c:v>369187200</c:v>
                </c:pt>
                <c:pt idx="4274">
                  <c:v>369273600</c:v>
                </c:pt>
                <c:pt idx="4275">
                  <c:v>369360000</c:v>
                </c:pt>
                <c:pt idx="4276">
                  <c:v>369446400</c:v>
                </c:pt>
                <c:pt idx="4277">
                  <c:v>369532800</c:v>
                </c:pt>
                <c:pt idx="4278">
                  <c:v>369619200</c:v>
                </c:pt>
                <c:pt idx="4279">
                  <c:v>369705600</c:v>
                </c:pt>
                <c:pt idx="4280">
                  <c:v>369792000</c:v>
                </c:pt>
                <c:pt idx="4281">
                  <c:v>369878400</c:v>
                </c:pt>
                <c:pt idx="4282">
                  <c:v>369964800</c:v>
                </c:pt>
                <c:pt idx="4283">
                  <c:v>370051200</c:v>
                </c:pt>
                <c:pt idx="4284">
                  <c:v>370137600</c:v>
                </c:pt>
                <c:pt idx="4285">
                  <c:v>370224000</c:v>
                </c:pt>
                <c:pt idx="4286">
                  <c:v>370310400</c:v>
                </c:pt>
                <c:pt idx="4287">
                  <c:v>370396800</c:v>
                </c:pt>
                <c:pt idx="4288">
                  <c:v>370483200</c:v>
                </c:pt>
                <c:pt idx="4289">
                  <c:v>370569600</c:v>
                </c:pt>
                <c:pt idx="4290">
                  <c:v>370656000</c:v>
                </c:pt>
                <c:pt idx="4291">
                  <c:v>370742400</c:v>
                </c:pt>
                <c:pt idx="4292">
                  <c:v>370828800</c:v>
                </c:pt>
                <c:pt idx="4293">
                  <c:v>370915200</c:v>
                </c:pt>
                <c:pt idx="4294">
                  <c:v>371001600</c:v>
                </c:pt>
                <c:pt idx="4295">
                  <c:v>371088000</c:v>
                </c:pt>
                <c:pt idx="4296">
                  <c:v>371174400</c:v>
                </c:pt>
                <c:pt idx="4297">
                  <c:v>371260800</c:v>
                </c:pt>
                <c:pt idx="4298">
                  <c:v>371347200</c:v>
                </c:pt>
                <c:pt idx="4299">
                  <c:v>371433600</c:v>
                </c:pt>
                <c:pt idx="4300">
                  <c:v>371520000</c:v>
                </c:pt>
                <c:pt idx="4301">
                  <c:v>371606400</c:v>
                </c:pt>
                <c:pt idx="4302">
                  <c:v>371692800</c:v>
                </c:pt>
                <c:pt idx="4303">
                  <c:v>371779200</c:v>
                </c:pt>
                <c:pt idx="4304">
                  <c:v>371865600</c:v>
                </c:pt>
                <c:pt idx="4305">
                  <c:v>371952000</c:v>
                </c:pt>
                <c:pt idx="4306">
                  <c:v>372038400</c:v>
                </c:pt>
                <c:pt idx="4307">
                  <c:v>372124800</c:v>
                </c:pt>
                <c:pt idx="4308">
                  <c:v>372211200</c:v>
                </c:pt>
                <c:pt idx="4309">
                  <c:v>372297600</c:v>
                </c:pt>
                <c:pt idx="4310">
                  <c:v>372384000</c:v>
                </c:pt>
                <c:pt idx="4311">
                  <c:v>372470400</c:v>
                </c:pt>
                <c:pt idx="4312">
                  <c:v>372556800</c:v>
                </c:pt>
                <c:pt idx="4313">
                  <c:v>372643200</c:v>
                </c:pt>
                <c:pt idx="4314">
                  <c:v>372729600</c:v>
                </c:pt>
                <c:pt idx="4315">
                  <c:v>372816000</c:v>
                </c:pt>
                <c:pt idx="4316">
                  <c:v>372902400</c:v>
                </c:pt>
                <c:pt idx="4317">
                  <c:v>372988800</c:v>
                </c:pt>
                <c:pt idx="4318">
                  <c:v>373075200</c:v>
                </c:pt>
                <c:pt idx="4319">
                  <c:v>373161600</c:v>
                </c:pt>
                <c:pt idx="4320">
                  <c:v>373248000</c:v>
                </c:pt>
                <c:pt idx="4321">
                  <c:v>373334400</c:v>
                </c:pt>
                <c:pt idx="4322">
                  <c:v>373420800</c:v>
                </c:pt>
                <c:pt idx="4323">
                  <c:v>373507200</c:v>
                </c:pt>
                <c:pt idx="4324">
                  <c:v>373593600</c:v>
                </c:pt>
                <c:pt idx="4325">
                  <c:v>373680000</c:v>
                </c:pt>
                <c:pt idx="4326">
                  <c:v>373766400</c:v>
                </c:pt>
                <c:pt idx="4327">
                  <c:v>373852800</c:v>
                </c:pt>
                <c:pt idx="4328">
                  <c:v>373939200</c:v>
                </c:pt>
                <c:pt idx="4329">
                  <c:v>374025600</c:v>
                </c:pt>
                <c:pt idx="4330">
                  <c:v>374112000</c:v>
                </c:pt>
                <c:pt idx="4331">
                  <c:v>374198400</c:v>
                </c:pt>
                <c:pt idx="4332">
                  <c:v>374284800</c:v>
                </c:pt>
                <c:pt idx="4333">
                  <c:v>374371200</c:v>
                </c:pt>
                <c:pt idx="4334">
                  <c:v>374457600</c:v>
                </c:pt>
                <c:pt idx="4335">
                  <c:v>374544000</c:v>
                </c:pt>
                <c:pt idx="4336">
                  <c:v>374630400</c:v>
                </c:pt>
                <c:pt idx="4337">
                  <c:v>374716800</c:v>
                </c:pt>
                <c:pt idx="4338">
                  <c:v>374803200</c:v>
                </c:pt>
                <c:pt idx="4339">
                  <c:v>374889600</c:v>
                </c:pt>
                <c:pt idx="4340">
                  <c:v>374976000</c:v>
                </c:pt>
                <c:pt idx="4341">
                  <c:v>375062400</c:v>
                </c:pt>
                <c:pt idx="4342">
                  <c:v>375148800</c:v>
                </c:pt>
                <c:pt idx="4343">
                  <c:v>375235200</c:v>
                </c:pt>
                <c:pt idx="4344">
                  <c:v>375321600</c:v>
                </c:pt>
                <c:pt idx="4345">
                  <c:v>375408000</c:v>
                </c:pt>
                <c:pt idx="4346">
                  <c:v>375494400</c:v>
                </c:pt>
                <c:pt idx="4347">
                  <c:v>375580800</c:v>
                </c:pt>
                <c:pt idx="4348">
                  <c:v>375667200</c:v>
                </c:pt>
                <c:pt idx="4349">
                  <c:v>375753600</c:v>
                </c:pt>
                <c:pt idx="4350">
                  <c:v>375840000</c:v>
                </c:pt>
                <c:pt idx="4351">
                  <c:v>375926400</c:v>
                </c:pt>
                <c:pt idx="4352">
                  <c:v>376012800</c:v>
                </c:pt>
                <c:pt idx="4353">
                  <c:v>376099200</c:v>
                </c:pt>
                <c:pt idx="4354">
                  <c:v>376185600</c:v>
                </c:pt>
                <c:pt idx="4355">
                  <c:v>376272000</c:v>
                </c:pt>
                <c:pt idx="4356">
                  <c:v>376358400</c:v>
                </c:pt>
                <c:pt idx="4357">
                  <c:v>376444800</c:v>
                </c:pt>
                <c:pt idx="4358">
                  <c:v>376531200</c:v>
                </c:pt>
                <c:pt idx="4359">
                  <c:v>376617600</c:v>
                </c:pt>
                <c:pt idx="4360">
                  <c:v>376704000</c:v>
                </c:pt>
                <c:pt idx="4361">
                  <c:v>376790400</c:v>
                </c:pt>
                <c:pt idx="4362">
                  <c:v>376876800</c:v>
                </c:pt>
                <c:pt idx="4363">
                  <c:v>376963200</c:v>
                </c:pt>
                <c:pt idx="4364">
                  <c:v>377049600</c:v>
                </c:pt>
                <c:pt idx="4365">
                  <c:v>377136000</c:v>
                </c:pt>
                <c:pt idx="4366">
                  <c:v>377222400</c:v>
                </c:pt>
                <c:pt idx="4367">
                  <c:v>377308800</c:v>
                </c:pt>
                <c:pt idx="4368">
                  <c:v>377395200</c:v>
                </c:pt>
                <c:pt idx="4369">
                  <c:v>377481600</c:v>
                </c:pt>
                <c:pt idx="4370">
                  <c:v>377568000</c:v>
                </c:pt>
                <c:pt idx="4371">
                  <c:v>377654400</c:v>
                </c:pt>
                <c:pt idx="4372">
                  <c:v>377740800</c:v>
                </c:pt>
                <c:pt idx="4373">
                  <c:v>377827200</c:v>
                </c:pt>
                <c:pt idx="4374">
                  <c:v>377913600</c:v>
                </c:pt>
                <c:pt idx="4375">
                  <c:v>378000000</c:v>
                </c:pt>
                <c:pt idx="4376">
                  <c:v>378086400</c:v>
                </c:pt>
                <c:pt idx="4377">
                  <c:v>378172800</c:v>
                </c:pt>
                <c:pt idx="4378">
                  <c:v>378259200</c:v>
                </c:pt>
                <c:pt idx="4379">
                  <c:v>378345600</c:v>
                </c:pt>
                <c:pt idx="4380">
                  <c:v>378432000</c:v>
                </c:pt>
                <c:pt idx="4381">
                  <c:v>378518400</c:v>
                </c:pt>
                <c:pt idx="4382">
                  <c:v>378604800</c:v>
                </c:pt>
                <c:pt idx="4383">
                  <c:v>378691200</c:v>
                </c:pt>
                <c:pt idx="4384">
                  <c:v>378777600</c:v>
                </c:pt>
                <c:pt idx="4385">
                  <c:v>378864000</c:v>
                </c:pt>
                <c:pt idx="4386">
                  <c:v>378950400</c:v>
                </c:pt>
                <c:pt idx="4387">
                  <c:v>379036800</c:v>
                </c:pt>
                <c:pt idx="4388">
                  <c:v>379123200</c:v>
                </c:pt>
                <c:pt idx="4389">
                  <c:v>379209600</c:v>
                </c:pt>
                <c:pt idx="4390">
                  <c:v>379296000</c:v>
                </c:pt>
                <c:pt idx="4391">
                  <c:v>379382400</c:v>
                </c:pt>
                <c:pt idx="4392">
                  <c:v>379468800</c:v>
                </c:pt>
                <c:pt idx="4393">
                  <c:v>379555200</c:v>
                </c:pt>
                <c:pt idx="4394">
                  <c:v>379641600</c:v>
                </c:pt>
                <c:pt idx="4395">
                  <c:v>379728000</c:v>
                </c:pt>
                <c:pt idx="4396">
                  <c:v>379814400</c:v>
                </c:pt>
                <c:pt idx="4397">
                  <c:v>379900800</c:v>
                </c:pt>
                <c:pt idx="4398">
                  <c:v>379987200</c:v>
                </c:pt>
                <c:pt idx="4399">
                  <c:v>380073600</c:v>
                </c:pt>
                <c:pt idx="4400">
                  <c:v>380160000</c:v>
                </c:pt>
                <c:pt idx="4401">
                  <c:v>380246400</c:v>
                </c:pt>
                <c:pt idx="4402">
                  <c:v>380332800</c:v>
                </c:pt>
                <c:pt idx="4403">
                  <c:v>380419200</c:v>
                </c:pt>
                <c:pt idx="4404">
                  <c:v>380505600</c:v>
                </c:pt>
                <c:pt idx="4405">
                  <c:v>380592000</c:v>
                </c:pt>
                <c:pt idx="4406">
                  <c:v>380678400</c:v>
                </c:pt>
                <c:pt idx="4407">
                  <c:v>380764800</c:v>
                </c:pt>
                <c:pt idx="4408">
                  <c:v>380851200</c:v>
                </c:pt>
                <c:pt idx="4409">
                  <c:v>380937600</c:v>
                </c:pt>
                <c:pt idx="4410">
                  <c:v>381024000</c:v>
                </c:pt>
                <c:pt idx="4411">
                  <c:v>381110400</c:v>
                </c:pt>
                <c:pt idx="4412">
                  <c:v>381196800</c:v>
                </c:pt>
                <c:pt idx="4413">
                  <c:v>381283200</c:v>
                </c:pt>
                <c:pt idx="4414">
                  <c:v>381369600</c:v>
                </c:pt>
                <c:pt idx="4415">
                  <c:v>381456000</c:v>
                </c:pt>
                <c:pt idx="4416">
                  <c:v>381542400</c:v>
                </c:pt>
                <c:pt idx="4417">
                  <c:v>381628800</c:v>
                </c:pt>
                <c:pt idx="4418">
                  <c:v>381715200</c:v>
                </c:pt>
                <c:pt idx="4419">
                  <c:v>381801600</c:v>
                </c:pt>
                <c:pt idx="4420">
                  <c:v>381888000</c:v>
                </c:pt>
                <c:pt idx="4421">
                  <c:v>381974400</c:v>
                </c:pt>
                <c:pt idx="4422">
                  <c:v>382060800</c:v>
                </c:pt>
                <c:pt idx="4423">
                  <c:v>382147200</c:v>
                </c:pt>
                <c:pt idx="4424">
                  <c:v>382233600</c:v>
                </c:pt>
                <c:pt idx="4425">
                  <c:v>382320000</c:v>
                </c:pt>
                <c:pt idx="4426">
                  <c:v>382406400</c:v>
                </c:pt>
                <c:pt idx="4427">
                  <c:v>382492800</c:v>
                </c:pt>
                <c:pt idx="4428">
                  <c:v>382579200</c:v>
                </c:pt>
                <c:pt idx="4429">
                  <c:v>382665600</c:v>
                </c:pt>
                <c:pt idx="4430">
                  <c:v>382752000</c:v>
                </c:pt>
                <c:pt idx="4431">
                  <c:v>382838400</c:v>
                </c:pt>
                <c:pt idx="4432">
                  <c:v>382924800</c:v>
                </c:pt>
                <c:pt idx="4433">
                  <c:v>383011200</c:v>
                </c:pt>
                <c:pt idx="4434">
                  <c:v>383097600</c:v>
                </c:pt>
                <c:pt idx="4435">
                  <c:v>383184000</c:v>
                </c:pt>
                <c:pt idx="4436">
                  <c:v>383270400</c:v>
                </c:pt>
                <c:pt idx="4437">
                  <c:v>383356800</c:v>
                </c:pt>
                <c:pt idx="4438">
                  <c:v>383443200</c:v>
                </c:pt>
                <c:pt idx="4439">
                  <c:v>383529600</c:v>
                </c:pt>
                <c:pt idx="4440">
                  <c:v>383616000</c:v>
                </c:pt>
                <c:pt idx="4441">
                  <c:v>383702400</c:v>
                </c:pt>
                <c:pt idx="4442">
                  <c:v>383788800</c:v>
                </c:pt>
                <c:pt idx="4443">
                  <c:v>383875200</c:v>
                </c:pt>
                <c:pt idx="4444">
                  <c:v>383961600</c:v>
                </c:pt>
                <c:pt idx="4445">
                  <c:v>384048000</c:v>
                </c:pt>
                <c:pt idx="4446">
                  <c:v>384134400</c:v>
                </c:pt>
                <c:pt idx="4447">
                  <c:v>384220800</c:v>
                </c:pt>
                <c:pt idx="4448">
                  <c:v>384307200</c:v>
                </c:pt>
                <c:pt idx="4449">
                  <c:v>384393600</c:v>
                </c:pt>
                <c:pt idx="4450">
                  <c:v>384480000</c:v>
                </c:pt>
                <c:pt idx="4451">
                  <c:v>384566400</c:v>
                </c:pt>
                <c:pt idx="4452">
                  <c:v>384652800</c:v>
                </c:pt>
                <c:pt idx="4453">
                  <c:v>384739200</c:v>
                </c:pt>
                <c:pt idx="4454">
                  <c:v>384825600</c:v>
                </c:pt>
                <c:pt idx="4455">
                  <c:v>384912000</c:v>
                </c:pt>
                <c:pt idx="4456">
                  <c:v>384998400</c:v>
                </c:pt>
                <c:pt idx="4457">
                  <c:v>385084800</c:v>
                </c:pt>
                <c:pt idx="4458">
                  <c:v>385171200</c:v>
                </c:pt>
                <c:pt idx="4459">
                  <c:v>385257600</c:v>
                </c:pt>
                <c:pt idx="4460">
                  <c:v>385344000</c:v>
                </c:pt>
                <c:pt idx="4461">
                  <c:v>385430400</c:v>
                </c:pt>
                <c:pt idx="4462">
                  <c:v>385516800</c:v>
                </c:pt>
                <c:pt idx="4463">
                  <c:v>385603200</c:v>
                </c:pt>
                <c:pt idx="4464">
                  <c:v>385689600</c:v>
                </c:pt>
                <c:pt idx="4465">
                  <c:v>385776000</c:v>
                </c:pt>
                <c:pt idx="4466">
                  <c:v>385862400</c:v>
                </c:pt>
                <c:pt idx="4467">
                  <c:v>385948800</c:v>
                </c:pt>
                <c:pt idx="4468">
                  <c:v>386035200</c:v>
                </c:pt>
                <c:pt idx="4469">
                  <c:v>386121600</c:v>
                </c:pt>
                <c:pt idx="4470">
                  <c:v>386208000</c:v>
                </c:pt>
                <c:pt idx="4471">
                  <c:v>386294400</c:v>
                </c:pt>
                <c:pt idx="4472">
                  <c:v>386380800</c:v>
                </c:pt>
                <c:pt idx="4473">
                  <c:v>386467200</c:v>
                </c:pt>
                <c:pt idx="4474">
                  <c:v>386553600</c:v>
                </c:pt>
                <c:pt idx="4475">
                  <c:v>386640000</c:v>
                </c:pt>
                <c:pt idx="4476">
                  <c:v>386726400</c:v>
                </c:pt>
                <c:pt idx="4477">
                  <c:v>386812800</c:v>
                </c:pt>
                <c:pt idx="4478">
                  <c:v>386899200</c:v>
                </c:pt>
                <c:pt idx="4479">
                  <c:v>386985600</c:v>
                </c:pt>
                <c:pt idx="4480">
                  <c:v>387072000</c:v>
                </c:pt>
                <c:pt idx="4481">
                  <c:v>387158400</c:v>
                </c:pt>
                <c:pt idx="4482">
                  <c:v>387244800</c:v>
                </c:pt>
                <c:pt idx="4483">
                  <c:v>387331200</c:v>
                </c:pt>
                <c:pt idx="4484">
                  <c:v>387417600</c:v>
                </c:pt>
                <c:pt idx="4485">
                  <c:v>387504000</c:v>
                </c:pt>
                <c:pt idx="4486">
                  <c:v>387590400</c:v>
                </c:pt>
                <c:pt idx="4487">
                  <c:v>387676800</c:v>
                </c:pt>
                <c:pt idx="4488">
                  <c:v>387763200</c:v>
                </c:pt>
                <c:pt idx="4489">
                  <c:v>387849600</c:v>
                </c:pt>
                <c:pt idx="4490">
                  <c:v>387936000</c:v>
                </c:pt>
                <c:pt idx="4491">
                  <c:v>388022400</c:v>
                </c:pt>
                <c:pt idx="4492">
                  <c:v>388108800</c:v>
                </c:pt>
                <c:pt idx="4493">
                  <c:v>388195200</c:v>
                </c:pt>
                <c:pt idx="4494">
                  <c:v>388281600</c:v>
                </c:pt>
                <c:pt idx="4495">
                  <c:v>388368000</c:v>
                </c:pt>
                <c:pt idx="4496">
                  <c:v>388454400</c:v>
                </c:pt>
                <c:pt idx="4497">
                  <c:v>388540800</c:v>
                </c:pt>
                <c:pt idx="4498">
                  <c:v>388627200</c:v>
                </c:pt>
                <c:pt idx="4499">
                  <c:v>388713600</c:v>
                </c:pt>
                <c:pt idx="4500">
                  <c:v>388800000</c:v>
                </c:pt>
                <c:pt idx="4501">
                  <c:v>388886400</c:v>
                </c:pt>
                <c:pt idx="4502">
                  <c:v>388972800</c:v>
                </c:pt>
                <c:pt idx="4503">
                  <c:v>389059200</c:v>
                </c:pt>
                <c:pt idx="4504">
                  <c:v>389145600</c:v>
                </c:pt>
                <c:pt idx="4505">
                  <c:v>389232000</c:v>
                </c:pt>
                <c:pt idx="4506">
                  <c:v>389318400</c:v>
                </c:pt>
                <c:pt idx="4507">
                  <c:v>389404800</c:v>
                </c:pt>
                <c:pt idx="4508">
                  <c:v>389491200</c:v>
                </c:pt>
                <c:pt idx="4509">
                  <c:v>389577600</c:v>
                </c:pt>
                <c:pt idx="4510">
                  <c:v>389664000</c:v>
                </c:pt>
                <c:pt idx="4511">
                  <c:v>389750400</c:v>
                </c:pt>
                <c:pt idx="4512">
                  <c:v>389836800</c:v>
                </c:pt>
                <c:pt idx="4513">
                  <c:v>389923200</c:v>
                </c:pt>
                <c:pt idx="4514">
                  <c:v>390009600</c:v>
                </c:pt>
                <c:pt idx="4515">
                  <c:v>390096000</c:v>
                </c:pt>
                <c:pt idx="4516">
                  <c:v>390182400</c:v>
                </c:pt>
                <c:pt idx="4517">
                  <c:v>390268800</c:v>
                </c:pt>
                <c:pt idx="4518">
                  <c:v>390355200</c:v>
                </c:pt>
                <c:pt idx="4519">
                  <c:v>390441600</c:v>
                </c:pt>
                <c:pt idx="4520">
                  <c:v>390528000</c:v>
                </c:pt>
                <c:pt idx="4521">
                  <c:v>390614400</c:v>
                </c:pt>
                <c:pt idx="4522">
                  <c:v>390700800</c:v>
                </c:pt>
                <c:pt idx="4523">
                  <c:v>390787200</c:v>
                </c:pt>
                <c:pt idx="4524">
                  <c:v>390873600</c:v>
                </c:pt>
                <c:pt idx="4525">
                  <c:v>390960000</c:v>
                </c:pt>
                <c:pt idx="4526">
                  <c:v>391046400</c:v>
                </c:pt>
                <c:pt idx="4527">
                  <c:v>391132800</c:v>
                </c:pt>
                <c:pt idx="4528">
                  <c:v>391219200</c:v>
                </c:pt>
                <c:pt idx="4529">
                  <c:v>391305600</c:v>
                </c:pt>
                <c:pt idx="4530">
                  <c:v>391392000</c:v>
                </c:pt>
                <c:pt idx="4531">
                  <c:v>391478400</c:v>
                </c:pt>
                <c:pt idx="4532">
                  <c:v>391564800</c:v>
                </c:pt>
                <c:pt idx="4533">
                  <c:v>391651200</c:v>
                </c:pt>
                <c:pt idx="4534">
                  <c:v>391737600</c:v>
                </c:pt>
                <c:pt idx="4535">
                  <c:v>391824000</c:v>
                </c:pt>
                <c:pt idx="4536">
                  <c:v>391910400</c:v>
                </c:pt>
                <c:pt idx="4537">
                  <c:v>391996800</c:v>
                </c:pt>
                <c:pt idx="4538">
                  <c:v>392083200</c:v>
                </c:pt>
                <c:pt idx="4539">
                  <c:v>392169600</c:v>
                </c:pt>
                <c:pt idx="4540">
                  <c:v>392256000</c:v>
                </c:pt>
                <c:pt idx="4541">
                  <c:v>392342400</c:v>
                </c:pt>
                <c:pt idx="4542">
                  <c:v>392428800</c:v>
                </c:pt>
                <c:pt idx="4543">
                  <c:v>392515200</c:v>
                </c:pt>
                <c:pt idx="4544">
                  <c:v>392601600</c:v>
                </c:pt>
                <c:pt idx="4545">
                  <c:v>392688000</c:v>
                </c:pt>
                <c:pt idx="4546">
                  <c:v>392774400</c:v>
                </c:pt>
                <c:pt idx="4547">
                  <c:v>392860800</c:v>
                </c:pt>
                <c:pt idx="4548">
                  <c:v>392947200</c:v>
                </c:pt>
                <c:pt idx="4549">
                  <c:v>393033600</c:v>
                </c:pt>
                <c:pt idx="4550">
                  <c:v>393120000</c:v>
                </c:pt>
                <c:pt idx="4551">
                  <c:v>393206400</c:v>
                </c:pt>
                <c:pt idx="4552">
                  <c:v>393292800</c:v>
                </c:pt>
                <c:pt idx="4553">
                  <c:v>393379200</c:v>
                </c:pt>
                <c:pt idx="4554">
                  <c:v>393465600</c:v>
                </c:pt>
                <c:pt idx="4555">
                  <c:v>393552000</c:v>
                </c:pt>
                <c:pt idx="4556">
                  <c:v>393638400</c:v>
                </c:pt>
                <c:pt idx="4557">
                  <c:v>393724800</c:v>
                </c:pt>
                <c:pt idx="4558">
                  <c:v>393811200</c:v>
                </c:pt>
                <c:pt idx="4559">
                  <c:v>393897600</c:v>
                </c:pt>
                <c:pt idx="4560">
                  <c:v>393984000</c:v>
                </c:pt>
                <c:pt idx="4561">
                  <c:v>394070400</c:v>
                </c:pt>
                <c:pt idx="4562">
                  <c:v>394156800</c:v>
                </c:pt>
                <c:pt idx="4563">
                  <c:v>394243200</c:v>
                </c:pt>
                <c:pt idx="4564">
                  <c:v>394329600</c:v>
                </c:pt>
                <c:pt idx="4565">
                  <c:v>394416000</c:v>
                </c:pt>
                <c:pt idx="4566">
                  <c:v>394502400</c:v>
                </c:pt>
                <c:pt idx="4567">
                  <c:v>394588800</c:v>
                </c:pt>
                <c:pt idx="4568">
                  <c:v>394675200</c:v>
                </c:pt>
                <c:pt idx="4569">
                  <c:v>394761600</c:v>
                </c:pt>
                <c:pt idx="4570">
                  <c:v>394848000</c:v>
                </c:pt>
                <c:pt idx="4571">
                  <c:v>394934400</c:v>
                </c:pt>
                <c:pt idx="4572">
                  <c:v>395020800</c:v>
                </c:pt>
                <c:pt idx="4573">
                  <c:v>395107200</c:v>
                </c:pt>
                <c:pt idx="4574">
                  <c:v>395193600</c:v>
                </c:pt>
                <c:pt idx="4575">
                  <c:v>395280000</c:v>
                </c:pt>
                <c:pt idx="4576">
                  <c:v>395366400</c:v>
                </c:pt>
                <c:pt idx="4577">
                  <c:v>395452800</c:v>
                </c:pt>
                <c:pt idx="4578">
                  <c:v>395539200</c:v>
                </c:pt>
                <c:pt idx="4579">
                  <c:v>395625600</c:v>
                </c:pt>
                <c:pt idx="4580">
                  <c:v>395712000</c:v>
                </c:pt>
                <c:pt idx="4581">
                  <c:v>395798400</c:v>
                </c:pt>
                <c:pt idx="4582">
                  <c:v>395884800</c:v>
                </c:pt>
                <c:pt idx="4583">
                  <c:v>395971200</c:v>
                </c:pt>
                <c:pt idx="4584">
                  <c:v>396057600</c:v>
                </c:pt>
                <c:pt idx="4585">
                  <c:v>396144000</c:v>
                </c:pt>
                <c:pt idx="4586">
                  <c:v>396230400</c:v>
                </c:pt>
                <c:pt idx="4587">
                  <c:v>396316800</c:v>
                </c:pt>
                <c:pt idx="4588">
                  <c:v>396403200</c:v>
                </c:pt>
                <c:pt idx="4589">
                  <c:v>396489600</c:v>
                </c:pt>
                <c:pt idx="4590">
                  <c:v>396576000</c:v>
                </c:pt>
                <c:pt idx="4591">
                  <c:v>396662400</c:v>
                </c:pt>
                <c:pt idx="4592">
                  <c:v>396748800</c:v>
                </c:pt>
                <c:pt idx="4593">
                  <c:v>396835200</c:v>
                </c:pt>
                <c:pt idx="4594">
                  <c:v>396921600</c:v>
                </c:pt>
                <c:pt idx="4595">
                  <c:v>397008000</c:v>
                </c:pt>
                <c:pt idx="4596">
                  <c:v>397094400</c:v>
                </c:pt>
                <c:pt idx="4597">
                  <c:v>397180800</c:v>
                </c:pt>
                <c:pt idx="4598">
                  <c:v>397267200</c:v>
                </c:pt>
                <c:pt idx="4599">
                  <c:v>397353600</c:v>
                </c:pt>
                <c:pt idx="4600">
                  <c:v>397440000</c:v>
                </c:pt>
                <c:pt idx="4601">
                  <c:v>397526400</c:v>
                </c:pt>
                <c:pt idx="4602">
                  <c:v>397612800</c:v>
                </c:pt>
                <c:pt idx="4603">
                  <c:v>397699200</c:v>
                </c:pt>
                <c:pt idx="4604">
                  <c:v>397785600</c:v>
                </c:pt>
                <c:pt idx="4605">
                  <c:v>397872000</c:v>
                </c:pt>
                <c:pt idx="4606">
                  <c:v>397958400</c:v>
                </c:pt>
                <c:pt idx="4607">
                  <c:v>398044800</c:v>
                </c:pt>
                <c:pt idx="4608">
                  <c:v>398131200</c:v>
                </c:pt>
                <c:pt idx="4609">
                  <c:v>398217600</c:v>
                </c:pt>
                <c:pt idx="4610">
                  <c:v>398304000</c:v>
                </c:pt>
                <c:pt idx="4611">
                  <c:v>398390400</c:v>
                </c:pt>
                <c:pt idx="4612">
                  <c:v>398476800</c:v>
                </c:pt>
                <c:pt idx="4613">
                  <c:v>398563200</c:v>
                </c:pt>
                <c:pt idx="4614">
                  <c:v>398649600</c:v>
                </c:pt>
                <c:pt idx="4615">
                  <c:v>398736000</c:v>
                </c:pt>
                <c:pt idx="4616">
                  <c:v>398822400</c:v>
                </c:pt>
                <c:pt idx="4617">
                  <c:v>398908800</c:v>
                </c:pt>
                <c:pt idx="4618">
                  <c:v>398995200</c:v>
                </c:pt>
                <c:pt idx="4619">
                  <c:v>399081600</c:v>
                </c:pt>
                <c:pt idx="4620">
                  <c:v>399168000</c:v>
                </c:pt>
                <c:pt idx="4621">
                  <c:v>399254400</c:v>
                </c:pt>
                <c:pt idx="4622">
                  <c:v>399340800</c:v>
                </c:pt>
                <c:pt idx="4623">
                  <c:v>399427200</c:v>
                </c:pt>
                <c:pt idx="4624">
                  <c:v>399513600</c:v>
                </c:pt>
                <c:pt idx="4625">
                  <c:v>399600000</c:v>
                </c:pt>
                <c:pt idx="4626">
                  <c:v>399686400</c:v>
                </c:pt>
                <c:pt idx="4627">
                  <c:v>399772800</c:v>
                </c:pt>
                <c:pt idx="4628">
                  <c:v>399859200</c:v>
                </c:pt>
                <c:pt idx="4629">
                  <c:v>399945600</c:v>
                </c:pt>
                <c:pt idx="4630">
                  <c:v>400032000</c:v>
                </c:pt>
                <c:pt idx="4631">
                  <c:v>400118400</c:v>
                </c:pt>
                <c:pt idx="4632">
                  <c:v>400204800</c:v>
                </c:pt>
                <c:pt idx="4633">
                  <c:v>400291200</c:v>
                </c:pt>
                <c:pt idx="4634">
                  <c:v>400377600</c:v>
                </c:pt>
                <c:pt idx="4635">
                  <c:v>400464000</c:v>
                </c:pt>
                <c:pt idx="4636">
                  <c:v>400550400</c:v>
                </c:pt>
                <c:pt idx="4637">
                  <c:v>400636800</c:v>
                </c:pt>
                <c:pt idx="4638">
                  <c:v>400723200</c:v>
                </c:pt>
                <c:pt idx="4639">
                  <c:v>400809600</c:v>
                </c:pt>
                <c:pt idx="4640">
                  <c:v>400896000</c:v>
                </c:pt>
                <c:pt idx="4641">
                  <c:v>400982400</c:v>
                </c:pt>
                <c:pt idx="4642">
                  <c:v>401068800</c:v>
                </c:pt>
                <c:pt idx="4643">
                  <c:v>401155200</c:v>
                </c:pt>
                <c:pt idx="4644">
                  <c:v>401241600</c:v>
                </c:pt>
                <c:pt idx="4645">
                  <c:v>401328000</c:v>
                </c:pt>
                <c:pt idx="4646">
                  <c:v>401414400</c:v>
                </c:pt>
                <c:pt idx="4647">
                  <c:v>401500800</c:v>
                </c:pt>
                <c:pt idx="4648">
                  <c:v>401587200</c:v>
                </c:pt>
                <c:pt idx="4649">
                  <c:v>401673600</c:v>
                </c:pt>
                <c:pt idx="4650">
                  <c:v>401760000</c:v>
                </c:pt>
                <c:pt idx="4651">
                  <c:v>401846400</c:v>
                </c:pt>
                <c:pt idx="4652">
                  <c:v>401932800</c:v>
                </c:pt>
                <c:pt idx="4653">
                  <c:v>402019200</c:v>
                </c:pt>
                <c:pt idx="4654">
                  <c:v>402105600</c:v>
                </c:pt>
                <c:pt idx="4655">
                  <c:v>402192000</c:v>
                </c:pt>
                <c:pt idx="4656">
                  <c:v>402278400</c:v>
                </c:pt>
                <c:pt idx="4657">
                  <c:v>402364800</c:v>
                </c:pt>
                <c:pt idx="4658">
                  <c:v>402451200</c:v>
                </c:pt>
                <c:pt idx="4659">
                  <c:v>402537600</c:v>
                </c:pt>
                <c:pt idx="4660">
                  <c:v>402624000</c:v>
                </c:pt>
                <c:pt idx="4661">
                  <c:v>402710400</c:v>
                </c:pt>
                <c:pt idx="4662">
                  <c:v>402796800</c:v>
                </c:pt>
                <c:pt idx="4663">
                  <c:v>402883200</c:v>
                </c:pt>
                <c:pt idx="4664">
                  <c:v>402969600</c:v>
                </c:pt>
                <c:pt idx="4665">
                  <c:v>403056000</c:v>
                </c:pt>
                <c:pt idx="4666">
                  <c:v>403142400</c:v>
                </c:pt>
                <c:pt idx="4667">
                  <c:v>403228800</c:v>
                </c:pt>
                <c:pt idx="4668">
                  <c:v>403315200</c:v>
                </c:pt>
                <c:pt idx="4669">
                  <c:v>403401600</c:v>
                </c:pt>
                <c:pt idx="4670">
                  <c:v>403488000</c:v>
                </c:pt>
                <c:pt idx="4671">
                  <c:v>403574400</c:v>
                </c:pt>
                <c:pt idx="4672">
                  <c:v>403660800</c:v>
                </c:pt>
                <c:pt idx="4673">
                  <c:v>403747200</c:v>
                </c:pt>
                <c:pt idx="4674">
                  <c:v>403833600</c:v>
                </c:pt>
                <c:pt idx="4675">
                  <c:v>403920000</c:v>
                </c:pt>
                <c:pt idx="4676">
                  <c:v>404006400</c:v>
                </c:pt>
                <c:pt idx="4677">
                  <c:v>404092800</c:v>
                </c:pt>
                <c:pt idx="4678">
                  <c:v>404179200</c:v>
                </c:pt>
                <c:pt idx="4679">
                  <c:v>404265600</c:v>
                </c:pt>
                <c:pt idx="4680">
                  <c:v>404352000</c:v>
                </c:pt>
                <c:pt idx="4681">
                  <c:v>404438400</c:v>
                </c:pt>
                <c:pt idx="4682">
                  <c:v>404524800</c:v>
                </c:pt>
                <c:pt idx="4683">
                  <c:v>404611200</c:v>
                </c:pt>
                <c:pt idx="4684">
                  <c:v>404697600</c:v>
                </c:pt>
                <c:pt idx="4685">
                  <c:v>404784000</c:v>
                </c:pt>
                <c:pt idx="4686">
                  <c:v>404870400</c:v>
                </c:pt>
                <c:pt idx="4687">
                  <c:v>404956800</c:v>
                </c:pt>
                <c:pt idx="4688">
                  <c:v>405043200</c:v>
                </c:pt>
                <c:pt idx="4689">
                  <c:v>405129600</c:v>
                </c:pt>
                <c:pt idx="4690">
                  <c:v>405216000</c:v>
                </c:pt>
                <c:pt idx="4691">
                  <c:v>405302400</c:v>
                </c:pt>
                <c:pt idx="4692">
                  <c:v>405388800</c:v>
                </c:pt>
                <c:pt idx="4693">
                  <c:v>405475200</c:v>
                </c:pt>
                <c:pt idx="4694">
                  <c:v>405561600</c:v>
                </c:pt>
                <c:pt idx="4695">
                  <c:v>405648000</c:v>
                </c:pt>
                <c:pt idx="4696">
                  <c:v>405734400</c:v>
                </c:pt>
                <c:pt idx="4697">
                  <c:v>405820800</c:v>
                </c:pt>
                <c:pt idx="4698">
                  <c:v>405907200</c:v>
                </c:pt>
                <c:pt idx="4699">
                  <c:v>405993600</c:v>
                </c:pt>
                <c:pt idx="4700">
                  <c:v>406080000</c:v>
                </c:pt>
                <c:pt idx="4701">
                  <c:v>406166400</c:v>
                </c:pt>
                <c:pt idx="4702">
                  <c:v>406252800</c:v>
                </c:pt>
                <c:pt idx="4703">
                  <c:v>406339200</c:v>
                </c:pt>
                <c:pt idx="4704">
                  <c:v>406425600</c:v>
                </c:pt>
                <c:pt idx="4705">
                  <c:v>406512000</c:v>
                </c:pt>
                <c:pt idx="4706">
                  <c:v>406598400</c:v>
                </c:pt>
                <c:pt idx="4707">
                  <c:v>406684800</c:v>
                </c:pt>
                <c:pt idx="4708">
                  <c:v>406771200</c:v>
                </c:pt>
                <c:pt idx="4709">
                  <c:v>406857600</c:v>
                </c:pt>
                <c:pt idx="4710">
                  <c:v>406944000</c:v>
                </c:pt>
                <c:pt idx="4711">
                  <c:v>407030400</c:v>
                </c:pt>
                <c:pt idx="4712">
                  <c:v>407116800</c:v>
                </c:pt>
                <c:pt idx="4713">
                  <c:v>407203200</c:v>
                </c:pt>
                <c:pt idx="4714">
                  <c:v>407289600</c:v>
                </c:pt>
                <c:pt idx="4715">
                  <c:v>407376000</c:v>
                </c:pt>
                <c:pt idx="4716">
                  <c:v>407462400</c:v>
                </c:pt>
                <c:pt idx="4717">
                  <c:v>407548800</c:v>
                </c:pt>
                <c:pt idx="4718">
                  <c:v>407635200</c:v>
                </c:pt>
                <c:pt idx="4719">
                  <c:v>407721600</c:v>
                </c:pt>
                <c:pt idx="4720">
                  <c:v>407808000</c:v>
                </c:pt>
                <c:pt idx="4721">
                  <c:v>407894400</c:v>
                </c:pt>
                <c:pt idx="4722">
                  <c:v>407980800</c:v>
                </c:pt>
                <c:pt idx="4723">
                  <c:v>408067200</c:v>
                </c:pt>
                <c:pt idx="4724">
                  <c:v>408153600</c:v>
                </c:pt>
                <c:pt idx="4725">
                  <c:v>408240000</c:v>
                </c:pt>
                <c:pt idx="4726">
                  <c:v>408326400</c:v>
                </c:pt>
                <c:pt idx="4727">
                  <c:v>408412800</c:v>
                </c:pt>
                <c:pt idx="4728">
                  <c:v>408499200</c:v>
                </c:pt>
                <c:pt idx="4729">
                  <c:v>408585600</c:v>
                </c:pt>
                <c:pt idx="4730">
                  <c:v>408672000</c:v>
                </c:pt>
                <c:pt idx="4731">
                  <c:v>408758400</c:v>
                </c:pt>
                <c:pt idx="4732">
                  <c:v>408844800</c:v>
                </c:pt>
                <c:pt idx="4733">
                  <c:v>408931200</c:v>
                </c:pt>
                <c:pt idx="4734">
                  <c:v>409017600</c:v>
                </c:pt>
                <c:pt idx="4735">
                  <c:v>409104000</c:v>
                </c:pt>
                <c:pt idx="4736">
                  <c:v>409190400</c:v>
                </c:pt>
                <c:pt idx="4737">
                  <c:v>409276800</c:v>
                </c:pt>
                <c:pt idx="4738">
                  <c:v>409363200</c:v>
                </c:pt>
                <c:pt idx="4739">
                  <c:v>409449600</c:v>
                </c:pt>
                <c:pt idx="4740">
                  <c:v>409536000</c:v>
                </c:pt>
                <c:pt idx="4741">
                  <c:v>409622400</c:v>
                </c:pt>
                <c:pt idx="4742">
                  <c:v>409708800</c:v>
                </c:pt>
                <c:pt idx="4743">
                  <c:v>409795200</c:v>
                </c:pt>
                <c:pt idx="4744">
                  <c:v>409881600</c:v>
                </c:pt>
                <c:pt idx="4745">
                  <c:v>409968000</c:v>
                </c:pt>
                <c:pt idx="4746">
                  <c:v>410054400</c:v>
                </c:pt>
                <c:pt idx="4747">
                  <c:v>410140800</c:v>
                </c:pt>
                <c:pt idx="4748">
                  <c:v>410227200</c:v>
                </c:pt>
                <c:pt idx="4749">
                  <c:v>410313600</c:v>
                </c:pt>
                <c:pt idx="4750">
                  <c:v>410400000</c:v>
                </c:pt>
                <c:pt idx="4751">
                  <c:v>410486400</c:v>
                </c:pt>
                <c:pt idx="4752">
                  <c:v>410572800</c:v>
                </c:pt>
                <c:pt idx="4753">
                  <c:v>410659200</c:v>
                </c:pt>
                <c:pt idx="4754">
                  <c:v>410745600</c:v>
                </c:pt>
                <c:pt idx="4755">
                  <c:v>410832000</c:v>
                </c:pt>
                <c:pt idx="4756">
                  <c:v>410918400</c:v>
                </c:pt>
                <c:pt idx="4757">
                  <c:v>411004800</c:v>
                </c:pt>
                <c:pt idx="4758">
                  <c:v>411091200</c:v>
                </c:pt>
                <c:pt idx="4759">
                  <c:v>411177600</c:v>
                </c:pt>
                <c:pt idx="4760">
                  <c:v>411264000</c:v>
                </c:pt>
                <c:pt idx="4761">
                  <c:v>411350400</c:v>
                </c:pt>
                <c:pt idx="4762">
                  <c:v>411436800</c:v>
                </c:pt>
                <c:pt idx="4763">
                  <c:v>411523200</c:v>
                </c:pt>
                <c:pt idx="4764">
                  <c:v>411609600</c:v>
                </c:pt>
                <c:pt idx="4765">
                  <c:v>411696000</c:v>
                </c:pt>
                <c:pt idx="4766">
                  <c:v>411782400</c:v>
                </c:pt>
                <c:pt idx="4767">
                  <c:v>411868800</c:v>
                </c:pt>
                <c:pt idx="4768">
                  <c:v>411955200</c:v>
                </c:pt>
                <c:pt idx="4769">
                  <c:v>412041600</c:v>
                </c:pt>
                <c:pt idx="4770">
                  <c:v>412128000</c:v>
                </c:pt>
                <c:pt idx="4771">
                  <c:v>412214400</c:v>
                </c:pt>
                <c:pt idx="4772">
                  <c:v>412300800</c:v>
                </c:pt>
                <c:pt idx="4773">
                  <c:v>412387200</c:v>
                </c:pt>
                <c:pt idx="4774">
                  <c:v>412473600</c:v>
                </c:pt>
                <c:pt idx="4775">
                  <c:v>412560000</c:v>
                </c:pt>
                <c:pt idx="4776">
                  <c:v>412646400</c:v>
                </c:pt>
                <c:pt idx="4777">
                  <c:v>412732800</c:v>
                </c:pt>
                <c:pt idx="4778">
                  <c:v>412819200</c:v>
                </c:pt>
                <c:pt idx="4779">
                  <c:v>412905600</c:v>
                </c:pt>
                <c:pt idx="4780">
                  <c:v>412992000</c:v>
                </c:pt>
                <c:pt idx="4781">
                  <c:v>413078400</c:v>
                </c:pt>
                <c:pt idx="4782">
                  <c:v>413164800</c:v>
                </c:pt>
                <c:pt idx="4783">
                  <c:v>413251200</c:v>
                </c:pt>
                <c:pt idx="4784">
                  <c:v>413337600</c:v>
                </c:pt>
                <c:pt idx="4785">
                  <c:v>413424000</c:v>
                </c:pt>
                <c:pt idx="4786">
                  <c:v>413510400</c:v>
                </c:pt>
                <c:pt idx="4787">
                  <c:v>413596800</c:v>
                </c:pt>
                <c:pt idx="4788">
                  <c:v>413683200</c:v>
                </c:pt>
                <c:pt idx="4789">
                  <c:v>413769600</c:v>
                </c:pt>
                <c:pt idx="4790">
                  <c:v>413856000</c:v>
                </c:pt>
                <c:pt idx="4791">
                  <c:v>413942400</c:v>
                </c:pt>
                <c:pt idx="4792">
                  <c:v>414028800</c:v>
                </c:pt>
                <c:pt idx="4793">
                  <c:v>414115200</c:v>
                </c:pt>
                <c:pt idx="4794">
                  <c:v>414201600</c:v>
                </c:pt>
                <c:pt idx="4795">
                  <c:v>414288000</c:v>
                </c:pt>
                <c:pt idx="4796">
                  <c:v>414374400</c:v>
                </c:pt>
                <c:pt idx="4797">
                  <c:v>414460800</c:v>
                </c:pt>
                <c:pt idx="4798">
                  <c:v>414547200</c:v>
                </c:pt>
                <c:pt idx="4799">
                  <c:v>414633600</c:v>
                </c:pt>
                <c:pt idx="4800">
                  <c:v>414720000</c:v>
                </c:pt>
                <c:pt idx="4801">
                  <c:v>414806400</c:v>
                </c:pt>
                <c:pt idx="4802">
                  <c:v>414892800</c:v>
                </c:pt>
                <c:pt idx="4803">
                  <c:v>414979200</c:v>
                </c:pt>
                <c:pt idx="4804">
                  <c:v>415065600</c:v>
                </c:pt>
                <c:pt idx="4805">
                  <c:v>415152000</c:v>
                </c:pt>
                <c:pt idx="4806">
                  <c:v>415238400</c:v>
                </c:pt>
                <c:pt idx="4807">
                  <c:v>415324800</c:v>
                </c:pt>
                <c:pt idx="4808">
                  <c:v>415411200</c:v>
                </c:pt>
                <c:pt idx="4809">
                  <c:v>415497600</c:v>
                </c:pt>
                <c:pt idx="4810">
                  <c:v>415584000</c:v>
                </c:pt>
                <c:pt idx="4811">
                  <c:v>415670400</c:v>
                </c:pt>
                <c:pt idx="4812">
                  <c:v>415756800</c:v>
                </c:pt>
                <c:pt idx="4813">
                  <c:v>415843200</c:v>
                </c:pt>
                <c:pt idx="4814">
                  <c:v>415929600</c:v>
                </c:pt>
                <c:pt idx="4815">
                  <c:v>416016000</c:v>
                </c:pt>
                <c:pt idx="4816">
                  <c:v>416102400</c:v>
                </c:pt>
                <c:pt idx="4817">
                  <c:v>416188800</c:v>
                </c:pt>
                <c:pt idx="4818">
                  <c:v>416275200</c:v>
                </c:pt>
                <c:pt idx="4819">
                  <c:v>416361600</c:v>
                </c:pt>
                <c:pt idx="4820">
                  <c:v>416448000</c:v>
                </c:pt>
                <c:pt idx="4821">
                  <c:v>416534400</c:v>
                </c:pt>
                <c:pt idx="4822">
                  <c:v>416620800</c:v>
                </c:pt>
                <c:pt idx="4823">
                  <c:v>416707200</c:v>
                </c:pt>
                <c:pt idx="4824">
                  <c:v>416793600</c:v>
                </c:pt>
                <c:pt idx="4825">
                  <c:v>416880000</c:v>
                </c:pt>
                <c:pt idx="4826">
                  <c:v>416966400</c:v>
                </c:pt>
                <c:pt idx="4827">
                  <c:v>417052800</c:v>
                </c:pt>
                <c:pt idx="4828">
                  <c:v>417139200</c:v>
                </c:pt>
                <c:pt idx="4829">
                  <c:v>417225600</c:v>
                </c:pt>
                <c:pt idx="4830">
                  <c:v>417312000</c:v>
                </c:pt>
                <c:pt idx="4831">
                  <c:v>417398400</c:v>
                </c:pt>
                <c:pt idx="4832">
                  <c:v>417484800</c:v>
                </c:pt>
                <c:pt idx="4833">
                  <c:v>417571200</c:v>
                </c:pt>
                <c:pt idx="4834">
                  <c:v>417657600</c:v>
                </c:pt>
                <c:pt idx="4835">
                  <c:v>417744000</c:v>
                </c:pt>
                <c:pt idx="4836">
                  <c:v>417830400</c:v>
                </c:pt>
                <c:pt idx="4837">
                  <c:v>417916800</c:v>
                </c:pt>
                <c:pt idx="4838">
                  <c:v>418003200</c:v>
                </c:pt>
                <c:pt idx="4839">
                  <c:v>418089600</c:v>
                </c:pt>
                <c:pt idx="4840">
                  <c:v>418176000</c:v>
                </c:pt>
                <c:pt idx="4841">
                  <c:v>418262400</c:v>
                </c:pt>
                <c:pt idx="4842">
                  <c:v>418348800</c:v>
                </c:pt>
                <c:pt idx="4843">
                  <c:v>418435200</c:v>
                </c:pt>
                <c:pt idx="4844">
                  <c:v>418521600</c:v>
                </c:pt>
                <c:pt idx="4845">
                  <c:v>418608000</c:v>
                </c:pt>
                <c:pt idx="4846">
                  <c:v>418694400</c:v>
                </c:pt>
                <c:pt idx="4847">
                  <c:v>418780800</c:v>
                </c:pt>
                <c:pt idx="4848">
                  <c:v>418867200</c:v>
                </c:pt>
                <c:pt idx="4849">
                  <c:v>418953600</c:v>
                </c:pt>
                <c:pt idx="4850">
                  <c:v>419040000</c:v>
                </c:pt>
                <c:pt idx="4851">
                  <c:v>419126400</c:v>
                </c:pt>
                <c:pt idx="4852">
                  <c:v>419212800</c:v>
                </c:pt>
                <c:pt idx="4853">
                  <c:v>419299200</c:v>
                </c:pt>
                <c:pt idx="4854">
                  <c:v>419385600</c:v>
                </c:pt>
                <c:pt idx="4855">
                  <c:v>419472000</c:v>
                </c:pt>
                <c:pt idx="4856">
                  <c:v>419558400</c:v>
                </c:pt>
                <c:pt idx="4857">
                  <c:v>419644800</c:v>
                </c:pt>
                <c:pt idx="4858">
                  <c:v>419731200</c:v>
                </c:pt>
                <c:pt idx="4859">
                  <c:v>419817600</c:v>
                </c:pt>
                <c:pt idx="4860">
                  <c:v>419904000</c:v>
                </c:pt>
                <c:pt idx="4861">
                  <c:v>419990400</c:v>
                </c:pt>
                <c:pt idx="4862">
                  <c:v>420076800</c:v>
                </c:pt>
                <c:pt idx="4863">
                  <c:v>420163200</c:v>
                </c:pt>
                <c:pt idx="4864">
                  <c:v>420249600</c:v>
                </c:pt>
                <c:pt idx="4865">
                  <c:v>420336000</c:v>
                </c:pt>
                <c:pt idx="4866">
                  <c:v>420422400</c:v>
                </c:pt>
                <c:pt idx="4867">
                  <c:v>420508800</c:v>
                </c:pt>
                <c:pt idx="4868">
                  <c:v>420595200</c:v>
                </c:pt>
                <c:pt idx="4869">
                  <c:v>420681600</c:v>
                </c:pt>
                <c:pt idx="4870">
                  <c:v>420768000</c:v>
                </c:pt>
                <c:pt idx="4871">
                  <c:v>420854400</c:v>
                </c:pt>
                <c:pt idx="4872">
                  <c:v>420940800</c:v>
                </c:pt>
                <c:pt idx="4873">
                  <c:v>421027200</c:v>
                </c:pt>
                <c:pt idx="4874">
                  <c:v>421113600</c:v>
                </c:pt>
                <c:pt idx="4875">
                  <c:v>421200000</c:v>
                </c:pt>
                <c:pt idx="4876">
                  <c:v>421286400</c:v>
                </c:pt>
                <c:pt idx="4877">
                  <c:v>421372800</c:v>
                </c:pt>
                <c:pt idx="4878">
                  <c:v>421459200</c:v>
                </c:pt>
                <c:pt idx="4879">
                  <c:v>421545600</c:v>
                </c:pt>
                <c:pt idx="4880">
                  <c:v>421632000</c:v>
                </c:pt>
                <c:pt idx="4881">
                  <c:v>421718400</c:v>
                </c:pt>
                <c:pt idx="4882">
                  <c:v>421804800</c:v>
                </c:pt>
                <c:pt idx="4883">
                  <c:v>421891200</c:v>
                </c:pt>
                <c:pt idx="4884">
                  <c:v>421977600</c:v>
                </c:pt>
                <c:pt idx="4885">
                  <c:v>422064000</c:v>
                </c:pt>
                <c:pt idx="4886">
                  <c:v>422150400</c:v>
                </c:pt>
                <c:pt idx="4887">
                  <c:v>422236800</c:v>
                </c:pt>
                <c:pt idx="4888">
                  <c:v>422323200</c:v>
                </c:pt>
                <c:pt idx="4889">
                  <c:v>422409600</c:v>
                </c:pt>
                <c:pt idx="4890">
                  <c:v>422496000</c:v>
                </c:pt>
                <c:pt idx="4891">
                  <c:v>422582400</c:v>
                </c:pt>
                <c:pt idx="4892">
                  <c:v>422668800</c:v>
                </c:pt>
                <c:pt idx="4893">
                  <c:v>422755200</c:v>
                </c:pt>
                <c:pt idx="4894">
                  <c:v>422841600</c:v>
                </c:pt>
                <c:pt idx="4895">
                  <c:v>422928000</c:v>
                </c:pt>
                <c:pt idx="4896">
                  <c:v>423014400</c:v>
                </c:pt>
                <c:pt idx="4897">
                  <c:v>423100800</c:v>
                </c:pt>
                <c:pt idx="4898">
                  <c:v>423187200</c:v>
                </c:pt>
                <c:pt idx="4899">
                  <c:v>423273600</c:v>
                </c:pt>
                <c:pt idx="4900">
                  <c:v>423360000</c:v>
                </c:pt>
                <c:pt idx="4901">
                  <c:v>423446400</c:v>
                </c:pt>
                <c:pt idx="4902">
                  <c:v>423532800</c:v>
                </c:pt>
                <c:pt idx="4903">
                  <c:v>423619200</c:v>
                </c:pt>
                <c:pt idx="4904">
                  <c:v>423705600</c:v>
                </c:pt>
                <c:pt idx="4905">
                  <c:v>423792000</c:v>
                </c:pt>
                <c:pt idx="4906">
                  <c:v>423878400</c:v>
                </c:pt>
                <c:pt idx="4907">
                  <c:v>423964800</c:v>
                </c:pt>
                <c:pt idx="4908">
                  <c:v>424051200</c:v>
                </c:pt>
                <c:pt idx="4909">
                  <c:v>424137600</c:v>
                </c:pt>
                <c:pt idx="4910">
                  <c:v>424224000</c:v>
                </c:pt>
                <c:pt idx="4911">
                  <c:v>424310400</c:v>
                </c:pt>
                <c:pt idx="4912">
                  <c:v>424396800</c:v>
                </c:pt>
                <c:pt idx="4913">
                  <c:v>424483200</c:v>
                </c:pt>
                <c:pt idx="4914">
                  <c:v>424569600</c:v>
                </c:pt>
                <c:pt idx="4915">
                  <c:v>424656000</c:v>
                </c:pt>
                <c:pt idx="4916">
                  <c:v>424742400</c:v>
                </c:pt>
                <c:pt idx="4917">
                  <c:v>424828800</c:v>
                </c:pt>
                <c:pt idx="4918">
                  <c:v>424915200</c:v>
                </c:pt>
                <c:pt idx="4919">
                  <c:v>425001600</c:v>
                </c:pt>
                <c:pt idx="4920">
                  <c:v>425088000</c:v>
                </c:pt>
                <c:pt idx="4921">
                  <c:v>425174400</c:v>
                </c:pt>
                <c:pt idx="4922">
                  <c:v>425260800</c:v>
                </c:pt>
                <c:pt idx="4923">
                  <c:v>425347200</c:v>
                </c:pt>
                <c:pt idx="4924">
                  <c:v>425433600</c:v>
                </c:pt>
                <c:pt idx="4925">
                  <c:v>425520000</c:v>
                </c:pt>
                <c:pt idx="4926">
                  <c:v>425606400</c:v>
                </c:pt>
                <c:pt idx="4927">
                  <c:v>425692800</c:v>
                </c:pt>
                <c:pt idx="4928">
                  <c:v>425779200</c:v>
                </c:pt>
                <c:pt idx="4929">
                  <c:v>425865600</c:v>
                </c:pt>
                <c:pt idx="4930">
                  <c:v>425952000</c:v>
                </c:pt>
                <c:pt idx="4931">
                  <c:v>426038400</c:v>
                </c:pt>
                <c:pt idx="4932">
                  <c:v>426124800</c:v>
                </c:pt>
                <c:pt idx="4933">
                  <c:v>426211200</c:v>
                </c:pt>
                <c:pt idx="4934">
                  <c:v>426297600</c:v>
                </c:pt>
                <c:pt idx="4935">
                  <c:v>426384000</c:v>
                </c:pt>
                <c:pt idx="4936">
                  <c:v>426470400</c:v>
                </c:pt>
                <c:pt idx="4937">
                  <c:v>426556800</c:v>
                </c:pt>
                <c:pt idx="4938">
                  <c:v>426643200</c:v>
                </c:pt>
                <c:pt idx="4939">
                  <c:v>426729600</c:v>
                </c:pt>
                <c:pt idx="4940">
                  <c:v>426816000</c:v>
                </c:pt>
                <c:pt idx="4941">
                  <c:v>426902400</c:v>
                </c:pt>
                <c:pt idx="4942">
                  <c:v>426988800</c:v>
                </c:pt>
                <c:pt idx="4943">
                  <c:v>427075200</c:v>
                </c:pt>
                <c:pt idx="4944">
                  <c:v>427161600</c:v>
                </c:pt>
                <c:pt idx="4945">
                  <c:v>427248000</c:v>
                </c:pt>
                <c:pt idx="4946">
                  <c:v>427334400</c:v>
                </c:pt>
                <c:pt idx="4947">
                  <c:v>427420800</c:v>
                </c:pt>
                <c:pt idx="4948">
                  <c:v>427507200</c:v>
                </c:pt>
                <c:pt idx="4949">
                  <c:v>427593600</c:v>
                </c:pt>
                <c:pt idx="4950">
                  <c:v>427680000</c:v>
                </c:pt>
                <c:pt idx="4951">
                  <c:v>427766400</c:v>
                </c:pt>
                <c:pt idx="4952">
                  <c:v>427852800</c:v>
                </c:pt>
                <c:pt idx="4953">
                  <c:v>427939200</c:v>
                </c:pt>
                <c:pt idx="4954">
                  <c:v>428025600</c:v>
                </c:pt>
                <c:pt idx="4955">
                  <c:v>428112000</c:v>
                </c:pt>
                <c:pt idx="4956">
                  <c:v>428198400</c:v>
                </c:pt>
                <c:pt idx="4957">
                  <c:v>428284800</c:v>
                </c:pt>
                <c:pt idx="4958">
                  <c:v>428371200</c:v>
                </c:pt>
                <c:pt idx="4959">
                  <c:v>428457600</c:v>
                </c:pt>
                <c:pt idx="4960">
                  <c:v>428544000</c:v>
                </c:pt>
                <c:pt idx="4961">
                  <c:v>428630400</c:v>
                </c:pt>
                <c:pt idx="4962">
                  <c:v>428716800</c:v>
                </c:pt>
                <c:pt idx="4963">
                  <c:v>428803200</c:v>
                </c:pt>
                <c:pt idx="4964">
                  <c:v>428889600</c:v>
                </c:pt>
                <c:pt idx="4965">
                  <c:v>428976000</c:v>
                </c:pt>
                <c:pt idx="4966">
                  <c:v>429062400</c:v>
                </c:pt>
                <c:pt idx="4967">
                  <c:v>429148800</c:v>
                </c:pt>
                <c:pt idx="4968">
                  <c:v>429235200</c:v>
                </c:pt>
                <c:pt idx="4969">
                  <c:v>429321600</c:v>
                </c:pt>
                <c:pt idx="4970">
                  <c:v>429408000</c:v>
                </c:pt>
                <c:pt idx="4971">
                  <c:v>429494400</c:v>
                </c:pt>
                <c:pt idx="4972">
                  <c:v>429580800</c:v>
                </c:pt>
                <c:pt idx="4973">
                  <c:v>429667200</c:v>
                </c:pt>
                <c:pt idx="4974">
                  <c:v>429753600</c:v>
                </c:pt>
                <c:pt idx="4975">
                  <c:v>429840000</c:v>
                </c:pt>
                <c:pt idx="4976">
                  <c:v>429926400</c:v>
                </c:pt>
                <c:pt idx="4977">
                  <c:v>430012800</c:v>
                </c:pt>
                <c:pt idx="4978">
                  <c:v>430099200</c:v>
                </c:pt>
                <c:pt idx="4979">
                  <c:v>430185600</c:v>
                </c:pt>
                <c:pt idx="4980">
                  <c:v>430272000</c:v>
                </c:pt>
                <c:pt idx="4981">
                  <c:v>430358400</c:v>
                </c:pt>
                <c:pt idx="4982">
                  <c:v>430444800</c:v>
                </c:pt>
                <c:pt idx="4983">
                  <c:v>430531200</c:v>
                </c:pt>
                <c:pt idx="4984">
                  <c:v>430617600</c:v>
                </c:pt>
                <c:pt idx="4985">
                  <c:v>430704000</c:v>
                </c:pt>
                <c:pt idx="4986">
                  <c:v>430790400</c:v>
                </c:pt>
                <c:pt idx="4987">
                  <c:v>430876800</c:v>
                </c:pt>
                <c:pt idx="4988">
                  <c:v>430963200</c:v>
                </c:pt>
                <c:pt idx="4989">
                  <c:v>431049600</c:v>
                </c:pt>
                <c:pt idx="4990">
                  <c:v>431136000</c:v>
                </c:pt>
                <c:pt idx="4991">
                  <c:v>431222400</c:v>
                </c:pt>
                <c:pt idx="4992">
                  <c:v>431308800</c:v>
                </c:pt>
                <c:pt idx="4993">
                  <c:v>431395200</c:v>
                </c:pt>
                <c:pt idx="4994">
                  <c:v>431481600</c:v>
                </c:pt>
                <c:pt idx="4995">
                  <c:v>431568000</c:v>
                </c:pt>
                <c:pt idx="4996">
                  <c:v>431654400</c:v>
                </c:pt>
                <c:pt idx="4997">
                  <c:v>431740800</c:v>
                </c:pt>
                <c:pt idx="4998">
                  <c:v>431827200</c:v>
                </c:pt>
                <c:pt idx="4999">
                  <c:v>431913600</c:v>
                </c:pt>
                <c:pt idx="5000">
                  <c:v>432000000</c:v>
                </c:pt>
                <c:pt idx="5001">
                  <c:v>432086400</c:v>
                </c:pt>
                <c:pt idx="5002">
                  <c:v>432172800</c:v>
                </c:pt>
                <c:pt idx="5003">
                  <c:v>432259200</c:v>
                </c:pt>
                <c:pt idx="5004">
                  <c:v>432345600</c:v>
                </c:pt>
                <c:pt idx="5005">
                  <c:v>432432000</c:v>
                </c:pt>
                <c:pt idx="5006">
                  <c:v>432518400</c:v>
                </c:pt>
                <c:pt idx="5007">
                  <c:v>432604800</c:v>
                </c:pt>
                <c:pt idx="5008">
                  <c:v>432691200</c:v>
                </c:pt>
                <c:pt idx="5009">
                  <c:v>432777600</c:v>
                </c:pt>
                <c:pt idx="5010">
                  <c:v>432864000</c:v>
                </c:pt>
                <c:pt idx="5011">
                  <c:v>432950400</c:v>
                </c:pt>
                <c:pt idx="5012">
                  <c:v>433036800</c:v>
                </c:pt>
                <c:pt idx="5013">
                  <c:v>433123200</c:v>
                </c:pt>
                <c:pt idx="5014">
                  <c:v>433209600</c:v>
                </c:pt>
                <c:pt idx="5015">
                  <c:v>433296000</c:v>
                </c:pt>
                <c:pt idx="5016">
                  <c:v>433382400</c:v>
                </c:pt>
                <c:pt idx="5017">
                  <c:v>433468800</c:v>
                </c:pt>
                <c:pt idx="5018">
                  <c:v>433555200</c:v>
                </c:pt>
                <c:pt idx="5019">
                  <c:v>433641600</c:v>
                </c:pt>
                <c:pt idx="5020">
                  <c:v>433728000</c:v>
                </c:pt>
                <c:pt idx="5021">
                  <c:v>433814400</c:v>
                </c:pt>
                <c:pt idx="5022">
                  <c:v>433900800</c:v>
                </c:pt>
                <c:pt idx="5023">
                  <c:v>433987200</c:v>
                </c:pt>
                <c:pt idx="5024">
                  <c:v>434073600</c:v>
                </c:pt>
                <c:pt idx="5025">
                  <c:v>434160000</c:v>
                </c:pt>
                <c:pt idx="5026">
                  <c:v>434246400</c:v>
                </c:pt>
                <c:pt idx="5027">
                  <c:v>434332800</c:v>
                </c:pt>
                <c:pt idx="5028">
                  <c:v>434419200</c:v>
                </c:pt>
                <c:pt idx="5029">
                  <c:v>434505600</c:v>
                </c:pt>
                <c:pt idx="5030">
                  <c:v>434592000</c:v>
                </c:pt>
                <c:pt idx="5031">
                  <c:v>434678400</c:v>
                </c:pt>
                <c:pt idx="5032">
                  <c:v>434764800</c:v>
                </c:pt>
                <c:pt idx="5033">
                  <c:v>434851200</c:v>
                </c:pt>
                <c:pt idx="5034">
                  <c:v>434937600</c:v>
                </c:pt>
                <c:pt idx="5035">
                  <c:v>435024000</c:v>
                </c:pt>
                <c:pt idx="5036">
                  <c:v>435110400</c:v>
                </c:pt>
                <c:pt idx="5037">
                  <c:v>435196800</c:v>
                </c:pt>
                <c:pt idx="5038">
                  <c:v>435283200</c:v>
                </c:pt>
                <c:pt idx="5039">
                  <c:v>435369600</c:v>
                </c:pt>
                <c:pt idx="5040">
                  <c:v>435456000</c:v>
                </c:pt>
                <c:pt idx="5041">
                  <c:v>435542400</c:v>
                </c:pt>
                <c:pt idx="5042">
                  <c:v>435628800</c:v>
                </c:pt>
                <c:pt idx="5043">
                  <c:v>435715200</c:v>
                </c:pt>
                <c:pt idx="5044">
                  <c:v>435801600</c:v>
                </c:pt>
                <c:pt idx="5045">
                  <c:v>435888000</c:v>
                </c:pt>
                <c:pt idx="5046">
                  <c:v>435974400</c:v>
                </c:pt>
                <c:pt idx="5047">
                  <c:v>436060800</c:v>
                </c:pt>
                <c:pt idx="5048">
                  <c:v>436147200</c:v>
                </c:pt>
                <c:pt idx="5049">
                  <c:v>436233600</c:v>
                </c:pt>
                <c:pt idx="5050">
                  <c:v>436320000</c:v>
                </c:pt>
                <c:pt idx="5051">
                  <c:v>436406400</c:v>
                </c:pt>
                <c:pt idx="5052">
                  <c:v>436492800</c:v>
                </c:pt>
                <c:pt idx="5053">
                  <c:v>436579200</c:v>
                </c:pt>
                <c:pt idx="5054">
                  <c:v>436665600</c:v>
                </c:pt>
                <c:pt idx="5055">
                  <c:v>436752000</c:v>
                </c:pt>
                <c:pt idx="5056">
                  <c:v>436838400</c:v>
                </c:pt>
                <c:pt idx="5057">
                  <c:v>436924800</c:v>
                </c:pt>
                <c:pt idx="5058">
                  <c:v>437011200</c:v>
                </c:pt>
                <c:pt idx="5059">
                  <c:v>437097600</c:v>
                </c:pt>
                <c:pt idx="5060">
                  <c:v>437184000</c:v>
                </c:pt>
                <c:pt idx="5061">
                  <c:v>437270400</c:v>
                </c:pt>
                <c:pt idx="5062">
                  <c:v>437356800</c:v>
                </c:pt>
                <c:pt idx="5063">
                  <c:v>437443200</c:v>
                </c:pt>
                <c:pt idx="5064">
                  <c:v>437529600</c:v>
                </c:pt>
                <c:pt idx="5065">
                  <c:v>437616000</c:v>
                </c:pt>
                <c:pt idx="5066">
                  <c:v>437702400</c:v>
                </c:pt>
                <c:pt idx="5067">
                  <c:v>437788800</c:v>
                </c:pt>
                <c:pt idx="5068">
                  <c:v>437875200</c:v>
                </c:pt>
                <c:pt idx="5069">
                  <c:v>437961600</c:v>
                </c:pt>
                <c:pt idx="5070">
                  <c:v>438048000</c:v>
                </c:pt>
                <c:pt idx="5071">
                  <c:v>438134400</c:v>
                </c:pt>
                <c:pt idx="5072">
                  <c:v>438220800</c:v>
                </c:pt>
                <c:pt idx="5073">
                  <c:v>438307200</c:v>
                </c:pt>
                <c:pt idx="5074">
                  <c:v>438393600</c:v>
                </c:pt>
                <c:pt idx="5075">
                  <c:v>438480000</c:v>
                </c:pt>
                <c:pt idx="5076">
                  <c:v>438566400</c:v>
                </c:pt>
                <c:pt idx="5077">
                  <c:v>438652800</c:v>
                </c:pt>
                <c:pt idx="5078">
                  <c:v>438739200</c:v>
                </c:pt>
                <c:pt idx="5079">
                  <c:v>438825600</c:v>
                </c:pt>
                <c:pt idx="5080">
                  <c:v>438912000</c:v>
                </c:pt>
                <c:pt idx="5081">
                  <c:v>438998400</c:v>
                </c:pt>
                <c:pt idx="5082">
                  <c:v>439084800</c:v>
                </c:pt>
                <c:pt idx="5083">
                  <c:v>439171200</c:v>
                </c:pt>
                <c:pt idx="5084">
                  <c:v>439257600</c:v>
                </c:pt>
                <c:pt idx="5085">
                  <c:v>439344000</c:v>
                </c:pt>
                <c:pt idx="5086">
                  <c:v>439430400</c:v>
                </c:pt>
                <c:pt idx="5087">
                  <c:v>439516800</c:v>
                </c:pt>
                <c:pt idx="5088">
                  <c:v>439603200</c:v>
                </c:pt>
                <c:pt idx="5089">
                  <c:v>439689600</c:v>
                </c:pt>
                <c:pt idx="5090">
                  <c:v>439776000</c:v>
                </c:pt>
                <c:pt idx="5091">
                  <c:v>439862400</c:v>
                </c:pt>
                <c:pt idx="5092">
                  <c:v>439948800</c:v>
                </c:pt>
                <c:pt idx="5093">
                  <c:v>440035200</c:v>
                </c:pt>
                <c:pt idx="5094">
                  <c:v>440121600</c:v>
                </c:pt>
                <c:pt idx="5095">
                  <c:v>440208000</c:v>
                </c:pt>
                <c:pt idx="5096">
                  <c:v>440294400</c:v>
                </c:pt>
                <c:pt idx="5097">
                  <c:v>440380800</c:v>
                </c:pt>
                <c:pt idx="5098">
                  <c:v>440467200</c:v>
                </c:pt>
                <c:pt idx="5099">
                  <c:v>440553600</c:v>
                </c:pt>
                <c:pt idx="5100">
                  <c:v>440640000</c:v>
                </c:pt>
                <c:pt idx="5101">
                  <c:v>440726400</c:v>
                </c:pt>
                <c:pt idx="5102">
                  <c:v>440812800</c:v>
                </c:pt>
                <c:pt idx="5103">
                  <c:v>440899200</c:v>
                </c:pt>
                <c:pt idx="5104">
                  <c:v>440985600</c:v>
                </c:pt>
                <c:pt idx="5105">
                  <c:v>441072000</c:v>
                </c:pt>
                <c:pt idx="5106">
                  <c:v>441158400</c:v>
                </c:pt>
                <c:pt idx="5107">
                  <c:v>441244800</c:v>
                </c:pt>
                <c:pt idx="5108">
                  <c:v>441331200</c:v>
                </c:pt>
                <c:pt idx="5109">
                  <c:v>441417600</c:v>
                </c:pt>
                <c:pt idx="5110">
                  <c:v>441504000</c:v>
                </c:pt>
                <c:pt idx="5111">
                  <c:v>441590400</c:v>
                </c:pt>
                <c:pt idx="5112">
                  <c:v>441676800</c:v>
                </c:pt>
                <c:pt idx="5113">
                  <c:v>441763200</c:v>
                </c:pt>
                <c:pt idx="5114">
                  <c:v>441849600</c:v>
                </c:pt>
                <c:pt idx="5115">
                  <c:v>441936000</c:v>
                </c:pt>
                <c:pt idx="5116">
                  <c:v>442022400</c:v>
                </c:pt>
                <c:pt idx="5117">
                  <c:v>442108800</c:v>
                </c:pt>
                <c:pt idx="5118">
                  <c:v>442195200</c:v>
                </c:pt>
                <c:pt idx="5119">
                  <c:v>442281600</c:v>
                </c:pt>
                <c:pt idx="5120">
                  <c:v>442368000</c:v>
                </c:pt>
                <c:pt idx="5121">
                  <c:v>442454400</c:v>
                </c:pt>
                <c:pt idx="5122">
                  <c:v>442540800</c:v>
                </c:pt>
                <c:pt idx="5123">
                  <c:v>442627200</c:v>
                </c:pt>
                <c:pt idx="5124">
                  <c:v>442713600</c:v>
                </c:pt>
                <c:pt idx="5125">
                  <c:v>442800000</c:v>
                </c:pt>
                <c:pt idx="5126">
                  <c:v>442886400</c:v>
                </c:pt>
                <c:pt idx="5127">
                  <c:v>442972800</c:v>
                </c:pt>
                <c:pt idx="5128">
                  <c:v>443059200</c:v>
                </c:pt>
                <c:pt idx="5129">
                  <c:v>443145600</c:v>
                </c:pt>
                <c:pt idx="5130">
                  <c:v>443232000</c:v>
                </c:pt>
                <c:pt idx="5131">
                  <c:v>443318400</c:v>
                </c:pt>
                <c:pt idx="5132">
                  <c:v>443404800</c:v>
                </c:pt>
                <c:pt idx="5133">
                  <c:v>443491200</c:v>
                </c:pt>
                <c:pt idx="5134">
                  <c:v>443577600</c:v>
                </c:pt>
                <c:pt idx="5135">
                  <c:v>443664000</c:v>
                </c:pt>
                <c:pt idx="5136">
                  <c:v>443750400</c:v>
                </c:pt>
                <c:pt idx="5137">
                  <c:v>443836800</c:v>
                </c:pt>
                <c:pt idx="5138">
                  <c:v>443923200</c:v>
                </c:pt>
                <c:pt idx="5139">
                  <c:v>444009600</c:v>
                </c:pt>
                <c:pt idx="5140">
                  <c:v>444096000</c:v>
                </c:pt>
                <c:pt idx="5141">
                  <c:v>444182400</c:v>
                </c:pt>
                <c:pt idx="5142">
                  <c:v>444268800</c:v>
                </c:pt>
                <c:pt idx="5143">
                  <c:v>444355200</c:v>
                </c:pt>
                <c:pt idx="5144">
                  <c:v>444441600</c:v>
                </c:pt>
                <c:pt idx="5145">
                  <c:v>444528000</c:v>
                </c:pt>
                <c:pt idx="5146">
                  <c:v>444614400</c:v>
                </c:pt>
                <c:pt idx="5147">
                  <c:v>444700800</c:v>
                </c:pt>
                <c:pt idx="5148">
                  <c:v>444787200</c:v>
                </c:pt>
                <c:pt idx="5149">
                  <c:v>444873600</c:v>
                </c:pt>
                <c:pt idx="5150">
                  <c:v>444960000</c:v>
                </c:pt>
                <c:pt idx="5151">
                  <c:v>445046400</c:v>
                </c:pt>
                <c:pt idx="5152">
                  <c:v>445132800</c:v>
                </c:pt>
                <c:pt idx="5153">
                  <c:v>445219200</c:v>
                </c:pt>
                <c:pt idx="5154">
                  <c:v>445305600</c:v>
                </c:pt>
                <c:pt idx="5155">
                  <c:v>445392000</c:v>
                </c:pt>
                <c:pt idx="5156">
                  <c:v>445478400</c:v>
                </c:pt>
                <c:pt idx="5157">
                  <c:v>445564800</c:v>
                </c:pt>
                <c:pt idx="5158">
                  <c:v>445651200</c:v>
                </c:pt>
                <c:pt idx="5159">
                  <c:v>445737600</c:v>
                </c:pt>
                <c:pt idx="5160">
                  <c:v>445824000</c:v>
                </c:pt>
                <c:pt idx="5161">
                  <c:v>445910400</c:v>
                </c:pt>
                <c:pt idx="5162">
                  <c:v>445996800</c:v>
                </c:pt>
                <c:pt idx="5163">
                  <c:v>446083200</c:v>
                </c:pt>
                <c:pt idx="5164">
                  <c:v>446169600</c:v>
                </c:pt>
                <c:pt idx="5165">
                  <c:v>446256000</c:v>
                </c:pt>
                <c:pt idx="5166">
                  <c:v>446342400</c:v>
                </c:pt>
                <c:pt idx="5167">
                  <c:v>446428800</c:v>
                </c:pt>
                <c:pt idx="5168">
                  <c:v>446515200</c:v>
                </c:pt>
                <c:pt idx="5169">
                  <c:v>446601600</c:v>
                </c:pt>
                <c:pt idx="5170">
                  <c:v>446688000</c:v>
                </c:pt>
                <c:pt idx="5171">
                  <c:v>446774400</c:v>
                </c:pt>
                <c:pt idx="5172">
                  <c:v>446860800</c:v>
                </c:pt>
                <c:pt idx="5173">
                  <c:v>446947200</c:v>
                </c:pt>
                <c:pt idx="5174">
                  <c:v>447033600</c:v>
                </c:pt>
                <c:pt idx="5175">
                  <c:v>447120000</c:v>
                </c:pt>
                <c:pt idx="5176">
                  <c:v>447206400</c:v>
                </c:pt>
                <c:pt idx="5177">
                  <c:v>447292800</c:v>
                </c:pt>
                <c:pt idx="5178">
                  <c:v>447379200</c:v>
                </c:pt>
                <c:pt idx="5179">
                  <c:v>447465600</c:v>
                </c:pt>
                <c:pt idx="5180">
                  <c:v>447552000</c:v>
                </c:pt>
                <c:pt idx="5181">
                  <c:v>447638400</c:v>
                </c:pt>
                <c:pt idx="5182">
                  <c:v>447724800</c:v>
                </c:pt>
                <c:pt idx="5183">
                  <c:v>447811200</c:v>
                </c:pt>
                <c:pt idx="5184">
                  <c:v>447897600</c:v>
                </c:pt>
                <c:pt idx="5185">
                  <c:v>447984000</c:v>
                </c:pt>
                <c:pt idx="5186">
                  <c:v>448070400</c:v>
                </c:pt>
                <c:pt idx="5187">
                  <c:v>448156800</c:v>
                </c:pt>
                <c:pt idx="5188">
                  <c:v>448243200</c:v>
                </c:pt>
                <c:pt idx="5189">
                  <c:v>448329600</c:v>
                </c:pt>
                <c:pt idx="5190">
                  <c:v>448416000</c:v>
                </c:pt>
                <c:pt idx="5191">
                  <c:v>448502400</c:v>
                </c:pt>
                <c:pt idx="5192">
                  <c:v>448588800</c:v>
                </c:pt>
                <c:pt idx="5193">
                  <c:v>448675200</c:v>
                </c:pt>
                <c:pt idx="5194">
                  <c:v>448761600</c:v>
                </c:pt>
                <c:pt idx="5195">
                  <c:v>448848000</c:v>
                </c:pt>
                <c:pt idx="5196">
                  <c:v>448934400</c:v>
                </c:pt>
                <c:pt idx="5197">
                  <c:v>449020800</c:v>
                </c:pt>
                <c:pt idx="5198">
                  <c:v>449107200</c:v>
                </c:pt>
                <c:pt idx="5199">
                  <c:v>449193600</c:v>
                </c:pt>
                <c:pt idx="5200">
                  <c:v>449280000</c:v>
                </c:pt>
                <c:pt idx="5201">
                  <c:v>449366400</c:v>
                </c:pt>
                <c:pt idx="5202">
                  <c:v>449452800</c:v>
                </c:pt>
                <c:pt idx="5203">
                  <c:v>449539200</c:v>
                </c:pt>
                <c:pt idx="5204">
                  <c:v>449625600</c:v>
                </c:pt>
                <c:pt idx="5205">
                  <c:v>449712000</c:v>
                </c:pt>
                <c:pt idx="5206">
                  <c:v>449798400</c:v>
                </c:pt>
                <c:pt idx="5207">
                  <c:v>449884800</c:v>
                </c:pt>
                <c:pt idx="5208">
                  <c:v>449971200</c:v>
                </c:pt>
                <c:pt idx="5209">
                  <c:v>450057600</c:v>
                </c:pt>
                <c:pt idx="5210">
                  <c:v>450144000</c:v>
                </c:pt>
                <c:pt idx="5211">
                  <c:v>450230400</c:v>
                </c:pt>
                <c:pt idx="5212">
                  <c:v>450316800</c:v>
                </c:pt>
                <c:pt idx="5213">
                  <c:v>450403200</c:v>
                </c:pt>
                <c:pt idx="5214">
                  <c:v>450489600</c:v>
                </c:pt>
                <c:pt idx="5215">
                  <c:v>450576000</c:v>
                </c:pt>
                <c:pt idx="5216">
                  <c:v>450662400</c:v>
                </c:pt>
                <c:pt idx="5217">
                  <c:v>450748800</c:v>
                </c:pt>
                <c:pt idx="5218">
                  <c:v>450835200</c:v>
                </c:pt>
                <c:pt idx="5219">
                  <c:v>450921600</c:v>
                </c:pt>
                <c:pt idx="5220">
                  <c:v>451008000</c:v>
                </c:pt>
                <c:pt idx="5221">
                  <c:v>451094400</c:v>
                </c:pt>
                <c:pt idx="5222">
                  <c:v>451180800</c:v>
                </c:pt>
                <c:pt idx="5223">
                  <c:v>451267200</c:v>
                </c:pt>
                <c:pt idx="5224">
                  <c:v>451353600</c:v>
                </c:pt>
                <c:pt idx="5225">
                  <c:v>451440000</c:v>
                </c:pt>
                <c:pt idx="5226">
                  <c:v>451526400</c:v>
                </c:pt>
                <c:pt idx="5227">
                  <c:v>451612800</c:v>
                </c:pt>
                <c:pt idx="5228">
                  <c:v>451699200</c:v>
                </c:pt>
                <c:pt idx="5229">
                  <c:v>451785600</c:v>
                </c:pt>
                <c:pt idx="5230">
                  <c:v>451872000</c:v>
                </c:pt>
                <c:pt idx="5231">
                  <c:v>451958400</c:v>
                </c:pt>
                <c:pt idx="5232">
                  <c:v>452044800</c:v>
                </c:pt>
                <c:pt idx="5233">
                  <c:v>452131200</c:v>
                </c:pt>
                <c:pt idx="5234">
                  <c:v>452217600</c:v>
                </c:pt>
                <c:pt idx="5235">
                  <c:v>452304000</c:v>
                </c:pt>
                <c:pt idx="5236">
                  <c:v>452390400</c:v>
                </c:pt>
                <c:pt idx="5237">
                  <c:v>452476800</c:v>
                </c:pt>
                <c:pt idx="5238">
                  <c:v>452563200</c:v>
                </c:pt>
                <c:pt idx="5239">
                  <c:v>452649600</c:v>
                </c:pt>
                <c:pt idx="5240">
                  <c:v>452736000</c:v>
                </c:pt>
                <c:pt idx="5241">
                  <c:v>452822400</c:v>
                </c:pt>
                <c:pt idx="5242">
                  <c:v>452908800</c:v>
                </c:pt>
                <c:pt idx="5243">
                  <c:v>452995200</c:v>
                </c:pt>
                <c:pt idx="5244">
                  <c:v>453081600</c:v>
                </c:pt>
                <c:pt idx="5245">
                  <c:v>453168000</c:v>
                </c:pt>
                <c:pt idx="5246">
                  <c:v>453254400</c:v>
                </c:pt>
                <c:pt idx="5247">
                  <c:v>453340800</c:v>
                </c:pt>
                <c:pt idx="5248">
                  <c:v>453427200</c:v>
                </c:pt>
                <c:pt idx="5249">
                  <c:v>453513600</c:v>
                </c:pt>
                <c:pt idx="5250">
                  <c:v>453600000</c:v>
                </c:pt>
                <c:pt idx="5251">
                  <c:v>453686400</c:v>
                </c:pt>
                <c:pt idx="5252">
                  <c:v>453772800</c:v>
                </c:pt>
                <c:pt idx="5253">
                  <c:v>453859200</c:v>
                </c:pt>
                <c:pt idx="5254">
                  <c:v>453945600</c:v>
                </c:pt>
                <c:pt idx="5255">
                  <c:v>454032000</c:v>
                </c:pt>
                <c:pt idx="5256">
                  <c:v>454118400</c:v>
                </c:pt>
                <c:pt idx="5257">
                  <c:v>454204800</c:v>
                </c:pt>
                <c:pt idx="5258">
                  <c:v>454291200</c:v>
                </c:pt>
                <c:pt idx="5259">
                  <c:v>454377600</c:v>
                </c:pt>
                <c:pt idx="5260">
                  <c:v>454464000</c:v>
                </c:pt>
                <c:pt idx="5261">
                  <c:v>454550400</c:v>
                </c:pt>
                <c:pt idx="5262">
                  <c:v>454636800</c:v>
                </c:pt>
                <c:pt idx="5263">
                  <c:v>454723200</c:v>
                </c:pt>
                <c:pt idx="5264">
                  <c:v>454809600</c:v>
                </c:pt>
                <c:pt idx="5265">
                  <c:v>454896000</c:v>
                </c:pt>
                <c:pt idx="5266">
                  <c:v>454982400</c:v>
                </c:pt>
                <c:pt idx="5267">
                  <c:v>455068800</c:v>
                </c:pt>
                <c:pt idx="5268">
                  <c:v>455155200</c:v>
                </c:pt>
                <c:pt idx="5269">
                  <c:v>455241600</c:v>
                </c:pt>
                <c:pt idx="5270">
                  <c:v>455328000</c:v>
                </c:pt>
                <c:pt idx="5271">
                  <c:v>455414400</c:v>
                </c:pt>
                <c:pt idx="5272">
                  <c:v>455500800</c:v>
                </c:pt>
                <c:pt idx="5273">
                  <c:v>455587200</c:v>
                </c:pt>
                <c:pt idx="5274">
                  <c:v>455673600</c:v>
                </c:pt>
                <c:pt idx="5275">
                  <c:v>455760000</c:v>
                </c:pt>
                <c:pt idx="5276">
                  <c:v>455846400</c:v>
                </c:pt>
                <c:pt idx="5277">
                  <c:v>455932800</c:v>
                </c:pt>
                <c:pt idx="5278">
                  <c:v>456019200</c:v>
                </c:pt>
                <c:pt idx="5279">
                  <c:v>456105600</c:v>
                </c:pt>
                <c:pt idx="5280">
                  <c:v>456192000</c:v>
                </c:pt>
                <c:pt idx="5281">
                  <c:v>456278400</c:v>
                </c:pt>
                <c:pt idx="5282">
                  <c:v>456364800</c:v>
                </c:pt>
                <c:pt idx="5283">
                  <c:v>456451200</c:v>
                </c:pt>
                <c:pt idx="5284">
                  <c:v>456537600</c:v>
                </c:pt>
                <c:pt idx="5285">
                  <c:v>456624000</c:v>
                </c:pt>
                <c:pt idx="5286">
                  <c:v>456710400</c:v>
                </c:pt>
                <c:pt idx="5287">
                  <c:v>456796800</c:v>
                </c:pt>
                <c:pt idx="5288">
                  <c:v>456883200</c:v>
                </c:pt>
                <c:pt idx="5289">
                  <c:v>456969600</c:v>
                </c:pt>
                <c:pt idx="5290">
                  <c:v>457056000</c:v>
                </c:pt>
                <c:pt idx="5291">
                  <c:v>457142400</c:v>
                </c:pt>
                <c:pt idx="5292">
                  <c:v>457228800</c:v>
                </c:pt>
                <c:pt idx="5293">
                  <c:v>457315200</c:v>
                </c:pt>
                <c:pt idx="5294">
                  <c:v>457401600</c:v>
                </c:pt>
                <c:pt idx="5295">
                  <c:v>457488000</c:v>
                </c:pt>
                <c:pt idx="5296">
                  <c:v>457574400</c:v>
                </c:pt>
                <c:pt idx="5297">
                  <c:v>457660800</c:v>
                </c:pt>
                <c:pt idx="5298">
                  <c:v>457747200</c:v>
                </c:pt>
                <c:pt idx="5299">
                  <c:v>457833600</c:v>
                </c:pt>
                <c:pt idx="5300">
                  <c:v>457920000</c:v>
                </c:pt>
                <c:pt idx="5301">
                  <c:v>458006400</c:v>
                </c:pt>
                <c:pt idx="5302">
                  <c:v>458092800</c:v>
                </c:pt>
                <c:pt idx="5303">
                  <c:v>458179200</c:v>
                </c:pt>
                <c:pt idx="5304">
                  <c:v>458265600</c:v>
                </c:pt>
                <c:pt idx="5305">
                  <c:v>458352000</c:v>
                </c:pt>
                <c:pt idx="5306">
                  <c:v>458438400</c:v>
                </c:pt>
                <c:pt idx="5307">
                  <c:v>458524800</c:v>
                </c:pt>
                <c:pt idx="5308">
                  <c:v>458611200</c:v>
                </c:pt>
                <c:pt idx="5309">
                  <c:v>458697600</c:v>
                </c:pt>
                <c:pt idx="5310">
                  <c:v>458784000</c:v>
                </c:pt>
                <c:pt idx="5311">
                  <c:v>458870400</c:v>
                </c:pt>
                <c:pt idx="5312">
                  <c:v>458956800</c:v>
                </c:pt>
                <c:pt idx="5313">
                  <c:v>459043200</c:v>
                </c:pt>
                <c:pt idx="5314">
                  <c:v>459129600</c:v>
                </c:pt>
                <c:pt idx="5315">
                  <c:v>459216000</c:v>
                </c:pt>
                <c:pt idx="5316">
                  <c:v>459302400</c:v>
                </c:pt>
                <c:pt idx="5317">
                  <c:v>459388800</c:v>
                </c:pt>
                <c:pt idx="5318">
                  <c:v>459475200</c:v>
                </c:pt>
                <c:pt idx="5319">
                  <c:v>459561600</c:v>
                </c:pt>
                <c:pt idx="5320">
                  <c:v>459648000</c:v>
                </c:pt>
                <c:pt idx="5321">
                  <c:v>459734400</c:v>
                </c:pt>
                <c:pt idx="5322">
                  <c:v>459820800</c:v>
                </c:pt>
                <c:pt idx="5323">
                  <c:v>459907200</c:v>
                </c:pt>
                <c:pt idx="5324">
                  <c:v>459993600</c:v>
                </c:pt>
                <c:pt idx="5325">
                  <c:v>460080000</c:v>
                </c:pt>
                <c:pt idx="5326">
                  <c:v>460166400</c:v>
                </c:pt>
                <c:pt idx="5327">
                  <c:v>460252800</c:v>
                </c:pt>
                <c:pt idx="5328">
                  <c:v>460339200</c:v>
                </c:pt>
                <c:pt idx="5329">
                  <c:v>460425600</c:v>
                </c:pt>
                <c:pt idx="5330">
                  <c:v>460512000</c:v>
                </c:pt>
                <c:pt idx="5331">
                  <c:v>460598400</c:v>
                </c:pt>
                <c:pt idx="5332">
                  <c:v>460684800</c:v>
                </c:pt>
                <c:pt idx="5333">
                  <c:v>460771200</c:v>
                </c:pt>
                <c:pt idx="5334">
                  <c:v>460857600</c:v>
                </c:pt>
                <c:pt idx="5335">
                  <c:v>460944000</c:v>
                </c:pt>
                <c:pt idx="5336">
                  <c:v>461030400</c:v>
                </c:pt>
                <c:pt idx="5337">
                  <c:v>461116800</c:v>
                </c:pt>
                <c:pt idx="5338">
                  <c:v>461203200</c:v>
                </c:pt>
                <c:pt idx="5339">
                  <c:v>461289600</c:v>
                </c:pt>
                <c:pt idx="5340">
                  <c:v>461376000</c:v>
                </c:pt>
                <c:pt idx="5341">
                  <c:v>461462400</c:v>
                </c:pt>
                <c:pt idx="5342">
                  <c:v>461548800</c:v>
                </c:pt>
                <c:pt idx="5343">
                  <c:v>461635200</c:v>
                </c:pt>
                <c:pt idx="5344">
                  <c:v>461721600</c:v>
                </c:pt>
                <c:pt idx="5345">
                  <c:v>461808000</c:v>
                </c:pt>
                <c:pt idx="5346">
                  <c:v>461894400</c:v>
                </c:pt>
                <c:pt idx="5347">
                  <c:v>461980800</c:v>
                </c:pt>
                <c:pt idx="5348">
                  <c:v>462067200</c:v>
                </c:pt>
                <c:pt idx="5349">
                  <c:v>462153600</c:v>
                </c:pt>
                <c:pt idx="5350">
                  <c:v>462240000</c:v>
                </c:pt>
                <c:pt idx="5351">
                  <c:v>462326400</c:v>
                </c:pt>
                <c:pt idx="5352">
                  <c:v>462412800</c:v>
                </c:pt>
                <c:pt idx="5353">
                  <c:v>462499200</c:v>
                </c:pt>
                <c:pt idx="5354">
                  <c:v>462585600</c:v>
                </c:pt>
                <c:pt idx="5355">
                  <c:v>462672000</c:v>
                </c:pt>
                <c:pt idx="5356">
                  <c:v>462758400</c:v>
                </c:pt>
                <c:pt idx="5357">
                  <c:v>462844800</c:v>
                </c:pt>
                <c:pt idx="5358">
                  <c:v>462931200</c:v>
                </c:pt>
                <c:pt idx="5359">
                  <c:v>463017600</c:v>
                </c:pt>
                <c:pt idx="5360">
                  <c:v>463104000</c:v>
                </c:pt>
                <c:pt idx="5361">
                  <c:v>463190400</c:v>
                </c:pt>
                <c:pt idx="5362">
                  <c:v>463276800</c:v>
                </c:pt>
                <c:pt idx="5363">
                  <c:v>463363200</c:v>
                </c:pt>
                <c:pt idx="5364">
                  <c:v>463449600</c:v>
                </c:pt>
                <c:pt idx="5365">
                  <c:v>463536000</c:v>
                </c:pt>
                <c:pt idx="5366">
                  <c:v>463622400</c:v>
                </c:pt>
                <c:pt idx="5367">
                  <c:v>463708800</c:v>
                </c:pt>
                <c:pt idx="5368">
                  <c:v>463795200</c:v>
                </c:pt>
                <c:pt idx="5369">
                  <c:v>463881600</c:v>
                </c:pt>
                <c:pt idx="5370">
                  <c:v>463968000</c:v>
                </c:pt>
                <c:pt idx="5371">
                  <c:v>464054400</c:v>
                </c:pt>
                <c:pt idx="5372">
                  <c:v>464140800</c:v>
                </c:pt>
                <c:pt idx="5373">
                  <c:v>464227200</c:v>
                </c:pt>
                <c:pt idx="5374">
                  <c:v>464313600</c:v>
                </c:pt>
                <c:pt idx="5375">
                  <c:v>464400000</c:v>
                </c:pt>
                <c:pt idx="5376">
                  <c:v>464486400</c:v>
                </c:pt>
                <c:pt idx="5377">
                  <c:v>464572800</c:v>
                </c:pt>
                <c:pt idx="5378">
                  <c:v>464659200</c:v>
                </c:pt>
                <c:pt idx="5379">
                  <c:v>464745600</c:v>
                </c:pt>
                <c:pt idx="5380">
                  <c:v>464832000</c:v>
                </c:pt>
                <c:pt idx="5381">
                  <c:v>464918400</c:v>
                </c:pt>
                <c:pt idx="5382">
                  <c:v>465004800</c:v>
                </c:pt>
                <c:pt idx="5383">
                  <c:v>465091200</c:v>
                </c:pt>
                <c:pt idx="5384">
                  <c:v>465177600</c:v>
                </c:pt>
                <c:pt idx="5385">
                  <c:v>465264000</c:v>
                </c:pt>
                <c:pt idx="5386">
                  <c:v>465350400</c:v>
                </c:pt>
                <c:pt idx="5387">
                  <c:v>465436800</c:v>
                </c:pt>
                <c:pt idx="5388">
                  <c:v>465523200</c:v>
                </c:pt>
                <c:pt idx="5389">
                  <c:v>465609600</c:v>
                </c:pt>
                <c:pt idx="5390">
                  <c:v>465696000</c:v>
                </c:pt>
                <c:pt idx="5391">
                  <c:v>465782400</c:v>
                </c:pt>
                <c:pt idx="5392">
                  <c:v>465868800</c:v>
                </c:pt>
                <c:pt idx="5393">
                  <c:v>465955200</c:v>
                </c:pt>
                <c:pt idx="5394">
                  <c:v>466041600</c:v>
                </c:pt>
                <c:pt idx="5395">
                  <c:v>466128000</c:v>
                </c:pt>
                <c:pt idx="5396">
                  <c:v>466214400</c:v>
                </c:pt>
                <c:pt idx="5397">
                  <c:v>466300800</c:v>
                </c:pt>
                <c:pt idx="5398">
                  <c:v>466387200</c:v>
                </c:pt>
                <c:pt idx="5399">
                  <c:v>466473600</c:v>
                </c:pt>
                <c:pt idx="5400">
                  <c:v>466560000</c:v>
                </c:pt>
                <c:pt idx="5401">
                  <c:v>466646400</c:v>
                </c:pt>
                <c:pt idx="5402">
                  <c:v>466732800</c:v>
                </c:pt>
                <c:pt idx="5403">
                  <c:v>466819200</c:v>
                </c:pt>
                <c:pt idx="5404">
                  <c:v>466905600</c:v>
                </c:pt>
                <c:pt idx="5405">
                  <c:v>466992000</c:v>
                </c:pt>
                <c:pt idx="5406">
                  <c:v>467078400</c:v>
                </c:pt>
                <c:pt idx="5407">
                  <c:v>467164800</c:v>
                </c:pt>
                <c:pt idx="5408">
                  <c:v>467251200</c:v>
                </c:pt>
                <c:pt idx="5409">
                  <c:v>467337600</c:v>
                </c:pt>
                <c:pt idx="5410">
                  <c:v>467424000</c:v>
                </c:pt>
                <c:pt idx="5411">
                  <c:v>467510400</c:v>
                </c:pt>
                <c:pt idx="5412">
                  <c:v>467596800</c:v>
                </c:pt>
                <c:pt idx="5413">
                  <c:v>467683200</c:v>
                </c:pt>
                <c:pt idx="5414">
                  <c:v>467769600</c:v>
                </c:pt>
                <c:pt idx="5415">
                  <c:v>467856000</c:v>
                </c:pt>
                <c:pt idx="5416">
                  <c:v>467942400</c:v>
                </c:pt>
                <c:pt idx="5417">
                  <c:v>468028800</c:v>
                </c:pt>
                <c:pt idx="5418">
                  <c:v>468115200</c:v>
                </c:pt>
                <c:pt idx="5419">
                  <c:v>468201600</c:v>
                </c:pt>
                <c:pt idx="5420">
                  <c:v>468288000</c:v>
                </c:pt>
                <c:pt idx="5421">
                  <c:v>468374400</c:v>
                </c:pt>
                <c:pt idx="5422">
                  <c:v>468460800</c:v>
                </c:pt>
                <c:pt idx="5423">
                  <c:v>468547200</c:v>
                </c:pt>
                <c:pt idx="5424">
                  <c:v>468633600</c:v>
                </c:pt>
                <c:pt idx="5425">
                  <c:v>468720000</c:v>
                </c:pt>
                <c:pt idx="5426">
                  <c:v>468806400</c:v>
                </c:pt>
                <c:pt idx="5427">
                  <c:v>468892800</c:v>
                </c:pt>
                <c:pt idx="5428">
                  <c:v>468979200</c:v>
                </c:pt>
                <c:pt idx="5429">
                  <c:v>469065600</c:v>
                </c:pt>
                <c:pt idx="5430">
                  <c:v>469152000</c:v>
                </c:pt>
                <c:pt idx="5431">
                  <c:v>469238400</c:v>
                </c:pt>
                <c:pt idx="5432">
                  <c:v>469324800</c:v>
                </c:pt>
                <c:pt idx="5433">
                  <c:v>469411200</c:v>
                </c:pt>
                <c:pt idx="5434">
                  <c:v>469497600</c:v>
                </c:pt>
                <c:pt idx="5435">
                  <c:v>469584000</c:v>
                </c:pt>
                <c:pt idx="5436">
                  <c:v>469670400</c:v>
                </c:pt>
                <c:pt idx="5437">
                  <c:v>469756800</c:v>
                </c:pt>
                <c:pt idx="5438">
                  <c:v>469843200</c:v>
                </c:pt>
                <c:pt idx="5439">
                  <c:v>469929600</c:v>
                </c:pt>
                <c:pt idx="5440">
                  <c:v>470016000</c:v>
                </c:pt>
                <c:pt idx="5441">
                  <c:v>470102400</c:v>
                </c:pt>
                <c:pt idx="5442">
                  <c:v>470188800</c:v>
                </c:pt>
                <c:pt idx="5443">
                  <c:v>470275200</c:v>
                </c:pt>
                <c:pt idx="5444">
                  <c:v>470361600</c:v>
                </c:pt>
                <c:pt idx="5445">
                  <c:v>470448000</c:v>
                </c:pt>
                <c:pt idx="5446">
                  <c:v>470534400</c:v>
                </c:pt>
                <c:pt idx="5447">
                  <c:v>470620800</c:v>
                </c:pt>
                <c:pt idx="5448">
                  <c:v>470707200</c:v>
                </c:pt>
                <c:pt idx="5449">
                  <c:v>470793600</c:v>
                </c:pt>
                <c:pt idx="5450">
                  <c:v>470880000</c:v>
                </c:pt>
                <c:pt idx="5451">
                  <c:v>470966400</c:v>
                </c:pt>
                <c:pt idx="5452">
                  <c:v>471052800</c:v>
                </c:pt>
                <c:pt idx="5453">
                  <c:v>471139200</c:v>
                </c:pt>
                <c:pt idx="5454">
                  <c:v>471225600</c:v>
                </c:pt>
                <c:pt idx="5455">
                  <c:v>471312000</c:v>
                </c:pt>
                <c:pt idx="5456">
                  <c:v>471398400</c:v>
                </c:pt>
                <c:pt idx="5457">
                  <c:v>471484800</c:v>
                </c:pt>
                <c:pt idx="5458">
                  <c:v>471571200</c:v>
                </c:pt>
                <c:pt idx="5459">
                  <c:v>471657600</c:v>
                </c:pt>
                <c:pt idx="5460">
                  <c:v>471744000</c:v>
                </c:pt>
                <c:pt idx="5461">
                  <c:v>471830400</c:v>
                </c:pt>
                <c:pt idx="5462">
                  <c:v>471916800</c:v>
                </c:pt>
                <c:pt idx="5463">
                  <c:v>472003200</c:v>
                </c:pt>
                <c:pt idx="5464">
                  <c:v>472089600</c:v>
                </c:pt>
                <c:pt idx="5465">
                  <c:v>472176000</c:v>
                </c:pt>
                <c:pt idx="5466">
                  <c:v>472262400</c:v>
                </c:pt>
                <c:pt idx="5467">
                  <c:v>472348800</c:v>
                </c:pt>
                <c:pt idx="5468">
                  <c:v>472435200</c:v>
                </c:pt>
                <c:pt idx="5469">
                  <c:v>472521600</c:v>
                </c:pt>
                <c:pt idx="5470">
                  <c:v>472608000</c:v>
                </c:pt>
                <c:pt idx="5471">
                  <c:v>472694400</c:v>
                </c:pt>
                <c:pt idx="5472">
                  <c:v>472780800</c:v>
                </c:pt>
                <c:pt idx="5473">
                  <c:v>472867200</c:v>
                </c:pt>
                <c:pt idx="5474">
                  <c:v>472953600</c:v>
                </c:pt>
                <c:pt idx="5475">
                  <c:v>473040000</c:v>
                </c:pt>
                <c:pt idx="5476">
                  <c:v>473126400</c:v>
                </c:pt>
                <c:pt idx="5477">
                  <c:v>473212800</c:v>
                </c:pt>
                <c:pt idx="5478">
                  <c:v>473299200</c:v>
                </c:pt>
                <c:pt idx="5479">
                  <c:v>473385600</c:v>
                </c:pt>
                <c:pt idx="5480">
                  <c:v>473472000</c:v>
                </c:pt>
                <c:pt idx="5481">
                  <c:v>473558400</c:v>
                </c:pt>
                <c:pt idx="5482">
                  <c:v>473644800</c:v>
                </c:pt>
                <c:pt idx="5483">
                  <c:v>473731200</c:v>
                </c:pt>
                <c:pt idx="5484">
                  <c:v>473817600</c:v>
                </c:pt>
                <c:pt idx="5485">
                  <c:v>473904000</c:v>
                </c:pt>
                <c:pt idx="5486">
                  <c:v>473990400</c:v>
                </c:pt>
                <c:pt idx="5487">
                  <c:v>474076800</c:v>
                </c:pt>
                <c:pt idx="5488">
                  <c:v>474163200</c:v>
                </c:pt>
                <c:pt idx="5489">
                  <c:v>474249600</c:v>
                </c:pt>
                <c:pt idx="5490">
                  <c:v>474336000</c:v>
                </c:pt>
                <c:pt idx="5491">
                  <c:v>474422400</c:v>
                </c:pt>
                <c:pt idx="5492">
                  <c:v>474508800</c:v>
                </c:pt>
                <c:pt idx="5493">
                  <c:v>474595200</c:v>
                </c:pt>
                <c:pt idx="5494">
                  <c:v>474681600</c:v>
                </c:pt>
                <c:pt idx="5495">
                  <c:v>474768000</c:v>
                </c:pt>
                <c:pt idx="5496">
                  <c:v>474854400</c:v>
                </c:pt>
                <c:pt idx="5497">
                  <c:v>474940800</c:v>
                </c:pt>
                <c:pt idx="5498">
                  <c:v>475027200</c:v>
                </c:pt>
                <c:pt idx="5499">
                  <c:v>475113600</c:v>
                </c:pt>
                <c:pt idx="5500">
                  <c:v>475200000</c:v>
                </c:pt>
                <c:pt idx="5501">
                  <c:v>475286400</c:v>
                </c:pt>
                <c:pt idx="5502">
                  <c:v>475372800</c:v>
                </c:pt>
                <c:pt idx="5503">
                  <c:v>475459200</c:v>
                </c:pt>
                <c:pt idx="5504">
                  <c:v>475545600</c:v>
                </c:pt>
                <c:pt idx="5505">
                  <c:v>475632000</c:v>
                </c:pt>
                <c:pt idx="5506">
                  <c:v>475718400</c:v>
                </c:pt>
                <c:pt idx="5507">
                  <c:v>475804800</c:v>
                </c:pt>
                <c:pt idx="5508">
                  <c:v>475891200</c:v>
                </c:pt>
                <c:pt idx="5509">
                  <c:v>475977600</c:v>
                </c:pt>
                <c:pt idx="5510">
                  <c:v>476064000</c:v>
                </c:pt>
                <c:pt idx="5511">
                  <c:v>476150400</c:v>
                </c:pt>
                <c:pt idx="5512">
                  <c:v>476236800</c:v>
                </c:pt>
                <c:pt idx="5513">
                  <c:v>476323200</c:v>
                </c:pt>
                <c:pt idx="5514">
                  <c:v>476409600</c:v>
                </c:pt>
                <c:pt idx="5515">
                  <c:v>476496000</c:v>
                </c:pt>
                <c:pt idx="5516">
                  <c:v>476582400</c:v>
                </c:pt>
                <c:pt idx="5517">
                  <c:v>476668800</c:v>
                </c:pt>
                <c:pt idx="5518">
                  <c:v>476755200</c:v>
                </c:pt>
                <c:pt idx="5519">
                  <c:v>476841600</c:v>
                </c:pt>
                <c:pt idx="5520">
                  <c:v>476928000</c:v>
                </c:pt>
                <c:pt idx="5521">
                  <c:v>477014400</c:v>
                </c:pt>
                <c:pt idx="5522">
                  <c:v>477100800</c:v>
                </c:pt>
                <c:pt idx="5523">
                  <c:v>477187200</c:v>
                </c:pt>
                <c:pt idx="5524">
                  <c:v>477273600</c:v>
                </c:pt>
                <c:pt idx="5525">
                  <c:v>477360000</c:v>
                </c:pt>
                <c:pt idx="5526">
                  <c:v>477446400</c:v>
                </c:pt>
                <c:pt idx="5527">
                  <c:v>477532800</c:v>
                </c:pt>
                <c:pt idx="5528">
                  <c:v>477619200</c:v>
                </c:pt>
                <c:pt idx="5529">
                  <c:v>477705600</c:v>
                </c:pt>
                <c:pt idx="5530">
                  <c:v>477792000</c:v>
                </c:pt>
                <c:pt idx="5531">
                  <c:v>477878400</c:v>
                </c:pt>
                <c:pt idx="5532">
                  <c:v>477964800</c:v>
                </c:pt>
                <c:pt idx="5533">
                  <c:v>478051200</c:v>
                </c:pt>
                <c:pt idx="5534">
                  <c:v>478137600</c:v>
                </c:pt>
                <c:pt idx="5535">
                  <c:v>478224000</c:v>
                </c:pt>
                <c:pt idx="5536">
                  <c:v>478310400</c:v>
                </c:pt>
                <c:pt idx="5537">
                  <c:v>478396800</c:v>
                </c:pt>
                <c:pt idx="5538">
                  <c:v>478483200</c:v>
                </c:pt>
                <c:pt idx="5539">
                  <c:v>478569600</c:v>
                </c:pt>
                <c:pt idx="5540">
                  <c:v>478656000</c:v>
                </c:pt>
                <c:pt idx="5541">
                  <c:v>478742400</c:v>
                </c:pt>
                <c:pt idx="5542">
                  <c:v>478828800</c:v>
                </c:pt>
                <c:pt idx="5543">
                  <c:v>478915200</c:v>
                </c:pt>
                <c:pt idx="5544">
                  <c:v>479001600</c:v>
                </c:pt>
                <c:pt idx="5545">
                  <c:v>479088000</c:v>
                </c:pt>
                <c:pt idx="5546">
                  <c:v>479174400</c:v>
                </c:pt>
                <c:pt idx="5547">
                  <c:v>479260800</c:v>
                </c:pt>
                <c:pt idx="5548">
                  <c:v>479347200</c:v>
                </c:pt>
                <c:pt idx="5549">
                  <c:v>479433600</c:v>
                </c:pt>
                <c:pt idx="5550">
                  <c:v>479520000</c:v>
                </c:pt>
                <c:pt idx="5551">
                  <c:v>479606400</c:v>
                </c:pt>
                <c:pt idx="5552">
                  <c:v>479692800</c:v>
                </c:pt>
                <c:pt idx="5553">
                  <c:v>479779200</c:v>
                </c:pt>
                <c:pt idx="5554">
                  <c:v>479865600</c:v>
                </c:pt>
                <c:pt idx="5555">
                  <c:v>479952000</c:v>
                </c:pt>
                <c:pt idx="5556">
                  <c:v>480038400</c:v>
                </c:pt>
                <c:pt idx="5557">
                  <c:v>480124800</c:v>
                </c:pt>
                <c:pt idx="5558">
                  <c:v>480211200</c:v>
                </c:pt>
                <c:pt idx="5559">
                  <c:v>480297600</c:v>
                </c:pt>
                <c:pt idx="5560">
                  <c:v>480384000</c:v>
                </c:pt>
                <c:pt idx="5561">
                  <c:v>480470400</c:v>
                </c:pt>
                <c:pt idx="5562">
                  <c:v>480556800</c:v>
                </c:pt>
                <c:pt idx="5563">
                  <c:v>480643200</c:v>
                </c:pt>
                <c:pt idx="5564">
                  <c:v>480729600</c:v>
                </c:pt>
                <c:pt idx="5565">
                  <c:v>480816000</c:v>
                </c:pt>
                <c:pt idx="5566">
                  <c:v>480902400</c:v>
                </c:pt>
                <c:pt idx="5567">
                  <c:v>480988800</c:v>
                </c:pt>
                <c:pt idx="5568">
                  <c:v>481075200</c:v>
                </c:pt>
                <c:pt idx="5569">
                  <c:v>481161600</c:v>
                </c:pt>
                <c:pt idx="5570">
                  <c:v>481248000</c:v>
                </c:pt>
                <c:pt idx="5571">
                  <c:v>481334400</c:v>
                </c:pt>
                <c:pt idx="5572">
                  <c:v>481420800</c:v>
                </c:pt>
                <c:pt idx="5573">
                  <c:v>481507200</c:v>
                </c:pt>
                <c:pt idx="5574">
                  <c:v>481593600</c:v>
                </c:pt>
                <c:pt idx="5575">
                  <c:v>481680000</c:v>
                </c:pt>
                <c:pt idx="5576">
                  <c:v>481766400</c:v>
                </c:pt>
                <c:pt idx="5577">
                  <c:v>481852800</c:v>
                </c:pt>
                <c:pt idx="5578">
                  <c:v>481939200</c:v>
                </c:pt>
                <c:pt idx="5579">
                  <c:v>482025600</c:v>
                </c:pt>
                <c:pt idx="5580">
                  <c:v>482112000</c:v>
                </c:pt>
                <c:pt idx="5581">
                  <c:v>482198400</c:v>
                </c:pt>
                <c:pt idx="5582">
                  <c:v>482284800</c:v>
                </c:pt>
                <c:pt idx="5583">
                  <c:v>482371200</c:v>
                </c:pt>
                <c:pt idx="5584">
                  <c:v>482457600</c:v>
                </c:pt>
                <c:pt idx="5585">
                  <c:v>482544000</c:v>
                </c:pt>
                <c:pt idx="5586">
                  <c:v>482630400</c:v>
                </c:pt>
                <c:pt idx="5587">
                  <c:v>482716800</c:v>
                </c:pt>
                <c:pt idx="5588">
                  <c:v>482803200</c:v>
                </c:pt>
                <c:pt idx="5589">
                  <c:v>482889600</c:v>
                </c:pt>
                <c:pt idx="5590">
                  <c:v>482976000</c:v>
                </c:pt>
                <c:pt idx="5591">
                  <c:v>483062400</c:v>
                </c:pt>
                <c:pt idx="5592">
                  <c:v>483148800</c:v>
                </c:pt>
                <c:pt idx="5593">
                  <c:v>483235200</c:v>
                </c:pt>
                <c:pt idx="5594">
                  <c:v>483321600</c:v>
                </c:pt>
                <c:pt idx="5595">
                  <c:v>483408000</c:v>
                </c:pt>
                <c:pt idx="5596">
                  <c:v>483494400</c:v>
                </c:pt>
                <c:pt idx="5597">
                  <c:v>483580800</c:v>
                </c:pt>
                <c:pt idx="5598">
                  <c:v>483667200</c:v>
                </c:pt>
                <c:pt idx="5599">
                  <c:v>483753600</c:v>
                </c:pt>
                <c:pt idx="5600">
                  <c:v>483840000</c:v>
                </c:pt>
                <c:pt idx="5601">
                  <c:v>483926400</c:v>
                </c:pt>
                <c:pt idx="5602">
                  <c:v>484012800</c:v>
                </c:pt>
                <c:pt idx="5603">
                  <c:v>484099200</c:v>
                </c:pt>
                <c:pt idx="5604">
                  <c:v>484185600</c:v>
                </c:pt>
                <c:pt idx="5605">
                  <c:v>484272000</c:v>
                </c:pt>
                <c:pt idx="5606">
                  <c:v>484358400</c:v>
                </c:pt>
                <c:pt idx="5607">
                  <c:v>484444800</c:v>
                </c:pt>
                <c:pt idx="5608">
                  <c:v>484531200</c:v>
                </c:pt>
                <c:pt idx="5609">
                  <c:v>484617600</c:v>
                </c:pt>
                <c:pt idx="5610">
                  <c:v>484704000</c:v>
                </c:pt>
                <c:pt idx="5611">
                  <c:v>484790400</c:v>
                </c:pt>
                <c:pt idx="5612">
                  <c:v>484876800</c:v>
                </c:pt>
                <c:pt idx="5613">
                  <c:v>484963200</c:v>
                </c:pt>
                <c:pt idx="5614">
                  <c:v>485049600</c:v>
                </c:pt>
                <c:pt idx="5615">
                  <c:v>485136000</c:v>
                </c:pt>
                <c:pt idx="5616">
                  <c:v>485222400</c:v>
                </c:pt>
                <c:pt idx="5617">
                  <c:v>485308800</c:v>
                </c:pt>
                <c:pt idx="5618">
                  <c:v>485395200</c:v>
                </c:pt>
                <c:pt idx="5619">
                  <c:v>485481600</c:v>
                </c:pt>
                <c:pt idx="5620">
                  <c:v>485568000</c:v>
                </c:pt>
                <c:pt idx="5621">
                  <c:v>485654400</c:v>
                </c:pt>
                <c:pt idx="5622">
                  <c:v>485740800</c:v>
                </c:pt>
                <c:pt idx="5623">
                  <c:v>485827200</c:v>
                </c:pt>
                <c:pt idx="5624">
                  <c:v>485913600</c:v>
                </c:pt>
                <c:pt idx="5625">
                  <c:v>486000000</c:v>
                </c:pt>
                <c:pt idx="5626">
                  <c:v>486086400</c:v>
                </c:pt>
                <c:pt idx="5627">
                  <c:v>486172800</c:v>
                </c:pt>
                <c:pt idx="5628">
                  <c:v>486259200</c:v>
                </c:pt>
                <c:pt idx="5629">
                  <c:v>486345600</c:v>
                </c:pt>
                <c:pt idx="5630">
                  <c:v>486432000</c:v>
                </c:pt>
                <c:pt idx="5631">
                  <c:v>486518400</c:v>
                </c:pt>
                <c:pt idx="5632">
                  <c:v>486604800</c:v>
                </c:pt>
                <c:pt idx="5633">
                  <c:v>486691200</c:v>
                </c:pt>
                <c:pt idx="5634">
                  <c:v>486777600</c:v>
                </c:pt>
                <c:pt idx="5635">
                  <c:v>486864000</c:v>
                </c:pt>
                <c:pt idx="5636">
                  <c:v>486950400</c:v>
                </c:pt>
                <c:pt idx="5637">
                  <c:v>487036800</c:v>
                </c:pt>
                <c:pt idx="5638">
                  <c:v>487123200</c:v>
                </c:pt>
                <c:pt idx="5639">
                  <c:v>487209600</c:v>
                </c:pt>
                <c:pt idx="5640">
                  <c:v>487296000</c:v>
                </c:pt>
                <c:pt idx="5641">
                  <c:v>487382400</c:v>
                </c:pt>
                <c:pt idx="5642">
                  <c:v>487468800</c:v>
                </c:pt>
                <c:pt idx="5643">
                  <c:v>487555200</c:v>
                </c:pt>
                <c:pt idx="5644">
                  <c:v>487641600</c:v>
                </c:pt>
                <c:pt idx="5645">
                  <c:v>487728000</c:v>
                </c:pt>
                <c:pt idx="5646">
                  <c:v>487814400</c:v>
                </c:pt>
                <c:pt idx="5647">
                  <c:v>487900800</c:v>
                </c:pt>
                <c:pt idx="5648">
                  <c:v>487987200</c:v>
                </c:pt>
                <c:pt idx="5649">
                  <c:v>488073600</c:v>
                </c:pt>
                <c:pt idx="5650">
                  <c:v>488160000</c:v>
                </c:pt>
                <c:pt idx="5651">
                  <c:v>488246400</c:v>
                </c:pt>
                <c:pt idx="5652">
                  <c:v>488332800</c:v>
                </c:pt>
                <c:pt idx="5653">
                  <c:v>488419200</c:v>
                </c:pt>
                <c:pt idx="5654">
                  <c:v>488505600</c:v>
                </c:pt>
                <c:pt idx="5655">
                  <c:v>488592000</c:v>
                </c:pt>
                <c:pt idx="5656">
                  <c:v>488678400</c:v>
                </c:pt>
                <c:pt idx="5657">
                  <c:v>488764800</c:v>
                </c:pt>
                <c:pt idx="5658">
                  <c:v>488851200</c:v>
                </c:pt>
                <c:pt idx="5659">
                  <c:v>488937600</c:v>
                </c:pt>
                <c:pt idx="5660">
                  <c:v>489024000</c:v>
                </c:pt>
                <c:pt idx="5661">
                  <c:v>489110400</c:v>
                </c:pt>
                <c:pt idx="5662">
                  <c:v>489196800</c:v>
                </c:pt>
                <c:pt idx="5663">
                  <c:v>489283200</c:v>
                </c:pt>
                <c:pt idx="5664">
                  <c:v>489369600</c:v>
                </c:pt>
                <c:pt idx="5665">
                  <c:v>489456000</c:v>
                </c:pt>
                <c:pt idx="5666">
                  <c:v>489542400</c:v>
                </c:pt>
                <c:pt idx="5667">
                  <c:v>489628800</c:v>
                </c:pt>
                <c:pt idx="5668">
                  <c:v>489715200</c:v>
                </c:pt>
                <c:pt idx="5669">
                  <c:v>489801600</c:v>
                </c:pt>
                <c:pt idx="5670">
                  <c:v>489888000</c:v>
                </c:pt>
                <c:pt idx="5671">
                  <c:v>489974400</c:v>
                </c:pt>
                <c:pt idx="5672">
                  <c:v>490060800</c:v>
                </c:pt>
                <c:pt idx="5673">
                  <c:v>490147200</c:v>
                </c:pt>
                <c:pt idx="5674">
                  <c:v>490233600</c:v>
                </c:pt>
                <c:pt idx="5675">
                  <c:v>490320000</c:v>
                </c:pt>
                <c:pt idx="5676">
                  <c:v>490406400</c:v>
                </c:pt>
                <c:pt idx="5677">
                  <c:v>490492800</c:v>
                </c:pt>
                <c:pt idx="5678">
                  <c:v>490579200</c:v>
                </c:pt>
                <c:pt idx="5679">
                  <c:v>490665600</c:v>
                </c:pt>
                <c:pt idx="5680">
                  <c:v>490752000</c:v>
                </c:pt>
                <c:pt idx="5681">
                  <c:v>490838400</c:v>
                </c:pt>
                <c:pt idx="5682">
                  <c:v>490924800</c:v>
                </c:pt>
                <c:pt idx="5683">
                  <c:v>491011200</c:v>
                </c:pt>
                <c:pt idx="5684">
                  <c:v>491097600</c:v>
                </c:pt>
                <c:pt idx="5685">
                  <c:v>491184000</c:v>
                </c:pt>
                <c:pt idx="5686">
                  <c:v>491270400</c:v>
                </c:pt>
                <c:pt idx="5687">
                  <c:v>491356800</c:v>
                </c:pt>
                <c:pt idx="5688">
                  <c:v>491443200</c:v>
                </c:pt>
                <c:pt idx="5689">
                  <c:v>491529600</c:v>
                </c:pt>
                <c:pt idx="5690">
                  <c:v>491616000</c:v>
                </c:pt>
                <c:pt idx="5691">
                  <c:v>491702400</c:v>
                </c:pt>
                <c:pt idx="5692">
                  <c:v>491788800</c:v>
                </c:pt>
                <c:pt idx="5693">
                  <c:v>491875200</c:v>
                </c:pt>
                <c:pt idx="5694">
                  <c:v>491961600</c:v>
                </c:pt>
                <c:pt idx="5695">
                  <c:v>492048000</c:v>
                </c:pt>
                <c:pt idx="5696">
                  <c:v>492134400</c:v>
                </c:pt>
                <c:pt idx="5697">
                  <c:v>492220800</c:v>
                </c:pt>
                <c:pt idx="5698">
                  <c:v>492307200</c:v>
                </c:pt>
                <c:pt idx="5699">
                  <c:v>492393600</c:v>
                </c:pt>
                <c:pt idx="5700">
                  <c:v>492480000</c:v>
                </c:pt>
                <c:pt idx="5701">
                  <c:v>492566400</c:v>
                </c:pt>
                <c:pt idx="5702">
                  <c:v>492652800</c:v>
                </c:pt>
                <c:pt idx="5703">
                  <c:v>492739200</c:v>
                </c:pt>
                <c:pt idx="5704">
                  <c:v>492825600</c:v>
                </c:pt>
                <c:pt idx="5705">
                  <c:v>492912000</c:v>
                </c:pt>
                <c:pt idx="5706">
                  <c:v>492998400</c:v>
                </c:pt>
                <c:pt idx="5707">
                  <c:v>493084800</c:v>
                </c:pt>
                <c:pt idx="5708">
                  <c:v>493171200</c:v>
                </c:pt>
                <c:pt idx="5709">
                  <c:v>493257600</c:v>
                </c:pt>
                <c:pt idx="5710">
                  <c:v>493344000</c:v>
                </c:pt>
                <c:pt idx="5711">
                  <c:v>493430400</c:v>
                </c:pt>
                <c:pt idx="5712">
                  <c:v>493516800</c:v>
                </c:pt>
                <c:pt idx="5713">
                  <c:v>493603200</c:v>
                </c:pt>
                <c:pt idx="5714">
                  <c:v>493689600</c:v>
                </c:pt>
                <c:pt idx="5715">
                  <c:v>493776000</c:v>
                </c:pt>
                <c:pt idx="5716">
                  <c:v>493862400</c:v>
                </c:pt>
                <c:pt idx="5717">
                  <c:v>493948800</c:v>
                </c:pt>
                <c:pt idx="5718">
                  <c:v>494035200</c:v>
                </c:pt>
                <c:pt idx="5719">
                  <c:v>494121600</c:v>
                </c:pt>
                <c:pt idx="5720">
                  <c:v>494208000</c:v>
                </c:pt>
                <c:pt idx="5721">
                  <c:v>494294400</c:v>
                </c:pt>
                <c:pt idx="5722">
                  <c:v>494380800</c:v>
                </c:pt>
                <c:pt idx="5723">
                  <c:v>494467200</c:v>
                </c:pt>
                <c:pt idx="5724">
                  <c:v>494553600</c:v>
                </c:pt>
                <c:pt idx="5725">
                  <c:v>494640000</c:v>
                </c:pt>
                <c:pt idx="5726">
                  <c:v>494726400</c:v>
                </c:pt>
                <c:pt idx="5727">
                  <c:v>494812800</c:v>
                </c:pt>
                <c:pt idx="5728">
                  <c:v>494899200</c:v>
                </c:pt>
                <c:pt idx="5729">
                  <c:v>494985600</c:v>
                </c:pt>
                <c:pt idx="5730">
                  <c:v>495072000</c:v>
                </c:pt>
                <c:pt idx="5731">
                  <c:v>495158400</c:v>
                </c:pt>
                <c:pt idx="5732">
                  <c:v>495244800</c:v>
                </c:pt>
                <c:pt idx="5733">
                  <c:v>495331200</c:v>
                </c:pt>
                <c:pt idx="5734">
                  <c:v>495417600</c:v>
                </c:pt>
                <c:pt idx="5735">
                  <c:v>495504000</c:v>
                </c:pt>
                <c:pt idx="5736">
                  <c:v>495590400</c:v>
                </c:pt>
                <c:pt idx="5737">
                  <c:v>495676800</c:v>
                </c:pt>
                <c:pt idx="5738">
                  <c:v>495763200</c:v>
                </c:pt>
                <c:pt idx="5739">
                  <c:v>495849600</c:v>
                </c:pt>
                <c:pt idx="5740">
                  <c:v>495936000</c:v>
                </c:pt>
                <c:pt idx="5741">
                  <c:v>496022400</c:v>
                </c:pt>
                <c:pt idx="5742">
                  <c:v>496108800</c:v>
                </c:pt>
                <c:pt idx="5743">
                  <c:v>496195200</c:v>
                </c:pt>
                <c:pt idx="5744">
                  <c:v>496281600</c:v>
                </c:pt>
                <c:pt idx="5745">
                  <c:v>496368000</c:v>
                </c:pt>
                <c:pt idx="5746">
                  <c:v>496454400</c:v>
                </c:pt>
                <c:pt idx="5747">
                  <c:v>496540800</c:v>
                </c:pt>
                <c:pt idx="5748">
                  <c:v>496627200</c:v>
                </c:pt>
                <c:pt idx="5749">
                  <c:v>496713600</c:v>
                </c:pt>
                <c:pt idx="5750">
                  <c:v>496800000</c:v>
                </c:pt>
                <c:pt idx="5751">
                  <c:v>496886400</c:v>
                </c:pt>
                <c:pt idx="5752">
                  <c:v>496972800</c:v>
                </c:pt>
                <c:pt idx="5753">
                  <c:v>497059200</c:v>
                </c:pt>
                <c:pt idx="5754">
                  <c:v>497145600</c:v>
                </c:pt>
                <c:pt idx="5755">
                  <c:v>497232000</c:v>
                </c:pt>
                <c:pt idx="5756">
                  <c:v>497318400</c:v>
                </c:pt>
                <c:pt idx="5757">
                  <c:v>497404800</c:v>
                </c:pt>
                <c:pt idx="5758">
                  <c:v>497491200</c:v>
                </c:pt>
                <c:pt idx="5759">
                  <c:v>497577600</c:v>
                </c:pt>
                <c:pt idx="5760">
                  <c:v>497664000</c:v>
                </c:pt>
                <c:pt idx="5761">
                  <c:v>497750400</c:v>
                </c:pt>
                <c:pt idx="5762">
                  <c:v>497836800</c:v>
                </c:pt>
                <c:pt idx="5763">
                  <c:v>497923200</c:v>
                </c:pt>
                <c:pt idx="5764">
                  <c:v>498009600</c:v>
                </c:pt>
                <c:pt idx="5765">
                  <c:v>498096000</c:v>
                </c:pt>
                <c:pt idx="5766">
                  <c:v>498182400</c:v>
                </c:pt>
                <c:pt idx="5767">
                  <c:v>498268800</c:v>
                </c:pt>
                <c:pt idx="5768">
                  <c:v>498355200</c:v>
                </c:pt>
                <c:pt idx="5769">
                  <c:v>498441600</c:v>
                </c:pt>
                <c:pt idx="5770">
                  <c:v>498528000</c:v>
                </c:pt>
                <c:pt idx="5771">
                  <c:v>498614400</c:v>
                </c:pt>
                <c:pt idx="5772">
                  <c:v>498700800</c:v>
                </c:pt>
                <c:pt idx="5773">
                  <c:v>498787200</c:v>
                </c:pt>
                <c:pt idx="5774">
                  <c:v>498873600</c:v>
                </c:pt>
                <c:pt idx="5775">
                  <c:v>498960000</c:v>
                </c:pt>
                <c:pt idx="5776">
                  <c:v>499046400</c:v>
                </c:pt>
                <c:pt idx="5777">
                  <c:v>499132800</c:v>
                </c:pt>
                <c:pt idx="5778">
                  <c:v>499219200</c:v>
                </c:pt>
                <c:pt idx="5779">
                  <c:v>499305600</c:v>
                </c:pt>
                <c:pt idx="5780">
                  <c:v>499392000</c:v>
                </c:pt>
                <c:pt idx="5781">
                  <c:v>499478400</c:v>
                </c:pt>
                <c:pt idx="5782">
                  <c:v>499564800</c:v>
                </c:pt>
                <c:pt idx="5783">
                  <c:v>499651200</c:v>
                </c:pt>
                <c:pt idx="5784">
                  <c:v>499737600</c:v>
                </c:pt>
                <c:pt idx="5785">
                  <c:v>499824000</c:v>
                </c:pt>
                <c:pt idx="5786">
                  <c:v>499910400</c:v>
                </c:pt>
                <c:pt idx="5787">
                  <c:v>499996800</c:v>
                </c:pt>
                <c:pt idx="5788">
                  <c:v>500083200</c:v>
                </c:pt>
                <c:pt idx="5789">
                  <c:v>500169600</c:v>
                </c:pt>
                <c:pt idx="5790">
                  <c:v>500256000</c:v>
                </c:pt>
                <c:pt idx="5791">
                  <c:v>500342400</c:v>
                </c:pt>
                <c:pt idx="5792">
                  <c:v>500428800</c:v>
                </c:pt>
                <c:pt idx="5793">
                  <c:v>500515200</c:v>
                </c:pt>
                <c:pt idx="5794">
                  <c:v>500601600</c:v>
                </c:pt>
                <c:pt idx="5795">
                  <c:v>500688000</c:v>
                </c:pt>
                <c:pt idx="5796">
                  <c:v>500774400</c:v>
                </c:pt>
                <c:pt idx="5797">
                  <c:v>500860800</c:v>
                </c:pt>
                <c:pt idx="5798">
                  <c:v>500947200</c:v>
                </c:pt>
                <c:pt idx="5799">
                  <c:v>501033600</c:v>
                </c:pt>
                <c:pt idx="5800">
                  <c:v>501120000</c:v>
                </c:pt>
                <c:pt idx="5801">
                  <c:v>501206400</c:v>
                </c:pt>
                <c:pt idx="5802">
                  <c:v>501292800</c:v>
                </c:pt>
                <c:pt idx="5803">
                  <c:v>501379200</c:v>
                </c:pt>
                <c:pt idx="5804">
                  <c:v>501465600</c:v>
                </c:pt>
                <c:pt idx="5805">
                  <c:v>501552000</c:v>
                </c:pt>
                <c:pt idx="5806">
                  <c:v>501638400</c:v>
                </c:pt>
                <c:pt idx="5807">
                  <c:v>501724800</c:v>
                </c:pt>
                <c:pt idx="5808">
                  <c:v>501811200</c:v>
                </c:pt>
                <c:pt idx="5809">
                  <c:v>501897600</c:v>
                </c:pt>
                <c:pt idx="5810">
                  <c:v>501984000</c:v>
                </c:pt>
                <c:pt idx="5811">
                  <c:v>502070400</c:v>
                </c:pt>
                <c:pt idx="5812">
                  <c:v>502156800</c:v>
                </c:pt>
                <c:pt idx="5813">
                  <c:v>502243200</c:v>
                </c:pt>
                <c:pt idx="5814">
                  <c:v>502329600</c:v>
                </c:pt>
                <c:pt idx="5815">
                  <c:v>502416000</c:v>
                </c:pt>
                <c:pt idx="5816">
                  <c:v>502502400</c:v>
                </c:pt>
                <c:pt idx="5817">
                  <c:v>502588800</c:v>
                </c:pt>
                <c:pt idx="5818">
                  <c:v>502675200</c:v>
                </c:pt>
                <c:pt idx="5819">
                  <c:v>502761600</c:v>
                </c:pt>
                <c:pt idx="5820">
                  <c:v>502848000</c:v>
                </c:pt>
                <c:pt idx="5821">
                  <c:v>502934400</c:v>
                </c:pt>
                <c:pt idx="5822">
                  <c:v>503020800</c:v>
                </c:pt>
                <c:pt idx="5823">
                  <c:v>503107200</c:v>
                </c:pt>
                <c:pt idx="5824">
                  <c:v>503193600</c:v>
                </c:pt>
                <c:pt idx="5825">
                  <c:v>503280000</c:v>
                </c:pt>
                <c:pt idx="5826">
                  <c:v>503366400</c:v>
                </c:pt>
                <c:pt idx="5827">
                  <c:v>503452800</c:v>
                </c:pt>
                <c:pt idx="5828">
                  <c:v>503539200</c:v>
                </c:pt>
                <c:pt idx="5829">
                  <c:v>503625600</c:v>
                </c:pt>
                <c:pt idx="5830">
                  <c:v>503712000</c:v>
                </c:pt>
                <c:pt idx="5831">
                  <c:v>503798400</c:v>
                </c:pt>
                <c:pt idx="5832">
                  <c:v>503884800</c:v>
                </c:pt>
                <c:pt idx="5833">
                  <c:v>503971200</c:v>
                </c:pt>
                <c:pt idx="5834">
                  <c:v>504057600</c:v>
                </c:pt>
                <c:pt idx="5835">
                  <c:v>504144000</c:v>
                </c:pt>
                <c:pt idx="5836">
                  <c:v>504230400</c:v>
                </c:pt>
                <c:pt idx="5837">
                  <c:v>504316800</c:v>
                </c:pt>
                <c:pt idx="5838">
                  <c:v>504403200</c:v>
                </c:pt>
                <c:pt idx="5839">
                  <c:v>504489600</c:v>
                </c:pt>
                <c:pt idx="5840">
                  <c:v>504576000</c:v>
                </c:pt>
                <c:pt idx="5841">
                  <c:v>504662400</c:v>
                </c:pt>
                <c:pt idx="5842">
                  <c:v>504748800</c:v>
                </c:pt>
                <c:pt idx="5843">
                  <c:v>504835200</c:v>
                </c:pt>
                <c:pt idx="5844">
                  <c:v>504921600</c:v>
                </c:pt>
                <c:pt idx="5845">
                  <c:v>505008000</c:v>
                </c:pt>
                <c:pt idx="5846">
                  <c:v>505094400</c:v>
                </c:pt>
                <c:pt idx="5847">
                  <c:v>505180800</c:v>
                </c:pt>
                <c:pt idx="5848">
                  <c:v>505267200</c:v>
                </c:pt>
                <c:pt idx="5849">
                  <c:v>505353600</c:v>
                </c:pt>
                <c:pt idx="5850">
                  <c:v>505440000</c:v>
                </c:pt>
                <c:pt idx="5851">
                  <c:v>505526400</c:v>
                </c:pt>
                <c:pt idx="5852">
                  <c:v>505612800</c:v>
                </c:pt>
                <c:pt idx="5853">
                  <c:v>505699200</c:v>
                </c:pt>
                <c:pt idx="5854">
                  <c:v>505785600</c:v>
                </c:pt>
                <c:pt idx="5855">
                  <c:v>505872000</c:v>
                </c:pt>
                <c:pt idx="5856">
                  <c:v>505958400</c:v>
                </c:pt>
                <c:pt idx="5857">
                  <c:v>506044800</c:v>
                </c:pt>
                <c:pt idx="5858">
                  <c:v>506131200</c:v>
                </c:pt>
                <c:pt idx="5859">
                  <c:v>506217600</c:v>
                </c:pt>
                <c:pt idx="5860">
                  <c:v>506304000</c:v>
                </c:pt>
                <c:pt idx="5861">
                  <c:v>506390400</c:v>
                </c:pt>
                <c:pt idx="5862">
                  <c:v>506476800</c:v>
                </c:pt>
                <c:pt idx="5863">
                  <c:v>506563200</c:v>
                </c:pt>
                <c:pt idx="5864">
                  <c:v>506649600</c:v>
                </c:pt>
                <c:pt idx="5865">
                  <c:v>506736000</c:v>
                </c:pt>
                <c:pt idx="5866">
                  <c:v>506822400</c:v>
                </c:pt>
                <c:pt idx="5867">
                  <c:v>506908800</c:v>
                </c:pt>
                <c:pt idx="5868">
                  <c:v>506995200</c:v>
                </c:pt>
                <c:pt idx="5869">
                  <c:v>507081600</c:v>
                </c:pt>
                <c:pt idx="5870">
                  <c:v>507168000</c:v>
                </c:pt>
                <c:pt idx="5871">
                  <c:v>507254400</c:v>
                </c:pt>
                <c:pt idx="5872">
                  <c:v>507340800</c:v>
                </c:pt>
                <c:pt idx="5873">
                  <c:v>507427200</c:v>
                </c:pt>
                <c:pt idx="5874">
                  <c:v>507513600</c:v>
                </c:pt>
                <c:pt idx="5875">
                  <c:v>507600000</c:v>
                </c:pt>
                <c:pt idx="5876">
                  <c:v>507686400</c:v>
                </c:pt>
                <c:pt idx="5877">
                  <c:v>507772800</c:v>
                </c:pt>
                <c:pt idx="5878">
                  <c:v>507859200</c:v>
                </c:pt>
                <c:pt idx="5879">
                  <c:v>507945600</c:v>
                </c:pt>
                <c:pt idx="5880">
                  <c:v>508032000</c:v>
                </c:pt>
                <c:pt idx="5881">
                  <c:v>508118400</c:v>
                </c:pt>
                <c:pt idx="5882">
                  <c:v>508204800</c:v>
                </c:pt>
                <c:pt idx="5883">
                  <c:v>508291200</c:v>
                </c:pt>
                <c:pt idx="5884">
                  <c:v>508377600</c:v>
                </c:pt>
                <c:pt idx="5885">
                  <c:v>508464000</c:v>
                </c:pt>
                <c:pt idx="5886">
                  <c:v>508550400</c:v>
                </c:pt>
                <c:pt idx="5887">
                  <c:v>508636800</c:v>
                </c:pt>
                <c:pt idx="5888">
                  <c:v>508723200</c:v>
                </c:pt>
                <c:pt idx="5889">
                  <c:v>508809600</c:v>
                </c:pt>
                <c:pt idx="5890">
                  <c:v>508896000</c:v>
                </c:pt>
                <c:pt idx="5891">
                  <c:v>508982400</c:v>
                </c:pt>
                <c:pt idx="5892">
                  <c:v>509068800</c:v>
                </c:pt>
                <c:pt idx="5893">
                  <c:v>509155200</c:v>
                </c:pt>
                <c:pt idx="5894">
                  <c:v>509241600</c:v>
                </c:pt>
                <c:pt idx="5895">
                  <c:v>509328000</c:v>
                </c:pt>
                <c:pt idx="5896">
                  <c:v>509414400</c:v>
                </c:pt>
                <c:pt idx="5897">
                  <c:v>509500800</c:v>
                </c:pt>
                <c:pt idx="5898">
                  <c:v>509587200</c:v>
                </c:pt>
                <c:pt idx="5899">
                  <c:v>509673600</c:v>
                </c:pt>
                <c:pt idx="5900">
                  <c:v>509760000</c:v>
                </c:pt>
                <c:pt idx="5901">
                  <c:v>509846400</c:v>
                </c:pt>
                <c:pt idx="5902">
                  <c:v>509932800</c:v>
                </c:pt>
                <c:pt idx="5903">
                  <c:v>510019200</c:v>
                </c:pt>
                <c:pt idx="5904">
                  <c:v>510105600</c:v>
                </c:pt>
                <c:pt idx="5905">
                  <c:v>510192000</c:v>
                </c:pt>
                <c:pt idx="5906">
                  <c:v>510278400</c:v>
                </c:pt>
                <c:pt idx="5907">
                  <c:v>510364800</c:v>
                </c:pt>
                <c:pt idx="5908">
                  <c:v>510451200</c:v>
                </c:pt>
                <c:pt idx="5909">
                  <c:v>510537600</c:v>
                </c:pt>
                <c:pt idx="5910">
                  <c:v>510624000</c:v>
                </c:pt>
                <c:pt idx="5911">
                  <c:v>510710400</c:v>
                </c:pt>
                <c:pt idx="5912">
                  <c:v>510796800</c:v>
                </c:pt>
                <c:pt idx="5913">
                  <c:v>510883200</c:v>
                </c:pt>
                <c:pt idx="5914">
                  <c:v>510969600</c:v>
                </c:pt>
                <c:pt idx="5915">
                  <c:v>511056000</c:v>
                </c:pt>
                <c:pt idx="5916">
                  <c:v>511142400</c:v>
                </c:pt>
                <c:pt idx="5917">
                  <c:v>511228800</c:v>
                </c:pt>
                <c:pt idx="5918">
                  <c:v>511315200</c:v>
                </c:pt>
                <c:pt idx="5919">
                  <c:v>511401600</c:v>
                </c:pt>
                <c:pt idx="5920">
                  <c:v>511488000</c:v>
                </c:pt>
                <c:pt idx="5921">
                  <c:v>511574400</c:v>
                </c:pt>
                <c:pt idx="5922">
                  <c:v>511660800</c:v>
                </c:pt>
                <c:pt idx="5923">
                  <c:v>511747200</c:v>
                </c:pt>
                <c:pt idx="5924">
                  <c:v>511833600</c:v>
                </c:pt>
                <c:pt idx="5925">
                  <c:v>511920000</c:v>
                </c:pt>
                <c:pt idx="5926">
                  <c:v>512006400</c:v>
                </c:pt>
                <c:pt idx="5927">
                  <c:v>512092800</c:v>
                </c:pt>
                <c:pt idx="5928">
                  <c:v>512179200</c:v>
                </c:pt>
                <c:pt idx="5929">
                  <c:v>512265600</c:v>
                </c:pt>
                <c:pt idx="5930">
                  <c:v>512352000</c:v>
                </c:pt>
                <c:pt idx="5931">
                  <c:v>512438400</c:v>
                </c:pt>
                <c:pt idx="5932">
                  <c:v>512524800</c:v>
                </c:pt>
                <c:pt idx="5933">
                  <c:v>512611200</c:v>
                </c:pt>
                <c:pt idx="5934">
                  <c:v>512697600</c:v>
                </c:pt>
                <c:pt idx="5935">
                  <c:v>512784000</c:v>
                </c:pt>
                <c:pt idx="5936">
                  <c:v>512870400</c:v>
                </c:pt>
                <c:pt idx="5937">
                  <c:v>512956800</c:v>
                </c:pt>
                <c:pt idx="5938">
                  <c:v>513043200</c:v>
                </c:pt>
                <c:pt idx="5939">
                  <c:v>513129600</c:v>
                </c:pt>
                <c:pt idx="5940">
                  <c:v>513216000</c:v>
                </c:pt>
                <c:pt idx="5941">
                  <c:v>513302400</c:v>
                </c:pt>
                <c:pt idx="5942">
                  <c:v>513388800</c:v>
                </c:pt>
                <c:pt idx="5943">
                  <c:v>513475200</c:v>
                </c:pt>
                <c:pt idx="5944">
                  <c:v>513561600</c:v>
                </c:pt>
                <c:pt idx="5945">
                  <c:v>513648000</c:v>
                </c:pt>
                <c:pt idx="5946">
                  <c:v>513734400</c:v>
                </c:pt>
                <c:pt idx="5947">
                  <c:v>513820800</c:v>
                </c:pt>
                <c:pt idx="5948">
                  <c:v>513907200</c:v>
                </c:pt>
                <c:pt idx="5949">
                  <c:v>513993600</c:v>
                </c:pt>
                <c:pt idx="5950">
                  <c:v>514080000</c:v>
                </c:pt>
                <c:pt idx="5951">
                  <c:v>514166400</c:v>
                </c:pt>
                <c:pt idx="5952">
                  <c:v>514252800</c:v>
                </c:pt>
                <c:pt idx="5953">
                  <c:v>514339200</c:v>
                </c:pt>
                <c:pt idx="5954">
                  <c:v>514425600</c:v>
                </c:pt>
                <c:pt idx="5955">
                  <c:v>514512000</c:v>
                </c:pt>
                <c:pt idx="5956">
                  <c:v>514598400</c:v>
                </c:pt>
                <c:pt idx="5957">
                  <c:v>514684800</c:v>
                </c:pt>
                <c:pt idx="5958">
                  <c:v>514771200</c:v>
                </c:pt>
                <c:pt idx="5959">
                  <c:v>514857600</c:v>
                </c:pt>
                <c:pt idx="5960">
                  <c:v>514944000</c:v>
                </c:pt>
                <c:pt idx="5961">
                  <c:v>515030400</c:v>
                </c:pt>
                <c:pt idx="5962">
                  <c:v>515116800</c:v>
                </c:pt>
                <c:pt idx="5963">
                  <c:v>515203200</c:v>
                </c:pt>
                <c:pt idx="5964">
                  <c:v>515289600</c:v>
                </c:pt>
                <c:pt idx="5965">
                  <c:v>515376000</c:v>
                </c:pt>
                <c:pt idx="5966">
                  <c:v>515462400</c:v>
                </c:pt>
                <c:pt idx="5967">
                  <c:v>515548800</c:v>
                </c:pt>
                <c:pt idx="5968">
                  <c:v>515635200</c:v>
                </c:pt>
                <c:pt idx="5969">
                  <c:v>515721600</c:v>
                </c:pt>
                <c:pt idx="5970">
                  <c:v>515808000</c:v>
                </c:pt>
                <c:pt idx="5971">
                  <c:v>515894400</c:v>
                </c:pt>
                <c:pt idx="5972">
                  <c:v>515980800</c:v>
                </c:pt>
                <c:pt idx="5973">
                  <c:v>516067200</c:v>
                </c:pt>
                <c:pt idx="5974">
                  <c:v>516153600</c:v>
                </c:pt>
                <c:pt idx="5975">
                  <c:v>516240000</c:v>
                </c:pt>
                <c:pt idx="5976">
                  <c:v>516326400</c:v>
                </c:pt>
                <c:pt idx="5977">
                  <c:v>516412800</c:v>
                </c:pt>
                <c:pt idx="5978">
                  <c:v>516499200</c:v>
                </c:pt>
                <c:pt idx="5979">
                  <c:v>516585600</c:v>
                </c:pt>
                <c:pt idx="5980">
                  <c:v>516672000</c:v>
                </c:pt>
                <c:pt idx="5981">
                  <c:v>516758400</c:v>
                </c:pt>
                <c:pt idx="5982">
                  <c:v>516844800</c:v>
                </c:pt>
                <c:pt idx="5983">
                  <c:v>516931200</c:v>
                </c:pt>
                <c:pt idx="5984">
                  <c:v>517017600</c:v>
                </c:pt>
                <c:pt idx="5985">
                  <c:v>517104000</c:v>
                </c:pt>
                <c:pt idx="5986">
                  <c:v>517190400</c:v>
                </c:pt>
                <c:pt idx="5987">
                  <c:v>517276800</c:v>
                </c:pt>
                <c:pt idx="5988">
                  <c:v>517363200</c:v>
                </c:pt>
                <c:pt idx="5989">
                  <c:v>517449600</c:v>
                </c:pt>
                <c:pt idx="5990">
                  <c:v>517536000</c:v>
                </c:pt>
                <c:pt idx="5991">
                  <c:v>517622400</c:v>
                </c:pt>
                <c:pt idx="5992">
                  <c:v>517708800</c:v>
                </c:pt>
                <c:pt idx="5993">
                  <c:v>517795200</c:v>
                </c:pt>
                <c:pt idx="5994">
                  <c:v>517881600</c:v>
                </c:pt>
                <c:pt idx="5995">
                  <c:v>517968000</c:v>
                </c:pt>
                <c:pt idx="5996">
                  <c:v>518054400</c:v>
                </c:pt>
                <c:pt idx="5997">
                  <c:v>518140800</c:v>
                </c:pt>
                <c:pt idx="5998">
                  <c:v>518227200</c:v>
                </c:pt>
                <c:pt idx="5999">
                  <c:v>518313600</c:v>
                </c:pt>
                <c:pt idx="6000">
                  <c:v>518400000</c:v>
                </c:pt>
                <c:pt idx="6001">
                  <c:v>518486400</c:v>
                </c:pt>
                <c:pt idx="6002">
                  <c:v>518572800</c:v>
                </c:pt>
                <c:pt idx="6003">
                  <c:v>518659200</c:v>
                </c:pt>
                <c:pt idx="6004">
                  <c:v>518745600</c:v>
                </c:pt>
                <c:pt idx="6005">
                  <c:v>518832000</c:v>
                </c:pt>
                <c:pt idx="6006">
                  <c:v>518918400</c:v>
                </c:pt>
                <c:pt idx="6007">
                  <c:v>519004800</c:v>
                </c:pt>
                <c:pt idx="6008">
                  <c:v>519091200</c:v>
                </c:pt>
                <c:pt idx="6009">
                  <c:v>519177600</c:v>
                </c:pt>
                <c:pt idx="6010">
                  <c:v>519264000</c:v>
                </c:pt>
                <c:pt idx="6011">
                  <c:v>519350400</c:v>
                </c:pt>
                <c:pt idx="6012">
                  <c:v>519436800</c:v>
                </c:pt>
                <c:pt idx="6013">
                  <c:v>519523200</c:v>
                </c:pt>
                <c:pt idx="6014">
                  <c:v>519609600</c:v>
                </c:pt>
                <c:pt idx="6015">
                  <c:v>519696000</c:v>
                </c:pt>
                <c:pt idx="6016">
                  <c:v>519782400</c:v>
                </c:pt>
                <c:pt idx="6017">
                  <c:v>519868800</c:v>
                </c:pt>
                <c:pt idx="6018">
                  <c:v>519955200</c:v>
                </c:pt>
                <c:pt idx="6019">
                  <c:v>520041600</c:v>
                </c:pt>
                <c:pt idx="6020">
                  <c:v>520128000</c:v>
                </c:pt>
                <c:pt idx="6021">
                  <c:v>520214400</c:v>
                </c:pt>
                <c:pt idx="6022">
                  <c:v>520300800</c:v>
                </c:pt>
                <c:pt idx="6023">
                  <c:v>520387200</c:v>
                </c:pt>
                <c:pt idx="6024">
                  <c:v>520473600</c:v>
                </c:pt>
                <c:pt idx="6025">
                  <c:v>520560000</c:v>
                </c:pt>
                <c:pt idx="6026">
                  <c:v>520646400</c:v>
                </c:pt>
                <c:pt idx="6027">
                  <c:v>520732800</c:v>
                </c:pt>
                <c:pt idx="6028">
                  <c:v>520819200</c:v>
                </c:pt>
                <c:pt idx="6029">
                  <c:v>520905600</c:v>
                </c:pt>
                <c:pt idx="6030">
                  <c:v>520992000</c:v>
                </c:pt>
                <c:pt idx="6031">
                  <c:v>521078400</c:v>
                </c:pt>
                <c:pt idx="6032">
                  <c:v>521164800</c:v>
                </c:pt>
                <c:pt idx="6033">
                  <c:v>521251200</c:v>
                </c:pt>
                <c:pt idx="6034">
                  <c:v>521337600</c:v>
                </c:pt>
                <c:pt idx="6035">
                  <c:v>521424000</c:v>
                </c:pt>
                <c:pt idx="6036">
                  <c:v>521510400</c:v>
                </c:pt>
                <c:pt idx="6037">
                  <c:v>521596800</c:v>
                </c:pt>
                <c:pt idx="6038">
                  <c:v>521683200</c:v>
                </c:pt>
                <c:pt idx="6039">
                  <c:v>521769600</c:v>
                </c:pt>
                <c:pt idx="6040">
                  <c:v>521856000</c:v>
                </c:pt>
                <c:pt idx="6041">
                  <c:v>521942400</c:v>
                </c:pt>
                <c:pt idx="6042">
                  <c:v>522028800</c:v>
                </c:pt>
                <c:pt idx="6043">
                  <c:v>522115200</c:v>
                </c:pt>
                <c:pt idx="6044">
                  <c:v>522201600</c:v>
                </c:pt>
                <c:pt idx="6045">
                  <c:v>522288000</c:v>
                </c:pt>
                <c:pt idx="6046">
                  <c:v>522374400</c:v>
                </c:pt>
                <c:pt idx="6047">
                  <c:v>522460800</c:v>
                </c:pt>
                <c:pt idx="6048">
                  <c:v>522547200</c:v>
                </c:pt>
                <c:pt idx="6049">
                  <c:v>522633600</c:v>
                </c:pt>
                <c:pt idx="6050">
                  <c:v>522720000</c:v>
                </c:pt>
                <c:pt idx="6051">
                  <c:v>522806400</c:v>
                </c:pt>
                <c:pt idx="6052">
                  <c:v>522892800</c:v>
                </c:pt>
                <c:pt idx="6053">
                  <c:v>522979200</c:v>
                </c:pt>
                <c:pt idx="6054">
                  <c:v>523065600</c:v>
                </c:pt>
                <c:pt idx="6055">
                  <c:v>523152000</c:v>
                </c:pt>
                <c:pt idx="6056">
                  <c:v>523238400</c:v>
                </c:pt>
                <c:pt idx="6057">
                  <c:v>523324800</c:v>
                </c:pt>
                <c:pt idx="6058">
                  <c:v>523411200</c:v>
                </c:pt>
                <c:pt idx="6059">
                  <c:v>523497600</c:v>
                </c:pt>
                <c:pt idx="6060">
                  <c:v>523584000</c:v>
                </c:pt>
                <c:pt idx="6061">
                  <c:v>523670400</c:v>
                </c:pt>
                <c:pt idx="6062">
                  <c:v>523756800</c:v>
                </c:pt>
                <c:pt idx="6063">
                  <c:v>523843200</c:v>
                </c:pt>
                <c:pt idx="6064">
                  <c:v>523929600</c:v>
                </c:pt>
                <c:pt idx="6065">
                  <c:v>524016000</c:v>
                </c:pt>
                <c:pt idx="6066">
                  <c:v>524102400</c:v>
                </c:pt>
                <c:pt idx="6067">
                  <c:v>524188800</c:v>
                </c:pt>
                <c:pt idx="6068">
                  <c:v>524275200</c:v>
                </c:pt>
                <c:pt idx="6069">
                  <c:v>524361600</c:v>
                </c:pt>
                <c:pt idx="6070">
                  <c:v>524448000</c:v>
                </c:pt>
                <c:pt idx="6071">
                  <c:v>524534400</c:v>
                </c:pt>
                <c:pt idx="6072">
                  <c:v>524620800</c:v>
                </c:pt>
                <c:pt idx="6073">
                  <c:v>524707200</c:v>
                </c:pt>
                <c:pt idx="6074">
                  <c:v>524793600</c:v>
                </c:pt>
                <c:pt idx="6075">
                  <c:v>524880000</c:v>
                </c:pt>
                <c:pt idx="6076">
                  <c:v>524966400</c:v>
                </c:pt>
                <c:pt idx="6077">
                  <c:v>525052800</c:v>
                </c:pt>
                <c:pt idx="6078">
                  <c:v>525139200</c:v>
                </c:pt>
                <c:pt idx="6079">
                  <c:v>525225600</c:v>
                </c:pt>
                <c:pt idx="6080">
                  <c:v>525312000</c:v>
                </c:pt>
                <c:pt idx="6081">
                  <c:v>525398400</c:v>
                </c:pt>
                <c:pt idx="6082">
                  <c:v>525484800</c:v>
                </c:pt>
                <c:pt idx="6083">
                  <c:v>525571200</c:v>
                </c:pt>
                <c:pt idx="6084">
                  <c:v>525657600</c:v>
                </c:pt>
                <c:pt idx="6085">
                  <c:v>525744000</c:v>
                </c:pt>
                <c:pt idx="6086">
                  <c:v>525830400</c:v>
                </c:pt>
                <c:pt idx="6087">
                  <c:v>525916800</c:v>
                </c:pt>
                <c:pt idx="6088">
                  <c:v>526003200</c:v>
                </c:pt>
                <c:pt idx="6089">
                  <c:v>526089600</c:v>
                </c:pt>
                <c:pt idx="6090">
                  <c:v>526176000</c:v>
                </c:pt>
                <c:pt idx="6091">
                  <c:v>526262400</c:v>
                </c:pt>
                <c:pt idx="6092">
                  <c:v>526348800</c:v>
                </c:pt>
                <c:pt idx="6093">
                  <c:v>526435200</c:v>
                </c:pt>
                <c:pt idx="6094">
                  <c:v>526521600</c:v>
                </c:pt>
                <c:pt idx="6095">
                  <c:v>526608000</c:v>
                </c:pt>
                <c:pt idx="6096">
                  <c:v>526694400</c:v>
                </c:pt>
                <c:pt idx="6097">
                  <c:v>526780800</c:v>
                </c:pt>
                <c:pt idx="6098">
                  <c:v>526867200</c:v>
                </c:pt>
                <c:pt idx="6099">
                  <c:v>526953600</c:v>
                </c:pt>
                <c:pt idx="6100">
                  <c:v>527040000</c:v>
                </c:pt>
                <c:pt idx="6101">
                  <c:v>527126400</c:v>
                </c:pt>
                <c:pt idx="6102">
                  <c:v>527212800</c:v>
                </c:pt>
                <c:pt idx="6103">
                  <c:v>527299200</c:v>
                </c:pt>
                <c:pt idx="6104">
                  <c:v>527385600</c:v>
                </c:pt>
                <c:pt idx="6105">
                  <c:v>527472000</c:v>
                </c:pt>
                <c:pt idx="6106">
                  <c:v>527558400</c:v>
                </c:pt>
                <c:pt idx="6107">
                  <c:v>527644800</c:v>
                </c:pt>
                <c:pt idx="6108">
                  <c:v>527731200</c:v>
                </c:pt>
                <c:pt idx="6109">
                  <c:v>527817600</c:v>
                </c:pt>
                <c:pt idx="6110">
                  <c:v>527904000</c:v>
                </c:pt>
                <c:pt idx="6111">
                  <c:v>527990400</c:v>
                </c:pt>
                <c:pt idx="6112">
                  <c:v>528076800</c:v>
                </c:pt>
                <c:pt idx="6113">
                  <c:v>528163200</c:v>
                </c:pt>
                <c:pt idx="6114">
                  <c:v>528249600</c:v>
                </c:pt>
                <c:pt idx="6115">
                  <c:v>528336000</c:v>
                </c:pt>
                <c:pt idx="6116">
                  <c:v>528422400</c:v>
                </c:pt>
                <c:pt idx="6117">
                  <c:v>528508800</c:v>
                </c:pt>
                <c:pt idx="6118">
                  <c:v>528595200</c:v>
                </c:pt>
                <c:pt idx="6119">
                  <c:v>528681600</c:v>
                </c:pt>
                <c:pt idx="6120">
                  <c:v>528768000</c:v>
                </c:pt>
                <c:pt idx="6121">
                  <c:v>528854400</c:v>
                </c:pt>
                <c:pt idx="6122">
                  <c:v>528940800</c:v>
                </c:pt>
                <c:pt idx="6123">
                  <c:v>529027200</c:v>
                </c:pt>
                <c:pt idx="6124">
                  <c:v>529113600</c:v>
                </c:pt>
                <c:pt idx="6125">
                  <c:v>529200000</c:v>
                </c:pt>
                <c:pt idx="6126">
                  <c:v>529286400</c:v>
                </c:pt>
                <c:pt idx="6127">
                  <c:v>529372800</c:v>
                </c:pt>
                <c:pt idx="6128">
                  <c:v>529459200</c:v>
                </c:pt>
                <c:pt idx="6129">
                  <c:v>529545600</c:v>
                </c:pt>
                <c:pt idx="6130">
                  <c:v>529632000</c:v>
                </c:pt>
                <c:pt idx="6131">
                  <c:v>529718400</c:v>
                </c:pt>
                <c:pt idx="6132">
                  <c:v>529804800</c:v>
                </c:pt>
                <c:pt idx="6133">
                  <c:v>529891200</c:v>
                </c:pt>
                <c:pt idx="6134">
                  <c:v>529977600</c:v>
                </c:pt>
                <c:pt idx="6135">
                  <c:v>530064000</c:v>
                </c:pt>
                <c:pt idx="6136">
                  <c:v>530150400</c:v>
                </c:pt>
                <c:pt idx="6137">
                  <c:v>530236800</c:v>
                </c:pt>
                <c:pt idx="6138">
                  <c:v>530323200</c:v>
                </c:pt>
                <c:pt idx="6139">
                  <c:v>530409600</c:v>
                </c:pt>
                <c:pt idx="6140">
                  <c:v>530496000</c:v>
                </c:pt>
                <c:pt idx="6141">
                  <c:v>530582400</c:v>
                </c:pt>
                <c:pt idx="6142">
                  <c:v>530668800</c:v>
                </c:pt>
                <c:pt idx="6143">
                  <c:v>530755200</c:v>
                </c:pt>
                <c:pt idx="6144">
                  <c:v>530841600</c:v>
                </c:pt>
                <c:pt idx="6145">
                  <c:v>530928000</c:v>
                </c:pt>
                <c:pt idx="6146">
                  <c:v>531014400</c:v>
                </c:pt>
                <c:pt idx="6147">
                  <c:v>531100800</c:v>
                </c:pt>
                <c:pt idx="6148">
                  <c:v>531187200</c:v>
                </c:pt>
                <c:pt idx="6149">
                  <c:v>531273600</c:v>
                </c:pt>
                <c:pt idx="6150">
                  <c:v>531360000</c:v>
                </c:pt>
                <c:pt idx="6151">
                  <c:v>531446400</c:v>
                </c:pt>
                <c:pt idx="6152">
                  <c:v>531532800</c:v>
                </c:pt>
                <c:pt idx="6153">
                  <c:v>531619200</c:v>
                </c:pt>
                <c:pt idx="6154">
                  <c:v>531705600</c:v>
                </c:pt>
                <c:pt idx="6155">
                  <c:v>531792000</c:v>
                </c:pt>
                <c:pt idx="6156">
                  <c:v>531878400</c:v>
                </c:pt>
                <c:pt idx="6157">
                  <c:v>531964800</c:v>
                </c:pt>
                <c:pt idx="6158">
                  <c:v>532051200</c:v>
                </c:pt>
                <c:pt idx="6159">
                  <c:v>532137600</c:v>
                </c:pt>
                <c:pt idx="6160">
                  <c:v>532224000</c:v>
                </c:pt>
                <c:pt idx="6161">
                  <c:v>532310400</c:v>
                </c:pt>
                <c:pt idx="6162">
                  <c:v>532396800</c:v>
                </c:pt>
                <c:pt idx="6163">
                  <c:v>532483200</c:v>
                </c:pt>
                <c:pt idx="6164">
                  <c:v>532569600</c:v>
                </c:pt>
                <c:pt idx="6165">
                  <c:v>532656000</c:v>
                </c:pt>
                <c:pt idx="6166">
                  <c:v>532742400</c:v>
                </c:pt>
                <c:pt idx="6167">
                  <c:v>532828800</c:v>
                </c:pt>
                <c:pt idx="6168">
                  <c:v>532915200</c:v>
                </c:pt>
                <c:pt idx="6169">
                  <c:v>533001600</c:v>
                </c:pt>
                <c:pt idx="6170">
                  <c:v>533088000</c:v>
                </c:pt>
                <c:pt idx="6171">
                  <c:v>533174400</c:v>
                </c:pt>
                <c:pt idx="6172">
                  <c:v>533260800</c:v>
                </c:pt>
                <c:pt idx="6173">
                  <c:v>533347200</c:v>
                </c:pt>
                <c:pt idx="6174">
                  <c:v>533433600</c:v>
                </c:pt>
                <c:pt idx="6175">
                  <c:v>533520000</c:v>
                </c:pt>
                <c:pt idx="6176">
                  <c:v>533606400</c:v>
                </c:pt>
                <c:pt idx="6177">
                  <c:v>533692800</c:v>
                </c:pt>
                <c:pt idx="6178">
                  <c:v>533779200</c:v>
                </c:pt>
                <c:pt idx="6179">
                  <c:v>533865600</c:v>
                </c:pt>
                <c:pt idx="6180">
                  <c:v>533952000</c:v>
                </c:pt>
                <c:pt idx="6181">
                  <c:v>534038400</c:v>
                </c:pt>
                <c:pt idx="6182">
                  <c:v>534124800</c:v>
                </c:pt>
                <c:pt idx="6183">
                  <c:v>534211200</c:v>
                </c:pt>
                <c:pt idx="6184">
                  <c:v>534297600</c:v>
                </c:pt>
                <c:pt idx="6185">
                  <c:v>534384000</c:v>
                </c:pt>
                <c:pt idx="6186">
                  <c:v>534470400</c:v>
                </c:pt>
                <c:pt idx="6187">
                  <c:v>534556800</c:v>
                </c:pt>
                <c:pt idx="6188">
                  <c:v>534643200</c:v>
                </c:pt>
                <c:pt idx="6189">
                  <c:v>534729600</c:v>
                </c:pt>
                <c:pt idx="6190">
                  <c:v>534816000</c:v>
                </c:pt>
                <c:pt idx="6191">
                  <c:v>534902400</c:v>
                </c:pt>
                <c:pt idx="6192">
                  <c:v>534988800</c:v>
                </c:pt>
                <c:pt idx="6193">
                  <c:v>535075200</c:v>
                </c:pt>
                <c:pt idx="6194">
                  <c:v>535161600</c:v>
                </c:pt>
                <c:pt idx="6195">
                  <c:v>535248000</c:v>
                </c:pt>
                <c:pt idx="6196">
                  <c:v>535334400</c:v>
                </c:pt>
                <c:pt idx="6197">
                  <c:v>535420800</c:v>
                </c:pt>
                <c:pt idx="6198">
                  <c:v>535507200</c:v>
                </c:pt>
                <c:pt idx="6199">
                  <c:v>535593600</c:v>
                </c:pt>
                <c:pt idx="6200">
                  <c:v>535680000</c:v>
                </c:pt>
                <c:pt idx="6201">
                  <c:v>535766400</c:v>
                </c:pt>
                <c:pt idx="6202">
                  <c:v>535852800</c:v>
                </c:pt>
                <c:pt idx="6203">
                  <c:v>535939200</c:v>
                </c:pt>
                <c:pt idx="6204">
                  <c:v>536025600</c:v>
                </c:pt>
                <c:pt idx="6205">
                  <c:v>536112000</c:v>
                </c:pt>
                <c:pt idx="6206">
                  <c:v>536198400</c:v>
                </c:pt>
                <c:pt idx="6207">
                  <c:v>536284800</c:v>
                </c:pt>
                <c:pt idx="6208">
                  <c:v>536371200</c:v>
                </c:pt>
                <c:pt idx="6209">
                  <c:v>536457600</c:v>
                </c:pt>
                <c:pt idx="6210">
                  <c:v>536544000</c:v>
                </c:pt>
                <c:pt idx="6211">
                  <c:v>536630400</c:v>
                </c:pt>
                <c:pt idx="6212">
                  <c:v>536716800</c:v>
                </c:pt>
                <c:pt idx="6213">
                  <c:v>536803200</c:v>
                </c:pt>
                <c:pt idx="6214">
                  <c:v>536889600</c:v>
                </c:pt>
                <c:pt idx="6215">
                  <c:v>536976000</c:v>
                </c:pt>
                <c:pt idx="6216">
                  <c:v>537062400</c:v>
                </c:pt>
                <c:pt idx="6217">
                  <c:v>537148800</c:v>
                </c:pt>
                <c:pt idx="6218">
                  <c:v>537235200</c:v>
                </c:pt>
                <c:pt idx="6219">
                  <c:v>537321600</c:v>
                </c:pt>
                <c:pt idx="6220">
                  <c:v>537408000</c:v>
                </c:pt>
                <c:pt idx="6221">
                  <c:v>537494400</c:v>
                </c:pt>
                <c:pt idx="6222">
                  <c:v>537580800</c:v>
                </c:pt>
                <c:pt idx="6223">
                  <c:v>537667200</c:v>
                </c:pt>
                <c:pt idx="6224">
                  <c:v>537753600</c:v>
                </c:pt>
                <c:pt idx="6225">
                  <c:v>537840000</c:v>
                </c:pt>
                <c:pt idx="6226">
                  <c:v>537926400</c:v>
                </c:pt>
                <c:pt idx="6227">
                  <c:v>538012800</c:v>
                </c:pt>
                <c:pt idx="6228">
                  <c:v>538099200</c:v>
                </c:pt>
                <c:pt idx="6229">
                  <c:v>538185600</c:v>
                </c:pt>
                <c:pt idx="6230">
                  <c:v>538272000</c:v>
                </c:pt>
                <c:pt idx="6231">
                  <c:v>538358400</c:v>
                </c:pt>
                <c:pt idx="6232">
                  <c:v>538444800</c:v>
                </c:pt>
                <c:pt idx="6233">
                  <c:v>538531200</c:v>
                </c:pt>
                <c:pt idx="6234">
                  <c:v>538617600</c:v>
                </c:pt>
                <c:pt idx="6235">
                  <c:v>538704000</c:v>
                </c:pt>
                <c:pt idx="6236">
                  <c:v>538790400</c:v>
                </c:pt>
                <c:pt idx="6237">
                  <c:v>538876800</c:v>
                </c:pt>
                <c:pt idx="6238">
                  <c:v>538963200</c:v>
                </c:pt>
                <c:pt idx="6239">
                  <c:v>539049600</c:v>
                </c:pt>
                <c:pt idx="6240">
                  <c:v>539136000</c:v>
                </c:pt>
                <c:pt idx="6241">
                  <c:v>539222400</c:v>
                </c:pt>
                <c:pt idx="6242">
                  <c:v>539308800</c:v>
                </c:pt>
                <c:pt idx="6243">
                  <c:v>539395200</c:v>
                </c:pt>
                <c:pt idx="6244">
                  <c:v>539481600</c:v>
                </c:pt>
                <c:pt idx="6245">
                  <c:v>539568000</c:v>
                </c:pt>
                <c:pt idx="6246">
                  <c:v>539654400</c:v>
                </c:pt>
                <c:pt idx="6247">
                  <c:v>539740800</c:v>
                </c:pt>
                <c:pt idx="6248">
                  <c:v>539827200</c:v>
                </c:pt>
                <c:pt idx="6249">
                  <c:v>539913600</c:v>
                </c:pt>
                <c:pt idx="6250">
                  <c:v>540000000</c:v>
                </c:pt>
                <c:pt idx="6251">
                  <c:v>540086400</c:v>
                </c:pt>
                <c:pt idx="6252">
                  <c:v>540172800</c:v>
                </c:pt>
                <c:pt idx="6253">
                  <c:v>540259200</c:v>
                </c:pt>
                <c:pt idx="6254">
                  <c:v>540345600</c:v>
                </c:pt>
                <c:pt idx="6255">
                  <c:v>540432000</c:v>
                </c:pt>
                <c:pt idx="6256">
                  <c:v>540518400</c:v>
                </c:pt>
                <c:pt idx="6257">
                  <c:v>540604800</c:v>
                </c:pt>
                <c:pt idx="6258">
                  <c:v>540691200</c:v>
                </c:pt>
                <c:pt idx="6259">
                  <c:v>540777600</c:v>
                </c:pt>
                <c:pt idx="6260">
                  <c:v>540864000</c:v>
                </c:pt>
                <c:pt idx="6261">
                  <c:v>540950400</c:v>
                </c:pt>
                <c:pt idx="6262">
                  <c:v>541036800</c:v>
                </c:pt>
                <c:pt idx="6263">
                  <c:v>541123200</c:v>
                </c:pt>
                <c:pt idx="6264">
                  <c:v>541209600</c:v>
                </c:pt>
                <c:pt idx="6265">
                  <c:v>541296000</c:v>
                </c:pt>
                <c:pt idx="6266">
                  <c:v>541382400</c:v>
                </c:pt>
                <c:pt idx="6267">
                  <c:v>541468800</c:v>
                </c:pt>
                <c:pt idx="6268">
                  <c:v>541555200</c:v>
                </c:pt>
                <c:pt idx="6269">
                  <c:v>541641600</c:v>
                </c:pt>
                <c:pt idx="6270">
                  <c:v>541728000</c:v>
                </c:pt>
                <c:pt idx="6271">
                  <c:v>541814400</c:v>
                </c:pt>
                <c:pt idx="6272">
                  <c:v>541900800</c:v>
                </c:pt>
                <c:pt idx="6273">
                  <c:v>541987200</c:v>
                </c:pt>
                <c:pt idx="6274">
                  <c:v>542073600</c:v>
                </c:pt>
                <c:pt idx="6275">
                  <c:v>542160000</c:v>
                </c:pt>
                <c:pt idx="6276">
                  <c:v>542246400</c:v>
                </c:pt>
                <c:pt idx="6277">
                  <c:v>542332800</c:v>
                </c:pt>
                <c:pt idx="6278">
                  <c:v>542419200</c:v>
                </c:pt>
                <c:pt idx="6279">
                  <c:v>542505600</c:v>
                </c:pt>
                <c:pt idx="6280">
                  <c:v>542592000</c:v>
                </c:pt>
                <c:pt idx="6281">
                  <c:v>542678400</c:v>
                </c:pt>
                <c:pt idx="6282">
                  <c:v>542764800</c:v>
                </c:pt>
                <c:pt idx="6283">
                  <c:v>542851200</c:v>
                </c:pt>
                <c:pt idx="6284">
                  <c:v>542937600</c:v>
                </c:pt>
                <c:pt idx="6285">
                  <c:v>543024000</c:v>
                </c:pt>
                <c:pt idx="6286">
                  <c:v>543110400</c:v>
                </c:pt>
                <c:pt idx="6287">
                  <c:v>543196800</c:v>
                </c:pt>
                <c:pt idx="6288">
                  <c:v>543283200</c:v>
                </c:pt>
                <c:pt idx="6289">
                  <c:v>543369600</c:v>
                </c:pt>
                <c:pt idx="6290">
                  <c:v>543456000</c:v>
                </c:pt>
                <c:pt idx="6291">
                  <c:v>543542400</c:v>
                </c:pt>
                <c:pt idx="6292">
                  <c:v>543628800</c:v>
                </c:pt>
                <c:pt idx="6293">
                  <c:v>543715200</c:v>
                </c:pt>
                <c:pt idx="6294">
                  <c:v>543801600</c:v>
                </c:pt>
                <c:pt idx="6295">
                  <c:v>543888000</c:v>
                </c:pt>
                <c:pt idx="6296">
                  <c:v>543974400</c:v>
                </c:pt>
                <c:pt idx="6297">
                  <c:v>544060800</c:v>
                </c:pt>
                <c:pt idx="6298">
                  <c:v>544147200</c:v>
                </c:pt>
                <c:pt idx="6299">
                  <c:v>544233600</c:v>
                </c:pt>
                <c:pt idx="6300">
                  <c:v>544320000</c:v>
                </c:pt>
                <c:pt idx="6301">
                  <c:v>544406400</c:v>
                </c:pt>
                <c:pt idx="6302">
                  <c:v>544492800</c:v>
                </c:pt>
                <c:pt idx="6303">
                  <c:v>544579200</c:v>
                </c:pt>
                <c:pt idx="6304">
                  <c:v>544665600</c:v>
                </c:pt>
                <c:pt idx="6305">
                  <c:v>544752000</c:v>
                </c:pt>
                <c:pt idx="6306">
                  <c:v>544838400</c:v>
                </c:pt>
                <c:pt idx="6307">
                  <c:v>544924800</c:v>
                </c:pt>
                <c:pt idx="6308">
                  <c:v>545011200</c:v>
                </c:pt>
                <c:pt idx="6309">
                  <c:v>545097600</c:v>
                </c:pt>
                <c:pt idx="6310">
                  <c:v>545184000</c:v>
                </c:pt>
                <c:pt idx="6311">
                  <c:v>545270400</c:v>
                </c:pt>
                <c:pt idx="6312">
                  <c:v>545356800</c:v>
                </c:pt>
                <c:pt idx="6313">
                  <c:v>545443200</c:v>
                </c:pt>
                <c:pt idx="6314">
                  <c:v>545529600</c:v>
                </c:pt>
                <c:pt idx="6315">
                  <c:v>545616000</c:v>
                </c:pt>
                <c:pt idx="6316">
                  <c:v>545702400</c:v>
                </c:pt>
                <c:pt idx="6317">
                  <c:v>545788800</c:v>
                </c:pt>
                <c:pt idx="6318">
                  <c:v>545875200</c:v>
                </c:pt>
                <c:pt idx="6319">
                  <c:v>545961600</c:v>
                </c:pt>
                <c:pt idx="6320">
                  <c:v>546048000</c:v>
                </c:pt>
                <c:pt idx="6321">
                  <c:v>546134400</c:v>
                </c:pt>
                <c:pt idx="6322">
                  <c:v>546220800</c:v>
                </c:pt>
                <c:pt idx="6323">
                  <c:v>546307200</c:v>
                </c:pt>
                <c:pt idx="6324">
                  <c:v>546393600</c:v>
                </c:pt>
                <c:pt idx="6325">
                  <c:v>546480000</c:v>
                </c:pt>
                <c:pt idx="6326">
                  <c:v>546566400</c:v>
                </c:pt>
                <c:pt idx="6327">
                  <c:v>546652800</c:v>
                </c:pt>
                <c:pt idx="6328">
                  <c:v>546739200</c:v>
                </c:pt>
                <c:pt idx="6329">
                  <c:v>546825600</c:v>
                </c:pt>
                <c:pt idx="6330">
                  <c:v>546912000</c:v>
                </c:pt>
                <c:pt idx="6331">
                  <c:v>546998400</c:v>
                </c:pt>
                <c:pt idx="6332">
                  <c:v>547084800</c:v>
                </c:pt>
                <c:pt idx="6333">
                  <c:v>547171200</c:v>
                </c:pt>
                <c:pt idx="6334">
                  <c:v>547257600</c:v>
                </c:pt>
                <c:pt idx="6335">
                  <c:v>547344000</c:v>
                </c:pt>
                <c:pt idx="6336">
                  <c:v>547430400</c:v>
                </c:pt>
                <c:pt idx="6337">
                  <c:v>547516800</c:v>
                </c:pt>
                <c:pt idx="6338">
                  <c:v>547603200</c:v>
                </c:pt>
                <c:pt idx="6339">
                  <c:v>547689600</c:v>
                </c:pt>
                <c:pt idx="6340">
                  <c:v>547776000</c:v>
                </c:pt>
                <c:pt idx="6341">
                  <c:v>547862400</c:v>
                </c:pt>
                <c:pt idx="6342">
                  <c:v>547948800</c:v>
                </c:pt>
                <c:pt idx="6343">
                  <c:v>548035200</c:v>
                </c:pt>
                <c:pt idx="6344">
                  <c:v>548121600</c:v>
                </c:pt>
                <c:pt idx="6345">
                  <c:v>548208000</c:v>
                </c:pt>
                <c:pt idx="6346">
                  <c:v>548294400</c:v>
                </c:pt>
                <c:pt idx="6347">
                  <c:v>548380800</c:v>
                </c:pt>
                <c:pt idx="6348">
                  <c:v>548467200</c:v>
                </c:pt>
                <c:pt idx="6349">
                  <c:v>548553600</c:v>
                </c:pt>
                <c:pt idx="6350">
                  <c:v>548640000</c:v>
                </c:pt>
                <c:pt idx="6351">
                  <c:v>548726400</c:v>
                </c:pt>
                <c:pt idx="6352">
                  <c:v>548812800</c:v>
                </c:pt>
                <c:pt idx="6353">
                  <c:v>548899200</c:v>
                </c:pt>
                <c:pt idx="6354">
                  <c:v>548985600</c:v>
                </c:pt>
                <c:pt idx="6355">
                  <c:v>549072000</c:v>
                </c:pt>
                <c:pt idx="6356">
                  <c:v>549158400</c:v>
                </c:pt>
                <c:pt idx="6357">
                  <c:v>549244800</c:v>
                </c:pt>
                <c:pt idx="6358">
                  <c:v>549331200</c:v>
                </c:pt>
                <c:pt idx="6359">
                  <c:v>549417600</c:v>
                </c:pt>
                <c:pt idx="6360">
                  <c:v>549504000</c:v>
                </c:pt>
                <c:pt idx="6361">
                  <c:v>549590400</c:v>
                </c:pt>
                <c:pt idx="6362">
                  <c:v>549676800</c:v>
                </c:pt>
                <c:pt idx="6363">
                  <c:v>549763200</c:v>
                </c:pt>
                <c:pt idx="6364">
                  <c:v>549849600</c:v>
                </c:pt>
                <c:pt idx="6365">
                  <c:v>549936000</c:v>
                </c:pt>
                <c:pt idx="6366">
                  <c:v>550022400</c:v>
                </c:pt>
                <c:pt idx="6367">
                  <c:v>550108800</c:v>
                </c:pt>
                <c:pt idx="6368">
                  <c:v>550195200</c:v>
                </c:pt>
                <c:pt idx="6369">
                  <c:v>550281600</c:v>
                </c:pt>
                <c:pt idx="6370">
                  <c:v>550368000</c:v>
                </c:pt>
                <c:pt idx="6371">
                  <c:v>550454400</c:v>
                </c:pt>
                <c:pt idx="6372">
                  <c:v>550540800</c:v>
                </c:pt>
                <c:pt idx="6373">
                  <c:v>550627200</c:v>
                </c:pt>
                <c:pt idx="6374">
                  <c:v>550713600</c:v>
                </c:pt>
                <c:pt idx="6375">
                  <c:v>550800000</c:v>
                </c:pt>
                <c:pt idx="6376">
                  <c:v>550886400</c:v>
                </c:pt>
                <c:pt idx="6377">
                  <c:v>550972800</c:v>
                </c:pt>
                <c:pt idx="6378">
                  <c:v>551059200</c:v>
                </c:pt>
                <c:pt idx="6379">
                  <c:v>551145600</c:v>
                </c:pt>
                <c:pt idx="6380">
                  <c:v>551232000</c:v>
                </c:pt>
                <c:pt idx="6381">
                  <c:v>551318400</c:v>
                </c:pt>
                <c:pt idx="6382">
                  <c:v>551404800</c:v>
                </c:pt>
                <c:pt idx="6383">
                  <c:v>551491200</c:v>
                </c:pt>
                <c:pt idx="6384">
                  <c:v>551577600</c:v>
                </c:pt>
                <c:pt idx="6385">
                  <c:v>551664000</c:v>
                </c:pt>
                <c:pt idx="6386">
                  <c:v>551750400</c:v>
                </c:pt>
                <c:pt idx="6387">
                  <c:v>551836800</c:v>
                </c:pt>
                <c:pt idx="6388">
                  <c:v>551923200</c:v>
                </c:pt>
                <c:pt idx="6389">
                  <c:v>552009600</c:v>
                </c:pt>
                <c:pt idx="6390">
                  <c:v>552096000</c:v>
                </c:pt>
                <c:pt idx="6391">
                  <c:v>552182400</c:v>
                </c:pt>
                <c:pt idx="6392">
                  <c:v>552268800</c:v>
                </c:pt>
                <c:pt idx="6393">
                  <c:v>552355200</c:v>
                </c:pt>
                <c:pt idx="6394">
                  <c:v>552441600</c:v>
                </c:pt>
                <c:pt idx="6395">
                  <c:v>552528000</c:v>
                </c:pt>
                <c:pt idx="6396">
                  <c:v>552614400</c:v>
                </c:pt>
                <c:pt idx="6397">
                  <c:v>552700800</c:v>
                </c:pt>
                <c:pt idx="6398">
                  <c:v>552787200</c:v>
                </c:pt>
                <c:pt idx="6399">
                  <c:v>552873600</c:v>
                </c:pt>
                <c:pt idx="6400">
                  <c:v>552960000</c:v>
                </c:pt>
                <c:pt idx="6401">
                  <c:v>553046400</c:v>
                </c:pt>
                <c:pt idx="6402">
                  <c:v>553132800</c:v>
                </c:pt>
                <c:pt idx="6403">
                  <c:v>553219200</c:v>
                </c:pt>
                <c:pt idx="6404">
                  <c:v>553305600</c:v>
                </c:pt>
                <c:pt idx="6405">
                  <c:v>553392000</c:v>
                </c:pt>
                <c:pt idx="6406">
                  <c:v>553478400</c:v>
                </c:pt>
                <c:pt idx="6407">
                  <c:v>553564800</c:v>
                </c:pt>
                <c:pt idx="6408">
                  <c:v>553651200</c:v>
                </c:pt>
                <c:pt idx="6409">
                  <c:v>553737600</c:v>
                </c:pt>
                <c:pt idx="6410">
                  <c:v>553824000</c:v>
                </c:pt>
                <c:pt idx="6411">
                  <c:v>553910400</c:v>
                </c:pt>
                <c:pt idx="6412">
                  <c:v>553996800</c:v>
                </c:pt>
                <c:pt idx="6413">
                  <c:v>554083200</c:v>
                </c:pt>
                <c:pt idx="6414">
                  <c:v>554169600</c:v>
                </c:pt>
                <c:pt idx="6415">
                  <c:v>554256000</c:v>
                </c:pt>
                <c:pt idx="6416">
                  <c:v>554342400</c:v>
                </c:pt>
                <c:pt idx="6417">
                  <c:v>554428800</c:v>
                </c:pt>
                <c:pt idx="6418">
                  <c:v>554515200</c:v>
                </c:pt>
                <c:pt idx="6419">
                  <c:v>554601600</c:v>
                </c:pt>
                <c:pt idx="6420">
                  <c:v>554688000</c:v>
                </c:pt>
                <c:pt idx="6421">
                  <c:v>554774400</c:v>
                </c:pt>
                <c:pt idx="6422">
                  <c:v>554860800</c:v>
                </c:pt>
                <c:pt idx="6423">
                  <c:v>554947200</c:v>
                </c:pt>
                <c:pt idx="6424">
                  <c:v>555033600</c:v>
                </c:pt>
                <c:pt idx="6425">
                  <c:v>555120000</c:v>
                </c:pt>
                <c:pt idx="6426">
                  <c:v>555206400</c:v>
                </c:pt>
                <c:pt idx="6427">
                  <c:v>555292800</c:v>
                </c:pt>
                <c:pt idx="6428">
                  <c:v>555379200</c:v>
                </c:pt>
                <c:pt idx="6429">
                  <c:v>555465600</c:v>
                </c:pt>
                <c:pt idx="6430">
                  <c:v>555552000</c:v>
                </c:pt>
                <c:pt idx="6431">
                  <c:v>555638400</c:v>
                </c:pt>
                <c:pt idx="6432">
                  <c:v>555724800</c:v>
                </c:pt>
                <c:pt idx="6433">
                  <c:v>555811200</c:v>
                </c:pt>
                <c:pt idx="6434">
                  <c:v>555897600</c:v>
                </c:pt>
                <c:pt idx="6435">
                  <c:v>555984000</c:v>
                </c:pt>
                <c:pt idx="6436">
                  <c:v>556070400</c:v>
                </c:pt>
                <c:pt idx="6437">
                  <c:v>556156800</c:v>
                </c:pt>
                <c:pt idx="6438">
                  <c:v>556243200</c:v>
                </c:pt>
                <c:pt idx="6439">
                  <c:v>556329600</c:v>
                </c:pt>
                <c:pt idx="6440">
                  <c:v>556416000</c:v>
                </c:pt>
                <c:pt idx="6441">
                  <c:v>556502400</c:v>
                </c:pt>
                <c:pt idx="6442">
                  <c:v>556588800</c:v>
                </c:pt>
                <c:pt idx="6443">
                  <c:v>556675200</c:v>
                </c:pt>
                <c:pt idx="6444">
                  <c:v>556761600</c:v>
                </c:pt>
                <c:pt idx="6445">
                  <c:v>556848000</c:v>
                </c:pt>
                <c:pt idx="6446">
                  <c:v>556934400</c:v>
                </c:pt>
                <c:pt idx="6447">
                  <c:v>557020800</c:v>
                </c:pt>
                <c:pt idx="6448">
                  <c:v>557107200</c:v>
                </c:pt>
                <c:pt idx="6449">
                  <c:v>557193600</c:v>
                </c:pt>
                <c:pt idx="6450">
                  <c:v>557280000</c:v>
                </c:pt>
                <c:pt idx="6451">
                  <c:v>557366400</c:v>
                </c:pt>
                <c:pt idx="6452">
                  <c:v>557452800</c:v>
                </c:pt>
                <c:pt idx="6453">
                  <c:v>557539200</c:v>
                </c:pt>
                <c:pt idx="6454">
                  <c:v>557625600</c:v>
                </c:pt>
                <c:pt idx="6455">
                  <c:v>557712000</c:v>
                </c:pt>
                <c:pt idx="6456">
                  <c:v>557798400</c:v>
                </c:pt>
                <c:pt idx="6457">
                  <c:v>557884800</c:v>
                </c:pt>
                <c:pt idx="6458">
                  <c:v>557971200</c:v>
                </c:pt>
                <c:pt idx="6459">
                  <c:v>558057600</c:v>
                </c:pt>
                <c:pt idx="6460">
                  <c:v>558144000</c:v>
                </c:pt>
                <c:pt idx="6461">
                  <c:v>558230400</c:v>
                </c:pt>
                <c:pt idx="6462">
                  <c:v>558316800</c:v>
                </c:pt>
                <c:pt idx="6463">
                  <c:v>558403200</c:v>
                </c:pt>
                <c:pt idx="6464">
                  <c:v>558489600</c:v>
                </c:pt>
                <c:pt idx="6465">
                  <c:v>558576000</c:v>
                </c:pt>
                <c:pt idx="6466">
                  <c:v>558662400</c:v>
                </c:pt>
                <c:pt idx="6467">
                  <c:v>558748800</c:v>
                </c:pt>
                <c:pt idx="6468">
                  <c:v>558835200</c:v>
                </c:pt>
                <c:pt idx="6469">
                  <c:v>558921600</c:v>
                </c:pt>
                <c:pt idx="6470">
                  <c:v>559008000</c:v>
                </c:pt>
                <c:pt idx="6471">
                  <c:v>559094400</c:v>
                </c:pt>
                <c:pt idx="6472">
                  <c:v>559180800</c:v>
                </c:pt>
                <c:pt idx="6473">
                  <c:v>559267200</c:v>
                </c:pt>
                <c:pt idx="6474">
                  <c:v>559353600</c:v>
                </c:pt>
                <c:pt idx="6475">
                  <c:v>559440000</c:v>
                </c:pt>
                <c:pt idx="6476">
                  <c:v>559526400</c:v>
                </c:pt>
                <c:pt idx="6477">
                  <c:v>559612800</c:v>
                </c:pt>
                <c:pt idx="6478">
                  <c:v>559699200</c:v>
                </c:pt>
                <c:pt idx="6479">
                  <c:v>559785600</c:v>
                </c:pt>
                <c:pt idx="6480">
                  <c:v>559872000</c:v>
                </c:pt>
                <c:pt idx="6481">
                  <c:v>559958400</c:v>
                </c:pt>
                <c:pt idx="6482">
                  <c:v>560044800</c:v>
                </c:pt>
                <c:pt idx="6483">
                  <c:v>560131200</c:v>
                </c:pt>
                <c:pt idx="6484">
                  <c:v>560217600</c:v>
                </c:pt>
                <c:pt idx="6485">
                  <c:v>560304000</c:v>
                </c:pt>
                <c:pt idx="6486">
                  <c:v>560390400</c:v>
                </c:pt>
                <c:pt idx="6487">
                  <c:v>560476800</c:v>
                </c:pt>
                <c:pt idx="6488">
                  <c:v>560563200</c:v>
                </c:pt>
                <c:pt idx="6489">
                  <c:v>560649600</c:v>
                </c:pt>
                <c:pt idx="6490">
                  <c:v>560736000</c:v>
                </c:pt>
                <c:pt idx="6491">
                  <c:v>560822400</c:v>
                </c:pt>
                <c:pt idx="6492">
                  <c:v>560908800</c:v>
                </c:pt>
                <c:pt idx="6493">
                  <c:v>560995200</c:v>
                </c:pt>
                <c:pt idx="6494">
                  <c:v>561081600</c:v>
                </c:pt>
                <c:pt idx="6495">
                  <c:v>561168000</c:v>
                </c:pt>
                <c:pt idx="6496">
                  <c:v>561254400</c:v>
                </c:pt>
                <c:pt idx="6497">
                  <c:v>561340800</c:v>
                </c:pt>
                <c:pt idx="6498">
                  <c:v>561427200</c:v>
                </c:pt>
                <c:pt idx="6499">
                  <c:v>561513600</c:v>
                </c:pt>
                <c:pt idx="6500">
                  <c:v>561600000</c:v>
                </c:pt>
                <c:pt idx="6501">
                  <c:v>561686400</c:v>
                </c:pt>
                <c:pt idx="6502">
                  <c:v>561772800</c:v>
                </c:pt>
                <c:pt idx="6503">
                  <c:v>561859200</c:v>
                </c:pt>
                <c:pt idx="6504">
                  <c:v>561945600</c:v>
                </c:pt>
                <c:pt idx="6505">
                  <c:v>562032000</c:v>
                </c:pt>
                <c:pt idx="6506">
                  <c:v>562118400</c:v>
                </c:pt>
                <c:pt idx="6507">
                  <c:v>562204800</c:v>
                </c:pt>
                <c:pt idx="6508">
                  <c:v>562291200</c:v>
                </c:pt>
                <c:pt idx="6509">
                  <c:v>562377600</c:v>
                </c:pt>
                <c:pt idx="6510">
                  <c:v>562464000</c:v>
                </c:pt>
                <c:pt idx="6511">
                  <c:v>562550400</c:v>
                </c:pt>
                <c:pt idx="6512">
                  <c:v>562636800</c:v>
                </c:pt>
                <c:pt idx="6513">
                  <c:v>562723200</c:v>
                </c:pt>
                <c:pt idx="6514">
                  <c:v>562809600</c:v>
                </c:pt>
                <c:pt idx="6515">
                  <c:v>562896000</c:v>
                </c:pt>
                <c:pt idx="6516">
                  <c:v>562982400</c:v>
                </c:pt>
                <c:pt idx="6517">
                  <c:v>563068800</c:v>
                </c:pt>
                <c:pt idx="6518">
                  <c:v>563155200</c:v>
                </c:pt>
                <c:pt idx="6519">
                  <c:v>563241600</c:v>
                </c:pt>
                <c:pt idx="6520">
                  <c:v>563328000</c:v>
                </c:pt>
                <c:pt idx="6521">
                  <c:v>563414400</c:v>
                </c:pt>
                <c:pt idx="6522">
                  <c:v>563500800</c:v>
                </c:pt>
                <c:pt idx="6523">
                  <c:v>563587200</c:v>
                </c:pt>
                <c:pt idx="6524">
                  <c:v>563673600</c:v>
                </c:pt>
                <c:pt idx="6525">
                  <c:v>563760000</c:v>
                </c:pt>
                <c:pt idx="6526">
                  <c:v>563846400</c:v>
                </c:pt>
                <c:pt idx="6527">
                  <c:v>563932800</c:v>
                </c:pt>
                <c:pt idx="6528">
                  <c:v>564019200</c:v>
                </c:pt>
                <c:pt idx="6529">
                  <c:v>564105600</c:v>
                </c:pt>
                <c:pt idx="6530">
                  <c:v>564192000</c:v>
                </c:pt>
                <c:pt idx="6531">
                  <c:v>564278400</c:v>
                </c:pt>
                <c:pt idx="6532">
                  <c:v>564364800</c:v>
                </c:pt>
                <c:pt idx="6533">
                  <c:v>564451200</c:v>
                </c:pt>
                <c:pt idx="6534">
                  <c:v>564537600</c:v>
                </c:pt>
                <c:pt idx="6535">
                  <c:v>564624000</c:v>
                </c:pt>
                <c:pt idx="6536">
                  <c:v>564710400</c:v>
                </c:pt>
                <c:pt idx="6537">
                  <c:v>564796800</c:v>
                </c:pt>
                <c:pt idx="6538">
                  <c:v>564883200</c:v>
                </c:pt>
                <c:pt idx="6539">
                  <c:v>564969600</c:v>
                </c:pt>
                <c:pt idx="6540">
                  <c:v>565056000</c:v>
                </c:pt>
                <c:pt idx="6541">
                  <c:v>565142400</c:v>
                </c:pt>
                <c:pt idx="6542">
                  <c:v>565228800</c:v>
                </c:pt>
                <c:pt idx="6543">
                  <c:v>565315200</c:v>
                </c:pt>
                <c:pt idx="6544">
                  <c:v>565401600</c:v>
                </c:pt>
                <c:pt idx="6545">
                  <c:v>565488000</c:v>
                </c:pt>
                <c:pt idx="6546">
                  <c:v>565574400</c:v>
                </c:pt>
                <c:pt idx="6547">
                  <c:v>565660800</c:v>
                </c:pt>
                <c:pt idx="6548">
                  <c:v>565747200</c:v>
                </c:pt>
                <c:pt idx="6549">
                  <c:v>565833600</c:v>
                </c:pt>
                <c:pt idx="6550">
                  <c:v>565920000</c:v>
                </c:pt>
                <c:pt idx="6551">
                  <c:v>566006400</c:v>
                </c:pt>
                <c:pt idx="6552">
                  <c:v>566092800</c:v>
                </c:pt>
                <c:pt idx="6553">
                  <c:v>566179200</c:v>
                </c:pt>
                <c:pt idx="6554">
                  <c:v>566265600</c:v>
                </c:pt>
                <c:pt idx="6555">
                  <c:v>566352000</c:v>
                </c:pt>
                <c:pt idx="6556">
                  <c:v>566438400</c:v>
                </c:pt>
                <c:pt idx="6557">
                  <c:v>566524800</c:v>
                </c:pt>
                <c:pt idx="6558">
                  <c:v>566611200</c:v>
                </c:pt>
                <c:pt idx="6559">
                  <c:v>566697600</c:v>
                </c:pt>
                <c:pt idx="6560">
                  <c:v>566784000</c:v>
                </c:pt>
                <c:pt idx="6561">
                  <c:v>566870400</c:v>
                </c:pt>
                <c:pt idx="6562">
                  <c:v>566956800</c:v>
                </c:pt>
                <c:pt idx="6563">
                  <c:v>567043200</c:v>
                </c:pt>
                <c:pt idx="6564">
                  <c:v>567129600</c:v>
                </c:pt>
                <c:pt idx="6565">
                  <c:v>567216000</c:v>
                </c:pt>
                <c:pt idx="6566">
                  <c:v>567302400</c:v>
                </c:pt>
                <c:pt idx="6567">
                  <c:v>567388800</c:v>
                </c:pt>
                <c:pt idx="6568">
                  <c:v>567475200</c:v>
                </c:pt>
                <c:pt idx="6569">
                  <c:v>567561600</c:v>
                </c:pt>
                <c:pt idx="6570">
                  <c:v>567648000</c:v>
                </c:pt>
                <c:pt idx="6571">
                  <c:v>567734400</c:v>
                </c:pt>
                <c:pt idx="6572">
                  <c:v>567820800</c:v>
                </c:pt>
                <c:pt idx="6573">
                  <c:v>567907200</c:v>
                </c:pt>
                <c:pt idx="6574">
                  <c:v>567993600</c:v>
                </c:pt>
                <c:pt idx="6575">
                  <c:v>568080000</c:v>
                </c:pt>
                <c:pt idx="6576">
                  <c:v>568166400</c:v>
                </c:pt>
                <c:pt idx="6577">
                  <c:v>568252800</c:v>
                </c:pt>
                <c:pt idx="6578">
                  <c:v>568339200</c:v>
                </c:pt>
                <c:pt idx="6579">
                  <c:v>568425600</c:v>
                </c:pt>
                <c:pt idx="6580">
                  <c:v>568512000</c:v>
                </c:pt>
                <c:pt idx="6581">
                  <c:v>568598400</c:v>
                </c:pt>
                <c:pt idx="6582">
                  <c:v>568684800</c:v>
                </c:pt>
                <c:pt idx="6583">
                  <c:v>568771200</c:v>
                </c:pt>
                <c:pt idx="6584">
                  <c:v>568857600</c:v>
                </c:pt>
                <c:pt idx="6585">
                  <c:v>568944000</c:v>
                </c:pt>
                <c:pt idx="6586">
                  <c:v>569030400</c:v>
                </c:pt>
                <c:pt idx="6587">
                  <c:v>569116800</c:v>
                </c:pt>
                <c:pt idx="6588">
                  <c:v>569203200</c:v>
                </c:pt>
                <c:pt idx="6589">
                  <c:v>569289600</c:v>
                </c:pt>
                <c:pt idx="6590">
                  <c:v>569376000</c:v>
                </c:pt>
                <c:pt idx="6591">
                  <c:v>569462400</c:v>
                </c:pt>
                <c:pt idx="6592">
                  <c:v>569548800</c:v>
                </c:pt>
                <c:pt idx="6593">
                  <c:v>569635200</c:v>
                </c:pt>
                <c:pt idx="6594">
                  <c:v>569721600</c:v>
                </c:pt>
                <c:pt idx="6595">
                  <c:v>569808000</c:v>
                </c:pt>
                <c:pt idx="6596">
                  <c:v>569894400</c:v>
                </c:pt>
                <c:pt idx="6597">
                  <c:v>569980800</c:v>
                </c:pt>
                <c:pt idx="6598">
                  <c:v>570067200</c:v>
                </c:pt>
                <c:pt idx="6599">
                  <c:v>570153600</c:v>
                </c:pt>
                <c:pt idx="6600">
                  <c:v>570240000</c:v>
                </c:pt>
                <c:pt idx="6601">
                  <c:v>570326400</c:v>
                </c:pt>
                <c:pt idx="6602">
                  <c:v>570412800</c:v>
                </c:pt>
                <c:pt idx="6603">
                  <c:v>570499200</c:v>
                </c:pt>
                <c:pt idx="6604">
                  <c:v>570585600</c:v>
                </c:pt>
                <c:pt idx="6605">
                  <c:v>570672000</c:v>
                </c:pt>
                <c:pt idx="6606">
                  <c:v>570758400</c:v>
                </c:pt>
                <c:pt idx="6607">
                  <c:v>570844800</c:v>
                </c:pt>
                <c:pt idx="6608">
                  <c:v>570931200</c:v>
                </c:pt>
                <c:pt idx="6609">
                  <c:v>571017600</c:v>
                </c:pt>
                <c:pt idx="6610">
                  <c:v>571104000</c:v>
                </c:pt>
                <c:pt idx="6611">
                  <c:v>571190400</c:v>
                </c:pt>
                <c:pt idx="6612">
                  <c:v>571276800</c:v>
                </c:pt>
                <c:pt idx="6613">
                  <c:v>571363200</c:v>
                </c:pt>
                <c:pt idx="6614">
                  <c:v>571449600</c:v>
                </c:pt>
                <c:pt idx="6615">
                  <c:v>571536000</c:v>
                </c:pt>
                <c:pt idx="6616">
                  <c:v>571622400</c:v>
                </c:pt>
                <c:pt idx="6617">
                  <c:v>571708800</c:v>
                </c:pt>
                <c:pt idx="6618">
                  <c:v>571795200</c:v>
                </c:pt>
                <c:pt idx="6619">
                  <c:v>571881600</c:v>
                </c:pt>
                <c:pt idx="6620">
                  <c:v>571968000</c:v>
                </c:pt>
                <c:pt idx="6621">
                  <c:v>572054400</c:v>
                </c:pt>
                <c:pt idx="6622">
                  <c:v>572140800</c:v>
                </c:pt>
                <c:pt idx="6623">
                  <c:v>572227200</c:v>
                </c:pt>
                <c:pt idx="6624">
                  <c:v>572313600</c:v>
                </c:pt>
                <c:pt idx="6625">
                  <c:v>572400000</c:v>
                </c:pt>
                <c:pt idx="6626">
                  <c:v>572486400</c:v>
                </c:pt>
                <c:pt idx="6627">
                  <c:v>572572800</c:v>
                </c:pt>
                <c:pt idx="6628">
                  <c:v>572659200</c:v>
                </c:pt>
                <c:pt idx="6629">
                  <c:v>572745600</c:v>
                </c:pt>
                <c:pt idx="6630">
                  <c:v>572832000</c:v>
                </c:pt>
                <c:pt idx="6631">
                  <c:v>572918400</c:v>
                </c:pt>
                <c:pt idx="6632">
                  <c:v>573004800</c:v>
                </c:pt>
                <c:pt idx="6633">
                  <c:v>573091200</c:v>
                </c:pt>
                <c:pt idx="6634">
                  <c:v>573177600</c:v>
                </c:pt>
                <c:pt idx="6635">
                  <c:v>573264000</c:v>
                </c:pt>
                <c:pt idx="6636">
                  <c:v>573350400</c:v>
                </c:pt>
                <c:pt idx="6637">
                  <c:v>573436800</c:v>
                </c:pt>
                <c:pt idx="6638">
                  <c:v>573523200</c:v>
                </c:pt>
                <c:pt idx="6639">
                  <c:v>573609600</c:v>
                </c:pt>
                <c:pt idx="6640">
                  <c:v>573696000</c:v>
                </c:pt>
                <c:pt idx="6641">
                  <c:v>573782400</c:v>
                </c:pt>
                <c:pt idx="6642">
                  <c:v>573868800</c:v>
                </c:pt>
                <c:pt idx="6643">
                  <c:v>573955200</c:v>
                </c:pt>
                <c:pt idx="6644">
                  <c:v>574041600</c:v>
                </c:pt>
                <c:pt idx="6645">
                  <c:v>574128000</c:v>
                </c:pt>
                <c:pt idx="6646">
                  <c:v>574214400</c:v>
                </c:pt>
                <c:pt idx="6647">
                  <c:v>574300800</c:v>
                </c:pt>
                <c:pt idx="6648">
                  <c:v>574387200</c:v>
                </c:pt>
                <c:pt idx="6649">
                  <c:v>574473600</c:v>
                </c:pt>
                <c:pt idx="6650">
                  <c:v>574560000</c:v>
                </c:pt>
                <c:pt idx="6651">
                  <c:v>574646400</c:v>
                </c:pt>
                <c:pt idx="6652">
                  <c:v>574732800</c:v>
                </c:pt>
                <c:pt idx="6653">
                  <c:v>574819200</c:v>
                </c:pt>
                <c:pt idx="6654">
                  <c:v>574905600</c:v>
                </c:pt>
                <c:pt idx="6655">
                  <c:v>574992000</c:v>
                </c:pt>
                <c:pt idx="6656">
                  <c:v>575078400</c:v>
                </c:pt>
                <c:pt idx="6657">
                  <c:v>575164800</c:v>
                </c:pt>
                <c:pt idx="6658">
                  <c:v>575251200</c:v>
                </c:pt>
                <c:pt idx="6659">
                  <c:v>575337600</c:v>
                </c:pt>
                <c:pt idx="6660">
                  <c:v>575424000</c:v>
                </c:pt>
                <c:pt idx="6661">
                  <c:v>575510400</c:v>
                </c:pt>
                <c:pt idx="6662">
                  <c:v>575596800</c:v>
                </c:pt>
                <c:pt idx="6663">
                  <c:v>575683200</c:v>
                </c:pt>
                <c:pt idx="6664">
                  <c:v>575769600</c:v>
                </c:pt>
                <c:pt idx="6665">
                  <c:v>575856000</c:v>
                </c:pt>
                <c:pt idx="6666">
                  <c:v>575942400</c:v>
                </c:pt>
                <c:pt idx="6667">
                  <c:v>576028800</c:v>
                </c:pt>
                <c:pt idx="6668">
                  <c:v>576115200</c:v>
                </c:pt>
                <c:pt idx="6669">
                  <c:v>576201600</c:v>
                </c:pt>
                <c:pt idx="6670">
                  <c:v>576288000</c:v>
                </c:pt>
                <c:pt idx="6671">
                  <c:v>576374400</c:v>
                </c:pt>
                <c:pt idx="6672">
                  <c:v>576460800</c:v>
                </c:pt>
                <c:pt idx="6673">
                  <c:v>576547200</c:v>
                </c:pt>
                <c:pt idx="6674">
                  <c:v>576633600</c:v>
                </c:pt>
                <c:pt idx="6675">
                  <c:v>576720000</c:v>
                </c:pt>
                <c:pt idx="6676">
                  <c:v>576806400</c:v>
                </c:pt>
                <c:pt idx="6677">
                  <c:v>576892800</c:v>
                </c:pt>
                <c:pt idx="6678">
                  <c:v>576979200</c:v>
                </c:pt>
                <c:pt idx="6679">
                  <c:v>577065600</c:v>
                </c:pt>
                <c:pt idx="6680">
                  <c:v>577152000</c:v>
                </c:pt>
                <c:pt idx="6681">
                  <c:v>577238400</c:v>
                </c:pt>
                <c:pt idx="6682">
                  <c:v>577324800</c:v>
                </c:pt>
                <c:pt idx="6683">
                  <c:v>577411200</c:v>
                </c:pt>
                <c:pt idx="6684">
                  <c:v>577497600</c:v>
                </c:pt>
                <c:pt idx="6685">
                  <c:v>577584000</c:v>
                </c:pt>
                <c:pt idx="6686">
                  <c:v>577670400</c:v>
                </c:pt>
                <c:pt idx="6687">
                  <c:v>577756800</c:v>
                </c:pt>
                <c:pt idx="6688">
                  <c:v>577843200</c:v>
                </c:pt>
                <c:pt idx="6689">
                  <c:v>577929600</c:v>
                </c:pt>
                <c:pt idx="6690">
                  <c:v>578016000</c:v>
                </c:pt>
                <c:pt idx="6691">
                  <c:v>578102400</c:v>
                </c:pt>
                <c:pt idx="6692">
                  <c:v>578188800</c:v>
                </c:pt>
                <c:pt idx="6693">
                  <c:v>578275200</c:v>
                </c:pt>
                <c:pt idx="6694">
                  <c:v>578361600</c:v>
                </c:pt>
                <c:pt idx="6695">
                  <c:v>578448000</c:v>
                </c:pt>
                <c:pt idx="6696">
                  <c:v>578534400</c:v>
                </c:pt>
                <c:pt idx="6697">
                  <c:v>578620800</c:v>
                </c:pt>
                <c:pt idx="6698">
                  <c:v>578707200</c:v>
                </c:pt>
                <c:pt idx="6699">
                  <c:v>578793600</c:v>
                </c:pt>
                <c:pt idx="6700">
                  <c:v>578880000</c:v>
                </c:pt>
                <c:pt idx="6701">
                  <c:v>578966400</c:v>
                </c:pt>
                <c:pt idx="6702">
                  <c:v>579052800</c:v>
                </c:pt>
                <c:pt idx="6703">
                  <c:v>579139200</c:v>
                </c:pt>
                <c:pt idx="6704">
                  <c:v>579225600</c:v>
                </c:pt>
                <c:pt idx="6705">
                  <c:v>579312000</c:v>
                </c:pt>
                <c:pt idx="6706">
                  <c:v>579398400</c:v>
                </c:pt>
                <c:pt idx="6707">
                  <c:v>579484800</c:v>
                </c:pt>
                <c:pt idx="6708">
                  <c:v>579571200</c:v>
                </c:pt>
                <c:pt idx="6709">
                  <c:v>579657600</c:v>
                </c:pt>
                <c:pt idx="6710">
                  <c:v>579744000</c:v>
                </c:pt>
                <c:pt idx="6711">
                  <c:v>579830400</c:v>
                </c:pt>
                <c:pt idx="6712">
                  <c:v>579916800</c:v>
                </c:pt>
                <c:pt idx="6713">
                  <c:v>580003200</c:v>
                </c:pt>
                <c:pt idx="6714">
                  <c:v>580089600</c:v>
                </c:pt>
                <c:pt idx="6715">
                  <c:v>580176000</c:v>
                </c:pt>
                <c:pt idx="6716">
                  <c:v>580262400</c:v>
                </c:pt>
                <c:pt idx="6717">
                  <c:v>580348800</c:v>
                </c:pt>
                <c:pt idx="6718">
                  <c:v>580435200</c:v>
                </c:pt>
                <c:pt idx="6719">
                  <c:v>580521600</c:v>
                </c:pt>
                <c:pt idx="6720">
                  <c:v>580608000</c:v>
                </c:pt>
                <c:pt idx="6721">
                  <c:v>580694400</c:v>
                </c:pt>
                <c:pt idx="6722">
                  <c:v>580780800</c:v>
                </c:pt>
                <c:pt idx="6723">
                  <c:v>580867200</c:v>
                </c:pt>
                <c:pt idx="6724">
                  <c:v>580953600</c:v>
                </c:pt>
                <c:pt idx="6725">
                  <c:v>581040000</c:v>
                </c:pt>
                <c:pt idx="6726">
                  <c:v>581126400</c:v>
                </c:pt>
                <c:pt idx="6727">
                  <c:v>581212800</c:v>
                </c:pt>
                <c:pt idx="6728">
                  <c:v>581299200</c:v>
                </c:pt>
                <c:pt idx="6729">
                  <c:v>581385600</c:v>
                </c:pt>
                <c:pt idx="6730">
                  <c:v>581472000</c:v>
                </c:pt>
                <c:pt idx="6731">
                  <c:v>581558400</c:v>
                </c:pt>
                <c:pt idx="6732">
                  <c:v>581644800</c:v>
                </c:pt>
                <c:pt idx="6733">
                  <c:v>581731200</c:v>
                </c:pt>
                <c:pt idx="6734">
                  <c:v>581817600</c:v>
                </c:pt>
                <c:pt idx="6735">
                  <c:v>581904000</c:v>
                </c:pt>
                <c:pt idx="6736">
                  <c:v>581990400</c:v>
                </c:pt>
                <c:pt idx="6737">
                  <c:v>582076800</c:v>
                </c:pt>
                <c:pt idx="6738">
                  <c:v>582163200</c:v>
                </c:pt>
                <c:pt idx="6739">
                  <c:v>582249600</c:v>
                </c:pt>
                <c:pt idx="6740">
                  <c:v>582336000</c:v>
                </c:pt>
                <c:pt idx="6741">
                  <c:v>582422400</c:v>
                </c:pt>
                <c:pt idx="6742">
                  <c:v>582508800</c:v>
                </c:pt>
                <c:pt idx="6743">
                  <c:v>582595200</c:v>
                </c:pt>
                <c:pt idx="6744">
                  <c:v>582681600</c:v>
                </c:pt>
                <c:pt idx="6745">
                  <c:v>582768000</c:v>
                </c:pt>
                <c:pt idx="6746">
                  <c:v>582854400</c:v>
                </c:pt>
                <c:pt idx="6747">
                  <c:v>582940800</c:v>
                </c:pt>
                <c:pt idx="6748">
                  <c:v>583027200</c:v>
                </c:pt>
                <c:pt idx="6749">
                  <c:v>583113600</c:v>
                </c:pt>
                <c:pt idx="6750">
                  <c:v>583200000</c:v>
                </c:pt>
                <c:pt idx="6751">
                  <c:v>583286400</c:v>
                </c:pt>
                <c:pt idx="6752">
                  <c:v>583372800</c:v>
                </c:pt>
                <c:pt idx="6753">
                  <c:v>583459200</c:v>
                </c:pt>
                <c:pt idx="6754">
                  <c:v>583545600</c:v>
                </c:pt>
                <c:pt idx="6755">
                  <c:v>583632000</c:v>
                </c:pt>
                <c:pt idx="6756">
                  <c:v>583718400</c:v>
                </c:pt>
                <c:pt idx="6757">
                  <c:v>583804800</c:v>
                </c:pt>
                <c:pt idx="6758">
                  <c:v>583891200</c:v>
                </c:pt>
                <c:pt idx="6759">
                  <c:v>583977600</c:v>
                </c:pt>
                <c:pt idx="6760">
                  <c:v>584064000</c:v>
                </c:pt>
                <c:pt idx="6761">
                  <c:v>584150400</c:v>
                </c:pt>
                <c:pt idx="6762">
                  <c:v>584236800</c:v>
                </c:pt>
                <c:pt idx="6763">
                  <c:v>584323200</c:v>
                </c:pt>
                <c:pt idx="6764">
                  <c:v>584409600</c:v>
                </c:pt>
                <c:pt idx="6765">
                  <c:v>584496000</c:v>
                </c:pt>
                <c:pt idx="6766">
                  <c:v>584582400</c:v>
                </c:pt>
                <c:pt idx="6767">
                  <c:v>584668800</c:v>
                </c:pt>
                <c:pt idx="6768">
                  <c:v>584755200</c:v>
                </c:pt>
                <c:pt idx="6769">
                  <c:v>584841600</c:v>
                </c:pt>
                <c:pt idx="6770">
                  <c:v>584928000</c:v>
                </c:pt>
                <c:pt idx="6771">
                  <c:v>585014400</c:v>
                </c:pt>
                <c:pt idx="6772">
                  <c:v>585100800</c:v>
                </c:pt>
                <c:pt idx="6773">
                  <c:v>585187200</c:v>
                </c:pt>
                <c:pt idx="6774">
                  <c:v>585273600</c:v>
                </c:pt>
                <c:pt idx="6775">
                  <c:v>585360000</c:v>
                </c:pt>
                <c:pt idx="6776">
                  <c:v>585446400</c:v>
                </c:pt>
                <c:pt idx="6777">
                  <c:v>585532800</c:v>
                </c:pt>
                <c:pt idx="6778">
                  <c:v>585619200</c:v>
                </c:pt>
                <c:pt idx="6779">
                  <c:v>585705600</c:v>
                </c:pt>
                <c:pt idx="6780">
                  <c:v>585792000</c:v>
                </c:pt>
                <c:pt idx="6781">
                  <c:v>585878400</c:v>
                </c:pt>
                <c:pt idx="6782">
                  <c:v>585964800</c:v>
                </c:pt>
                <c:pt idx="6783">
                  <c:v>586051200</c:v>
                </c:pt>
                <c:pt idx="6784">
                  <c:v>586137600</c:v>
                </c:pt>
                <c:pt idx="6785">
                  <c:v>586224000</c:v>
                </c:pt>
                <c:pt idx="6786">
                  <c:v>586310400</c:v>
                </c:pt>
                <c:pt idx="6787">
                  <c:v>586396800</c:v>
                </c:pt>
                <c:pt idx="6788">
                  <c:v>586483200</c:v>
                </c:pt>
                <c:pt idx="6789">
                  <c:v>586569600</c:v>
                </c:pt>
                <c:pt idx="6790">
                  <c:v>586656000</c:v>
                </c:pt>
                <c:pt idx="6791">
                  <c:v>586742400</c:v>
                </c:pt>
                <c:pt idx="6792">
                  <c:v>586828800</c:v>
                </c:pt>
                <c:pt idx="6793">
                  <c:v>586915200</c:v>
                </c:pt>
                <c:pt idx="6794">
                  <c:v>587001600</c:v>
                </c:pt>
                <c:pt idx="6795">
                  <c:v>587088000</c:v>
                </c:pt>
                <c:pt idx="6796">
                  <c:v>587174400</c:v>
                </c:pt>
                <c:pt idx="6797">
                  <c:v>587260800</c:v>
                </c:pt>
                <c:pt idx="6798">
                  <c:v>587347200</c:v>
                </c:pt>
                <c:pt idx="6799">
                  <c:v>587433600</c:v>
                </c:pt>
                <c:pt idx="6800">
                  <c:v>587520000</c:v>
                </c:pt>
                <c:pt idx="6801">
                  <c:v>587606400</c:v>
                </c:pt>
                <c:pt idx="6802">
                  <c:v>587692800</c:v>
                </c:pt>
                <c:pt idx="6803">
                  <c:v>587779200</c:v>
                </c:pt>
                <c:pt idx="6804">
                  <c:v>587865600</c:v>
                </c:pt>
                <c:pt idx="6805">
                  <c:v>587952000</c:v>
                </c:pt>
                <c:pt idx="6806">
                  <c:v>588038400</c:v>
                </c:pt>
                <c:pt idx="6807">
                  <c:v>588124800</c:v>
                </c:pt>
                <c:pt idx="6808">
                  <c:v>588211200</c:v>
                </c:pt>
                <c:pt idx="6809">
                  <c:v>588297600</c:v>
                </c:pt>
                <c:pt idx="6810">
                  <c:v>588384000</c:v>
                </c:pt>
                <c:pt idx="6811">
                  <c:v>588470400</c:v>
                </c:pt>
                <c:pt idx="6812">
                  <c:v>588556800</c:v>
                </c:pt>
                <c:pt idx="6813">
                  <c:v>588643200</c:v>
                </c:pt>
                <c:pt idx="6814">
                  <c:v>588729600</c:v>
                </c:pt>
                <c:pt idx="6815">
                  <c:v>588816000</c:v>
                </c:pt>
                <c:pt idx="6816">
                  <c:v>588902400</c:v>
                </c:pt>
                <c:pt idx="6817">
                  <c:v>588988800</c:v>
                </c:pt>
                <c:pt idx="6818">
                  <c:v>589075200</c:v>
                </c:pt>
                <c:pt idx="6819">
                  <c:v>589161600</c:v>
                </c:pt>
                <c:pt idx="6820">
                  <c:v>589248000</c:v>
                </c:pt>
                <c:pt idx="6821">
                  <c:v>589334400</c:v>
                </c:pt>
                <c:pt idx="6822">
                  <c:v>589420800</c:v>
                </c:pt>
                <c:pt idx="6823">
                  <c:v>589507200</c:v>
                </c:pt>
                <c:pt idx="6824">
                  <c:v>589593600</c:v>
                </c:pt>
                <c:pt idx="6825">
                  <c:v>589680000</c:v>
                </c:pt>
                <c:pt idx="6826">
                  <c:v>589766400</c:v>
                </c:pt>
                <c:pt idx="6827">
                  <c:v>589852800</c:v>
                </c:pt>
                <c:pt idx="6828">
                  <c:v>589939200</c:v>
                </c:pt>
                <c:pt idx="6829">
                  <c:v>590025600</c:v>
                </c:pt>
                <c:pt idx="6830">
                  <c:v>590112000</c:v>
                </c:pt>
                <c:pt idx="6831">
                  <c:v>590198400</c:v>
                </c:pt>
                <c:pt idx="6832">
                  <c:v>590284800</c:v>
                </c:pt>
                <c:pt idx="6833">
                  <c:v>590371200</c:v>
                </c:pt>
                <c:pt idx="6834">
                  <c:v>590457600</c:v>
                </c:pt>
                <c:pt idx="6835">
                  <c:v>590544000</c:v>
                </c:pt>
                <c:pt idx="6836">
                  <c:v>590630400</c:v>
                </c:pt>
                <c:pt idx="6837">
                  <c:v>590716800</c:v>
                </c:pt>
                <c:pt idx="6838">
                  <c:v>590803200</c:v>
                </c:pt>
                <c:pt idx="6839">
                  <c:v>590889600</c:v>
                </c:pt>
                <c:pt idx="6840">
                  <c:v>590976000</c:v>
                </c:pt>
                <c:pt idx="6841">
                  <c:v>591062400</c:v>
                </c:pt>
                <c:pt idx="6842">
                  <c:v>591148800</c:v>
                </c:pt>
                <c:pt idx="6843">
                  <c:v>591235200</c:v>
                </c:pt>
                <c:pt idx="6844">
                  <c:v>591321600</c:v>
                </c:pt>
                <c:pt idx="6845">
                  <c:v>591408000</c:v>
                </c:pt>
                <c:pt idx="6846">
                  <c:v>591494400</c:v>
                </c:pt>
                <c:pt idx="6847">
                  <c:v>591580800</c:v>
                </c:pt>
                <c:pt idx="6848">
                  <c:v>591667200</c:v>
                </c:pt>
                <c:pt idx="6849">
                  <c:v>591753600</c:v>
                </c:pt>
                <c:pt idx="6850">
                  <c:v>591840000</c:v>
                </c:pt>
                <c:pt idx="6851">
                  <c:v>591926400</c:v>
                </c:pt>
                <c:pt idx="6852">
                  <c:v>592012800</c:v>
                </c:pt>
                <c:pt idx="6853">
                  <c:v>592099200</c:v>
                </c:pt>
                <c:pt idx="6854">
                  <c:v>592185600</c:v>
                </c:pt>
                <c:pt idx="6855">
                  <c:v>592272000</c:v>
                </c:pt>
                <c:pt idx="6856">
                  <c:v>592358400</c:v>
                </c:pt>
                <c:pt idx="6857">
                  <c:v>592444800</c:v>
                </c:pt>
                <c:pt idx="6858">
                  <c:v>592531200</c:v>
                </c:pt>
                <c:pt idx="6859">
                  <c:v>592617600</c:v>
                </c:pt>
                <c:pt idx="6860">
                  <c:v>592704000</c:v>
                </c:pt>
                <c:pt idx="6861">
                  <c:v>592790400</c:v>
                </c:pt>
                <c:pt idx="6862">
                  <c:v>592876800</c:v>
                </c:pt>
                <c:pt idx="6863">
                  <c:v>592963200</c:v>
                </c:pt>
                <c:pt idx="6864">
                  <c:v>593049600</c:v>
                </c:pt>
                <c:pt idx="6865">
                  <c:v>593136000</c:v>
                </c:pt>
                <c:pt idx="6866">
                  <c:v>593222400</c:v>
                </c:pt>
                <c:pt idx="6867">
                  <c:v>593308800</c:v>
                </c:pt>
                <c:pt idx="6868">
                  <c:v>593395200</c:v>
                </c:pt>
                <c:pt idx="6869">
                  <c:v>593481600</c:v>
                </c:pt>
                <c:pt idx="6870">
                  <c:v>593568000</c:v>
                </c:pt>
                <c:pt idx="6871">
                  <c:v>593654400</c:v>
                </c:pt>
                <c:pt idx="6872">
                  <c:v>593740800</c:v>
                </c:pt>
                <c:pt idx="6873">
                  <c:v>593827200</c:v>
                </c:pt>
                <c:pt idx="6874">
                  <c:v>593913600</c:v>
                </c:pt>
                <c:pt idx="6875">
                  <c:v>594000000</c:v>
                </c:pt>
                <c:pt idx="6876">
                  <c:v>594086400</c:v>
                </c:pt>
                <c:pt idx="6877">
                  <c:v>594172800</c:v>
                </c:pt>
                <c:pt idx="6878">
                  <c:v>594259200</c:v>
                </c:pt>
                <c:pt idx="6879">
                  <c:v>594345600</c:v>
                </c:pt>
                <c:pt idx="6880">
                  <c:v>594432000</c:v>
                </c:pt>
                <c:pt idx="6881">
                  <c:v>594518400</c:v>
                </c:pt>
                <c:pt idx="6882">
                  <c:v>594604800</c:v>
                </c:pt>
                <c:pt idx="6883">
                  <c:v>594691200</c:v>
                </c:pt>
                <c:pt idx="6884">
                  <c:v>594777600</c:v>
                </c:pt>
                <c:pt idx="6885">
                  <c:v>594864000</c:v>
                </c:pt>
                <c:pt idx="6886">
                  <c:v>594950400</c:v>
                </c:pt>
                <c:pt idx="6887">
                  <c:v>595036800</c:v>
                </c:pt>
                <c:pt idx="6888">
                  <c:v>595123200</c:v>
                </c:pt>
                <c:pt idx="6889">
                  <c:v>595209600</c:v>
                </c:pt>
                <c:pt idx="6890">
                  <c:v>595296000</c:v>
                </c:pt>
                <c:pt idx="6891">
                  <c:v>595382400</c:v>
                </c:pt>
                <c:pt idx="6892">
                  <c:v>595468800</c:v>
                </c:pt>
                <c:pt idx="6893">
                  <c:v>595555200</c:v>
                </c:pt>
                <c:pt idx="6894">
                  <c:v>595641600</c:v>
                </c:pt>
                <c:pt idx="6895">
                  <c:v>595728000</c:v>
                </c:pt>
                <c:pt idx="6896">
                  <c:v>595814400</c:v>
                </c:pt>
                <c:pt idx="6897">
                  <c:v>595900800</c:v>
                </c:pt>
                <c:pt idx="6898">
                  <c:v>595987200</c:v>
                </c:pt>
                <c:pt idx="6899">
                  <c:v>596073600</c:v>
                </c:pt>
                <c:pt idx="6900">
                  <c:v>596160000</c:v>
                </c:pt>
                <c:pt idx="6901">
                  <c:v>596246400</c:v>
                </c:pt>
                <c:pt idx="6902">
                  <c:v>596332800</c:v>
                </c:pt>
                <c:pt idx="6903">
                  <c:v>596419200</c:v>
                </c:pt>
                <c:pt idx="6904">
                  <c:v>596505600</c:v>
                </c:pt>
                <c:pt idx="6905">
                  <c:v>596592000</c:v>
                </c:pt>
                <c:pt idx="6906">
                  <c:v>596678400</c:v>
                </c:pt>
                <c:pt idx="6907">
                  <c:v>596764800</c:v>
                </c:pt>
                <c:pt idx="6908">
                  <c:v>596851200</c:v>
                </c:pt>
                <c:pt idx="6909">
                  <c:v>596937600</c:v>
                </c:pt>
                <c:pt idx="6910">
                  <c:v>597024000</c:v>
                </c:pt>
                <c:pt idx="6911">
                  <c:v>597110400</c:v>
                </c:pt>
                <c:pt idx="6912">
                  <c:v>597196800</c:v>
                </c:pt>
                <c:pt idx="6913">
                  <c:v>597283200</c:v>
                </c:pt>
                <c:pt idx="6914">
                  <c:v>597369600</c:v>
                </c:pt>
                <c:pt idx="6915">
                  <c:v>597456000</c:v>
                </c:pt>
                <c:pt idx="6916">
                  <c:v>597542400</c:v>
                </c:pt>
                <c:pt idx="6917">
                  <c:v>597628800</c:v>
                </c:pt>
                <c:pt idx="6918">
                  <c:v>597715200</c:v>
                </c:pt>
                <c:pt idx="6919">
                  <c:v>597801600</c:v>
                </c:pt>
                <c:pt idx="6920">
                  <c:v>597888000</c:v>
                </c:pt>
                <c:pt idx="6921">
                  <c:v>597974400</c:v>
                </c:pt>
                <c:pt idx="6922">
                  <c:v>598060800</c:v>
                </c:pt>
                <c:pt idx="6923">
                  <c:v>598147200</c:v>
                </c:pt>
                <c:pt idx="6924">
                  <c:v>598233600</c:v>
                </c:pt>
                <c:pt idx="6925">
                  <c:v>598320000</c:v>
                </c:pt>
                <c:pt idx="6926">
                  <c:v>598406400</c:v>
                </c:pt>
                <c:pt idx="6927">
                  <c:v>598492800</c:v>
                </c:pt>
                <c:pt idx="6928">
                  <c:v>598579200</c:v>
                </c:pt>
                <c:pt idx="6929">
                  <c:v>598665600</c:v>
                </c:pt>
                <c:pt idx="6930">
                  <c:v>598752000</c:v>
                </c:pt>
                <c:pt idx="6931">
                  <c:v>598838400</c:v>
                </c:pt>
                <c:pt idx="6932">
                  <c:v>598924800</c:v>
                </c:pt>
                <c:pt idx="6933">
                  <c:v>599011200</c:v>
                </c:pt>
                <c:pt idx="6934">
                  <c:v>599097600</c:v>
                </c:pt>
                <c:pt idx="6935">
                  <c:v>599184000</c:v>
                </c:pt>
                <c:pt idx="6936">
                  <c:v>599270400</c:v>
                </c:pt>
                <c:pt idx="6937">
                  <c:v>599356800</c:v>
                </c:pt>
                <c:pt idx="6938">
                  <c:v>599443200</c:v>
                </c:pt>
                <c:pt idx="6939">
                  <c:v>599529600</c:v>
                </c:pt>
                <c:pt idx="6940">
                  <c:v>599616000</c:v>
                </c:pt>
                <c:pt idx="6941">
                  <c:v>599702400</c:v>
                </c:pt>
                <c:pt idx="6942">
                  <c:v>599788800</c:v>
                </c:pt>
                <c:pt idx="6943">
                  <c:v>599875200</c:v>
                </c:pt>
                <c:pt idx="6944">
                  <c:v>599961600</c:v>
                </c:pt>
                <c:pt idx="6945">
                  <c:v>600048000</c:v>
                </c:pt>
                <c:pt idx="6946">
                  <c:v>600134400</c:v>
                </c:pt>
                <c:pt idx="6947">
                  <c:v>600220800</c:v>
                </c:pt>
                <c:pt idx="6948">
                  <c:v>600307200</c:v>
                </c:pt>
                <c:pt idx="6949">
                  <c:v>600393600</c:v>
                </c:pt>
                <c:pt idx="6950">
                  <c:v>600480000</c:v>
                </c:pt>
                <c:pt idx="6951">
                  <c:v>600566400</c:v>
                </c:pt>
                <c:pt idx="6952">
                  <c:v>600652800</c:v>
                </c:pt>
                <c:pt idx="6953">
                  <c:v>600739200</c:v>
                </c:pt>
                <c:pt idx="6954">
                  <c:v>600825600</c:v>
                </c:pt>
                <c:pt idx="6955">
                  <c:v>600912000</c:v>
                </c:pt>
                <c:pt idx="6956">
                  <c:v>600998400</c:v>
                </c:pt>
                <c:pt idx="6957">
                  <c:v>601084800</c:v>
                </c:pt>
                <c:pt idx="6958">
                  <c:v>601171200</c:v>
                </c:pt>
                <c:pt idx="6959">
                  <c:v>601257600</c:v>
                </c:pt>
                <c:pt idx="6960">
                  <c:v>601344000</c:v>
                </c:pt>
                <c:pt idx="6961">
                  <c:v>601430400</c:v>
                </c:pt>
                <c:pt idx="6962">
                  <c:v>601516800</c:v>
                </c:pt>
                <c:pt idx="6963">
                  <c:v>601603200</c:v>
                </c:pt>
                <c:pt idx="6964">
                  <c:v>601689600</c:v>
                </c:pt>
                <c:pt idx="6965">
                  <c:v>601776000</c:v>
                </c:pt>
                <c:pt idx="6966">
                  <c:v>601862400</c:v>
                </c:pt>
                <c:pt idx="6967">
                  <c:v>601948800</c:v>
                </c:pt>
                <c:pt idx="6968">
                  <c:v>602035200</c:v>
                </c:pt>
                <c:pt idx="6969">
                  <c:v>602121600</c:v>
                </c:pt>
                <c:pt idx="6970">
                  <c:v>602208000</c:v>
                </c:pt>
                <c:pt idx="6971">
                  <c:v>602294400</c:v>
                </c:pt>
                <c:pt idx="6972">
                  <c:v>602380800</c:v>
                </c:pt>
                <c:pt idx="6973">
                  <c:v>602467200</c:v>
                </c:pt>
                <c:pt idx="6974">
                  <c:v>602553600</c:v>
                </c:pt>
                <c:pt idx="6975">
                  <c:v>602640000</c:v>
                </c:pt>
                <c:pt idx="6976">
                  <c:v>602726400</c:v>
                </c:pt>
                <c:pt idx="6977">
                  <c:v>602812800</c:v>
                </c:pt>
                <c:pt idx="6978">
                  <c:v>602899200</c:v>
                </c:pt>
                <c:pt idx="6979">
                  <c:v>602985600</c:v>
                </c:pt>
                <c:pt idx="6980">
                  <c:v>603072000</c:v>
                </c:pt>
                <c:pt idx="6981">
                  <c:v>603158400</c:v>
                </c:pt>
                <c:pt idx="6982">
                  <c:v>603244800</c:v>
                </c:pt>
                <c:pt idx="6983">
                  <c:v>603331200</c:v>
                </c:pt>
                <c:pt idx="6984">
                  <c:v>603417600</c:v>
                </c:pt>
                <c:pt idx="6985">
                  <c:v>603504000</c:v>
                </c:pt>
                <c:pt idx="6986">
                  <c:v>603590400</c:v>
                </c:pt>
                <c:pt idx="6987">
                  <c:v>603676800</c:v>
                </c:pt>
                <c:pt idx="6988">
                  <c:v>603763200</c:v>
                </c:pt>
                <c:pt idx="6989">
                  <c:v>603849600</c:v>
                </c:pt>
                <c:pt idx="6990">
                  <c:v>603936000</c:v>
                </c:pt>
                <c:pt idx="6991">
                  <c:v>604022400</c:v>
                </c:pt>
                <c:pt idx="6992">
                  <c:v>604108800</c:v>
                </c:pt>
                <c:pt idx="6993">
                  <c:v>604195200</c:v>
                </c:pt>
                <c:pt idx="6994">
                  <c:v>604281600</c:v>
                </c:pt>
                <c:pt idx="6995">
                  <c:v>604368000</c:v>
                </c:pt>
                <c:pt idx="6996">
                  <c:v>604454400</c:v>
                </c:pt>
                <c:pt idx="6997">
                  <c:v>604540800</c:v>
                </c:pt>
                <c:pt idx="6998">
                  <c:v>604627200</c:v>
                </c:pt>
                <c:pt idx="6999">
                  <c:v>604713600</c:v>
                </c:pt>
                <c:pt idx="7000">
                  <c:v>604800000</c:v>
                </c:pt>
                <c:pt idx="7001">
                  <c:v>604886400</c:v>
                </c:pt>
                <c:pt idx="7002">
                  <c:v>604972800</c:v>
                </c:pt>
                <c:pt idx="7003">
                  <c:v>605059200</c:v>
                </c:pt>
                <c:pt idx="7004">
                  <c:v>605145600</c:v>
                </c:pt>
                <c:pt idx="7005">
                  <c:v>605232000</c:v>
                </c:pt>
                <c:pt idx="7006">
                  <c:v>605318400</c:v>
                </c:pt>
                <c:pt idx="7007">
                  <c:v>605404800</c:v>
                </c:pt>
                <c:pt idx="7008">
                  <c:v>605491200</c:v>
                </c:pt>
                <c:pt idx="7009">
                  <c:v>605577600</c:v>
                </c:pt>
                <c:pt idx="7010">
                  <c:v>605664000</c:v>
                </c:pt>
                <c:pt idx="7011">
                  <c:v>605750400</c:v>
                </c:pt>
                <c:pt idx="7012">
                  <c:v>605836800</c:v>
                </c:pt>
                <c:pt idx="7013">
                  <c:v>605923200</c:v>
                </c:pt>
                <c:pt idx="7014">
                  <c:v>606009600</c:v>
                </c:pt>
                <c:pt idx="7015">
                  <c:v>606096000</c:v>
                </c:pt>
                <c:pt idx="7016">
                  <c:v>606182400</c:v>
                </c:pt>
                <c:pt idx="7017">
                  <c:v>606268800</c:v>
                </c:pt>
                <c:pt idx="7018">
                  <c:v>606355200</c:v>
                </c:pt>
                <c:pt idx="7019">
                  <c:v>606441600</c:v>
                </c:pt>
                <c:pt idx="7020">
                  <c:v>606528000</c:v>
                </c:pt>
                <c:pt idx="7021">
                  <c:v>606614400</c:v>
                </c:pt>
                <c:pt idx="7022">
                  <c:v>606700800</c:v>
                </c:pt>
                <c:pt idx="7023">
                  <c:v>606787200</c:v>
                </c:pt>
                <c:pt idx="7024">
                  <c:v>606873600</c:v>
                </c:pt>
                <c:pt idx="7025">
                  <c:v>606960000</c:v>
                </c:pt>
                <c:pt idx="7026">
                  <c:v>607046400</c:v>
                </c:pt>
                <c:pt idx="7027">
                  <c:v>607132800</c:v>
                </c:pt>
                <c:pt idx="7028">
                  <c:v>607219200</c:v>
                </c:pt>
                <c:pt idx="7029">
                  <c:v>607305600</c:v>
                </c:pt>
                <c:pt idx="7030">
                  <c:v>607392000</c:v>
                </c:pt>
                <c:pt idx="7031">
                  <c:v>607478400</c:v>
                </c:pt>
                <c:pt idx="7032">
                  <c:v>607564800</c:v>
                </c:pt>
                <c:pt idx="7033">
                  <c:v>607651200</c:v>
                </c:pt>
                <c:pt idx="7034">
                  <c:v>607737600</c:v>
                </c:pt>
                <c:pt idx="7035">
                  <c:v>607824000</c:v>
                </c:pt>
                <c:pt idx="7036">
                  <c:v>607910400</c:v>
                </c:pt>
                <c:pt idx="7037">
                  <c:v>607996800</c:v>
                </c:pt>
                <c:pt idx="7038">
                  <c:v>608083200</c:v>
                </c:pt>
                <c:pt idx="7039">
                  <c:v>608169600</c:v>
                </c:pt>
                <c:pt idx="7040">
                  <c:v>608256000</c:v>
                </c:pt>
                <c:pt idx="7041">
                  <c:v>608342400</c:v>
                </c:pt>
                <c:pt idx="7042">
                  <c:v>608428800</c:v>
                </c:pt>
                <c:pt idx="7043">
                  <c:v>608515200</c:v>
                </c:pt>
                <c:pt idx="7044">
                  <c:v>608601600</c:v>
                </c:pt>
                <c:pt idx="7045">
                  <c:v>608688000</c:v>
                </c:pt>
                <c:pt idx="7046">
                  <c:v>608774400</c:v>
                </c:pt>
                <c:pt idx="7047">
                  <c:v>608860800</c:v>
                </c:pt>
                <c:pt idx="7048">
                  <c:v>608947200</c:v>
                </c:pt>
                <c:pt idx="7049">
                  <c:v>609033600</c:v>
                </c:pt>
                <c:pt idx="7050">
                  <c:v>609120000</c:v>
                </c:pt>
                <c:pt idx="7051">
                  <c:v>609206400</c:v>
                </c:pt>
                <c:pt idx="7052">
                  <c:v>609292800</c:v>
                </c:pt>
                <c:pt idx="7053">
                  <c:v>609379200</c:v>
                </c:pt>
                <c:pt idx="7054">
                  <c:v>609465600</c:v>
                </c:pt>
                <c:pt idx="7055">
                  <c:v>609552000</c:v>
                </c:pt>
                <c:pt idx="7056">
                  <c:v>609638400</c:v>
                </c:pt>
                <c:pt idx="7057">
                  <c:v>609724800</c:v>
                </c:pt>
                <c:pt idx="7058">
                  <c:v>609811200</c:v>
                </c:pt>
                <c:pt idx="7059">
                  <c:v>609897600</c:v>
                </c:pt>
                <c:pt idx="7060">
                  <c:v>609984000</c:v>
                </c:pt>
                <c:pt idx="7061">
                  <c:v>610070400</c:v>
                </c:pt>
                <c:pt idx="7062">
                  <c:v>610156800</c:v>
                </c:pt>
                <c:pt idx="7063">
                  <c:v>610243200</c:v>
                </c:pt>
                <c:pt idx="7064">
                  <c:v>610329600</c:v>
                </c:pt>
                <c:pt idx="7065">
                  <c:v>610416000</c:v>
                </c:pt>
                <c:pt idx="7066">
                  <c:v>610502400</c:v>
                </c:pt>
                <c:pt idx="7067">
                  <c:v>610588800</c:v>
                </c:pt>
                <c:pt idx="7068">
                  <c:v>610675200</c:v>
                </c:pt>
                <c:pt idx="7069">
                  <c:v>610761600</c:v>
                </c:pt>
                <c:pt idx="7070">
                  <c:v>610848000</c:v>
                </c:pt>
                <c:pt idx="7071">
                  <c:v>610934400</c:v>
                </c:pt>
                <c:pt idx="7072">
                  <c:v>611020800</c:v>
                </c:pt>
                <c:pt idx="7073">
                  <c:v>611107200</c:v>
                </c:pt>
                <c:pt idx="7074">
                  <c:v>611193600</c:v>
                </c:pt>
                <c:pt idx="7075">
                  <c:v>611280000</c:v>
                </c:pt>
                <c:pt idx="7076">
                  <c:v>611366400</c:v>
                </c:pt>
                <c:pt idx="7077">
                  <c:v>611452800</c:v>
                </c:pt>
                <c:pt idx="7078">
                  <c:v>611539200</c:v>
                </c:pt>
                <c:pt idx="7079">
                  <c:v>611625600</c:v>
                </c:pt>
                <c:pt idx="7080">
                  <c:v>611712000</c:v>
                </c:pt>
                <c:pt idx="7081">
                  <c:v>611798400</c:v>
                </c:pt>
                <c:pt idx="7082">
                  <c:v>611884800</c:v>
                </c:pt>
                <c:pt idx="7083">
                  <c:v>611971200</c:v>
                </c:pt>
                <c:pt idx="7084">
                  <c:v>612057600</c:v>
                </c:pt>
                <c:pt idx="7085">
                  <c:v>612144000</c:v>
                </c:pt>
                <c:pt idx="7086">
                  <c:v>612230400</c:v>
                </c:pt>
                <c:pt idx="7087">
                  <c:v>612316800</c:v>
                </c:pt>
                <c:pt idx="7088">
                  <c:v>612403200</c:v>
                </c:pt>
                <c:pt idx="7089">
                  <c:v>612489600</c:v>
                </c:pt>
                <c:pt idx="7090">
                  <c:v>612576000</c:v>
                </c:pt>
                <c:pt idx="7091">
                  <c:v>612662400</c:v>
                </c:pt>
                <c:pt idx="7092">
                  <c:v>612748800</c:v>
                </c:pt>
                <c:pt idx="7093">
                  <c:v>612835200</c:v>
                </c:pt>
                <c:pt idx="7094">
                  <c:v>612921600</c:v>
                </c:pt>
                <c:pt idx="7095">
                  <c:v>613008000</c:v>
                </c:pt>
                <c:pt idx="7096">
                  <c:v>613094400</c:v>
                </c:pt>
                <c:pt idx="7097">
                  <c:v>613180800</c:v>
                </c:pt>
                <c:pt idx="7098">
                  <c:v>613267200</c:v>
                </c:pt>
                <c:pt idx="7099">
                  <c:v>613353600</c:v>
                </c:pt>
                <c:pt idx="7100">
                  <c:v>613440000</c:v>
                </c:pt>
                <c:pt idx="7101">
                  <c:v>613526400</c:v>
                </c:pt>
                <c:pt idx="7102">
                  <c:v>613612800</c:v>
                </c:pt>
                <c:pt idx="7103">
                  <c:v>613699200</c:v>
                </c:pt>
                <c:pt idx="7104">
                  <c:v>613785600</c:v>
                </c:pt>
                <c:pt idx="7105">
                  <c:v>613872000</c:v>
                </c:pt>
                <c:pt idx="7106">
                  <c:v>613958400</c:v>
                </c:pt>
                <c:pt idx="7107">
                  <c:v>614044800</c:v>
                </c:pt>
                <c:pt idx="7108">
                  <c:v>614131200</c:v>
                </c:pt>
                <c:pt idx="7109">
                  <c:v>614217600</c:v>
                </c:pt>
                <c:pt idx="7110">
                  <c:v>614304000</c:v>
                </c:pt>
                <c:pt idx="7111">
                  <c:v>614390400</c:v>
                </c:pt>
                <c:pt idx="7112">
                  <c:v>614476800</c:v>
                </c:pt>
                <c:pt idx="7113">
                  <c:v>614563200</c:v>
                </c:pt>
                <c:pt idx="7114">
                  <c:v>614649600</c:v>
                </c:pt>
                <c:pt idx="7115">
                  <c:v>614736000</c:v>
                </c:pt>
                <c:pt idx="7116">
                  <c:v>614822400</c:v>
                </c:pt>
                <c:pt idx="7117">
                  <c:v>614908800</c:v>
                </c:pt>
                <c:pt idx="7118">
                  <c:v>614995200</c:v>
                </c:pt>
                <c:pt idx="7119">
                  <c:v>615081600</c:v>
                </c:pt>
                <c:pt idx="7120">
                  <c:v>615168000</c:v>
                </c:pt>
                <c:pt idx="7121">
                  <c:v>615254400</c:v>
                </c:pt>
                <c:pt idx="7122">
                  <c:v>615340800</c:v>
                </c:pt>
                <c:pt idx="7123">
                  <c:v>615427200</c:v>
                </c:pt>
                <c:pt idx="7124">
                  <c:v>615513600</c:v>
                </c:pt>
                <c:pt idx="7125">
                  <c:v>615600000</c:v>
                </c:pt>
                <c:pt idx="7126">
                  <c:v>615686400</c:v>
                </c:pt>
                <c:pt idx="7127">
                  <c:v>615772800</c:v>
                </c:pt>
                <c:pt idx="7128">
                  <c:v>615859200</c:v>
                </c:pt>
                <c:pt idx="7129">
                  <c:v>615945600</c:v>
                </c:pt>
                <c:pt idx="7130">
                  <c:v>616032000</c:v>
                </c:pt>
                <c:pt idx="7131">
                  <c:v>616118400</c:v>
                </c:pt>
                <c:pt idx="7132">
                  <c:v>616204800</c:v>
                </c:pt>
                <c:pt idx="7133">
                  <c:v>616291200</c:v>
                </c:pt>
                <c:pt idx="7134">
                  <c:v>616377600</c:v>
                </c:pt>
                <c:pt idx="7135">
                  <c:v>616464000</c:v>
                </c:pt>
                <c:pt idx="7136">
                  <c:v>616550400</c:v>
                </c:pt>
                <c:pt idx="7137">
                  <c:v>616636800</c:v>
                </c:pt>
                <c:pt idx="7138">
                  <c:v>616723200</c:v>
                </c:pt>
                <c:pt idx="7139">
                  <c:v>616809600</c:v>
                </c:pt>
                <c:pt idx="7140">
                  <c:v>616896000</c:v>
                </c:pt>
                <c:pt idx="7141">
                  <c:v>616982400</c:v>
                </c:pt>
                <c:pt idx="7142">
                  <c:v>617068800</c:v>
                </c:pt>
                <c:pt idx="7143">
                  <c:v>617155200</c:v>
                </c:pt>
                <c:pt idx="7144">
                  <c:v>617241600</c:v>
                </c:pt>
                <c:pt idx="7145">
                  <c:v>617328000</c:v>
                </c:pt>
                <c:pt idx="7146">
                  <c:v>617414400</c:v>
                </c:pt>
                <c:pt idx="7147">
                  <c:v>617500800</c:v>
                </c:pt>
                <c:pt idx="7148">
                  <c:v>617587200</c:v>
                </c:pt>
                <c:pt idx="7149">
                  <c:v>617673600</c:v>
                </c:pt>
                <c:pt idx="7150">
                  <c:v>617760000</c:v>
                </c:pt>
                <c:pt idx="7151">
                  <c:v>617846400</c:v>
                </c:pt>
                <c:pt idx="7152">
                  <c:v>617932800</c:v>
                </c:pt>
                <c:pt idx="7153">
                  <c:v>618019200</c:v>
                </c:pt>
                <c:pt idx="7154">
                  <c:v>618105600</c:v>
                </c:pt>
                <c:pt idx="7155">
                  <c:v>618192000</c:v>
                </c:pt>
                <c:pt idx="7156">
                  <c:v>618278400</c:v>
                </c:pt>
                <c:pt idx="7157">
                  <c:v>618364800</c:v>
                </c:pt>
                <c:pt idx="7158">
                  <c:v>618451200</c:v>
                </c:pt>
                <c:pt idx="7159">
                  <c:v>618537600</c:v>
                </c:pt>
                <c:pt idx="7160">
                  <c:v>618624000</c:v>
                </c:pt>
                <c:pt idx="7161">
                  <c:v>618710400</c:v>
                </c:pt>
                <c:pt idx="7162">
                  <c:v>618796800</c:v>
                </c:pt>
                <c:pt idx="7163">
                  <c:v>618883200</c:v>
                </c:pt>
                <c:pt idx="7164">
                  <c:v>618969600</c:v>
                </c:pt>
                <c:pt idx="7165">
                  <c:v>619056000</c:v>
                </c:pt>
                <c:pt idx="7166">
                  <c:v>619142400</c:v>
                </c:pt>
                <c:pt idx="7167">
                  <c:v>619228800</c:v>
                </c:pt>
                <c:pt idx="7168">
                  <c:v>619315200</c:v>
                </c:pt>
                <c:pt idx="7169">
                  <c:v>619401600</c:v>
                </c:pt>
                <c:pt idx="7170">
                  <c:v>619488000</c:v>
                </c:pt>
                <c:pt idx="7171">
                  <c:v>619574400</c:v>
                </c:pt>
                <c:pt idx="7172">
                  <c:v>619660800</c:v>
                </c:pt>
                <c:pt idx="7173">
                  <c:v>619747200</c:v>
                </c:pt>
                <c:pt idx="7174">
                  <c:v>619833600</c:v>
                </c:pt>
                <c:pt idx="7175">
                  <c:v>619920000</c:v>
                </c:pt>
                <c:pt idx="7176">
                  <c:v>620006400</c:v>
                </c:pt>
                <c:pt idx="7177">
                  <c:v>620092800</c:v>
                </c:pt>
                <c:pt idx="7178">
                  <c:v>620179200</c:v>
                </c:pt>
                <c:pt idx="7179">
                  <c:v>620265600</c:v>
                </c:pt>
                <c:pt idx="7180">
                  <c:v>620352000</c:v>
                </c:pt>
                <c:pt idx="7181">
                  <c:v>620438400</c:v>
                </c:pt>
                <c:pt idx="7182">
                  <c:v>620524800</c:v>
                </c:pt>
                <c:pt idx="7183">
                  <c:v>620611200</c:v>
                </c:pt>
                <c:pt idx="7184">
                  <c:v>620697600</c:v>
                </c:pt>
                <c:pt idx="7185">
                  <c:v>620784000</c:v>
                </c:pt>
                <c:pt idx="7186">
                  <c:v>620870400</c:v>
                </c:pt>
                <c:pt idx="7187">
                  <c:v>620956800</c:v>
                </c:pt>
                <c:pt idx="7188">
                  <c:v>621043200</c:v>
                </c:pt>
                <c:pt idx="7189">
                  <c:v>621129600</c:v>
                </c:pt>
                <c:pt idx="7190">
                  <c:v>621216000</c:v>
                </c:pt>
                <c:pt idx="7191">
                  <c:v>621302400</c:v>
                </c:pt>
                <c:pt idx="7192">
                  <c:v>621388800</c:v>
                </c:pt>
                <c:pt idx="7193">
                  <c:v>621475200</c:v>
                </c:pt>
                <c:pt idx="7194">
                  <c:v>621561600</c:v>
                </c:pt>
                <c:pt idx="7195">
                  <c:v>621648000</c:v>
                </c:pt>
                <c:pt idx="7196">
                  <c:v>621734400</c:v>
                </c:pt>
                <c:pt idx="7197">
                  <c:v>621820800</c:v>
                </c:pt>
                <c:pt idx="7198">
                  <c:v>621907200</c:v>
                </c:pt>
                <c:pt idx="7199">
                  <c:v>621993600</c:v>
                </c:pt>
                <c:pt idx="7200">
                  <c:v>622080000</c:v>
                </c:pt>
                <c:pt idx="7201">
                  <c:v>622166400</c:v>
                </c:pt>
                <c:pt idx="7202">
                  <c:v>622252800</c:v>
                </c:pt>
                <c:pt idx="7203">
                  <c:v>622339200</c:v>
                </c:pt>
                <c:pt idx="7204">
                  <c:v>622425600</c:v>
                </c:pt>
                <c:pt idx="7205">
                  <c:v>622512000</c:v>
                </c:pt>
                <c:pt idx="7206">
                  <c:v>622598400</c:v>
                </c:pt>
                <c:pt idx="7207">
                  <c:v>622684800</c:v>
                </c:pt>
                <c:pt idx="7208">
                  <c:v>622771200</c:v>
                </c:pt>
                <c:pt idx="7209">
                  <c:v>622857600</c:v>
                </c:pt>
                <c:pt idx="7210">
                  <c:v>622944000</c:v>
                </c:pt>
                <c:pt idx="7211">
                  <c:v>623030400</c:v>
                </c:pt>
                <c:pt idx="7212">
                  <c:v>623116800</c:v>
                </c:pt>
                <c:pt idx="7213">
                  <c:v>623203200</c:v>
                </c:pt>
                <c:pt idx="7214">
                  <c:v>623289600</c:v>
                </c:pt>
                <c:pt idx="7215">
                  <c:v>623376000</c:v>
                </c:pt>
                <c:pt idx="7216">
                  <c:v>623462400</c:v>
                </c:pt>
                <c:pt idx="7217">
                  <c:v>623548800</c:v>
                </c:pt>
                <c:pt idx="7218">
                  <c:v>623635200</c:v>
                </c:pt>
                <c:pt idx="7219">
                  <c:v>623721600</c:v>
                </c:pt>
                <c:pt idx="7220">
                  <c:v>623808000</c:v>
                </c:pt>
                <c:pt idx="7221">
                  <c:v>623894400</c:v>
                </c:pt>
                <c:pt idx="7222">
                  <c:v>623980800</c:v>
                </c:pt>
                <c:pt idx="7223">
                  <c:v>624067200</c:v>
                </c:pt>
                <c:pt idx="7224">
                  <c:v>624153600</c:v>
                </c:pt>
                <c:pt idx="7225">
                  <c:v>624240000</c:v>
                </c:pt>
                <c:pt idx="7226">
                  <c:v>624326400</c:v>
                </c:pt>
                <c:pt idx="7227">
                  <c:v>624412800</c:v>
                </c:pt>
                <c:pt idx="7228">
                  <c:v>624499200</c:v>
                </c:pt>
                <c:pt idx="7229">
                  <c:v>624585600</c:v>
                </c:pt>
                <c:pt idx="7230">
                  <c:v>624672000</c:v>
                </c:pt>
                <c:pt idx="7231">
                  <c:v>624758400</c:v>
                </c:pt>
                <c:pt idx="7232">
                  <c:v>624844800</c:v>
                </c:pt>
                <c:pt idx="7233">
                  <c:v>624931200</c:v>
                </c:pt>
                <c:pt idx="7234">
                  <c:v>625017600</c:v>
                </c:pt>
                <c:pt idx="7235">
                  <c:v>625104000</c:v>
                </c:pt>
                <c:pt idx="7236">
                  <c:v>625190400</c:v>
                </c:pt>
                <c:pt idx="7237">
                  <c:v>625276800</c:v>
                </c:pt>
                <c:pt idx="7238">
                  <c:v>625363200</c:v>
                </c:pt>
                <c:pt idx="7239">
                  <c:v>625449600</c:v>
                </c:pt>
                <c:pt idx="7240">
                  <c:v>625536000</c:v>
                </c:pt>
                <c:pt idx="7241">
                  <c:v>625622400</c:v>
                </c:pt>
                <c:pt idx="7242">
                  <c:v>625708800</c:v>
                </c:pt>
                <c:pt idx="7243">
                  <c:v>625795200</c:v>
                </c:pt>
                <c:pt idx="7244">
                  <c:v>625881600</c:v>
                </c:pt>
                <c:pt idx="7245">
                  <c:v>625968000</c:v>
                </c:pt>
                <c:pt idx="7246">
                  <c:v>626054400</c:v>
                </c:pt>
                <c:pt idx="7247">
                  <c:v>626140800</c:v>
                </c:pt>
                <c:pt idx="7248">
                  <c:v>626227200</c:v>
                </c:pt>
                <c:pt idx="7249">
                  <c:v>626313600</c:v>
                </c:pt>
                <c:pt idx="7250">
                  <c:v>626400000</c:v>
                </c:pt>
                <c:pt idx="7251">
                  <c:v>626486400</c:v>
                </c:pt>
                <c:pt idx="7252">
                  <c:v>626572800</c:v>
                </c:pt>
                <c:pt idx="7253">
                  <c:v>626659200</c:v>
                </c:pt>
                <c:pt idx="7254">
                  <c:v>626745600</c:v>
                </c:pt>
                <c:pt idx="7255">
                  <c:v>626832000</c:v>
                </c:pt>
                <c:pt idx="7256">
                  <c:v>626918400</c:v>
                </c:pt>
                <c:pt idx="7257">
                  <c:v>627004800</c:v>
                </c:pt>
                <c:pt idx="7258">
                  <c:v>627091200</c:v>
                </c:pt>
                <c:pt idx="7259">
                  <c:v>627177600</c:v>
                </c:pt>
                <c:pt idx="7260">
                  <c:v>627264000</c:v>
                </c:pt>
                <c:pt idx="7261">
                  <c:v>627350400</c:v>
                </c:pt>
                <c:pt idx="7262">
                  <c:v>627436800</c:v>
                </c:pt>
                <c:pt idx="7263">
                  <c:v>627523200</c:v>
                </c:pt>
                <c:pt idx="7264">
                  <c:v>627609600</c:v>
                </c:pt>
                <c:pt idx="7265">
                  <c:v>627696000</c:v>
                </c:pt>
                <c:pt idx="7266">
                  <c:v>627782400</c:v>
                </c:pt>
                <c:pt idx="7267">
                  <c:v>627868800</c:v>
                </c:pt>
                <c:pt idx="7268">
                  <c:v>627955200</c:v>
                </c:pt>
                <c:pt idx="7269">
                  <c:v>628041600</c:v>
                </c:pt>
                <c:pt idx="7270">
                  <c:v>628128000</c:v>
                </c:pt>
                <c:pt idx="7271">
                  <c:v>628214400</c:v>
                </c:pt>
                <c:pt idx="7272">
                  <c:v>628300800</c:v>
                </c:pt>
                <c:pt idx="7273">
                  <c:v>628387200</c:v>
                </c:pt>
                <c:pt idx="7274">
                  <c:v>628473600</c:v>
                </c:pt>
                <c:pt idx="7275">
                  <c:v>628560000</c:v>
                </c:pt>
                <c:pt idx="7276">
                  <c:v>628646400</c:v>
                </c:pt>
                <c:pt idx="7277">
                  <c:v>628732800</c:v>
                </c:pt>
                <c:pt idx="7278">
                  <c:v>628819200</c:v>
                </c:pt>
                <c:pt idx="7279">
                  <c:v>628905600</c:v>
                </c:pt>
                <c:pt idx="7280">
                  <c:v>628992000</c:v>
                </c:pt>
                <c:pt idx="7281">
                  <c:v>629078400</c:v>
                </c:pt>
                <c:pt idx="7282">
                  <c:v>629164800</c:v>
                </c:pt>
                <c:pt idx="7283">
                  <c:v>629251200</c:v>
                </c:pt>
                <c:pt idx="7284">
                  <c:v>629337600</c:v>
                </c:pt>
                <c:pt idx="7285">
                  <c:v>629424000</c:v>
                </c:pt>
                <c:pt idx="7286">
                  <c:v>629510400</c:v>
                </c:pt>
                <c:pt idx="7287">
                  <c:v>629596800</c:v>
                </c:pt>
                <c:pt idx="7288">
                  <c:v>629683200</c:v>
                </c:pt>
                <c:pt idx="7289">
                  <c:v>629769600</c:v>
                </c:pt>
                <c:pt idx="7290">
                  <c:v>629856000</c:v>
                </c:pt>
                <c:pt idx="7291">
                  <c:v>629942400</c:v>
                </c:pt>
                <c:pt idx="7292">
                  <c:v>630028800</c:v>
                </c:pt>
                <c:pt idx="7293">
                  <c:v>630115200</c:v>
                </c:pt>
                <c:pt idx="7294">
                  <c:v>630201600</c:v>
                </c:pt>
                <c:pt idx="7295">
                  <c:v>630288000</c:v>
                </c:pt>
                <c:pt idx="7296">
                  <c:v>630374400</c:v>
                </c:pt>
                <c:pt idx="7297">
                  <c:v>630460800</c:v>
                </c:pt>
                <c:pt idx="7298">
                  <c:v>630547200</c:v>
                </c:pt>
                <c:pt idx="7299">
                  <c:v>630633600</c:v>
                </c:pt>
                <c:pt idx="7300">
                  <c:v>630720000</c:v>
                </c:pt>
                <c:pt idx="7301">
                  <c:v>630806400</c:v>
                </c:pt>
                <c:pt idx="7302">
                  <c:v>630892800</c:v>
                </c:pt>
                <c:pt idx="7303">
                  <c:v>630979200</c:v>
                </c:pt>
                <c:pt idx="7304">
                  <c:v>631065600</c:v>
                </c:pt>
                <c:pt idx="7305">
                  <c:v>631152000</c:v>
                </c:pt>
                <c:pt idx="7306">
                  <c:v>631238400</c:v>
                </c:pt>
                <c:pt idx="7307">
                  <c:v>631324800</c:v>
                </c:pt>
                <c:pt idx="7308">
                  <c:v>631411200</c:v>
                </c:pt>
                <c:pt idx="7309">
                  <c:v>631497600</c:v>
                </c:pt>
                <c:pt idx="7310">
                  <c:v>631584000</c:v>
                </c:pt>
                <c:pt idx="7311">
                  <c:v>631670400</c:v>
                </c:pt>
                <c:pt idx="7312">
                  <c:v>631756800</c:v>
                </c:pt>
                <c:pt idx="7313">
                  <c:v>631843200</c:v>
                </c:pt>
                <c:pt idx="7314">
                  <c:v>631929600</c:v>
                </c:pt>
                <c:pt idx="7315">
                  <c:v>632016000</c:v>
                </c:pt>
                <c:pt idx="7316">
                  <c:v>632102400</c:v>
                </c:pt>
                <c:pt idx="7317">
                  <c:v>632188800</c:v>
                </c:pt>
                <c:pt idx="7318">
                  <c:v>632275200</c:v>
                </c:pt>
                <c:pt idx="7319">
                  <c:v>632361600</c:v>
                </c:pt>
                <c:pt idx="7320">
                  <c:v>632448000</c:v>
                </c:pt>
                <c:pt idx="7321">
                  <c:v>632534400</c:v>
                </c:pt>
                <c:pt idx="7322">
                  <c:v>632620800</c:v>
                </c:pt>
                <c:pt idx="7323">
                  <c:v>632707200</c:v>
                </c:pt>
                <c:pt idx="7324">
                  <c:v>632793600</c:v>
                </c:pt>
                <c:pt idx="7325">
                  <c:v>632880000</c:v>
                </c:pt>
                <c:pt idx="7326">
                  <c:v>632966400</c:v>
                </c:pt>
                <c:pt idx="7327">
                  <c:v>633052800</c:v>
                </c:pt>
                <c:pt idx="7328">
                  <c:v>633139200</c:v>
                </c:pt>
                <c:pt idx="7329">
                  <c:v>633225600</c:v>
                </c:pt>
                <c:pt idx="7330">
                  <c:v>633312000</c:v>
                </c:pt>
                <c:pt idx="7331">
                  <c:v>633398400</c:v>
                </c:pt>
                <c:pt idx="7332">
                  <c:v>633484800</c:v>
                </c:pt>
                <c:pt idx="7333">
                  <c:v>633571200</c:v>
                </c:pt>
                <c:pt idx="7334">
                  <c:v>633657600</c:v>
                </c:pt>
                <c:pt idx="7335">
                  <c:v>633744000</c:v>
                </c:pt>
                <c:pt idx="7336">
                  <c:v>633830400</c:v>
                </c:pt>
                <c:pt idx="7337">
                  <c:v>633916800</c:v>
                </c:pt>
                <c:pt idx="7338">
                  <c:v>634003200</c:v>
                </c:pt>
                <c:pt idx="7339">
                  <c:v>634089600</c:v>
                </c:pt>
                <c:pt idx="7340">
                  <c:v>634176000</c:v>
                </c:pt>
                <c:pt idx="7341">
                  <c:v>634262400</c:v>
                </c:pt>
                <c:pt idx="7342">
                  <c:v>634348800</c:v>
                </c:pt>
                <c:pt idx="7343">
                  <c:v>634435200</c:v>
                </c:pt>
                <c:pt idx="7344">
                  <c:v>634521600</c:v>
                </c:pt>
                <c:pt idx="7345">
                  <c:v>634608000</c:v>
                </c:pt>
                <c:pt idx="7346">
                  <c:v>634694400</c:v>
                </c:pt>
                <c:pt idx="7347">
                  <c:v>634780800</c:v>
                </c:pt>
                <c:pt idx="7348">
                  <c:v>634867200</c:v>
                </c:pt>
                <c:pt idx="7349">
                  <c:v>634953600</c:v>
                </c:pt>
                <c:pt idx="7350">
                  <c:v>635040000</c:v>
                </c:pt>
                <c:pt idx="7351">
                  <c:v>635126400</c:v>
                </c:pt>
                <c:pt idx="7352">
                  <c:v>635212800</c:v>
                </c:pt>
                <c:pt idx="7353">
                  <c:v>635299200</c:v>
                </c:pt>
                <c:pt idx="7354">
                  <c:v>635385600</c:v>
                </c:pt>
                <c:pt idx="7355">
                  <c:v>635472000</c:v>
                </c:pt>
                <c:pt idx="7356">
                  <c:v>635558400</c:v>
                </c:pt>
                <c:pt idx="7357">
                  <c:v>635644800</c:v>
                </c:pt>
                <c:pt idx="7358">
                  <c:v>635731200</c:v>
                </c:pt>
                <c:pt idx="7359">
                  <c:v>635817600</c:v>
                </c:pt>
                <c:pt idx="7360">
                  <c:v>635904000</c:v>
                </c:pt>
                <c:pt idx="7361">
                  <c:v>635990400</c:v>
                </c:pt>
                <c:pt idx="7362">
                  <c:v>636076800</c:v>
                </c:pt>
                <c:pt idx="7363">
                  <c:v>636163200</c:v>
                </c:pt>
                <c:pt idx="7364">
                  <c:v>636249600</c:v>
                </c:pt>
                <c:pt idx="7365">
                  <c:v>636336000</c:v>
                </c:pt>
                <c:pt idx="7366">
                  <c:v>636422400</c:v>
                </c:pt>
                <c:pt idx="7367">
                  <c:v>636508800</c:v>
                </c:pt>
                <c:pt idx="7368">
                  <c:v>636595200</c:v>
                </c:pt>
                <c:pt idx="7369">
                  <c:v>636681600</c:v>
                </c:pt>
                <c:pt idx="7370">
                  <c:v>636768000</c:v>
                </c:pt>
                <c:pt idx="7371">
                  <c:v>636854400</c:v>
                </c:pt>
                <c:pt idx="7372">
                  <c:v>636940800</c:v>
                </c:pt>
                <c:pt idx="7373">
                  <c:v>637027200</c:v>
                </c:pt>
                <c:pt idx="7374">
                  <c:v>637113600</c:v>
                </c:pt>
                <c:pt idx="7375">
                  <c:v>637200000</c:v>
                </c:pt>
                <c:pt idx="7376">
                  <c:v>637286400</c:v>
                </c:pt>
                <c:pt idx="7377">
                  <c:v>637372800</c:v>
                </c:pt>
                <c:pt idx="7378">
                  <c:v>637459200</c:v>
                </c:pt>
                <c:pt idx="7379">
                  <c:v>637545600</c:v>
                </c:pt>
                <c:pt idx="7380">
                  <c:v>637632000</c:v>
                </c:pt>
                <c:pt idx="7381">
                  <c:v>637718400</c:v>
                </c:pt>
                <c:pt idx="7382">
                  <c:v>637804800</c:v>
                </c:pt>
                <c:pt idx="7383">
                  <c:v>637891200</c:v>
                </c:pt>
                <c:pt idx="7384">
                  <c:v>637977600</c:v>
                </c:pt>
                <c:pt idx="7385">
                  <c:v>638064000</c:v>
                </c:pt>
                <c:pt idx="7386">
                  <c:v>638150400</c:v>
                </c:pt>
                <c:pt idx="7387">
                  <c:v>638236800</c:v>
                </c:pt>
                <c:pt idx="7388">
                  <c:v>638323200</c:v>
                </c:pt>
                <c:pt idx="7389">
                  <c:v>638409600</c:v>
                </c:pt>
                <c:pt idx="7390">
                  <c:v>638496000</c:v>
                </c:pt>
                <c:pt idx="7391">
                  <c:v>638582400</c:v>
                </c:pt>
                <c:pt idx="7392">
                  <c:v>638668800</c:v>
                </c:pt>
                <c:pt idx="7393">
                  <c:v>638755200</c:v>
                </c:pt>
                <c:pt idx="7394">
                  <c:v>638841600</c:v>
                </c:pt>
                <c:pt idx="7395">
                  <c:v>638928000</c:v>
                </c:pt>
                <c:pt idx="7396">
                  <c:v>639014400</c:v>
                </c:pt>
                <c:pt idx="7397">
                  <c:v>639100800</c:v>
                </c:pt>
                <c:pt idx="7398">
                  <c:v>639187200</c:v>
                </c:pt>
                <c:pt idx="7399">
                  <c:v>639273600</c:v>
                </c:pt>
                <c:pt idx="7400">
                  <c:v>639360000</c:v>
                </c:pt>
                <c:pt idx="7401">
                  <c:v>639446400</c:v>
                </c:pt>
                <c:pt idx="7402">
                  <c:v>639532800</c:v>
                </c:pt>
                <c:pt idx="7403">
                  <c:v>639619200</c:v>
                </c:pt>
                <c:pt idx="7404">
                  <c:v>639705600</c:v>
                </c:pt>
                <c:pt idx="7405">
                  <c:v>639792000</c:v>
                </c:pt>
                <c:pt idx="7406">
                  <c:v>639878400</c:v>
                </c:pt>
                <c:pt idx="7407">
                  <c:v>639964800</c:v>
                </c:pt>
                <c:pt idx="7408">
                  <c:v>640051200</c:v>
                </c:pt>
                <c:pt idx="7409">
                  <c:v>640137600</c:v>
                </c:pt>
                <c:pt idx="7410">
                  <c:v>640224000</c:v>
                </c:pt>
                <c:pt idx="7411">
                  <c:v>640310400</c:v>
                </c:pt>
                <c:pt idx="7412">
                  <c:v>640396800</c:v>
                </c:pt>
                <c:pt idx="7413">
                  <c:v>640483200</c:v>
                </c:pt>
                <c:pt idx="7414">
                  <c:v>640569600</c:v>
                </c:pt>
                <c:pt idx="7415">
                  <c:v>640656000</c:v>
                </c:pt>
                <c:pt idx="7416">
                  <c:v>640742400</c:v>
                </c:pt>
                <c:pt idx="7417">
                  <c:v>640828800</c:v>
                </c:pt>
                <c:pt idx="7418">
                  <c:v>640915200</c:v>
                </c:pt>
                <c:pt idx="7419">
                  <c:v>641001600</c:v>
                </c:pt>
                <c:pt idx="7420">
                  <c:v>641088000</c:v>
                </c:pt>
                <c:pt idx="7421">
                  <c:v>641174400</c:v>
                </c:pt>
                <c:pt idx="7422">
                  <c:v>641260800</c:v>
                </c:pt>
                <c:pt idx="7423">
                  <c:v>641347200</c:v>
                </c:pt>
                <c:pt idx="7424">
                  <c:v>641433600</c:v>
                </c:pt>
                <c:pt idx="7425">
                  <c:v>641520000</c:v>
                </c:pt>
                <c:pt idx="7426">
                  <c:v>641606400</c:v>
                </c:pt>
                <c:pt idx="7427">
                  <c:v>641692800</c:v>
                </c:pt>
                <c:pt idx="7428">
                  <c:v>641779200</c:v>
                </c:pt>
                <c:pt idx="7429">
                  <c:v>641865600</c:v>
                </c:pt>
                <c:pt idx="7430">
                  <c:v>641952000</c:v>
                </c:pt>
                <c:pt idx="7431">
                  <c:v>642038400</c:v>
                </c:pt>
                <c:pt idx="7432">
                  <c:v>642124800</c:v>
                </c:pt>
                <c:pt idx="7433">
                  <c:v>642211200</c:v>
                </c:pt>
                <c:pt idx="7434">
                  <c:v>642297600</c:v>
                </c:pt>
                <c:pt idx="7435">
                  <c:v>642384000</c:v>
                </c:pt>
                <c:pt idx="7436">
                  <c:v>642470400</c:v>
                </c:pt>
                <c:pt idx="7437">
                  <c:v>642556800</c:v>
                </c:pt>
                <c:pt idx="7438">
                  <c:v>642643200</c:v>
                </c:pt>
                <c:pt idx="7439">
                  <c:v>642729600</c:v>
                </c:pt>
                <c:pt idx="7440">
                  <c:v>642816000</c:v>
                </c:pt>
                <c:pt idx="7441">
                  <c:v>642902400</c:v>
                </c:pt>
                <c:pt idx="7442">
                  <c:v>642988800</c:v>
                </c:pt>
                <c:pt idx="7443">
                  <c:v>643075200</c:v>
                </c:pt>
                <c:pt idx="7444">
                  <c:v>643161600</c:v>
                </c:pt>
                <c:pt idx="7445">
                  <c:v>643248000</c:v>
                </c:pt>
                <c:pt idx="7446">
                  <c:v>643334400</c:v>
                </c:pt>
                <c:pt idx="7447">
                  <c:v>643420800</c:v>
                </c:pt>
                <c:pt idx="7448">
                  <c:v>643507200</c:v>
                </c:pt>
                <c:pt idx="7449">
                  <c:v>643593600</c:v>
                </c:pt>
                <c:pt idx="7450">
                  <c:v>643680000</c:v>
                </c:pt>
                <c:pt idx="7451">
                  <c:v>643766400</c:v>
                </c:pt>
                <c:pt idx="7452">
                  <c:v>643852800</c:v>
                </c:pt>
                <c:pt idx="7453">
                  <c:v>643939200</c:v>
                </c:pt>
                <c:pt idx="7454">
                  <c:v>644025600</c:v>
                </c:pt>
                <c:pt idx="7455">
                  <c:v>644112000</c:v>
                </c:pt>
                <c:pt idx="7456">
                  <c:v>644198400</c:v>
                </c:pt>
                <c:pt idx="7457">
                  <c:v>644284800</c:v>
                </c:pt>
                <c:pt idx="7458">
                  <c:v>644371200</c:v>
                </c:pt>
                <c:pt idx="7459">
                  <c:v>644457600</c:v>
                </c:pt>
                <c:pt idx="7460">
                  <c:v>644544000</c:v>
                </c:pt>
                <c:pt idx="7461">
                  <c:v>644630400</c:v>
                </c:pt>
                <c:pt idx="7462">
                  <c:v>644716800</c:v>
                </c:pt>
                <c:pt idx="7463">
                  <c:v>644803200</c:v>
                </c:pt>
                <c:pt idx="7464">
                  <c:v>644889600</c:v>
                </c:pt>
                <c:pt idx="7465">
                  <c:v>644976000</c:v>
                </c:pt>
                <c:pt idx="7466">
                  <c:v>645062400</c:v>
                </c:pt>
                <c:pt idx="7467">
                  <c:v>645148800</c:v>
                </c:pt>
                <c:pt idx="7468">
                  <c:v>645235200</c:v>
                </c:pt>
                <c:pt idx="7469">
                  <c:v>645321600</c:v>
                </c:pt>
                <c:pt idx="7470">
                  <c:v>645408000</c:v>
                </c:pt>
                <c:pt idx="7471">
                  <c:v>645494400</c:v>
                </c:pt>
                <c:pt idx="7472">
                  <c:v>645580800</c:v>
                </c:pt>
                <c:pt idx="7473">
                  <c:v>645667200</c:v>
                </c:pt>
                <c:pt idx="7474">
                  <c:v>645753600</c:v>
                </c:pt>
                <c:pt idx="7475">
                  <c:v>645840000</c:v>
                </c:pt>
                <c:pt idx="7476">
                  <c:v>645926400</c:v>
                </c:pt>
                <c:pt idx="7477">
                  <c:v>646012800</c:v>
                </c:pt>
                <c:pt idx="7478">
                  <c:v>646099200</c:v>
                </c:pt>
                <c:pt idx="7479">
                  <c:v>646185600</c:v>
                </c:pt>
                <c:pt idx="7480">
                  <c:v>646272000</c:v>
                </c:pt>
                <c:pt idx="7481">
                  <c:v>646358400</c:v>
                </c:pt>
                <c:pt idx="7482">
                  <c:v>646444800</c:v>
                </c:pt>
                <c:pt idx="7483">
                  <c:v>646531200</c:v>
                </c:pt>
                <c:pt idx="7484">
                  <c:v>646617600</c:v>
                </c:pt>
                <c:pt idx="7485">
                  <c:v>646704000</c:v>
                </c:pt>
                <c:pt idx="7486">
                  <c:v>646790400</c:v>
                </c:pt>
                <c:pt idx="7487">
                  <c:v>646876800</c:v>
                </c:pt>
                <c:pt idx="7488">
                  <c:v>646963200</c:v>
                </c:pt>
                <c:pt idx="7489">
                  <c:v>647049600</c:v>
                </c:pt>
                <c:pt idx="7490">
                  <c:v>647136000</c:v>
                </c:pt>
                <c:pt idx="7491">
                  <c:v>647222400</c:v>
                </c:pt>
                <c:pt idx="7492">
                  <c:v>647308800</c:v>
                </c:pt>
                <c:pt idx="7493">
                  <c:v>647395200</c:v>
                </c:pt>
                <c:pt idx="7494">
                  <c:v>647481600</c:v>
                </c:pt>
                <c:pt idx="7495">
                  <c:v>647568000</c:v>
                </c:pt>
                <c:pt idx="7496">
                  <c:v>647654400</c:v>
                </c:pt>
                <c:pt idx="7497">
                  <c:v>647740800</c:v>
                </c:pt>
                <c:pt idx="7498">
                  <c:v>647827200</c:v>
                </c:pt>
                <c:pt idx="7499">
                  <c:v>647913600</c:v>
                </c:pt>
                <c:pt idx="7500">
                  <c:v>648000000</c:v>
                </c:pt>
                <c:pt idx="7501">
                  <c:v>648086400</c:v>
                </c:pt>
                <c:pt idx="7502">
                  <c:v>648172800</c:v>
                </c:pt>
                <c:pt idx="7503">
                  <c:v>648259200</c:v>
                </c:pt>
                <c:pt idx="7504">
                  <c:v>648345600</c:v>
                </c:pt>
                <c:pt idx="7505">
                  <c:v>648432000</c:v>
                </c:pt>
                <c:pt idx="7506">
                  <c:v>648518400</c:v>
                </c:pt>
                <c:pt idx="7507">
                  <c:v>648604800</c:v>
                </c:pt>
                <c:pt idx="7508">
                  <c:v>648691200</c:v>
                </c:pt>
                <c:pt idx="7509">
                  <c:v>648777600</c:v>
                </c:pt>
                <c:pt idx="7510">
                  <c:v>648864000</c:v>
                </c:pt>
                <c:pt idx="7511">
                  <c:v>648950400</c:v>
                </c:pt>
                <c:pt idx="7512">
                  <c:v>649036800</c:v>
                </c:pt>
                <c:pt idx="7513">
                  <c:v>649123200</c:v>
                </c:pt>
                <c:pt idx="7514">
                  <c:v>649209600</c:v>
                </c:pt>
                <c:pt idx="7515">
                  <c:v>649296000</c:v>
                </c:pt>
                <c:pt idx="7516">
                  <c:v>649382400</c:v>
                </c:pt>
                <c:pt idx="7517">
                  <c:v>649468800</c:v>
                </c:pt>
                <c:pt idx="7518">
                  <c:v>649555200</c:v>
                </c:pt>
                <c:pt idx="7519">
                  <c:v>649641600</c:v>
                </c:pt>
                <c:pt idx="7520">
                  <c:v>649728000</c:v>
                </c:pt>
                <c:pt idx="7521">
                  <c:v>649814400</c:v>
                </c:pt>
                <c:pt idx="7522">
                  <c:v>649900800</c:v>
                </c:pt>
                <c:pt idx="7523">
                  <c:v>649987200</c:v>
                </c:pt>
                <c:pt idx="7524">
                  <c:v>650073600</c:v>
                </c:pt>
                <c:pt idx="7525">
                  <c:v>650160000</c:v>
                </c:pt>
                <c:pt idx="7526">
                  <c:v>650246400</c:v>
                </c:pt>
                <c:pt idx="7527">
                  <c:v>650332800</c:v>
                </c:pt>
                <c:pt idx="7528">
                  <c:v>650419200</c:v>
                </c:pt>
                <c:pt idx="7529">
                  <c:v>650505600</c:v>
                </c:pt>
                <c:pt idx="7530">
                  <c:v>650592000</c:v>
                </c:pt>
                <c:pt idx="7531">
                  <c:v>650678400</c:v>
                </c:pt>
                <c:pt idx="7532">
                  <c:v>650764800</c:v>
                </c:pt>
                <c:pt idx="7533">
                  <c:v>650851200</c:v>
                </c:pt>
                <c:pt idx="7534">
                  <c:v>650937600</c:v>
                </c:pt>
                <c:pt idx="7535">
                  <c:v>651024000</c:v>
                </c:pt>
                <c:pt idx="7536">
                  <c:v>651110400</c:v>
                </c:pt>
                <c:pt idx="7537">
                  <c:v>651196800</c:v>
                </c:pt>
                <c:pt idx="7538">
                  <c:v>651283200</c:v>
                </c:pt>
                <c:pt idx="7539">
                  <c:v>651369600</c:v>
                </c:pt>
                <c:pt idx="7540">
                  <c:v>651456000</c:v>
                </c:pt>
                <c:pt idx="7541">
                  <c:v>651542400</c:v>
                </c:pt>
                <c:pt idx="7542">
                  <c:v>651628800</c:v>
                </c:pt>
                <c:pt idx="7543">
                  <c:v>651715200</c:v>
                </c:pt>
                <c:pt idx="7544">
                  <c:v>651801600</c:v>
                </c:pt>
                <c:pt idx="7545">
                  <c:v>651888000</c:v>
                </c:pt>
                <c:pt idx="7546">
                  <c:v>651974400</c:v>
                </c:pt>
                <c:pt idx="7547">
                  <c:v>652060800</c:v>
                </c:pt>
                <c:pt idx="7548">
                  <c:v>652147200</c:v>
                </c:pt>
                <c:pt idx="7549">
                  <c:v>652233600</c:v>
                </c:pt>
                <c:pt idx="7550">
                  <c:v>652320000</c:v>
                </c:pt>
                <c:pt idx="7551">
                  <c:v>652406400</c:v>
                </c:pt>
                <c:pt idx="7552">
                  <c:v>652492800</c:v>
                </c:pt>
                <c:pt idx="7553">
                  <c:v>652579200</c:v>
                </c:pt>
                <c:pt idx="7554">
                  <c:v>652665600</c:v>
                </c:pt>
                <c:pt idx="7555">
                  <c:v>652752000</c:v>
                </c:pt>
                <c:pt idx="7556">
                  <c:v>652838400</c:v>
                </c:pt>
                <c:pt idx="7557">
                  <c:v>652924800</c:v>
                </c:pt>
                <c:pt idx="7558">
                  <c:v>653011200</c:v>
                </c:pt>
                <c:pt idx="7559">
                  <c:v>653097600</c:v>
                </c:pt>
                <c:pt idx="7560">
                  <c:v>653184000</c:v>
                </c:pt>
                <c:pt idx="7561">
                  <c:v>653270400</c:v>
                </c:pt>
                <c:pt idx="7562">
                  <c:v>653356800</c:v>
                </c:pt>
                <c:pt idx="7563">
                  <c:v>653443200</c:v>
                </c:pt>
                <c:pt idx="7564">
                  <c:v>653529600</c:v>
                </c:pt>
                <c:pt idx="7565">
                  <c:v>653616000</c:v>
                </c:pt>
                <c:pt idx="7566">
                  <c:v>653702400</c:v>
                </c:pt>
                <c:pt idx="7567">
                  <c:v>653788800</c:v>
                </c:pt>
                <c:pt idx="7568">
                  <c:v>653875200</c:v>
                </c:pt>
                <c:pt idx="7569">
                  <c:v>653961600</c:v>
                </c:pt>
                <c:pt idx="7570">
                  <c:v>654048000</c:v>
                </c:pt>
                <c:pt idx="7571">
                  <c:v>654134400</c:v>
                </c:pt>
                <c:pt idx="7572">
                  <c:v>654220800</c:v>
                </c:pt>
                <c:pt idx="7573">
                  <c:v>654307200</c:v>
                </c:pt>
                <c:pt idx="7574">
                  <c:v>654393600</c:v>
                </c:pt>
                <c:pt idx="7575">
                  <c:v>654480000</c:v>
                </c:pt>
                <c:pt idx="7576">
                  <c:v>654566400</c:v>
                </c:pt>
                <c:pt idx="7577">
                  <c:v>654652800</c:v>
                </c:pt>
                <c:pt idx="7578">
                  <c:v>654739200</c:v>
                </c:pt>
                <c:pt idx="7579">
                  <c:v>654825600</c:v>
                </c:pt>
                <c:pt idx="7580">
                  <c:v>654912000</c:v>
                </c:pt>
                <c:pt idx="7581">
                  <c:v>654998400</c:v>
                </c:pt>
                <c:pt idx="7582">
                  <c:v>655084800</c:v>
                </c:pt>
                <c:pt idx="7583">
                  <c:v>655171200</c:v>
                </c:pt>
                <c:pt idx="7584">
                  <c:v>655257600</c:v>
                </c:pt>
                <c:pt idx="7585">
                  <c:v>655344000</c:v>
                </c:pt>
                <c:pt idx="7586">
                  <c:v>655430400</c:v>
                </c:pt>
                <c:pt idx="7587">
                  <c:v>655516800</c:v>
                </c:pt>
                <c:pt idx="7588">
                  <c:v>655603200</c:v>
                </c:pt>
                <c:pt idx="7589">
                  <c:v>655689600</c:v>
                </c:pt>
                <c:pt idx="7590">
                  <c:v>655776000</c:v>
                </c:pt>
                <c:pt idx="7591">
                  <c:v>655862400</c:v>
                </c:pt>
                <c:pt idx="7592">
                  <c:v>655948800</c:v>
                </c:pt>
                <c:pt idx="7593">
                  <c:v>656035200</c:v>
                </c:pt>
                <c:pt idx="7594">
                  <c:v>656121600</c:v>
                </c:pt>
                <c:pt idx="7595">
                  <c:v>656208000</c:v>
                </c:pt>
                <c:pt idx="7596">
                  <c:v>656294400</c:v>
                </c:pt>
                <c:pt idx="7597">
                  <c:v>656380800</c:v>
                </c:pt>
                <c:pt idx="7598">
                  <c:v>656467200</c:v>
                </c:pt>
                <c:pt idx="7599">
                  <c:v>656553600</c:v>
                </c:pt>
                <c:pt idx="7600">
                  <c:v>656640000</c:v>
                </c:pt>
                <c:pt idx="7601">
                  <c:v>656726400</c:v>
                </c:pt>
                <c:pt idx="7602">
                  <c:v>656812800</c:v>
                </c:pt>
                <c:pt idx="7603">
                  <c:v>656899200</c:v>
                </c:pt>
                <c:pt idx="7604">
                  <c:v>656985600</c:v>
                </c:pt>
                <c:pt idx="7605">
                  <c:v>657072000</c:v>
                </c:pt>
                <c:pt idx="7606">
                  <c:v>657158400</c:v>
                </c:pt>
                <c:pt idx="7607">
                  <c:v>657244800</c:v>
                </c:pt>
                <c:pt idx="7608">
                  <c:v>657331200</c:v>
                </c:pt>
                <c:pt idx="7609">
                  <c:v>657417600</c:v>
                </c:pt>
                <c:pt idx="7610">
                  <c:v>657504000</c:v>
                </c:pt>
                <c:pt idx="7611">
                  <c:v>657590400</c:v>
                </c:pt>
                <c:pt idx="7612">
                  <c:v>657676800</c:v>
                </c:pt>
                <c:pt idx="7613">
                  <c:v>657763200</c:v>
                </c:pt>
                <c:pt idx="7614">
                  <c:v>657849600</c:v>
                </c:pt>
                <c:pt idx="7615">
                  <c:v>657936000</c:v>
                </c:pt>
                <c:pt idx="7616">
                  <c:v>658022400</c:v>
                </c:pt>
                <c:pt idx="7617">
                  <c:v>658108800</c:v>
                </c:pt>
                <c:pt idx="7618">
                  <c:v>658195200</c:v>
                </c:pt>
                <c:pt idx="7619">
                  <c:v>658281600</c:v>
                </c:pt>
                <c:pt idx="7620">
                  <c:v>658368000</c:v>
                </c:pt>
                <c:pt idx="7621">
                  <c:v>658454400</c:v>
                </c:pt>
                <c:pt idx="7622">
                  <c:v>658540800</c:v>
                </c:pt>
                <c:pt idx="7623">
                  <c:v>658627200</c:v>
                </c:pt>
                <c:pt idx="7624">
                  <c:v>658713600</c:v>
                </c:pt>
                <c:pt idx="7625">
                  <c:v>658800000</c:v>
                </c:pt>
                <c:pt idx="7626">
                  <c:v>658886400</c:v>
                </c:pt>
                <c:pt idx="7627">
                  <c:v>658972800</c:v>
                </c:pt>
                <c:pt idx="7628">
                  <c:v>659059200</c:v>
                </c:pt>
                <c:pt idx="7629">
                  <c:v>659145600</c:v>
                </c:pt>
                <c:pt idx="7630">
                  <c:v>659232000</c:v>
                </c:pt>
                <c:pt idx="7631">
                  <c:v>659318400</c:v>
                </c:pt>
                <c:pt idx="7632">
                  <c:v>659404800</c:v>
                </c:pt>
                <c:pt idx="7633">
                  <c:v>659491200</c:v>
                </c:pt>
                <c:pt idx="7634">
                  <c:v>659577600</c:v>
                </c:pt>
                <c:pt idx="7635">
                  <c:v>659664000</c:v>
                </c:pt>
                <c:pt idx="7636">
                  <c:v>659750400</c:v>
                </c:pt>
                <c:pt idx="7637">
                  <c:v>659836800</c:v>
                </c:pt>
                <c:pt idx="7638">
                  <c:v>659923200</c:v>
                </c:pt>
                <c:pt idx="7639">
                  <c:v>660009600</c:v>
                </c:pt>
                <c:pt idx="7640">
                  <c:v>660096000</c:v>
                </c:pt>
                <c:pt idx="7641">
                  <c:v>660182400</c:v>
                </c:pt>
                <c:pt idx="7642">
                  <c:v>660268800</c:v>
                </c:pt>
                <c:pt idx="7643">
                  <c:v>660355200</c:v>
                </c:pt>
                <c:pt idx="7644">
                  <c:v>660441600</c:v>
                </c:pt>
                <c:pt idx="7645">
                  <c:v>660528000</c:v>
                </c:pt>
                <c:pt idx="7646">
                  <c:v>660614400</c:v>
                </c:pt>
                <c:pt idx="7647">
                  <c:v>660700800</c:v>
                </c:pt>
                <c:pt idx="7648">
                  <c:v>660787200</c:v>
                </c:pt>
                <c:pt idx="7649">
                  <c:v>660873600</c:v>
                </c:pt>
                <c:pt idx="7650">
                  <c:v>660960000</c:v>
                </c:pt>
                <c:pt idx="7651">
                  <c:v>661046400</c:v>
                </c:pt>
                <c:pt idx="7652">
                  <c:v>661132800</c:v>
                </c:pt>
                <c:pt idx="7653">
                  <c:v>661219200</c:v>
                </c:pt>
                <c:pt idx="7654">
                  <c:v>661305600</c:v>
                </c:pt>
                <c:pt idx="7655">
                  <c:v>661392000</c:v>
                </c:pt>
                <c:pt idx="7656">
                  <c:v>661478400</c:v>
                </c:pt>
                <c:pt idx="7657">
                  <c:v>661564800</c:v>
                </c:pt>
                <c:pt idx="7658">
                  <c:v>661651200</c:v>
                </c:pt>
                <c:pt idx="7659">
                  <c:v>661737600</c:v>
                </c:pt>
                <c:pt idx="7660">
                  <c:v>661824000</c:v>
                </c:pt>
                <c:pt idx="7661">
                  <c:v>661910400</c:v>
                </c:pt>
                <c:pt idx="7662">
                  <c:v>661996800</c:v>
                </c:pt>
                <c:pt idx="7663">
                  <c:v>662083200</c:v>
                </c:pt>
                <c:pt idx="7664">
                  <c:v>662169600</c:v>
                </c:pt>
                <c:pt idx="7665">
                  <c:v>662256000</c:v>
                </c:pt>
                <c:pt idx="7666">
                  <c:v>662342400</c:v>
                </c:pt>
                <c:pt idx="7667">
                  <c:v>662428800</c:v>
                </c:pt>
                <c:pt idx="7668">
                  <c:v>662515200</c:v>
                </c:pt>
                <c:pt idx="7669">
                  <c:v>662601600</c:v>
                </c:pt>
                <c:pt idx="7670">
                  <c:v>662688000</c:v>
                </c:pt>
                <c:pt idx="7671">
                  <c:v>662774400</c:v>
                </c:pt>
                <c:pt idx="7672">
                  <c:v>662860800</c:v>
                </c:pt>
                <c:pt idx="7673">
                  <c:v>662947200</c:v>
                </c:pt>
                <c:pt idx="7674">
                  <c:v>663033600</c:v>
                </c:pt>
                <c:pt idx="7675">
                  <c:v>663120000</c:v>
                </c:pt>
                <c:pt idx="7676">
                  <c:v>663206400</c:v>
                </c:pt>
                <c:pt idx="7677">
                  <c:v>663292800</c:v>
                </c:pt>
                <c:pt idx="7678">
                  <c:v>663379200</c:v>
                </c:pt>
                <c:pt idx="7679">
                  <c:v>663465600</c:v>
                </c:pt>
                <c:pt idx="7680">
                  <c:v>663552000</c:v>
                </c:pt>
                <c:pt idx="7681">
                  <c:v>663638400</c:v>
                </c:pt>
                <c:pt idx="7682">
                  <c:v>663724800</c:v>
                </c:pt>
                <c:pt idx="7683">
                  <c:v>663811200</c:v>
                </c:pt>
                <c:pt idx="7684">
                  <c:v>663897600</c:v>
                </c:pt>
                <c:pt idx="7685">
                  <c:v>663984000</c:v>
                </c:pt>
                <c:pt idx="7686">
                  <c:v>664070400</c:v>
                </c:pt>
                <c:pt idx="7687">
                  <c:v>664156800</c:v>
                </c:pt>
                <c:pt idx="7688">
                  <c:v>664243200</c:v>
                </c:pt>
                <c:pt idx="7689">
                  <c:v>664329600</c:v>
                </c:pt>
                <c:pt idx="7690">
                  <c:v>664416000</c:v>
                </c:pt>
                <c:pt idx="7691">
                  <c:v>664502400</c:v>
                </c:pt>
                <c:pt idx="7692">
                  <c:v>664588800</c:v>
                </c:pt>
                <c:pt idx="7693">
                  <c:v>664675200</c:v>
                </c:pt>
                <c:pt idx="7694">
                  <c:v>664761600</c:v>
                </c:pt>
                <c:pt idx="7695">
                  <c:v>664848000</c:v>
                </c:pt>
                <c:pt idx="7696">
                  <c:v>664934400</c:v>
                </c:pt>
                <c:pt idx="7697">
                  <c:v>665020800</c:v>
                </c:pt>
                <c:pt idx="7698">
                  <c:v>665107200</c:v>
                </c:pt>
                <c:pt idx="7699">
                  <c:v>665193600</c:v>
                </c:pt>
                <c:pt idx="7700">
                  <c:v>665280000</c:v>
                </c:pt>
                <c:pt idx="7701">
                  <c:v>665366400</c:v>
                </c:pt>
                <c:pt idx="7702">
                  <c:v>665452800</c:v>
                </c:pt>
                <c:pt idx="7703">
                  <c:v>665539200</c:v>
                </c:pt>
                <c:pt idx="7704">
                  <c:v>665625600</c:v>
                </c:pt>
                <c:pt idx="7705">
                  <c:v>665712000</c:v>
                </c:pt>
                <c:pt idx="7706">
                  <c:v>665798400</c:v>
                </c:pt>
                <c:pt idx="7707">
                  <c:v>665884800</c:v>
                </c:pt>
                <c:pt idx="7708">
                  <c:v>665971200</c:v>
                </c:pt>
                <c:pt idx="7709">
                  <c:v>666057600</c:v>
                </c:pt>
                <c:pt idx="7710">
                  <c:v>666144000</c:v>
                </c:pt>
                <c:pt idx="7711">
                  <c:v>666230400</c:v>
                </c:pt>
                <c:pt idx="7712">
                  <c:v>666316800</c:v>
                </c:pt>
                <c:pt idx="7713">
                  <c:v>666403200</c:v>
                </c:pt>
                <c:pt idx="7714">
                  <c:v>666489600</c:v>
                </c:pt>
                <c:pt idx="7715">
                  <c:v>666576000</c:v>
                </c:pt>
                <c:pt idx="7716">
                  <c:v>666662400</c:v>
                </c:pt>
                <c:pt idx="7717">
                  <c:v>666748800</c:v>
                </c:pt>
                <c:pt idx="7718">
                  <c:v>666835200</c:v>
                </c:pt>
                <c:pt idx="7719">
                  <c:v>666921600</c:v>
                </c:pt>
                <c:pt idx="7720">
                  <c:v>667008000</c:v>
                </c:pt>
                <c:pt idx="7721">
                  <c:v>667094400</c:v>
                </c:pt>
                <c:pt idx="7722">
                  <c:v>667180800</c:v>
                </c:pt>
                <c:pt idx="7723">
                  <c:v>667267200</c:v>
                </c:pt>
                <c:pt idx="7724">
                  <c:v>667353600</c:v>
                </c:pt>
                <c:pt idx="7725">
                  <c:v>667440000</c:v>
                </c:pt>
                <c:pt idx="7726">
                  <c:v>667526400</c:v>
                </c:pt>
                <c:pt idx="7727">
                  <c:v>667612800</c:v>
                </c:pt>
                <c:pt idx="7728">
                  <c:v>667699200</c:v>
                </c:pt>
                <c:pt idx="7729">
                  <c:v>667785600</c:v>
                </c:pt>
                <c:pt idx="7730">
                  <c:v>667872000</c:v>
                </c:pt>
                <c:pt idx="7731">
                  <c:v>667958400</c:v>
                </c:pt>
                <c:pt idx="7732">
                  <c:v>668044800</c:v>
                </c:pt>
                <c:pt idx="7733">
                  <c:v>668131200</c:v>
                </c:pt>
                <c:pt idx="7734">
                  <c:v>668217600</c:v>
                </c:pt>
                <c:pt idx="7735">
                  <c:v>668304000</c:v>
                </c:pt>
                <c:pt idx="7736">
                  <c:v>668390400</c:v>
                </c:pt>
                <c:pt idx="7737">
                  <c:v>668476800</c:v>
                </c:pt>
                <c:pt idx="7738">
                  <c:v>668563200</c:v>
                </c:pt>
                <c:pt idx="7739">
                  <c:v>668649600</c:v>
                </c:pt>
                <c:pt idx="7740">
                  <c:v>668736000</c:v>
                </c:pt>
                <c:pt idx="7741">
                  <c:v>668822400</c:v>
                </c:pt>
                <c:pt idx="7742">
                  <c:v>668908800</c:v>
                </c:pt>
                <c:pt idx="7743">
                  <c:v>668995200</c:v>
                </c:pt>
                <c:pt idx="7744">
                  <c:v>669081600</c:v>
                </c:pt>
                <c:pt idx="7745">
                  <c:v>669168000</c:v>
                </c:pt>
                <c:pt idx="7746">
                  <c:v>669254400</c:v>
                </c:pt>
                <c:pt idx="7747">
                  <c:v>669340800</c:v>
                </c:pt>
                <c:pt idx="7748">
                  <c:v>669427200</c:v>
                </c:pt>
                <c:pt idx="7749">
                  <c:v>669513600</c:v>
                </c:pt>
                <c:pt idx="7750">
                  <c:v>669600000</c:v>
                </c:pt>
                <c:pt idx="7751">
                  <c:v>669686400</c:v>
                </c:pt>
                <c:pt idx="7752">
                  <c:v>669772800</c:v>
                </c:pt>
                <c:pt idx="7753">
                  <c:v>669859200</c:v>
                </c:pt>
                <c:pt idx="7754">
                  <c:v>669945600</c:v>
                </c:pt>
                <c:pt idx="7755">
                  <c:v>670032000</c:v>
                </c:pt>
                <c:pt idx="7756">
                  <c:v>670118400</c:v>
                </c:pt>
                <c:pt idx="7757">
                  <c:v>670204800</c:v>
                </c:pt>
                <c:pt idx="7758">
                  <c:v>670291200</c:v>
                </c:pt>
                <c:pt idx="7759">
                  <c:v>670377600</c:v>
                </c:pt>
                <c:pt idx="7760">
                  <c:v>670464000</c:v>
                </c:pt>
                <c:pt idx="7761">
                  <c:v>670550400</c:v>
                </c:pt>
                <c:pt idx="7762">
                  <c:v>670636800</c:v>
                </c:pt>
                <c:pt idx="7763">
                  <c:v>670723200</c:v>
                </c:pt>
                <c:pt idx="7764">
                  <c:v>670809600</c:v>
                </c:pt>
                <c:pt idx="7765">
                  <c:v>670896000</c:v>
                </c:pt>
                <c:pt idx="7766">
                  <c:v>670982400</c:v>
                </c:pt>
                <c:pt idx="7767">
                  <c:v>671068800</c:v>
                </c:pt>
                <c:pt idx="7768">
                  <c:v>671155200</c:v>
                </c:pt>
                <c:pt idx="7769">
                  <c:v>671241600</c:v>
                </c:pt>
                <c:pt idx="7770">
                  <c:v>671328000</c:v>
                </c:pt>
                <c:pt idx="7771">
                  <c:v>671414400</c:v>
                </c:pt>
                <c:pt idx="7772">
                  <c:v>671500800</c:v>
                </c:pt>
                <c:pt idx="7773">
                  <c:v>671587200</c:v>
                </c:pt>
                <c:pt idx="7774">
                  <c:v>671673600</c:v>
                </c:pt>
                <c:pt idx="7775">
                  <c:v>671760000</c:v>
                </c:pt>
                <c:pt idx="7776">
                  <c:v>671846400</c:v>
                </c:pt>
                <c:pt idx="7777">
                  <c:v>671932800</c:v>
                </c:pt>
                <c:pt idx="7778">
                  <c:v>672019200</c:v>
                </c:pt>
                <c:pt idx="7779">
                  <c:v>672105600</c:v>
                </c:pt>
                <c:pt idx="7780">
                  <c:v>672192000</c:v>
                </c:pt>
                <c:pt idx="7781">
                  <c:v>672278400</c:v>
                </c:pt>
                <c:pt idx="7782">
                  <c:v>672364800</c:v>
                </c:pt>
                <c:pt idx="7783">
                  <c:v>672451200</c:v>
                </c:pt>
                <c:pt idx="7784">
                  <c:v>672537600</c:v>
                </c:pt>
                <c:pt idx="7785">
                  <c:v>672624000</c:v>
                </c:pt>
                <c:pt idx="7786">
                  <c:v>672710400</c:v>
                </c:pt>
                <c:pt idx="7787">
                  <c:v>672796800</c:v>
                </c:pt>
                <c:pt idx="7788">
                  <c:v>672883200</c:v>
                </c:pt>
                <c:pt idx="7789">
                  <c:v>672969600</c:v>
                </c:pt>
                <c:pt idx="7790">
                  <c:v>673056000</c:v>
                </c:pt>
                <c:pt idx="7791">
                  <c:v>673142400</c:v>
                </c:pt>
                <c:pt idx="7792">
                  <c:v>673228800</c:v>
                </c:pt>
                <c:pt idx="7793">
                  <c:v>673315200</c:v>
                </c:pt>
                <c:pt idx="7794">
                  <c:v>673401600</c:v>
                </c:pt>
                <c:pt idx="7795">
                  <c:v>673488000</c:v>
                </c:pt>
                <c:pt idx="7796">
                  <c:v>673574400</c:v>
                </c:pt>
                <c:pt idx="7797">
                  <c:v>673660800</c:v>
                </c:pt>
                <c:pt idx="7798">
                  <c:v>673747200</c:v>
                </c:pt>
                <c:pt idx="7799">
                  <c:v>673833600</c:v>
                </c:pt>
                <c:pt idx="7800">
                  <c:v>673920000</c:v>
                </c:pt>
                <c:pt idx="7801">
                  <c:v>674006400</c:v>
                </c:pt>
                <c:pt idx="7802">
                  <c:v>674092800</c:v>
                </c:pt>
                <c:pt idx="7803">
                  <c:v>674179200</c:v>
                </c:pt>
                <c:pt idx="7804">
                  <c:v>674265600</c:v>
                </c:pt>
                <c:pt idx="7805">
                  <c:v>674352000</c:v>
                </c:pt>
                <c:pt idx="7806">
                  <c:v>674438400</c:v>
                </c:pt>
                <c:pt idx="7807">
                  <c:v>674524800</c:v>
                </c:pt>
                <c:pt idx="7808">
                  <c:v>674611200</c:v>
                </c:pt>
                <c:pt idx="7809">
                  <c:v>674697600</c:v>
                </c:pt>
                <c:pt idx="7810">
                  <c:v>674784000</c:v>
                </c:pt>
                <c:pt idx="7811">
                  <c:v>674870400</c:v>
                </c:pt>
                <c:pt idx="7812">
                  <c:v>674956800</c:v>
                </c:pt>
                <c:pt idx="7813">
                  <c:v>675043200</c:v>
                </c:pt>
                <c:pt idx="7814">
                  <c:v>675129600</c:v>
                </c:pt>
                <c:pt idx="7815">
                  <c:v>675216000</c:v>
                </c:pt>
                <c:pt idx="7816">
                  <c:v>675302400</c:v>
                </c:pt>
                <c:pt idx="7817">
                  <c:v>675388800</c:v>
                </c:pt>
                <c:pt idx="7818">
                  <c:v>675475200</c:v>
                </c:pt>
                <c:pt idx="7819">
                  <c:v>675561600</c:v>
                </c:pt>
                <c:pt idx="7820">
                  <c:v>675648000</c:v>
                </c:pt>
                <c:pt idx="7821">
                  <c:v>675734400</c:v>
                </c:pt>
                <c:pt idx="7822">
                  <c:v>675820800</c:v>
                </c:pt>
                <c:pt idx="7823">
                  <c:v>675907200</c:v>
                </c:pt>
                <c:pt idx="7824">
                  <c:v>675993600</c:v>
                </c:pt>
                <c:pt idx="7825">
                  <c:v>676080000</c:v>
                </c:pt>
                <c:pt idx="7826">
                  <c:v>676166400</c:v>
                </c:pt>
                <c:pt idx="7827">
                  <c:v>676252800</c:v>
                </c:pt>
                <c:pt idx="7828">
                  <c:v>676339200</c:v>
                </c:pt>
                <c:pt idx="7829">
                  <c:v>676425600</c:v>
                </c:pt>
                <c:pt idx="7830">
                  <c:v>676512000</c:v>
                </c:pt>
                <c:pt idx="7831">
                  <c:v>676598400</c:v>
                </c:pt>
                <c:pt idx="7832">
                  <c:v>676684800</c:v>
                </c:pt>
                <c:pt idx="7833">
                  <c:v>676771200</c:v>
                </c:pt>
                <c:pt idx="7834">
                  <c:v>676857600</c:v>
                </c:pt>
                <c:pt idx="7835">
                  <c:v>676944000</c:v>
                </c:pt>
                <c:pt idx="7836">
                  <c:v>677030400</c:v>
                </c:pt>
                <c:pt idx="7837">
                  <c:v>677116800</c:v>
                </c:pt>
                <c:pt idx="7838">
                  <c:v>677203200</c:v>
                </c:pt>
                <c:pt idx="7839">
                  <c:v>677289600</c:v>
                </c:pt>
                <c:pt idx="7840">
                  <c:v>677376000</c:v>
                </c:pt>
                <c:pt idx="7841">
                  <c:v>677462400</c:v>
                </c:pt>
                <c:pt idx="7842">
                  <c:v>677548800</c:v>
                </c:pt>
                <c:pt idx="7843">
                  <c:v>677635200</c:v>
                </c:pt>
                <c:pt idx="7844">
                  <c:v>677721600</c:v>
                </c:pt>
                <c:pt idx="7845">
                  <c:v>677808000</c:v>
                </c:pt>
                <c:pt idx="7846">
                  <c:v>677894400</c:v>
                </c:pt>
                <c:pt idx="7847">
                  <c:v>677980800</c:v>
                </c:pt>
                <c:pt idx="7848">
                  <c:v>678067200</c:v>
                </c:pt>
                <c:pt idx="7849">
                  <c:v>678153600</c:v>
                </c:pt>
                <c:pt idx="7850">
                  <c:v>678240000</c:v>
                </c:pt>
                <c:pt idx="7851">
                  <c:v>678326400</c:v>
                </c:pt>
                <c:pt idx="7852">
                  <c:v>678412800</c:v>
                </c:pt>
                <c:pt idx="7853">
                  <c:v>678499200</c:v>
                </c:pt>
                <c:pt idx="7854">
                  <c:v>678585600</c:v>
                </c:pt>
                <c:pt idx="7855">
                  <c:v>678672000</c:v>
                </c:pt>
                <c:pt idx="7856">
                  <c:v>678758400</c:v>
                </c:pt>
                <c:pt idx="7857">
                  <c:v>678844800</c:v>
                </c:pt>
                <c:pt idx="7858">
                  <c:v>678931200</c:v>
                </c:pt>
                <c:pt idx="7859">
                  <c:v>679017600</c:v>
                </c:pt>
                <c:pt idx="7860">
                  <c:v>679104000</c:v>
                </c:pt>
                <c:pt idx="7861">
                  <c:v>679190400</c:v>
                </c:pt>
                <c:pt idx="7862">
                  <c:v>679276800</c:v>
                </c:pt>
                <c:pt idx="7863">
                  <c:v>679363200</c:v>
                </c:pt>
                <c:pt idx="7864">
                  <c:v>679449600</c:v>
                </c:pt>
                <c:pt idx="7865">
                  <c:v>679536000</c:v>
                </c:pt>
                <c:pt idx="7866">
                  <c:v>679622400</c:v>
                </c:pt>
                <c:pt idx="7867">
                  <c:v>679708800</c:v>
                </c:pt>
                <c:pt idx="7868">
                  <c:v>679795200</c:v>
                </c:pt>
                <c:pt idx="7869">
                  <c:v>679881600</c:v>
                </c:pt>
                <c:pt idx="7870">
                  <c:v>679968000</c:v>
                </c:pt>
                <c:pt idx="7871">
                  <c:v>680054400</c:v>
                </c:pt>
                <c:pt idx="7872">
                  <c:v>680140800</c:v>
                </c:pt>
                <c:pt idx="7873">
                  <c:v>680227200</c:v>
                </c:pt>
                <c:pt idx="7874">
                  <c:v>680313600</c:v>
                </c:pt>
                <c:pt idx="7875">
                  <c:v>680400000</c:v>
                </c:pt>
                <c:pt idx="7876">
                  <c:v>680486400</c:v>
                </c:pt>
                <c:pt idx="7877">
                  <c:v>680572800</c:v>
                </c:pt>
                <c:pt idx="7878">
                  <c:v>680659200</c:v>
                </c:pt>
                <c:pt idx="7879">
                  <c:v>680745600</c:v>
                </c:pt>
                <c:pt idx="7880">
                  <c:v>680832000</c:v>
                </c:pt>
                <c:pt idx="7881">
                  <c:v>680918400</c:v>
                </c:pt>
                <c:pt idx="7882">
                  <c:v>681004800</c:v>
                </c:pt>
                <c:pt idx="7883">
                  <c:v>681091200</c:v>
                </c:pt>
                <c:pt idx="7884">
                  <c:v>681177600</c:v>
                </c:pt>
                <c:pt idx="7885">
                  <c:v>681264000</c:v>
                </c:pt>
                <c:pt idx="7886">
                  <c:v>681350400</c:v>
                </c:pt>
                <c:pt idx="7887">
                  <c:v>681436800</c:v>
                </c:pt>
                <c:pt idx="7888">
                  <c:v>681523200</c:v>
                </c:pt>
                <c:pt idx="7889">
                  <c:v>681609600</c:v>
                </c:pt>
                <c:pt idx="7890">
                  <c:v>681696000</c:v>
                </c:pt>
                <c:pt idx="7891">
                  <c:v>681782400</c:v>
                </c:pt>
                <c:pt idx="7892">
                  <c:v>681868800</c:v>
                </c:pt>
                <c:pt idx="7893">
                  <c:v>681955200</c:v>
                </c:pt>
                <c:pt idx="7894">
                  <c:v>682041600</c:v>
                </c:pt>
                <c:pt idx="7895">
                  <c:v>682128000</c:v>
                </c:pt>
                <c:pt idx="7896">
                  <c:v>682214400</c:v>
                </c:pt>
                <c:pt idx="7897">
                  <c:v>682300800</c:v>
                </c:pt>
                <c:pt idx="7898">
                  <c:v>682387200</c:v>
                </c:pt>
                <c:pt idx="7899">
                  <c:v>682473600</c:v>
                </c:pt>
                <c:pt idx="7900">
                  <c:v>682560000</c:v>
                </c:pt>
                <c:pt idx="7901">
                  <c:v>682646400</c:v>
                </c:pt>
                <c:pt idx="7902">
                  <c:v>682732800</c:v>
                </c:pt>
                <c:pt idx="7903">
                  <c:v>682819200</c:v>
                </c:pt>
                <c:pt idx="7904">
                  <c:v>682905600</c:v>
                </c:pt>
                <c:pt idx="7905">
                  <c:v>682992000</c:v>
                </c:pt>
                <c:pt idx="7906">
                  <c:v>683078400</c:v>
                </c:pt>
                <c:pt idx="7907">
                  <c:v>683164800</c:v>
                </c:pt>
                <c:pt idx="7908">
                  <c:v>683251200</c:v>
                </c:pt>
                <c:pt idx="7909">
                  <c:v>683337600</c:v>
                </c:pt>
                <c:pt idx="7910">
                  <c:v>683424000</c:v>
                </c:pt>
                <c:pt idx="7911">
                  <c:v>683510400</c:v>
                </c:pt>
                <c:pt idx="7912">
                  <c:v>683596800</c:v>
                </c:pt>
                <c:pt idx="7913">
                  <c:v>683683200</c:v>
                </c:pt>
                <c:pt idx="7914">
                  <c:v>683769600</c:v>
                </c:pt>
                <c:pt idx="7915">
                  <c:v>683856000</c:v>
                </c:pt>
                <c:pt idx="7916">
                  <c:v>683942400</c:v>
                </c:pt>
                <c:pt idx="7917">
                  <c:v>684028800</c:v>
                </c:pt>
                <c:pt idx="7918">
                  <c:v>684115200</c:v>
                </c:pt>
                <c:pt idx="7919">
                  <c:v>684201600</c:v>
                </c:pt>
                <c:pt idx="7920">
                  <c:v>684288000</c:v>
                </c:pt>
                <c:pt idx="7921">
                  <c:v>684374400</c:v>
                </c:pt>
                <c:pt idx="7922">
                  <c:v>684460800</c:v>
                </c:pt>
                <c:pt idx="7923">
                  <c:v>684547200</c:v>
                </c:pt>
                <c:pt idx="7924">
                  <c:v>684633600</c:v>
                </c:pt>
                <c:pt idx="7925">
                  <c:v>684720000</c:v>
                </c:pt>
                <c:pt idx="7926">
                  <c:v>684806400</c:v>
                </c:pt>
                <c:pt idx="7927">
                  <c:v>684892800</c:v>
                </c:pt>
                <c:pt idx="7928">
                  <c:v>684979200</c:v>
                </c:pt>
                <c:pt idx="7929">
                  <c:v>685065600</c:v>
                </c:pt>
                <c:pt idx="7930">
                  <c:v>685152000</c:v>
                </c:pt>
                <c:pt idx="7931">
                  <c:v>685238400</c:v>
                </c:pt>
                <c:pt idx="7932">
                  <c:v>685324800</c:v>
                </c:pt>
                <c:pt idx="7933">
                  <c:v>685411200</c:v>
                </c:pt>
                <c:pt idx="7934">
                  <c:v>685497600</c:v>
                </c:pt>
                <c:pt idx="7935">
                  <c:v>685584000</c:v>
                </c:pt>
                <c:pt idx="7936">
                  <c:v>685670400</c:v>
                </c:pt>
                <c:pt idx="7937">
                  <c:v>685756800</c:v>
                </c:pt>
                <c:pt idx="7938">
                  <c:v>685843200</c:v>
                </c:pt>
                <c:pt idx="7939">
                  <c:v>685929600</c:v>
                </c:pt>
                <c:pt idx="7940">
                  <c:v>686016000</c:v>
                </c:pt>
                <c:pt idx="7941">
                  <c:v>686102400</c:v>
                </c:pt>
                <c:pt idx="7942">
                  <c:v>686188800</c:v>
                </c:pt>
                <c:pt idx="7943">
                  <c:v>686275200</c:v>
                </c:pt>
                <c:pt idx="7944">
                  <c:v>686361600</c:v>
                </c:pt>
                <c:pt idx="7945">
                  <c:v>686448000</c:v>
                </c:pt>
                <c:pt idx="7946">
                  <c:v>686534400</c:v>
                </c:pt>
                <c:pt idx="7947">
                  <c:v>686620800</c:v>
                </c:pt>
                <c:pt idx="7948">
                  <c:v>686707200</c:v>
                </c:pt>
                <c:pt idx="7949">
                  <c:v>686793600</c:v>
                </c:pt>
                <c:pt idx="7950">
                  <c:v>686880000</c:v>
                </c:pt>
                <c:pt idx="7951">
                  <c:v>686966400</c:v>
                </c:pt>
                <c:pt idx="7952">
                  <c:v>687052800</c:v>
                </c:pt>
                <c:pt idx="7953">
                  <c:v>687139200</c:v>
                </c:pt>
                <c:pt idx="7954">
                  <c:v>687225600</c:v>
                </c:pt>
                <c:pt idx="7955">
                  <c:v>687312000</c:v>
                </c:pt>
                <c:pt idx="7956">
                  <c:v>687398400</c:v>
                </c:pt>
                <c:pt idx="7957">
                  <c:v>687484800</c:v>
                </c:pt>
                <c:pt idx="7958">
                  <c:v>687571200</c:v>
                </c:pt>
                <c:pt idx="7959">
                  <c:v>687657600</c:v>
                </c:pt>
                <c:pt idx="7960">
                  <c:v>687744000</c:v>
                </c:pt>
                <c:pt idx="7961">
                  <c:v>687830400</c:v>
                </c:pt>
                <c:pt idx="7962">
                  <c:v>687916800</c:v>
                </c:pt>
                <c:pt idx="7963">
                  <c:v>688003200</c:v>
                </c:pt>
                <c:pt idx="7964">
                  <c:v>688089600</c:v>
                </c:pt>
                <c:pt idx="7965">
                  <c:v>688176000</c:v>
                </c:pt>
                <c:pt idx="7966">
                  <c:v>688262400</c:v>
                </c:pt>
                <c:pt idx="7967">
                  <c:v>688348800</c:v>
                </c:pt>
                <c:pt idx="7968">
                  <c:v>688435200</c:v>
                </c:pt>
                <c:pt idx="7969">
                  <c:v>688521600</c:v>
                </c:pt>
                <c:pt idx="7970">
                  <c:v>688608000</c:v>
                </c:pt>
                <c:pt idx="7971">
                  <c:v>688694400</c:v>
                </c:pt>
                <c:pt idx="7972">
                  <c:v>688780800</c:v>
                </c:pt>
                <c:pt idx="7973">
                  <c:v>688867200</c:v>
                </c:pt>
                <c:pt idx="7974">
                  <c:v>688953600</c:v>
                </c:pt>
                <c:pt idx="7975">
                  <c:v>689040000</c:v>
                </c:pt>
                <c:pt idx="7976">
                  <c:v>689126400</c:v>
                </c:pt>
                <c:pt idx="7977">
                  <c:v>689212800</c:v>
                </c:pt>
                <c:pt idx="7978">
                  <c:v>689299200</c:v>
                </c:pt>
                <c:pt idx="7979">
                  <c:v>689385600</c:v>
                </c:pt>
                <c:pt idx="7980">
                  <c:v>689472000</c:v>
                </c:pt>
                <c:pt idx="7981">
                  <c:v>689558400</c:v>
                </c:pt>
                <c:pt idx="7982">
                  <c:v>689644800</c:v>
                </c:pt>
                <c:pt idx="7983">
                  <c:v>689731200</c:v>
                </c:pt>
                <c:pt idx="7984">
                  <c:v>689817600</c:v>
                </c:pt>
                <c:pt idx="7985">
                  <c:v>689904000</c:v>
                </c:pt>
                <c:pt idx="7986">
                  <c:v>689990400</c:v>
                </c:pt>
                <c:pt idx="7987">
                  <c:v>690076800</c:v>
                </c:pt>
                <c:pt idx="7988">
                  <c:v>690163200</c:v>
                </c:pt>
                <c:pt idx="7989">
                  <c:v>690249600</c:v>
                </c:pt>
                <c:pt idx="7990">
                  <c:v>690336000</c:v>
                </c:pt>
                <c:pt idx="7991">
                  <c:v>690422400</c:v>
                </c:pt>
                <c:pt idx="7992">
                  <c:v>690508800</c:v>
                </c:pt>
                <c:pt idx="7993">
                  <c:v>690595200</c:v>
                </c:pt>
                <c:pt idx="7994">
                  <c:v>690681600</c:v>
                </c:pt>
                <c:pt idx="7995">
                  <c:v>690768000</c:v>
                </c:pt>
                <c:pt idx="7996">
                  <c:v>690854400</c:v>
                </c:pt>
                <c:pt idx="7997">
                  <c:v>690940800</c:v>
                </c:pt>
                <c:pt idx="7998">
                  <c:v>691027200</c:v>
                </c:pt>
                <c:pt idx="7999">
                  <c:v>691113600</c:v>
                </c:pt>
                <c:pt idx="8000">
                  <c:v>691200000</c:v>
                </c:pt>
                <c:pt idx="8001">
                  <c:v>691286400</c:v>
                </c:pt>
                <c:pt idx="8002">
                  <c:v>691372800</c:v>
                </c:pt>
                <c:pt idx="8003">
                  <c:v>691459200</c:v>
                </c:pt>
                <c:pt idx="8004">
                  <c:v>691545600</c:v>
                </c:pt>
                <c:pt idx="8005">
                  <c:v>691632000</c:v>
                </c:pt>
                <c:pt idx="8006">
                  <c:v>691718400</c:v>
                </c:pt>
                <c:pt idx="8007">
                  <c:v>691804800</c:v>
                </c:pt>
                <c:pt idx="8008">
                  <c:v>691891200</c:v>
                </c:pt>
                <c:pt idx="8009">
                  <c:v>691977600</c:v>
                </c:pt>
                <c:pt idx="8010">
                  <c:v>692064000</c:v>
                </c:pt>
                <c:pt idx="8011">
                  <c:v>692150400</c:v>
                </c:pt>
                <c:pt idx="8012">
                  <c:v>692236800</c:v>
                </c:pt>
                <c:pt idx="8013">
                  <c:v>692323200</c:v>
                </c:pt>
                <c:pt idx="8014">
                  <c:v>692409600</c:v>
                </c:pt>
                <c:pt idx="8015">
                  <c:v>692496000</c:v>
                </c:pt>
                <c:pt idx="8016">
                  <c:v>692582400</c:v>
                </c:pt>
                <c:pt idx="8017">
                  <c:v>692668800</c:v>
                </c:pt>
                <c:pt idx="8018">
                  <c:v>692755200</c:v>
                </c:pt>
                <c:pt idx="8019">
                  <c:v>692841600</c:v>
                </c:pt>
                <c:pt idx="8020">
                  <c:v>692928000</c:v>
                </c:pt>
                <c:pt idx="8021">
                  <c:v>693014400</c:v>
                </c:pt>
                <c:pt idx="8022">
                  <c:v>693100800</c:v>
                </c:pt>
                <c:pt idx="8023">
                  <c:v>693187200</c:v>
                </c:pt>
                <c:pt idx="8024">
                  <c:v>693273600</c:v>
                </c:pt>
                <c:pt idx="8025">
                  <c:v>693360000</c:v>
                </c:pt>
                <c:pt idx="8026">
                  <c:v>693446400</c:v>
                </c:pt>
                <c:pt idx="8027">
                  <c:v>693532800</c:v>
                </c:pt>
                <c:pt idx="8028">
                  <c:v>693619200</c:v>
                </c:pt>
                <c:pt idx="8029">
                  <c:v>693705600</c:v>
                </c:pt>
                <c:pt idx="8030">
                  <c:v>693792000</c:v>
                </c:pt>
                <c:pt idx="8031">
                  <c:v>693878400</c:v>
                </c:pt>
                <c:pt idx="8032">
                  <c:v>693964800</c:v>
                </c:pt>
                <c:pt idx="8033">
                  <c:v>694051200</c:v>
                </c:pt>
                <c:pt idx="8034">
                  <c:v>694137600</c:v>
                </c:pt>
                <c:pt idx="8035">
                  <c:v>694224000</c:v>
                </c:pt>
                <c:pt idx="8036">
                  <c:v>694310400</c:v>
                </c:pt>
                <c:pt idx="8037">
                  <c:v>694396800</c:v>
                </c:pt>
                <c:pt idx="8038">
                  <c:v>694483200</c:v>
                </c:pt>
                <c:pt idx="8039">
                  <c:v>694569600</c:v>
                </c:pt>
                <c:pt idx="8040">
                  <c:v>694656000</c:v>
                </c:pt>
                <c:pt idx="8041">
                  <c:v>694742400</c:v>
                </c:pt>
                <c:pt idx="8042">
                  <c:v>694828800</c:v>
                </c:pt>
                <c:pt idx="8043">
                  <c:v>694915200</c:v>
                </c:pt>
                <c:pt idx="8044">
                  <c:v>695001600</c:v>
                </c:pt>
                <c:pt idx="8045">
                  <c:v>695088000</c:v>
                </c:pt>
                <c:pt idx="8046">
                  <c:v>695174400</c:v>
                </c:pt>
                <c:pt idx="8047">
                  <c:v>695260800</c:v>
                </c:pt>
                <c:pt idx="8048">
                  <c:v>695347200</c:v>
                </c:pt>
                <c:pt idx="8049">
                  <c:v>695433600</c:v>
                </c:pt>
                <c:pt idx="8050">
                  <c:v>695520000</c:v>
                </c:pt>
                <c:pt idx="8051">
                  <c:v>695606400</c:v>
                </c:pt>
                <c:pt idx="8052">
                  <c:v>695692800</c:v>
                </c:pt>
                <c:pt idx="8053">
                  <c:v>695779200</c:v>
                </c:pt>
                <c:pt idx="8054">
                  <c:v>695865600</c:v>
                </c:pt>
                <c:pt idx="8055">
                  <c:v>695952000</c:v>
                </c:pt>
                <c:pt idx="8056">
                  <c:v>696038400</c:v>
                </c:pt>
                <c:pt idx="8057">
                  <c:v>696124800</c:v>
                </c:pt>
                <c:pt idx="8058">
                  <c:v>696211200</c:v>
                </c:pt>
                <c:pt idx="8059">
                  <c:v>696297600</c:v>
                </c:pt>
                <c:pt idx="8060">
                  <c:v>696384000</c:v>
                </c:pt>
                <c:pt idx="8061">
                  <c:v>696470400</c:v>
                </c:pt>
                <c:pt idx="8062">
                  <c:v>696556800</c:v>
                </c:pt>
                <c:pt idx="8063">
                  <c:v>696643200</c:v>
                </c:pt>
                <c:pt idx="8064">
                  <c:v>696729600</c:v>
                </c:pt>
                <c:pt idx="8065">
                  <c:v>696816000</c:v>
                </c:pt>
                <c:pt idx="8066">
                  <c:v>696902400</c:v>
                </c:pt>
                <c:pt idx="8067">
                  <c:v>696988800</c:v>
                </c:pt>
                <c:pt idx="8068">
                  <c:v>697075200</c:v>
                </c:pt>
                <c:pt idx="8069">
                  <c:v>697161600</c:v>
                </c:pt>
                <c:pt idx="8070">
                  <c:v>697248000</c:v>
                </c:pt>
                <c:pt idx="8071">
                  <c:v>697334400</c:v>
                </c:pt>
                <c:pt idx="8072">
                  <c:v>697420800</c:v>
                </c:pt>
                <c:pt idx="8073">
                  <c:v>697507200</c:v>
                </c:pt>
                <c:pt idx="8074">
                  <c:v>697593600</c:v>
                </c:pt>
                <c:pt idx="8075">
                  <c:v>697680000</c:v>
                </c:pt>
                <c:pt idx="8076">
                  <c:v>697766400</c:v>
                </c:pt>
                <c:pt idx="8077">
                  <c:v>697852800</c:v>
                </c:pt>
                <c:pt idx="8078">
                  <c:v>697939200</c:v>
                </c:pt>
                <c:pt idx="8079">
                  <c:v>698025600</c:v>
                </c:pt>
                <c:pt idx="8080">
                  <c:v>698112000</c:v>
                </c:pt>
                <c:pt idx="8081">
                  <c:v>698198400</c:v>
                </c:pt>
                <c:pt idx="8082">
                  <c:v>698284800</c:v>
                </c:pt>
                <c:pt idx="8083">
                  <c:v>698371200</c:v>
                </c:pt>
                <c:pt idx="8084">
                  <c:v>698457600</c:v>
                </c:pt>
                <c:pt idx="8085">
                  <c:v>698544000</c:v>
                </c:pt>
                <c:pt idx="8086">
                  <c:v>698630400</c:v>
                </c:pt>
                <c:pt idx="8087">
                  <c:v>698716800</c:v>
                </c:pt>
                <c:pt idx="8088">
                  <c:v>698803200</c:v>
                </c:pt>
                <c:pt idx="8089">
                  <c:v>698889600</c:v>
                </c:pt>
                <c:pt idx="8090">
                  <c:v>698976000</c:v>
                </c:pt>
                <c:pt idx="8091">
                  <c:v>699062400</c:v>
                </c:pt>
                <c:pt idx="8092">
                  <c:v>699148800</c:v>
                </c:pt>
                <c:pt idx="8093">
                  <c:v>699235200</c:v>
                </c:pt>
                <c:pt idx="8094">
                  <c:v>699321600</c:v>
                </c:pt>
                <c:pt idx="8095">
                  <c:v>699408000</c:v>
                </c:pt>
                <c:pt idx="8096">
                  <c:v>699494400</c:v>
                </c:pt>
                <c:pt idx="8097">
                  <c:v>699580800</c:v>
                </c:pt>
                <c:pt idx="8098">
                  <c:v>699667200</c:v>
                </c:pt>
                <c:pt idx="8099">
                  <c:v>699753600</c:v>
                </c:pt>
                <c:pt idx="8100">
                  <c:v>699840000</c:v>
                </c:pt>
                <c:pt idx="8101">
                  <c:v>699926400</c:v>
                </c:pt>
                <c:pt idx="8102">
                  <c:v>700012800</c:v>
                </c:pt>
                <c:pt idx="8103">
                  <c:v>700099200</c:v>
                </c:pt>
                <c:pt idx="8104">
                  <c:v>700185600</c:v>
                </c:pt>
                <c:pt idx="8105">
                  <c:v>700272000</c:v>
                </c:pt>
                <c:pt idx="8106">
                  <c:v>700358400</c:v>
                </c:pt>
                <c:pt idx="8107">
                  <c:v>700444800</c:v>
                </c:pt>
                <c:pt idx="8108">
                  <c:v>700531200</c:v>
                </c:pt>
                <c:pt idx="8109">
                  <c:v>700617600</c:v>
                </c:pt>
                <c:pt idx="8110">
                  <c:v>700704000</c:v>
                </c:pt>
                <c:pt idx="8111">
                  <c:v>700790400</c:v>
                </c:pt>
                <c:pt idx="8112">
                  <c:v>700876800</c:v>
                </c:pt>
                <c:pt idx="8113">
                  <c:v>700963200</c:v>
                </c:pt>
                <c:pt idx="8114">
                  <c:v>701049600</c:v>
                </c:pt>
                <c:pt idx="8115">
                  <c:v>701136000</c:v>
                </c:pt>
                <c:pt idx="8116">
                  <c:v>701222400</c:v>
                </c:pt>
                <c:pt idx="8117">
                  <c:v>701308800</c:v>
                </c:pt>
                <c:pt idx="8118">
                  <c:v>701395200</c:v>
                </c:pt>
                <c:pt idx="8119">
                  <c:v>701481600</c:v>
                </c:pt>
                <c:pt idx="8120">
                  <c:v>701568000</c:v>
                </c:pt>
                <c:pt idx="8121">
                  <c:v>701654400</c:v>
                </c:pt>
                <c:pt idx="8122">
                  <c:v>701740800</c:v>
                </c:pt>
                <c:pt idx="8123">
                  <c:v>701827200</c:v>
                </c:pt>
                <c:pt idx="8124">
                  <c:v>701913600</c:v>
                </c:pt>
                <c:pt idx="8125">
                  <c:v>702000000</c:v>
                </c:pt>
                <c:pt idx="8126">
                  <c:v>702086400</c:v>
                </c:pt>
                <c:pt idx="8127">
                  <c:v>702172800</c:v>
                </c:pt>
                <c:pt idx="8128">
                  <c:v>702259200</c:v>
                </c:pt>
                <c:pt idx="8129">
                  <c:v>702345600</c:v>
                </c:pt>
                <c:pt idx="8130">
                  <c:v>702432000</c:v>
                </c:pt>
                <c:pt idx="8131">
                  <c:v>702518400</c:v>
                </c:pt>
                <c:pt idx="8132">
                  <c:v>702604800</c:v>
                </c:pt>
                <c:pt idx="8133">
                  <c:v>702691200</c:v>
                </c:pt>
                <c:pt idx="8134">
                  <c:v>702777600</c:v>
                </c:pt>
                <c:pt idx="8135">
                  <c:v>702864000</c:v>
                </c:pt>
                <c:pt idx="8136">
                  <c:v>702950400</c:v>
                </c:pt>
                <c:pt idx="8137">
                  <c:v>703036800</c:v>
                </c:pt>
                <c:pt idx="8138">
                  <c:v>703123200</c:v>
                </c:pt>
                <c:pt idx="8139">
                  <c:v>703209600</c:v>
                </c:pt>
                <c:pt idx="8140">
                  <c:v>703296000</c:v>
                </c:pt>
                <c:pt idx="8141">
                  <c:v>703382400</c:v>
                </c:pt>
                <c:pt idx="8142">
                  <c:v>703468800</c:v>
                </c:pt>
                <c:pt idx="8143">
                  <c:v>703555200</c:v>
                </c:pt>
                <c:pt idx="8144">
                  <c:v>703641600</c:v>
                </c:pt>
                <c:pt idx="8145">
                  <c:v>703728000</c:v>
                </c:pt>
                <c:pt idx="8146">
                  <c:v>703814400</c:v>
                </c:pt>
                <c:pt idx="8147">
                  <c:v>703900800</c:v>
                </c:pt>
                <c:pt idx="8148">
                  <c:v>703987200</c:v>
                </c:pt>
                <c:pt idx="8149">
                  <c:v>704073600</c:v>
                </c:pt>
                <c:pt idx="8150">
                  <c:v>704160000</c:v>
                </c:pt>
                <c:pt idx="8151">
                  <c:v>704246400</c:v>
                </c:pt>
                <c:pt idx="8152">
                  <c:v>704332800</c:v>
                </c:pt>
                <c:pt idx="8153">
                  <c:v>704419200</c:v>
                </c:pt>
                <c:pt idx="8154">
                  <c:v>704505600</c:v>
                </c:pt>
                <c:pt idx="8155">
                  <c:v>704592000</c:v>
                </c:pt>
                <c:pt idx="8156">
                  <c:v>704678400</c:v>
                </c:pt>
                <c:pt idx="8157">
                  <c:v>704764800</c:v>
                </c:pt>
                <c:pt idx="8158">
                  <c:v>704851200</c:v>
                </c:pt>
                <c:pt idx="8159">
                  <c:v>704937600</c:v>
                </c:pt>
                <c:pt idx="8160">
                  <c:v>705024000</c:v>
                </c:pt>
                <c:pt idx="8161">
                  <c:v>705110400</c:v>
                </c:pt>
                <c:pt idx="8162">
                  <c:v>705196800</c:v>
                </c:pt>
                <c:pt idx="8163">
                  <c:v>705283200</c:v>
                </c:pt>
                <c:pt idx="8164">
                  <c:v>705369600</c:v>
                </c:pt>
                <c:pt idx="8165">
                  <c:v>705456000</c:v>
                </c:pt>
                <c:pt idx="8166">
                  <c:v>705542400</c:v>
                </c:pt>
                <c:pt idx="8167">
                  <c:v>705628800</c:v>
                </c:pt>
                <c:pt idx="8168">
                  <c:v>705715200</c:v>
                </c:pt>
                <c:pt idx="8169">
                  <c:v>705801600</c:v>
                </c:pt>
                <c:pt idx="8170">
                  <c:v>705888000</c:v>
                </c:pt>
                <c:pt idx="8171">
                  <c:v>705974400</c:v>
                </c:pt>
                <c:pt idx="8172">
                  <c:v>706060800</c:v>
                </c:pt>
                <c:pt idx="8173">
                  <c:v>706147200</c:v>
                </c:pt>
                <c:pt idx="8174">
                  <c:v>706233600</c:v>
                </c:pt>
                <c:pt idx="8175">
                  <c:v>706320000</c:v>
                </c:pt>
                <c:pt idx="8176">
                  <c:v>706406400</c:v>
                </c:pt>
                <c:pt idx="8177">
                  <c:v>706492800</c:v>
                </c:pt>
                <c:pt idx="8178">
                  <c:v>706579200</c:v>
                </c:pt>
                <c:pt idx="8179">
                  <c:v>706665600</c:v>
                </c:pt>
                <c:pt idx="8180">
                  <c:v>706752000</c:v>
                </c:pt>
                <c:pt idx="8181">
                  <c:v>706838400</c:v>
                </c:pt>
                <c:pt idx="8182">
                  <c:v>706924800</c:v>
                </c:pt>
                <c:pt idx="8183">
                  <c:v>707011200</c:v>
                </c:pt>
                <c:pt idx="8184">
                  <c:v>707097600</c:v>
                </c:pt>
                <c:pt idx="8185">
                  <c:v>707184000</c:v>
                </c:pt>
                <c:pt idx="8186">
                  <c:v>707270400</c:v>
                </c:pt>
                <c:pt idx="8187">
                  <c:v>707356800</c:v>
                </c:pt>
                <c:pt idx="8188">
                  <c:v>707443200</c:v>
                </c:pt>
                <c:pt idx="8189">
                  <c:v>707529600</c:v>
                </c:pt>
                <c:pt idx="8190">
                  <c:v>707616000</c:v>
                </c:pt>
                <c:pt idx="8191">
                  <c:v>707702400</c:v>
                </c:pt>
                <c:pt idx="8192">
                  <c:v>707788800</c:v>
                </c:pt>
                <c:pt idx="8193">
                  <c:v>707875200</c:v>
                </c:pt>
                <c:pt idx="8194">
                  <c:v>707961600</c:v>
                </c:pt>
                <c:pt idx="8195">
                  <c:v>708048000</c:v>
                </c:pt>
                <c:pt idx="8196">
                  <c:v>708134400</c:v>
                </c:pt>
                <c:pt idx="8197">
                  <c:v>708220800</c:v>
                </c:pt>
                <c:pt idx="8198">
                  <c:v>708307200</c:v>
                </c:pt>
                <c:pt idx="8199">
                  <c:v>708393600</c:v>
                </c:pt>
                <c:pt idx="8200">
                  <c:v>708480000</c:v>
                </c:pt>
                <c:pt idx="8201">
                  <c:v>708566400</c:v>
                </c:pt>
                <c:pt idx="8202">
                  <c:v>708652800</c:v>
                </c:pt>
                <c:pt idx="8203">
                  <c:v>708739200</c:v>
                </c:pt>
                <c:pt idx="8204">
                  <c:v>708825600</c:v>
                </c:pt>
                <c:pt idx="8205">
                  <c:v>708912000</c:v>
                </c:pt>
                <c:pt idx="8206">
                  <c:v>708998400</c:v>
                </c:pt>
                <c:pt idx="8207">
                  <c:v>709084800</c:v>
                </c:pt>
                <c:pt idx="8208">
                  <c:v>709171200</c:v>
                </c:pt>
                <c:pt idx="8209">
                  <c:v>709257600</c:v>
                </c:pt>
                <c:pt idx="8210">
                  <c:v>709344000</c:v>
                </c:pt>
                <c:pt idx="8211">
                  <c:v>709430400</c:v>
                </c:pt>
                <c:pt idx="8212">
                  <c:v>709516800</c:v>
                </c:pt>
                <c:pt idx="8213">
                  <c:v>709603200</c:v>
                </c:pt>
                <c:pt idx="8214">
                  <c:v>709689600</c:v>
                </c:pt>
                <c:pt idx="8215">
                  <c:v>709776000</c:v>
                </c:pt>
                <c:pt idx="8216">
                  <c:v>709862400</c:v>
                </c:pt>
                <c:pt idx="8217">
                  <c:v>709948800</c:v>
                </c:pt>
                <c:pt idx="8218">
                  <c:v>710035200</c:v>
                </c:pt>
                <c:pt idx="8219">
                  <c:v>710121600</c:v>
                </c:pt>
                <c:pt idx="8220">
                  <c:v>710208000</c:v>
                </c:pt>
                <c:pt idx="8221">
                  <c:v>710294400</c:v>
                </c:pt>
                <c:pt idx="8222">
                  <c:v>710380800</c:v>
                </c:pt>
                <c:pt idx="8223">
                  <c:v>710467200</c:v>
                </c:pt>
                <c:pt idx="8224">
                  <c:v>710553600</c:v>
                </c:pt>
                <c:pt idx="8225">
                  <c:v>710640000</c:v>
                </c:pt>
                <c:pt idx="8226">
                  <c:v>710726400</c:v>
                </c:pt>
                <c:pt idx="8227">
                  <c:v>710812800</c:v>
                </c:pt>
                <c:pt idx="8228">
                  <c:v>710899200</c:v>
                </c:pt>
                <c:pt idx="8229">
                  <c:v>710985600</c:v>
                </c:pt>
                <c:pt idx="8230">
                  <c:v>711072000</c:v>
                </c:pt>
                <c:pt idx="8231">
                  <c:v>711158400</c:v>
                </c:pt>
                <c:pt idx="8232">
                  <c:v>711244800</c:v>
                </c:pt>
                <c:pt idx="8233">
                  <c:v>711331200</c:v>
                </c:pt>
                <c:pt idx="8234">
                  <c:v>711417600</c:v>
                </c:pt>
                <c:pt idx="8235">
                  <c:v>711504000</c:v>
                </c:pt>
                <c:pt idx="8236">
                  <c:v>711590400</c:v>
                </c:pt>
                <c:pt idx="8237">
                  <c:v>711676800</c:v>
                </c:pt>
                <c:pt idx="8238">
                  <c:v>711763200</c:v>
                </c:pt>
                <c:pt idx="8239">
                  <c:v>711849600</c:v>
                </c:pt>
                <c:pt idx="8240">
                  <c:v>711936000</c:v>
                </c:pt>
                <c:pt idx="8241">
                  <c:v>712022400</c:v>
                </c:pt>
                <c:pt idx="8242">
                  <c:v>712108800</c:v>
                </c:pt>
                <c:pt idx="8243">
                  <c:v>712195200</c:v>
                </c:pt>
                <c:pt idx="8244">
                  <c:v>712281600</c:v>
                </c:pt>
                <c:pt idx="8245">
                  <c:v>712368000</c:v>
                </c:pt>
                <c:pt idx="8246">
                  <c:v>712454400</c:v>
                </c:pt>
                <c:pt idx="8247">
                  <c:v>712540800</c:v>
                </c:pt>
                <c:pt idx="8248">
                  <c:v>712627200</c:v>
                </c:pt>
                <c:pt idx="8249">
                  <c:v>712713600</c:v>
                </c:pt>
                <c:pt idx="8250">
                  <c:v>712800000</c:v>
                </c:pt>
                <c:pt idx="8251">
                  <c:v>712886400</c:v>
                </c:pt>
                <c:pt idx="8252">
                  <c:v>712972800</c:v>
                </c:pt>
                <c:pt idx="8253">
                  <c:v>713059200</c:v>
                </c:pt>
                <c:pt idx="8254">
                  <c:v>713145600</c:v>
                </c:pt>
                <c:pt idx="8255">
                  <c:v>713232000</c:v>
                </c:pt>
                <c:pt idx="8256">
                  <c:v>713318400</c:v>
                </c:pt>
                <c:pt idx="8257">
                  <c:v>713404800</c:v>
                </c:pt>
                <c:pt idx="8258">
                  <c:v>713491200</c:v>
                </c:pt>
                <c:pt idx="8259">
                  <c:v>713577600</c:v>
                </c:pt>
                <c:pt idx="8260">
                  <c:v>713664000</c:v>
                </c:pt>
                <c:pt idx="8261">
                  <c:v>713750400</c:v>
                </c:pt>
                <c:pt idx="8262">
                  <c:v>713836800</c:v>
                </c:pt>
                <c:pt idx="8263">
                  <c:v>713923200</c:v>
                </c:pt>
                <c:pt idx="8264">
                  <c:v>714009600</c:v>
                </c:pt>
                <c:pt idx="8265">
                  <c:v>714096000</c:v>
                </c:pt>
                <c:pt idx="8266">
                  <c:v>714182400</c:v>
                </c:pt>
                <c:pt idx="8267">
                  <c:v>714268800</c:v>
                </c:pt>
                <c:pt idx="8268">
                  <c:v>714355200</c:v>
                </c:pt>
                <c:pt idx="8269">
                  <c:v>714441600</c:v>
                </c:pt>
                <c:pt idx="8270">
                  <c:v>714528000</c:v>
                </c:pt>
                <c:pt idx="8271">
                  <c:v>714614400</c:v>
                </c:pt>
                <c:pt idx="8272">
                  <c:v>714700800</c:v>
                </c:pt>
                <c:pt idx="8273">
                  <c:v>714787200</c:v>
                </c:pt>
                <c:pt idx="8274">
                  <c:v>714873600</c:v>
                </c:pt>
                <c:pt idx="8275">
                  <c:v>714960000</c:v>
                </c:pt>
                <c:pt idx="8276">
                  <c:v>715046400</c:v>
                </c:pt>
                <c:pt idx="8277">
                  <c:v>715132800</c:v>
                </c:pt>
                <c:pt idx="8278">
                  <c:v>715219200</c:v>
                </c:pt>
                <c:pt idx="8279">
                  <c:v>715305600</c:v>
                </c:pt>
                <c:pt idx="8280">
                  <c:v>715392000</c:v>
                </c:pt>
                <c:pt idx="8281">
                  <c:v>715478400</c:v>
                </c:pt>
                <c:pt idx="8282">
                  <c:v>715564800</c:v>
                </c:pt>
                <c:pt idx="8283">
                  <c:v>715651200</c:v>
                </c:pt>
                <c:pt idx="8284">
                  <c:v>715737600</c:v>
                </c:pt>
                <c:pt idx="8285">
                  <c:v>715824000</c:v>
                </c:pt>
                <c:pt idx="8286">
                  <c:v>715910400</c:v>
                </c:pt>
                <c:pt idx="8287">
                  <c:v>715996800</c:v>
                </c:pt>
                <c:pt idx="8288">
                  <c:v>716083200</c:v>
                </c:pt>
                <c:pt idx="8289">
                  <c:v>716169600</c:v>
                </c:pt>
                <c:pt idx="8290">
                  <c:v>716256000</c:v>
                </c:pt>
                <c:pt idx="8291">
                  <c:v>716342400</c:v>
                </c:pt>
                <c:pt idx="8292">
                  <c:v>716428800</c:v>
                </c:pt>
                <c:pt idx="8293">
                  <c:v>716515200</c:v>
                </c:pt>
                <c:pt idx="8294">
                  <c:v>716601600</c:v>
                </c:pt>
                <c:pt idx="8295">
                  <c:v>716688000</c:v>
                </c:pt>
                <c:pt idx="8296">
                  <c:v>716774400</c:v>
                </c:pt>
                <c:pt idx="8297">
                  <c:v>716860800</c:v>
                </c:pt>
                <c:pt idx="8298">
                  <c:v>716947200</c:v>
                </c:pt>
                <c:pt idx="8299">
                  <c:v>717033600</c:v>
                </c:pt>
                <c:pt idx="8300">
                  <c:v>717120000</c:v>
                </c:pt>
                <c:pt idx="8301">
                  <c:v>717206400</c:v>
                </c:pt>
                <c:pt idx="8302">
                  <c:v>717292800</c:v>
                </c:pt>
                <c:pt idx="8303">
                  <c:v>717379200</c:v>
                </c:pt>
                <c:pt idx="8304">
                  <c:v>717465600</c:v>
                </c:pt>
                <c:pt idx="8305">
                  <c:v>717552000</c:v>
                </c:pt>
                <c:pt idx="8306">
                  <c:v>717638400</c:v>
                </c:pt>
                <c:pt idx="8307">
                  <c:v>717724800</c:v>
                </c:pt>
                <c:pt idx="8308">
                  <c:v>717811200</c:v>
                </c:pt>
                <c:pt idx="8309">
                  <c:v>717897600</c:v>
                </c:pt>
                <c:pt idx="8310">
                  <c:v>717984000</c:v>
                </c:pt>
                <c:pt idx="8311">
                  <c:v>718070400</c:v>
                </c:pt>
                <c:pt idx="8312">
                  <c:v>718156800</c:v>
                </c:pt>
                <c:pt idx="8313">
                  <c:v>718243200</c:v>
                </c:pt>
                <c:pt idx="8314">
                  <c:v>718329600</c:v>
                </c:pt>
                <c:pt idx="8315">
                  <c:v>718416000</c:v>
                </c:pt>
                <c:pt idx="8316">
                  <c:v>718502400</c:v>
                </c:pt>
                <c:pt idx="8317">
                  <c:v>718588800</c:v>
                </c:pt>
                <c:pt idx="8318">
                  <c:v>718675200</c:v>
                </c:pt>
                <c:pt idx="8319">
                  <c:v>718761600</c:v>
                </c:pt>
                <c:pt idx="8320">
                  <c:v>718848000</c:v>
                </c:pt>
                <c:pt idx="8321">
                  <c:v>718934400</c:v>
                </c:pt>
                <c:pt idx="8322">
                  <c:v>719020800</c:v>
                </c:pt>
                <c:pt idx="8323">
                  <c:v>719107200</c:v>
                </c:pt>
                <c:pt idx="8324">
                  <c:v>719193600</c:v>
                </c:pt>
                <c:pt idx="8325">
                  <c:v>719280000</c:v>
                </c:pt>
                <c:pt idx="8326">
                  <c:v>719366400</c:v>
                </c:pt>
                <c:pt idx="8327">
                  <c:v>719452800</c:v>
                </c:pt>
                <c:pt idx="8328">
                  <c:v>719539200</c:v>
                </c:pt>
                <c:pt idx="8329">
                  <c:v>719625600</c:v>
                </c:pt>
                <c:pt idx="8330">
                  <c:v>719712000</c:v>
                </c:pt>
                <c:pt idx="8331">
                  <c:v>719798400</c:v>
                </c:pt>
                <c:pt idx="8332">
                  <c:v>719884800</c:v>
                </c:pt>
                <c:pt idx="8333">
                  <c:v>719971200</c:v>
                </c:pt>
                <c:pt idx="8334">
                  <c:v>720057600</c:v>
                </c:pt>
                <c:pt idx="8335">
                  <c:v>720144000</c:v>
                </c:pt>
                <c:pt idx="8336">
                  <c:v>720230400</c:v>
                </c:pt>
                <c:pt idx="8337">
                  <c:v>720316800</c:v>
                </c:pt>
                <c:pt idx="8338">
                  <c:v>720403200</c:v>
                </c:pt>
                <c:pt idx="8339">
                  <c:v>720489600</c:v>
                </c:pt>
                <c:pt idx="8340">
                  <c:v>720576000</c:v>
                </c:pt>
                <c:pt idx="8341">
                  <c:v>720662400</c:v>
                </c:pt>
                <c:pt idx="8342">
                  <c:v>720748800</c:v>
                </c:pt>
                <c:pt idx="8343">
                  <c:v>720835200</c:v>
                </c:pt>
                <c:pt idx="8344">
                  <c:v>720921600</c:v>
                </c:pt>
                <c:pt idx="8345">
                  <c:v>721008000</c:v>
                </c:pt>
                <c:pt idx="8346">
                  <c:v>721094400</c:v>
                </c:pt>
                <c:pt idx="8347">
                  <c:v>721180800</c:v>
                </c:pt>
                <c:pt idx="8348">
                  <c:v>721267200</c:v>
                </c:pt>
                <c:pt idx="8349">
                  <c:v>721353600</c:v>
                </c:pt>
                <c:pt idx="8350">
                  <c:v>721440000</c:v>
                </c:pt>
                <c:pt idx="8351">
                  <c:v>721526400</c:v>
                </c:pt>
                <c:pt idx="8352">
                  <c:v>721612800</c:v>
                </c:pt>
                <c:pt idx="8353">
                  <c:v>721699200</c:v>
                </c:pt>
                <c:pt idx="8354">
                  <c:v>721785600</c:v>
                </c:pt>
                <c:pt idx="8355">
                  <c:v>721872000</c:v>
                </c:pt>
                <c:pt idx="8356">
                  <c:v>721958400</c:v>
                </c:pt>
                <c:pt idx="8357">
                  <c:v>722044800</c:v>
                </c:pt>
                <c:pt idx="8358">
                  <c:v>722131200</c:v>
                </c:pt>
                <c:pt idx="8359">
                  <c:v>722217600</c:v>
                </c:pt>
                <c:pt idx="8360">
                  <c:v>722304000</c:v>
                </c:pt>
                <c:pt idx="8361">
                  <c:v>722390400</c:v>
                </c:pt>
                <c:pt idx="8362">
                  <c:v>722476800</c:v>
                </c:pt>
                <c:pt idx="8363">
                  <c:v>722563200</c:v>
                </c:pt>
                <c:pt idx="8364">
                  <c:v>722649600</c:v>
                </c:pt>
                <c:pt idx="8365">
                  <c:v>722736000</c:v>
                </c:pt>
                <c:pt idx="8366">
                  <c:v>722822400</c:v>
                </c:pt>
                <c:pt idx="8367">
                  <c:v>722908800</c:v>
                </c:pt>
                <c:pt idx="8368">
                  <c:v>722995200</c:v>
                </c:pt>
                <c:pt idx="8369">
                  <c:v>723081600</c:v>
                </c:pt>
                <c:pt idx="8370">
                  <c:v>723168000</c:v>
                </c:pt>
                <c:pt idx="8371">
                  <c:v>723254400</c:v>
                </c:pt>
                <c:pt idx="8372">
                  <c:v>723340800</c:v>
                </c:pt>
                <c:pt idx="8373">
                  <c:v>723427200</c:v>
                </c:pt>
                <c:pt idx="8374">
                  <c:v>723513600</c:v>
                </c:pt>
                <c:pt idx="8375">
                  <c:v>723600000</c:v>
                </c:pt>
                <c:pt idx="8376">
                  <c:v>723686400</c:v>
                </c:pt>
                <c:pt idx="8377">
                  <c:v>723772800</c:v>
                </c:pt>
                <c:pt idx="8378">
                  <c:v>723859200</c:v>
                </c:pt>
                <c:pt idx="8379">
                  <c:v>723945600</c:v>
                </c:pt>
                <c:pt idx="8380">
                  <c:v>724032000</c:v>
                </c:pt>
                <c:pt idx="8381">
                  <c:v>724118400</c:v>
                </c:pt>
                <c:pt idx="8382">
                  <c:v>724204800</c:v>
                </c:pt>
                <c:pt idx="8383">
                  <c:v>724291200</c:v>
                </c:pt>
                <c:pt idx="8384">
                  <c:v>724377600</c:v>
                </c:pt>
                <c:pt idx="8385">
                  <c:v>724464000</c:v>
                </c:pt>
                <c:pt idx="8386">
                  <c:v>724550400</c:v>
                </c:pt>
                <c:pt idx="8387">
                  <c:v>724636800</c:v>
                </c:pt>
                <c:pt idx="8388">
                  <c:v>724723200</c:v>
                </c:pt>
                <c:pt idx="8389">
                  <c:v>724809600</c:v>
                </c:pt>
                <c:pt idx="8390">
                  <c:v>724896000</c:v>
                </c:pt>
                <c:pt idx="8391">
                  <c:v>724982400</c:v>
                </c:pt>
                <c:pt idx="8392">
                  <c:v>725068800</c:v>
                </c:pt>
                <c:pt idx="8393">
                  <c:v>725155200</c:v>
                </c:pt>
                <c:pt idx="8394">
                  <c:v>725241600</c:v>
                </c:pt>
                <c:pt idx="8395">
                  <c:v>725328000</c:v>
                </c:pt>
                <c:pt idx="8396">
                  <c:v>725414400</c:v>
                </c:pt>
                <c:pt idx="8397">
                  <c:v>725500800</c:v>
                </c:pt>
                <c:pt idx="8398">
                  <c:v>725587200</c:v>
                </c:pt>
                <c:pt idx="8399">
                  <c:v>725673600</c:v>
                </c:pt>
                <c:pt idx="8400">
                  <c:v>725760000</c:v>
                </c:pt>
                <c:pt idx="8401">
                  <c:v>725846400</c:v>
                </c:pt>
                <c:pt idx="8402">
                  <c:v>725932800</c:v>
                </c:pt>
                <c:pt idx="8403">
                  <c:v>726019200</c:v>
                </c:pt>
                <c:pt idx="8404">
                  <c:v>726105600</c:v>
                </c:pt>
                <c:pt idx="8405">
                  <c:v>726192000</c:v>
                </c:pt>
                <c:pt idx="8406">
                  <c:v>726278400</c:v>
                </c:pt>
                <c:pt idx="8407">
                  <c:v>726364800</c:v>
                </c:pt>
                <c:pt idx="8408">
                  <c:v>726451200</c:v>
                </c:pt>
                <c:pt idx="8409">
                  <c:v>726537600</c:v>
                </c:pt>
                <c:pt idx="8410">
                  <c:v>726624000</c:v>
                </c:pt>
                <c:pt idx="8411">
                  <c:v>726710400</c:v>
                </c:pt>
                <c:pt idx="8412">
                  <c:v>726796800</c:v>
                </c:pt>
                <c:pt idx="8413">
                  <c:v>726883200</c:v>
                </c:pt>
                <c:pt idx="8414">
                  <c:v>726969600</c:v>
                </c:pt>
                <c:pt idx="8415">
                  <c:v>727056000</c:v>
                </c:pt>
                <c:pt idx="8416">
                  <c:v>727142400</c:v>
                </c:pt>
                <c:pt idx="8417">
                  <c:v>727228800</c:v>
                </c:pt>
                <c:pt idx="8418">
                  <c:v>727315200</c:v>
                </c:pt>
                <c:pt idx="8419">
                  <c:v>727401600</c:v>
                </c:pt>
                <c:pt idx="8420">
                  <c:v>727488000</c:v>
                </c:pt>
                <c:pt idx="8421">
                  <c:v>727574400</c:v>
                </c:pt>
                <c:pt idx="8422">
                  <c:v>727660800</c:v>
                </c:pt>
                <c:pt idx="8423">
                  <c:v>727747200</c:v>
                </c:pt>
                <c:pt idx="8424">
                  <c:v>727833600</c:v>
                </c:pt>
                <c:pt idx="8425">
                  <c:v>727920000</c:v>
                </c:pt>
                <c:pt idx="8426">
                  <c:v>728006400</c:v>
                </c:pt>
                <c:pt idx="8427">
                  <c:v>728092800</c:v>
                </c:pt>
                <c:pt idx="8428">
                  <c:v>728179200</c:v>
                </c:pt>
                <c:pt idx="8429">
                  <c:v>728265600</c:v>
                </c:pt>
                <c:pt idx="8430">
                  <c:v>728352000</c:v>
                </c:pt>
                <c:pt idx="8431">
                  <c:v>728438400</c:v>
                </c:pt>
                <c:pt idx="8432">
                  <c:v>728524800</c:v>
                </c:pt>
                <c:pt idx="8433">
                  <c:v>728611200</c:v>
                </c:pt>
                <c:pt idx="8434">
                  <c:v>728697600</c:v>
                </c:pt>
                <c:pt idx="8435">
                  <c:v>728784000</c:v>
                </c:pt>
                <c:pt idx="8436">
                  <c:v>728870400</c:v>
                </c:pt>
                <c:pt idx="8437">
                  <c:v>728956800</c:v>
                </c:pt>
                <c:pt idx="8438">
                  <c:v>729043200</c:v>
                </c:pt>
                <c:pt idx="8439">
                  <c:v>729129600</c:v>
                </c:pt>
                <c:pt idx="8440">
                  <c:v>729216000</c:v>
                </c:pt>
                <c:pt idx="8441">
                  <c:v>729302400</c:v>
                </c:pt>
                <c:pt idx="8442">
                  <c:v>729388800</c:v>
                </c:pt>
                <c:pt idx="8443">
                  <c:v>729475200</c:v>
                </c:pt>
                <c:pt idx="8444">
                  <c:v>729561600</c:v>
                </c:pt>
                <c:pt idx="8445">
                  <c:v>729648000</c:v>
                </c:pt>
                <c:pt idx="8446">
                  <c:v>729734400</c:v>
                </c:pt>
                <c:pt idx="8447">
                  <c:v>729820800</c:v>
                </c:pt>
                <c:pt idx="8448">
                  <c:v>729907200</c:v>
                </c:pt>
                <c:pt idx="8449">
                  <c:v>729993600</c:v>
                </c:pt>
                <c:pt idx="8450">
                  <c:v>730080000</c:v>
                </c:pt>
                <c:pt idx="8451">
                  <c:v>730166400</c:v>
                </c:pt>
                <c:pt idx="8452">
                  <c:v>730252800</c:v>
                </c:pt>
                <c:pt idx="8453">
                  <c:v>730339200</c:v>
                </c:pt>
                <c:pt idx="8454">
                  <c:v>730425600</c:v>
                </c:pt>
                <c:pt idx="8455">
                  <c:v>730512000</c:v>
                </c:pt>
                <c:pt idx="8456">
                  <c:v>730598400</c:v>
                </c:pt>
                <c:pt idx="8457">
                  <c:v>730684800</c:v>
                </c:pt>
                <c:pt idx="8458">
                  <c:v>730771200</c:v>
                </c:pt>
                <c:pt idx="8459">
                  <c:v>730857600</c:v>
                </c:pt>
                <c:pt idx="8460">
                  <c:v>730944000</c:v>
                </c:pt>
                <c:pt idx="8461">
                  <c:v>731030400</c:v>
                </c:pt>
                <c:pt idx="8462">
                  <c:v>731116800</c:v>
                </c:pt>
                <c:pt idx="8463">
                  <c:v>731203200</c:v>
                </c:pt>
                <c:pt idx="8464">
                  <c:v>731289600</c:v>
                </c:pt>
                <c:pt idx="8465">
                  <c:v>731376000</c:v>
                </c:pt>
                <c:pt idx="8466">
                  <c:v>731462400</c:v>
                </c:pt>
                <c:pt idx="8467">
                  <c:v>731548800</c:v>
                </c:pt>
                <c:pt idx="8468">
                  <c:v>731635200</c:v>
                </c:pt>
                <c:pt idx="8469">
                  <c:v>731721600</c:v>
                </c:pt>
                <c:pt idx="8470">
                  <c:v>731808000</c:v>
                </c:pt>
                <c:pt idx="8471">
                  <c:v>731894400</c:v>
                </c:pt>
                <c:pt idx="8472">
                  <c:v>731980800</c:v>
                </c:pt>
                <c:pt idx="8473">
                  <c:v>732067200</c:v>
                </c:pt>
                <c:pt idx="8474">
                  <c:v>732153600</c:v>
                </c:pt>
                <c:pt idx="8475">
                  <c:v>732240000</c:v>
                </c:pt>
                <c:pt idx="8476">
                  <c:v>732326400</c:v>
                </c:pt>
                <c:pt idx="8477">
                  <c:v>732412800</c:v>
                </c:pt>
                <c:pt idx="8478">
                  <c:v>732499200</c:v>
                </c:pt>
                <c:pt idx="8479">
                  <c:v>732585600</c:v>
                </c:pt>
                <c:pt idx="8480">
                  <c:v>732672000</c:v>
                </c:pt>
                <c:pt idx="8481">
                  <c:v>732758400</c:v>
                </c:pt>
                <c:pt idx="8482">
                  <c:v>732844800</c:v>
                </c:pt>
                <c:pt idx="8483">
                  <c:v>732931200</c:v>
                </c:pt>
                <c:pt idx="8484">
                  <c:v>733017600</c:v>
                </c:pt>
                <c:pt idx="8485">
                  <c:v>733104000</c:v>
                </c:pt>
                <c:pt idx="8486">
                  <c:v>733190400</c:v>
                </c:pt>
                <c:pt idx="8487">
                  <c:v>733276800</c:v>
                </c:pt>
                <c:pt idx="8488">
                  <c:v>733363200</c:v>
                </c:pt>
                <c:pt idx="8489">
                  <c:v>733449600</c:v>
                </c:pt>
                <c:pt idx="8490">
                  <c:v>733536000</c:v>
                </c:pt>
                <c:pt idx="8491">
                  <c:v>733622400</c:v>
                </c:pt>
                <c:pt idx="8492">
                  <c:v>733708800</c:v>
                </c:pt>
                <c:pt idx="8493">
                  <c:v>733795200</c:v>
                </c:pt>
                <c:pt idx="8494">
                  <c:v>733881600</c:v>
                </c:pt>
                <c:pt idx="8495">
                  <c:v>733968000</c:v>
                </c:pt>
                <c:pt idx="8496">
                  <c:v>734054400</c:v>
                </c:pt>
                <c:pt idx="8497">
                  <c:v>734140800</c:v>
                </c:pt>
                <c:pt idx="8498">
                  <c:v>734227200</c:v>
                </c:pt>
                <c:pt idx="8499">
                  <c:v>734313600</c:v>
                </c:pt>
                <c:pt idx="8500">
                  <c:v>734400000</c:v>
                </c:pt>
                <c:pt idx="8501">
                  <c:v>734486400</c:v>
                </c:pt>
                <c:pt idx="8502">
                  <c:v>734572800</c:v>
                </c:pt>
                <c:pt idx="8503">
                  <c:v>734659200</c:v>
                </c:pt>
                <c:pt idx="8504">
                  <c:v>734745600</c:v>
                </c:pt>
                <c:pt idx="8505">
                  <c:v>734832000</c:v>
                </c:pt>
                <c:pt idx="8506">
                  <c:v>734918400</c:v>
                </c:pt>
                <c:pt idx="8507">
                  <c:v>735004800</c:v>
                </c:pt>
                <c:pt idx="8508">
                  <c:v>735091200</c:v>
                </c:pt>
                <c:pt idx="8509">
                  <c:v>735177600</c:v>
                </c:pt>
                <c:pt idx="8510">
                  <c:v>735264000</c:v>
                </c:pt>
                <c:pt idx="8511">
                  <c:v>735350400</c:v>
                </c:pt>
                <c:pt idx="8512">
                  <c:v>735436800</c:v>
                </c:pt>
                <c:pt idx="8513">
                  <c:v>735523200</c:v>
                </c:pt>
                <c:pt idx="8514">
                  <c:v>735609600</c:v>
                </c:pt>
                <c:pt idx="8515">
                  <c:v>735696000</c:v>
                </c:pt>
                <c:pt idx="8516">
                  <c:v>735782400</c:v>
                </c:pt>
                <c:pt idx="8517">
                  <c:v>735868800</c:v>
                </c:pt>
                <c:pt idx="8518">
                  <c:v>735955200</c:v>
                </c:pt>
                <c:pt idx="8519">
                  <c:v>736041600</c:v>
                </c:pt>
                <c:pt idx="8520">
                  <c:v>736128000</c:v>
                </c:pt>
                <c:pt idx="8521">
                  <c:v>736214400</c:v>
                </c:pt>
                <c:pt idx="8522">
                  <c:v>736300800</c:v>
                </c:pt>
                <c:pt idx="8523">
                  <c:v>736387200</c:v>
                </c:pt>
                <c:pt idx="8524">
                  <c:v>736473600</c:v>
                </c:pt>
                <c:pt idx="8525">
                  <c:v>736560000</c:v>
                </c:pt>
                <c:pt idx="8526">
                  <c:v>736646400</c:v>
                </c:pt>
                <c:pt idx="8527">
                  <c:v>736732800</c:v>
                </c:pt>
                <c:pt idx="8528">
                  <c:v>736819200</c:v>
                </c:pt>
                <c:pt idx="8529">
                  <c:v>736905600</c:v>
                </c:pt>
                <c:pt idx="8530">
                  <c:v>736992000</c:v>
                </c:pt>
                <c:pt idx="8531">
                  <c:v>737078400</c:v>
                </c:pt>
                <c:pt idx="8532">
                  <c:v>737164800</c:v>
                </c:pt>
                <c:pt idx="8533">
                  <c:v>737251200</c:v>
                </c:pt>
                <c:pt idx="8534">
                  <c:v>737337600</c:v>
                </c:pt>
                <c:pt idx="8535">
                  <c:v>737424000</c:v>
                </c:pt>
                <c:pt idx="8536">
                  <c:v>737510400</c:v>
                </c:pt>
                <c:pt idx="8537">
                  <c:v>737596800</c:v>
                </c:pt>
                <c:pt idx="8538">
                  <c:v>737683200</c:v>
                </c:pt>
                <c:pt idx="8539">
                  <c:v>737769600</c:v>
                </c:pt>
                <c:pt idx="8540">
                  <c:v>737856000</c:v>
                </c:pt>
                <c:pt idx="8541">
                  <c:v>737942400</c:v>
                </c:pt>
                <c:pt idx="8542">
                  <c:v>738028800</c:v>
                </c:pt>
                <c:pt idx="8543">
                  <c:v>738115200</c:v>
                </c:pt>
                <c:pt idx="8544">
                  <c:v>738201600</c:v>
                </c:pt>
                <c:pt idx="8545">
                  <c:v>738288000</c:v>
                </c:pt>
                <c:pt idx="8546">
                  <c:v>738374400</c:v>
                </c:pt>
                <c:pt idx="8547">
                  <c:v>738460800</c:v>
                </c:pt>
                <c:pt idx="8548">
                  <c:v>738547200</c:v>
                </c:pt>
                <c:pt idx="8549">
                  <c:v>738633600</c:v>
                </c:pt>
                <c:pt idx="8550">
                  <c:v>738720000</c:v>
                </c:pt>
                <c:pt idx="8551">
                  <c:v>738806400</c:v>
                </c:pt>
                <c:pt idx="8552">
                  <c:v>738892800</c:v>
                </c:pt>
                <c:pt idx="8553">
                  <c:v>738979200</c:v>
                </c:pt>
                <c:pt idx="8554">
                  <c:v>739065600</c:v>
                </c:pt>
                <c:pt idx="8555">
                  <c:v>739152000</c:v>
                </c:pt>
                <c:pt idx="8556">
                  <c:v>739238400</c:v>
                </c:pt>
                <c:pt idx="8557">
                  <c:v>739324800</c:v>
                </c:pt>
                <c:pt idx="8558">
                  <c:v>739411200</c:v>
                </c:pt>
                <c:pt idx="8559">
                  <c:v>739497600</c:v>
                </c:pt>
                <c:pt idx="8560">
                  <c:v>739584000</c:v>
                </c:pt>
                <c:pt idx="8561">
                  <c:v>739670400</c:v>
                </c:pt>
                <c:pt idx="8562">
                  <c:v>739756800</c:v>
                </c:pt>
                <c:pt idx="8563">
                  <c:v>739843200</c:v>
                </c:pt>
                <c:pt idx="8564">
                  <c:v>739929600</c:v>
                </c:pt>
                <c:pt idx="8565">
                  <c:v>740016000</c:v>
                </c:pt>
                <c:pt idx="8566">
                  <c:v>740102400</c:v>
                </c:pt>
                <c:pt idx="8567">
                  <c:v>740188800</c:v>
                </c:pt>
                <c:pt idx="8568">
                  <c:v>740275200</c:v>
                </c:pt>
                <c:pt idx="8569">
                  <c:v>740361600</c:v>
                </c:pt>
                <c:pt idx="8570">
                  <c:v>740448000</c:v>
                </c:pt>
                <c:pt idx="8571">
                  <c:v>740534400</c:v>
                </c:pt>
                <c:pt idx="8572">
                  <c:v>740620800</c:v>
                </c:pt>
                <c:pt idx="8573">
                  <c:v>740707200</c:v>
                </c:pt>
                <c:pt idx="8574">
                  <c:v>740793600</c:v>
                </c:pt>
                <c:pt idx="8575">
                  <c:v>740880000</c:v>
                </c:pt>
                <c:pt idx="8576">
                  <c:v>740966400</c:v>
                </c:pt>
                <c:pt idx="8577">
                  <c:v>741052800</c:v>
                </c:pt>
                <c:pt idx="8578">
                  <c:v>741139200</c:v>
                </c:pt>
                <c:pt idx="8579">
                  <c:v>741225600</c:v>
                </c:pt>
                <c:pt idx="8580">
                  <c:v>741312000</c:v>
                </c:pt>
                <c:pt idx="8581">
                  <c:v>741398400</c:v>
                </c:pt>
                <c:pt idx="8582">
                  <c:v>741484800</c:v>
                </c:pt>
                <c:pt idx="8583">
                  <c:v>741571200</c:v>
                </c:pt>
                <c:pt idx="8584">
                  <c:v>741657600</c:v>
                </c:pt>
                <c:pt idx="8585">
                  <c:v>741744000</c:v>
                </c:pt>
                <c:pt idx="8586">
                  <c:v>741830400</c:v>
                </c:pt>
                <c:pt idx="8587">
                  <c:v>741916800</c:v>
                </c:pt>
                <c:pt idx="8588">
                  <c:v>742003200</c:v>
                </c:pt>
                <c:pt idx="8589">
                  <c:v>742089600</c:v>
                </c:pt>
                <c:pt idx="8590">
                  <c:v>742176000</c:v>
                </c:pt>
                <c:pt idx="8591">
                  <c:v>742262400</c:v>
                </c:pt>
                <c:pt idx="8592">
                  <c:v>742348800</c:v>
                </c:pt>
                <c:pt idx="8593">
                  <c:v>742435200</c:v>
                </c:pt>
                <c:pt idx="8594">
                  <c:v>742521600</c:v>
                </c:pt>
                <c:pt idx="8595">
                  <c:v>742608000</c:v>
                </c:pt>
                <c:pt idx="8596">
                  <c:v>742694400</c:v>
                </c:pt>
                <c:pt idx="8597">
                  <c:v>742780800</c:v>
                </c:pt>
                <c:pt idx="8598">
                  <c:v>742867200</c:v>
                </c:pt>
                <c:pt idx="8599">
                  <c:v>742953600</c:v>
                </c:pt>
                <c:pt idx="8600">
                  <c:v>743040000</c:v>
                </c:pt>
                <c:pt idx="8601">
                  <c:v>743126400</c:v>
                </c:pt>
                <c:pt idx="8602">
                  <c:v>743212800</c:v>
                </c:pt>
                <c:pt idx="8603">
                  <c:v>743299200</c:v>
                </c:pt>
                <c:pt idx="8604">
                  <c:v>743385600</c:v>
                </c:pt>
                <c:pt idx="8605">
                  <c:v>743472000</c:v>
                </c:pt>
                <c:pt idx="8606">
                  <c:v>743558400</c:v>
                </c:pt>
                <c:pt idx="8607">
                  <c:v>743644800</c:v>
                </c:pt>
                <c:pt idx="8608">
                  <c:v>743731200</c:v>
                </c:pt>
                <c:pt idx="8609">
                  <c:v>743817600</c:v>
                </c:pt>
                <c:pt idx="8610">
                  <c:v>743904000</c:v>
                </c:pt>
                <c:pt idx="8611">
                  <c:v>743990400</c:v>
                </c:pt>
                <c:pt idx="8612">
                  <c:v>744076800</c:v>
                </c:pt>
                <c:pt idx="8613">
                  <c:v>744163200</c:v>
                </c:pt>
                <c:pt idx="8614">
                  <c:v>744249600</c:v>
                </c:pt>
                <c:pt idx="8615">
                  <c:v>744336000</c:v>
                </c:pt>
                <c:pt idx="8616">
                  <c:v>744422400</c:v>
                </c:pt>
                <c:pt idx="8617">
                  <c:v>744508800</c:v>
                </c:pt>
                <c:pt idx="8618">
                  <c:v>744595200</c:v>
                </c:pt>
                <c:pt idx="8619">
                  <c:v>744681600</c:v>
                </c:pt>
                <c:pt idx="8620">
                  <c:v>744768000</c:v>
                </c:pt>
                <c:pt idx="8621">
                  <c:v>744854400</c:v>
                </c:pt>
                <c:pt idx="8622">
                  <c:v>744940800</c:v>
                </c:pt>
                <c:pt idx="8623">
                  <c:v>745027200</c:v>
                </c:pt>
                <c:pt idx="8624">
                  <c:v>745113600</c:v>
                </c:pt>
                <c:pt idx="8625">
                  <c:v>745200000</c:v>
                </c:pt>
                <c:pt idx="8626">
                  <c:v>745286400</c:v>
                </c:pt>
                <c:pt idx="8627">
                  <c:v>745372800</c:v>
                </c:pt>
                <c:pt idx="8628">
                  <c:v>745459200</c:v>
                </c:pt>
                <c:pt idx="8629">
                  <c:v>745545600</c:v>
                </c:pt>
                <c:pt idx="8630">
                  <c:v>745632000</c:v>
                </c:pt>
                <c:pt idx="8631">
                  <c:v>745718400</c:v>
                </c:pt>
                <c:pt idx="8632">
                  <c:v>745804800</c:v>
                </c:pt>
                <c:pt idx="8633">
                  <c:v>745891200</c:v>
                </c:pt>
                <c:pt idx="8634">
                  <c:v>745977600</c:v>
                </c:pt>
                <c:pt idx="8635">
                  <c:v>746064000</c:v>
                </c:pt>
                <c:pt idx="8636">
                  <c:v>746150400</c:v>
                </c:pt>
                <c:pt idx="8637">
                  <c:v>746236800</c:v>
                </c:pt>
                <c:pt idx="8638">
                  <c:v>746323200</c:v>
                </c:pt>
                <c:pt idx="8639">
                  <c:v>746409600</c:v>
                </c:pt>
                <c:pt idx="8640">
                  <c:v>746496000</c:v>
                </c:pt>
                <c:pt idx="8641">
                  <c:v>746582400</c:v>
                </c:pt>
                <c:pt idx="8642">
                  <c:v>746668800</c:v>
                </c:pt>
                <c:pt idx="8643">
                  <c:v>746755200</c:v>
                </c:pt>
                <c:pt idx="8644">
                  <c:v>746841600</c:v>
                </c:pt>
                <c:pt idx="8645">
                  <c:v>746928000</c:v>
                </c:pt>
                <c:pt idx="8646">
                  <c:v>747014400</c:v>
                </c:pt>
                <c:pt idx="8647">
                  <c:v>747100800</c:v>
                </c:pt>
                <c:pt idx="8648">
                  <c:v>747187200</c:v>
                </c:pt>
                <c:pt idx="8649">
                  <c:v>747273600</c:v>
                </c:pt>
                <c:pt idx="8650">
                  <c:v>747360000</c:v>
                </c:pt>
                <c:pt idx="8651">
                  <c:v>747446400</c:v>
                </c:pt>
                <c:pt idx="8652">
                  <c:v>747532800</c:v>
                </c:pt>
                <c:pt idx="8653">
                  <c:v>747619200</c:v>
                </c:pt>
                <c:pt idx="8654">
                  <c:v>747705600</c:v>
                </c:pt>
                <c:pt idx="8655">
                  <c:v>747792000</c:v>
                </c:pt>
                <c:pt idx="8656">
                  <c:v>747878400</c:v>
                </c:pt>
                <c:pt idx="8657">
                  <c:v>747964800</c:v>
                </c:pt>
                <c:pt idx="8658">
                  <c:v>748051200</c:v>
                </c:pt>
                <c:pt idx="8659">
                  <c:v>748137600</c:v>
                </c:pt>
                <c:pt idx="8660">
                  <c:v>748224000</c:v>
                </c:pt>
                <c:pt idx="8661">
                  <c:v>748310400</c:v>
                </c:pt>
                <c:pt idx="8662">
                  <c:v>748396800</c:v>
                </c:pt>
                <c:pt idx="8663">
                  <c:v>748483200</c:v>
                </c:pt>
                <c:pt idx="8664">
                  <c:v>748569600</c:v>
                </c:pt>
                <c:pt idx="8665">
                  <c:v>748656000</c:v>
                </c:pt>
                <c:pt idx="8666">
                  <c:v>748742400</c:v>
                </c:pt>
                <c:pt idx="8667">
                  <c:v>748828800</c:v>
                </c:pt>
                <c:pt idx="8668">
                  <c:v>748915200</c:v>
                </c:pt>
                <c:pt idx="8669">
                  <c:v>749001600</c:v>
                </c:pt>
                <c:pt idx="8670">
                  <c:v>749088000</c:v>
                </c:pt>
                <c:pt idx="8671">
                  <c:v>749174400</c:v>
                </c:pt>
                <c:pt idx="8672">
                  <c:v>749260800</c:v>
                </c:pt>
                <c:pt idx="8673">
                  <c:v>749347200</c:v>
                </c:pt>
                <c:pt idx="8674">
                  <c:v>749433600</c:v>
                </c:pt>
                <c:pt idx="8675">
                  <c:v>749520000</c:v>
                </c:pt>
                <c:pt idx="8676">
                  <c:v>749606400</c:v>
                </c:pt>
                <c:pt idx="8677">
                  <c:v>749692800</c:v>
                </c:pt>
                <c:pt idx="8678">
                  <c:v>749779200</c:v>
                </c:pt>
                <c:pt idx="8679">
                  <c:v>749865600</c:v>
                </c:pt>
                <c:pt idx="8680">
                  <c:v>749952000</c:v>
                </c:pt>
                <c:pt idx="8681">
                  <c:v>750038400</c:v>
                </c:pt>
                <c:pt idx="8682">
                  <c:v>750124800</c:v>
                </c:pt>
                <c:pt idx="8683">
                  <c:v>750211200</c:v>
                </c:pt>
                <c:pt idx="8684">
                  <c:v>750297600</c:v>
                </c:pt>
                <c:pt idx="8685">
                  <c:v>750384000</c:v>
                </c:pt>
                <c:pt idx="8686">
                  <c:v>750470400</c:v>
                </c:pt>
                <c:pt idx="8687">
                  <c:v>750556800</c:v>
                </c:pt>
                <c:pt idx="8688">
                  <c:v>750643200</c:v>
                </c:pt>
                <c:pt idx="8689">
                  <c:v>750729600</c:v>
                </c:pt>
                <c:pt idx="8690">
                  <c:v>750816000</c:v>
                </c:pt>
                <c:pt idx="8691">
                  <c:v>750902400</c:v>
                </c:pt>
                <c:pt idx="8692">
                  <c:v>750988800</c:v>
                </c:pt>
                <c:pt idx="8693">
                  <c:v>751075200</c:v>
                </c:pt>
                <c:pt idx="8694">
                  <c:v>751161600</c:v>
                </c:pt>
                <c:pt idx="8695">
                  <c:v>751248000</c:v>
                </c:pt>
                <c:pt idx="8696">
                  <c:v>751334400</c:v>
                </c:pt>
                <c:pt idx="8697">
                  <c:v>751420800</c:v>
                </c:pt>
                <c:pt idx="8698">
                  <c:v>751507200</c:v>
                </c:pt>
                <c:pt idx="8699">
                  <c:v>751593600</c:v>
                </c:pt>
                <c:pt idx="8700">
                  <c:v>751680000</c:v>
                </c:pt>
                <c:pt idx="8701">
                  <c:v>751766400</c:v>
                </c:pt>
                <c:pt idx="8702">
                  <c:v>751852800</c:v>
                </c:pt>
                <c:pt idx="8703">
                  <c:v>751939200</c:v>
                </c:pt>
                <c:pt idx="8704">
                  <c:v>752025600</c:v>
                </c:pt>
                <c:pt idx="8705">
                  <c:v>752112000</c:v>
                </c:pt>
                <c:pt idx="8706">
                  <c:v>752198400</c:v>
                </c:pt>
                <c:pt idx="8707">
                  <c:v>752284800</c:v>
                </c:pt>
                <c:pt idx="8708">
                  <c:v>752371200</c:v>
                </c:pt>
                <c:pt idx="8709">
                  <c:v>752457600</c:v>
                </c:pt>
                <c:pt idx="8710">
                  <c:v>752544000</c:v>
                </c:pt>
                <c:pt idx="8711">
                  <c:v>752630400</c:v>
                </c:pt>
                <c:pt idx="8712">
                  <c:v>752716800</c:v>
                </c:pt>
                <c:pt idx="8713">
                  <c:v>752803200</c:v>
                </c:pt>
                <c:pt idx="8714">
                  <c:v>752889600</c:v>
                </c:pt>
                <c:pt idx="8715">
                  <c:v>752976000</c:v>
                </c:pt>
                <c:pt idx="8716">
                  <c:v>753062400</c:v>
                </c:pt>
                <c:pt idx="8717">
                  <c:v>753148800</c:v>
                </c:pt>
                <c:pt idx="8718">
                  <c:v>753235200</c:v>
                </c:pt>
                <c:pt idx="8719">
                  <c:v>753321600</c:v>
                </c:pt>
                <c:pt idx="8720">
                  <c:v>753408000</c:v>
                </c:pt>
                <c:pt idx="8721">
                  <c:v>753494400</c:v>
                </c:pt>
                <c:pt idx="8722">
                  <c:v>753580800</c:v>
                </c:pt>
                <c:pt idx="8723">
                  <c:v>753667200</c:v>
                </c:pt>
                <c:pt idx="8724">
                  <c:v>753753600</c:v>
                </c:pt>
                <c:pt idx="8725">
                  <c:v>753840000</c:v>
                </c:pt>
                <c:pt idx="8726">
                  <c:v>753926400</c:v>
                </c:pt>
                <c:pt idx="8727">
                  <c:v>754012800</c:v>
                </c:pt>
                <c:pt idx="8728">
                  <c:v>754099200</c:v>
                </c:pt>
                <c:pt idx="8729">
                  <c:v>754185600</c:v>
                </c:pt>
                <c:pt idx="8730">
                  <c:v>754272000</c:v>
                </c:pt>
                <c:pt idx="8731">
                  <c:v>754358400</c:v>
                </c:pt>
                <c:pt idx="8732">
                  <c:v>754444800</c:v>
                </c:pt>
                <c:pt idx="8733">
                  <c:v>754531200</c:v>
                </c:pt>
                <c:pt idx="8734">
                  <c:v>754617600</c:v>
                </c:pt>
                <c:pt idx="8735">
                  <c:v>754704000</c:v>
                </c:pt>
                <c:pt idx="8736">
                  <c:v>754790400</c:v>
                </c:pt>
                <c:pt idx="8737">
                  <c:v>754876800</c:v>
                </c:pt>
                <c:pt idx="8738">
                  <c:v>754963200</c:v>
                </c:pt>
                <c:pt idx="8739">
                  <c:v>755049600</c:v>
                </c:pt>
                <c:pt idx="8740">
                  <c:v>755136000</c:v>
                </c:pt>
                <c:pt idx="8741">
                  <c:v>755222400</c:v>
                </c:pt>
                <c:pt idx="8742">
                  <c:v>755308800</c:v>
                </c:pt>
                <c:pt idx="8743">
                  <c:v>755395200</c:v>
                </c:pt>
                <c:pt idx="8744">
                  <c:v>755481600</c:v>
                </c:pt>
                <c:pt idx="8745">
                  <c:v>755568000</c:v>
                </c:pt>
                <c:pt idx="8746">
                  <c:v>755654400</c:v>
                </c:pt>
                <c:pt idx="8747">
                  <c:v>755740800</c:v>
                </c:pt>
                <c:pt idx="8748">
                  <c:v>755827200</c:v>
                </c:pt>
                <c:pt idx="8749">
                  <c:v>755913600</c:v>
                </c:pt>
                <c:pt idx="8750">
                  <c:v>756000000</c:v>
                </c:pt>
                <c:pt idx="8751">
                  <c:v>756086400</c:v>
                </c:pt>
                <c:pt idx="8752">
                  <c:v>756172800</c:v>
                </c:pt>
                <c:pt idx="8753">
                  <c:v>756259200</c:v>
                </c:pt>
                <c:pt idx="8754">
                  <c:v>756345600</c:v>
                </c:pt>
                <c:pt idx="8755">
                  <c:v>756432000</c:v>
                </c:pt>
                <c:pt idx="8756">
                  <c:v>756518400</c:v>
                </c:pt>
                <c:pt idx="8757">
                  <c:v>756604800</c:v>
                </c:pt>
                <c:pt idx="8758">
                  <c:v>756691200</c:v>
                </c:pt>
                <c:pt idx="8759">
                  <c:v>756777600</c:v>
                </c:pt>
                <c:pt idx="8760">
                  <c:v>756864000</c:v>
                </c:pt>
                <c:pt idx="8761">
                  <c:v>756950400</c:v>
                </c:pt>
                <c:pt idx="8762">
                  <c:v>757036800</c:v>
                </c:pt>
                <c:pt idx="8763">
                  <c:v>757123200</c:v>
                </c:pt>
                <c:pt idx="8764">
                  <c:v>757209600</c:v>
                </c:pt>
                <c:pt idx="8765">
                  <c:v>757296000</c:v>
                </c:pt>
                <c:pt idx="8766">
                  <c:v>757382400</c:v>
                </c:pt>
                <c:pt idx="8767">
                  <c:v>757468800</c:v>
                </c:pt>
                <c:pt idx="8768">
                  <c:v>757555200</c:v>
                </c:pt>
                <c:pt idx="8769">
                  <c:v>757641600</c:v>
                </c:pt>
                <c:pt idx="8770">
                  <c:v>757728000</c:v>
                </c:pt>
                <c:pt idx="8771">
                  <c:v>757814400</c:v>
                </c:pt>
                <c:pt idx="8772">
                  <c:v>757900800</c:v>
                </c:pt>
                <c:pt idx="8773">
                  <c:v>757987200</c:v>
                </c:pt>
                <c:pt idx="8774">
                  <c:v>758073600</c:v>
                </c:pt>
                <c:pt idx="8775">
                  <c:v>758160000</c:v>
                </c:pt>
                <c:pt idx="8776">
                  <c:v>758246400</c:v>
                </c:pt>
                <c:pt idx="8777">
                  <c:v>758332800</c:v>
                </c:pt>
                <c:pt idx="8778">
                  <c:v>758419200</c:v>
                </c:pt>
                <c:pt idx="8779">
                  <c:v>758505600</c:v>
                </c:pt>
                <c:pt idx="8780">
                  <c:v>758592000</c:v>
                </c:pt>
                <c:pt idx="8781">
                  <c:v>758678400</c:v>
                </c:pt>
                <c:pt idx="8782">
                  <c:v>758764800</c:v>
                </c:pt>
                <c:pt idx="8783">
                  <c:v>758851200</c:v>
                </c:pt>
                <c:pt idx="8784">
                  <c:v>758937600</c:v>
                </c:pt>
                <c:pt idx="8785">
                  <c:v>759024000</c:v>
                </c:pt>
                <c:pt idx="8786">
                  <c:v>759110400</c:v>
                </c:pt>
                <c:pt idx="8787">
                  <c:v>759196800</c:v>
                </c:pt>
                <c:pt idx="8788">
                  <c:v>759283200</c:v>
                </c:pt>
                <c:pt idx="8789">
                  <c:v>759369600</c:v>
                </c:pt>
                <c:pt idx="8790">
                  <c:v>759456000</c:v>
                </c:pt>
                <c:pt idx="8791">
                  <c:v>759542400</c:v>
                </c:pt>
                <c:pt idx="8792">
                  <c:v>759628800</c:v>
                </c:pt>
                <c:pt idx="8793">
                  <c:v>759715200</c:v>
                </c:pt>
                <c:pt idx="8794">
                  <c:v>759801600</c:v>
                </c:pt>
                <c:pt idx="8795">
                  <c:v>759888000</c:v>
                </c:pt>
                <c:pt idx="8796">
                  <c:v>759974400</c:v>
                </c:pt>
                <c:pt idx="8797">
                  <c:v>760060800</c:v>
                </c:pt>
                <c:pt idx="8798">
                  <c:v>760147200</c:v>
                </c:pt>
                <c:pt idx="8799">
                  <c:v>760233600</c:v>
                </c:pt>
                <c:pt idx="8800">
                  <c:v>760320000</c:v>
                </c:pt>
                <c:pt idx="8801">
                  <c:v>760406400</c:v>
                </c:pt>
                <c:pt idx="8802">
                  <c:v>760492800</c:v>
                </c:pt>
                <c:pt idx="8803">
                  <c:v>760579200</c:v>
                </c:pt>
                <c:pt idx="8804">
                  <c:v>760665600</c:v>
                </c:pt>
                <c:pt idx="8805">
                  <c:v>760752000</c:v>
                </c:pt>
                <c:pt idx="8806">
                  <c:v>760838400</c:v>
                </c:pt>
                <c:pt idx="8807">
                  <c:v>760924800</c:v>
                </c:pt>
                <c:pt idx="8808">
                  <c:v>761011200</c:v>
                </c:pt>
                <c:pt idx="8809">
                  <c:v>761097600</c:v>
                </c:pt>
                <c:pt idx="8810">
                  <c:v>761184000</c:v>
                </c:pt>
                <c:pt idx="8811">
                  <c:v>761270400</c:v>
                </c:pt>
                <c:pt idx="8812">
                  <c:v>761356800</c:v>
                </c:pt>
                <c:pt idx="8813">
                  <c:v>761443200</c:v>
                </c:pt>
                <c:pt idx="8814">
                  <c:v>761529600</c:v>
                </c:pt>
                <c:pt idx="8815">
                  <c:v>761616000</c:v>
                </c:pt>
                <c:pt idx="8816">
                  <c:v>761702400</c:v>
                </c:pt>
                <c:pt idx="8817">
                  <c:v>761788800</c:v>
                </c:pt>
                <c:pt idx="8818">
                  <c:v>761875200</c:v>
                </c:pt>
                <c:pt idx="8819">
                  <c:v>761961600</c:v>
                </c:pt>
                <c:pt idx="8820">
                  <c:v>762048000</c:v>
                </c:pt>
                <c:pt idx="8821">
                  <c:v>762134400</c:v>
                </c:pt>
                <c:pt idx="8822">
                  <c:v>762220800</c:v>
                </c:pt>
                <c:pt idx="8823">
                  <c:v>762307200</c:v>
                </c:pt>
                <c:pt idx="8824">
                  <c:v>762393600</c:v>
                </c:pt>
                <c:pt idx="8825">
                  <c:v>762480000</c:v>
                </c:pt>
                <c:pt idx="8826">
                  <c:v>762566400</c:v>
                </c:pt>
                <c:pt idx="8827">
                  <c:v>762652800</c:v>
                </c:pt>
                <c:pt idx="8828">
                  <c:v>762739200</c:v>
                </c:pt>
                <c:pt idx="8829">
                  <c:v>762825600</c:v>
                </c:pt>
                <c:pt idx="8830">
                  <c:v>762912000</c:v>
                </c:pt>
                <c:pt idx="8831">
                  <c:v>762998400</c:v>
                </c:pt>
                <c:pt idx="8832">
                  <c:v>763084800</c:v>
                </c:pt>
                <c:pt idx="8833">
                  <c:v>763171200</c:v>
                </c:pt>
                <c:pt idx="8834">
                  <c:v>763257600</c:v>
                </c:pt>
                <c:pt idx="8835">
                  <c:v>763344000</c:v>
                </c:pt>
                <c:pt idx="8836">
                  <c:v>763430400</c:v>
                </c:pt>
                <c:pt idx="8837">
                  <c:v>763516800</c:v>
                </c:pt>
                <c:pt idx="8838">
                  <c:v>763603200</c:v>
                </c:pt>
                <c:pt idx="8839">
                  <c:v>763689600</c:v>
                </c:pt>
                <c:pt idx="8840">
                  <c:v>763776000</c:v>
                </c:pt>
                <c:pt idx="8841">
                  <c:v>763862400</c:v>
                </c:pt>
                <c:pt idx="8842">
                  <c:v>763948800</c:v>
                </c:pt>
                <c:pt idx="8843">
                  <c:v>764035200</c:v>
                </c:pt>
                <c:pt idx="8844">
                  <c:v>764121600</c:v>
                </c:pt>
                <c:pt idx="8845">
                  <c:v>764208000</c:v>
                </c:pt>
                <c:pt idx="8846">
                  <c:v>764294400</c:v>
                </c:pt>
                <c:pt idx="8847">
                  <c:v>764380800</c:v>
                </c:pt>
                <c:pt idx="8848">
                  <c:v>764467200</c:v>
                </c:pt>
                <c:pt idx="8849">
                  <c:v>764553600</c:v>
                </c:pt>
                <c:pt idx="8850">
                  <c:v>764640000</c:v>
                </c:pt>
                <c:pt idx="8851">
                  <c:v>764726400</c:v>
                </c:pt>
                <c:pt idx="8852">
                  <c:v>764812800</c:v>
                </c:pt>
                <c:pt idx="8853">
                  <c:v>764899200</c:v>
                </c:pt>
                <c:pt idx="8854">
                  <c:v>764985600</c:v>
                </c:pt>
                <c:pt idx="8855">
                  <c:v>765072000</c:v>
                </c:pt>
                <c:pt idx="8856">
                  <c:v>765158400</c:v>
                </c:pt>
                <c:pt idx="8857">
                  <c:v>765244800</c:v>
                </c:pt>
                <c:pt idx="8858">
                  <c:v>765331200</c:v>
                </c:pt>
                <c:pt idx="8859">
                  <c:v>765417600</c:v>
                </c:pt>
                <c:pt idx="8860">
                  <c:v>765504000</c:v>
                </c:pt>
                <c:pt idx="8861">
                  <c:v>765590400</c:v>
                </c:pt>
                <c:pt idx="8862">
                  <c:v>765676800</c:v>
                </c:pt>
                <c:pt idx="8863">
                  <c:v>765763200</c:v>
                </c:pt>
                <c:pt idx="8864">
                  <c:v>765849600</c:v>
                </c:pt>
                <c:pt idx="8865">
                  <c:v>765936000</c:v>
                </c:pt>
                <c:pt idx="8866">
                  <c:v>766022400</c:v>
                </c:pt>
                <c:pt idx="8867">
                  <c:v>766108800</c:v>
                </c:pt>
                <c:pt idx="8868">
                  <c:v>766195200</c:v>
                </c:pt>
                <c:pt idx="8869">
                  <c:v>766281600</c:v>
                </c:pt>
                <c:pt idx="8870">
                  <c:v>766368000</c:v>
                </c:pt>
                <c:pt idx="8871">
                  <c:v>766454400</c:v>
                </c:pt>
                <c:pt idx="8872">
                  <c:v>766540800</c:v>
                </c:pt>
                <c:pt idx="8873">
                  <c:v>766627200</c:v>
                </c:pt>
                <c:pt idx="8874">
                  <c:v>766713600</c:v>
                </c:pt>
                <c:pt idx="8875">
                  <c:v>766800000</c:v>
                </c:pt>
                <c:pt idx="8876">
                  <c:v>766886400</c:v>
                </c:pt>
                <c:pt idx="8877">
                  <c:v>766972800</c:v>
                </c:pt>
                <c:pt idx="8878">
                  <c:v>767059200</c:v>
                </c:pt>
                <c:pt idx="8879">
                  <c:v>767145600</c:v>
                </c:pt>
                <c:pt idx="8880">
                  <c:v>767232000</c:v>
                </c:pt>
                <c:pt idx="8881">
                  <c:v>767318400</c:v>
                </c:pt>
                <c:pt idx="8882">
                  <c:v>767404800</c:v>
                </c:pt>
                <c:pt idx="8883">
                  <c:v>767491200</c:v>
                </c:pt>
                <c:pt idx="8884">
                  <c:v>767577600</c:v>
                </c:pt>
                <c:pt idx="8885">
                  <c:v>767664000</c:v>
                </c:pt>
                <c:pt idx="8886">
                  <c:v>767750400</c:v>
                </c:pt>
                <c:pt idx="8887">
                  <c:v>767836800</c:v>
                </c:pt>
                <c:pt idx="8888">
                  <c:v>767923200</c:v>
                </c:pt>
                <c:pt idx="8889">
                  <c:v>768009600</c:v>
                </c:pt>
                <c:pt idx="8890">
                  <c:v>768096000</c:v>
                </c:pt>
                <c:pt idx="8891">
                  <c:v>768182400</c:v>
                </c:pt>
                <c:pt idx="8892">
                  <c:v>768268800</c:v>
                </c:pt>
                <c:pt idx="8893">
                  <c:v>768355200</c:v>
                </c:pt>
                <c:pt idx="8894">
                  <c:v>768441600</c:v>
                </c:pt>
                <c:pt idx="8895">
                  <c:v>768528000</c:v>
                </c:pt>
                <c:pt idx="8896">
                  <c:v>768614400</c:v>
                </c:pt>
                <c:pt idx="8897">
                  <c:v>768700800</c:v>
                </c:pt>
                <c:pt idx="8898">
                  <c:v>768787200</c:v>
                </c:pt>
                <c:pt idx="8899">
                  <c:v>768873600</c:v>
                </c:pt>
                <c:pt idx="8900">
                  <c:v>768960000</c:v>
                </c:pt>
                <c:pt idx="8901">
                  <c:v>769046400</c:v>
                </c:pt>
                <c:pt idx="8902">
                  <c:v>769132800</c:v>
                </c:pt>
                <c:pt idx="8903">
                  <c:v>769219200</c:v>
                </c:pt>
                <c:pt idx="8904">
                  <c:v>769305600</c:v>
                </c:pt>
                <c:pt idx="8905">
                  <c:v>769392000</c:v>
                </c:pt>
                <c:pt idx="8906">
                  <c:v>769478400</c:v>
                </c:pt>
                <c:pt idx="8907">
                  <c:v>769564800</c:v>
                </c:pt>
                <c:pt idx="8908">
                  <c:v>769651200</c:v>
                </c:pt>
                <c:pt idx="8909">
                  <c:v>769737600</c:v>
                </c:pt>
                <c:pt idx="8910">
                  <c:v>769824000</c:v>
                </c:pt>
                <c:pt idx="8911">
                  <c:v>769910400</c:v>
                </c:pt>
                <c:pt idx="8912">
                  <c:v>769996800</c:v>
                </c:pt>
                <c:pt idx="8913">
                  <c:v>770083200</c:v>
                </c:pt>
                <c:pt idx="8914">
                  <c:v>770169600</c:v>
                </c:pt>
                <c:pt idx="8915">
                  <c:v>770256000</c:v>
                </c:pt>
                <c:pt idx="8916">
                  <c:v>770342400</c:v>
                </c:pt>
                <c:pt idx="8917">
                  <c:v>770428800</c:v>
                </c:pt>
                <c:pt idx="8918">
                  <c:v>770515200</c:v>
                </c:pt>
                <c:pt idx="8919">
                  <c:v>770601600</c:v>
                </c:pt>
                <c:pt idx="8920">
                  <c:v>770688000</c:v>
                </c:pt>
                <c:pt idx="8921">
                  <c:v>770774400</c:v>
                </c:pt>
                <c:pt idx="8922">
                  <c:v>770860800</c:v>
                </c:pt>
                <c:pt idx="8923">
                  <c:v>770947200</c:v>
                </c:pt>
                <c:pt idx="8924">
                  <c:v>771033600</c:v>
                </c:pt>
                <c:pt idx="8925">
                  <c:v>771120000</c:v>
                </c:pt>
                <c:pt idx="8926">
                  <c:v>771206400</c:v>
                </c:pt>
                <c:pt idx="8927">
                  <c:v>771292800</c:v>
                </c:pt>
                <c:pt idx="8928">
                  <c:v>771379200</c:v>
                </c:pt>
                <c:pt idx="8929">
                  <c:v>771465600</c:v>
                </c:pt>
                <c:pt idx="8930">
                  <c:v>771552000</c:v>
                </c:pt>
                <c:pt idx="8931">
                  <c:v>771638400</c:v>
                </c:pt>
                <c:pt idx="8932">
                  <c:v>771724800</c:v>
                </c:pt>
                <c:pt idx="8933">
                  <c:v>771811200</c:v>
                </c:pt>
                <c:pt idx="8934">
                  <c:v>771897600</c:v>
                </c:pt>
                <c:pt idx="8935">
                  <c:v>771984000</c:v>
                </c:pt>
                <c:pt idx="8936">
                  <c:v>772070400</c:v>
                </c:pt>
                <c:pt idx="8937">
                  <c:v>772156800</c:v>
                </c:pt>
                <c:pt idx="8938">
                  <c:v>772243200</c:v>
                </c:pt>
                <c:pt idx="8939">
                  <c:v>772329600</c:v>
                </c:pt>
                <c:pt idx="8940">
                  <c:v>772416000</c:v>
                </c:pt>
                <c:pt idx="8941">
                  <c:v>772502400</c:v>
                </c:pt>
                <c:pt idx="8942">
                  <c:v>772588800</c:v>
                </c:pt>
                <c:pt idx="8943">
                  <c:v>772675200</c:v>
                </c:pt>
                <c:pt idx="8944">
                  <c:v>772761600</c:v>
                </c:pt>
                <c:pt idx="8945">
                  <c:v>772848000</c:v>
                </c:pt>
                <c:pt idx="8946">
                  <c:v>772934400</c:v>
                </c:pt>
                <c:pt idx="8947">
                  <c:v>773020800</c:v>
                </c:pt>
                <c:pt idx="8948">
                  <c:v>773107200</c:v>
                </c:pt>
                <c:pt idx="8949">
                  <c:v>773193600</c:v>
                </c:pt>
                <c:pt idx="8950">
                  <c:v>773280000</c:v>
                </c:pt>
                <c:pt idx="8951">
                  <c:v>773366400</c:v>
                </c:pt>
                <c:pt idx="8952">
                  <c:v>773452800</c:v>
                </c:pt>
                <c:pt idx="8953">
                  <c:v>773539200</c:v>
                </c:pt>
                <c:pt idx="8954">
                  <c:v>773625600</c:v>
                </c:pt>
                <c:pt idx="8955">
                  <c:v>773712000</c:v>
                </c:pt>
                <c:pt idx="8956">
                  <c:v>773798400</c:v>
                </c:pt>
                <c:pt idx="8957">
                  <c:v>773884800</c:v>
                </c:pt>
                <c:pt idx="8958">
                  <c:v>773971200</c:v>
                </c:pt>
                <c:pt idx="8959">
                  <c:v>774057600</c:v>
                </c:pt>
                <c:pt idx="8960">
                  <c:v>774144000</c:v>
                </c:pt>
                <c:pt idx="8961">
                  <c:v>774230400</c:v>
                </c:pt>
                <c:pt idx="8962">
                  <c:v>774316800</c:v>
                </c:pt>
                <c:pt idx="8963">
                  <c:v>774403200</c:v>
                </c:pt>
                <c:pt idx="8964">
                  <c:v>774489600</c:v>
                </c:pt>
                <c:pt idx="8965">
                  <c:v>774576000</c:v>
                </c:pt>
                <c:pt idx="8966">
                  <c:v>774662400</c:v>
                </c:pt>
                <c:pt idx="8967">
                  <c:v>774748800</c:v>
                </c:pt>
                <c:pt idx="8968">
                  <c:v>774835200</c:v>
                </c:pt>
                <c:pt idx="8969">
                  <c:v>774921600</c:v>
                </c:pt>
                <c:pt idx="8970">
                  <c:v>775008000</c:v>
                </c:pt>
                <c:pt idx="8971">
                  <c:v>775094400</c:v>
                </c:pt>
                <c:pt idx="8972">
                  <c:v>775180800</c:v>
                </c:pt>
                <c:pt idx="8973">
                  <c:v>775267200</c:v>
                </c:pt>
                <c:pt idx="8974">
                  <c:v>775353600</c:v>
                </c:pt>
                <c:pt idx="8975">
                  <c:v>775440000</c:v>
                </c:pt>
                <c:pt idx="8976">
                  <c:v>775526400</c:v>
                </c:pt>
                <c:pt idx="8977">
                  <c:v>775612800</c:v>
                </c:pt>
                <c:pt idx="8978">
                  <c:v>775699200</c:v>
                </c:pt>
                <c:pt idx="8979">
                  <c:v>775785600</c:v>
                </c:pt>
                <c:pt idx="8980">
                  <c:v>775872000</c:v>
                </c:pt>
                <c:pt idx="8981">
                  <c:v>775958400</c:v>
                </c:pt>
                <c:pt idx="8982">
                  <c:v>776044800</c:v>
                </c:pt>
                <c:pt idx="8983">
                  <c:v>776131200</c:v>
                </c:pt>
                <c:pt idx="8984">
                  <c:v>776217600</c:v>
                </c:pt>
                <c:pt idx="8985">
                  <c:v>776304000</c:v>
                </c:pt>
                <c:pt idx="8986">
                  <c:v>776390400</c:v>
                </c:pt>
                <c:pt idx="8987">
                  <c:v>776476800</c:v>
                </c:pt>
                <c:pt idx="8988">
                  <c:v>776563200</c:v>
                </c:pt>
                <c:pt idx="8989">
                  <c:v>776649600</c:v>
                </c:pt>
                <c:pt idx="8990">
                  <c:v>776736000</c:v>
                </c:pt>
                <c:pt idx="8991">
                  <c:v>776822400</c:v>
                </c:pt>
                <c:pt idx="8992">
                  <c:v>776908800</c:v>
                </c:pt>
                <c:pt idx="8993">
                  <c:v>776995200</c:v>
                </c:pt>
                <c:pt idx="8994">
                  <c:v>777081600</c:v>
                </c:pt>
                <c:pt idx="8995">
                  <c:v>777168000</c:v>
                </c:pt>
                <c:pt idx="8996">
                  <c:v>777254400</c:v>
                </c:pt>
                <c:pt idx="8997">
                  <c:v>777340800</c:v>
                </c:pt>
                <c:pt idx="8998">
                  <c:v>777427200</c:v>
                </c:pt>
                <c:pt idx="8999">
                  <c:v>777513600</c:v>
                </c:pt>
                <c:pt idx="9000">
                  <c:v>777600000</c:v>
                </c:pt>
                <c:pt idx="9001">
                  <c:v>777686400</c:v>
                </c:pt>
                <c:pt idx="9002">
                  <c:v>777772800</c:v>
                </c:pt>
                <c:pt idx="9003">
                  <c:v>777859200</c:v>
                </c:pt>
                <c:pt idx="9004">
                  <c:v>777945600</c:v>
                </c:pt>
                <c:pt idx="9005">
                  <c:v>778032000</c:v>
                </c:pt>
                <c:pt idx="9006">
                  <c:v>778118400</c:v>
                </c:pt>
                <c:pt idx="9007">
                  <c:v>778204800</c:v>
                </c:pt>
                <c:pt idx="9008">
                  <c:v>778291200</c:v>
                </c:pt>
                <c:pt idx="9009">
                  <c:v>778377600</c:v>
                </c:pt>
                <c:pt idx="9010">
                  <c:v>778464000</c:v>
                </c:pt>
                <c:pt idx="9011">
                  <c:v>778550400</c:v>
                </c:pt>
                <c:pt idx="9012">
                  <c:v>778636800</c:v>
                </c:pt>
                <c:pt idx="9013">
                  <c:v>778723200</c:v>
                </c:pt>
                <c:pt idx="9014">
                  <c:v>778809600</c:v>
                </c:pt>
                <c:pt idx="9015">
                  <c:v>778896000</c:v>
                </c:pt>
                <c:pt idx="9016">
                  <c:v>778982400</c:v>
                </c:pt>
                <c:pt idx="9017">
                  <c:v>779068800</c:v>
                </c:pt>
                <c:pt idx="9018">
                  <c:v>779155200</c:v>
                </c:pt>
                <c:pt idx="9019">
                  <c:v>779241600</c:v>
                </c:pt>
                <c:pt idx="9020">
                  <c:v>779328000</c:v>
                </c:pt>
                <c:pt idx="9021">
                  <c:v>779414400</c:v>
                </c:pt>
                <c:pt idx="9022">
                  <c:v>779500800</c:v>
                </c:pt>
                <c:pt idx="9023">
                  <c:v>779587200</c:v>
                </c:pt>
                <c:pt idx="9024">
                  <c:v>779673600</c:v>
                </c:pt>
                <c:pt idx="9025">
                  <c:v>779760000</c:v>
                </c:pt>
                <c:pt idx="9026">
                  <c:v>779846400</c:v>
                </c:pt>
                <c:pt idx="9027">
                  <c:v>779932800</c:v>
                </c:pt>
                <c:pt idx="9028">
                  <c:v>780019200</c:v>
                </c:pt>
                <c:pt idx="9029">
                  <c:v>780105600</c:v>
                </c:pt>
                <c:pt idx="9030">
                  <c:v>780192000</c:v>
                </c:pt>
                <c:pt idx="9031">
                  <c:v>780278400</c:v>
                </c:pt>
                <c:pt idx="9032">
                  <c:v>780364800</c:v>
                </c:pt>
                <c:pt idx="9033">
                  <c:v>780451200</c:v>
                </c:pt>
                <c:pt idx="9034">
                  <c:v>780537600</c:v>
                </c:pt>
                <c:pt idx="9035">
                  <c:v>780624000</c:v>
                </c:pt>
                <c:pt idx="9036">
                  <c:v>780710400</c:v>
                </c:pt>
                <c:pt idx="9037">
                  <c:v>780796800</c:v>
                </c:pt>
                <c:pt idx="9038">
                  <c:v>780883200</c:v>
                </c:pt>
                <c:pt idx="9039">
                  <c:v>780969600</c:v>
                </c:pt>
                <c:pt idx="9040">
                  <c:v>781056000</c:v>
                </c:pt>
                <c:pt idx="9041">
                  <c:v>781142400</c:v>
                </c:pt>
                <c:pt idx="9042">
                  <c:v>781228800</c:v>
                </c:pt>
                <c:pt idx="9043">
                  <c:v>781315200</c:v>
                </c:pt>
                <c:pt idx="9044">
                  <c:v>781401600</c:v>
                </c:pt>
                <c:pt idx="9045">
                  <c:v>781488000</c:v>
                </c:pt>
                <c:pt idx="9046">
                  <c:v>781574400</c:v>
                </c:pt>
                <c:pt idx="9047">
                  <c:v>781660800</c:v>
                </c:pt>
                <c:pt idx="9048">
                  <c:v>781747200</c:v>
                </c:pt>
                <c:pt idx="9049">
                  <c:v>781833600</c:v>
                </c:pt>
                <c:pt idx="9050">
                  <c:v>781920000</c:v>
                </c:pt>
                <c:pt idx="9051">
                  <c:v>782006400</c:v>
                </c:pt>
                <c:pt idx="9052">
                  <c:v>782092800</c:v>
                </c:pt>
                <c:pt idx="9053">
                  <c:v>782179200</c:v>
                </c:pt>
                <c:pt idx="9054">
                  <c:v>782265600</c:v>
                </c:pt>
                <c:pt idx="9055">
                  <c:v>782352000</c:v>
                </c:pt>
                <c:pt idx="9056">
                  <c:v>782438400</c:v>
                </c:pt>
                <c:pt idx="9057">
                  <c:v>782524800</c:v>
                </c:pt>
                <c:pt idx="9058">
                  <c:v>782611200</c:v>
                </c:pt>
                <c:pt idx="9059">
                  <c:v>782697600</c:v>
                </c:pt>
                <c:pt idx="9060">
                  <c:v>782784000</c:v>
                </c:pt>
                <c:pt idx="9061">
                  <c:v>782870400</c:v>
                </c:pt>
                <c:pt idx="9062">
                  <c:v>782956800</c:v>
                </c:pt>
                <c:pt idx="9063">
                  <c:v>783043200</c:v>
                </c:pt>
                <c:pt idx="9064">
                  <c:v>783129600</c:v>
                </c:pt>
                <c:pt idx="9065">
                  <c:v>783216000</c:v>
                </c:pt>
                <c:pt idx="9066">
                  <c:v>783302400</c:v>
                </c:pt>
                <c:pt idx="9067">
                  <c:v>783388800</c:v>
                </c:pt>
                <c:pt idx="9068">
                  <c:v>783475200</c:v>
                </c:pt>
                <c:pt idx="9069">
                  <c:v>783561600</c:v>
                </c:pt>
                <c:pt idx="9070">
                  <c:v>783648000</c:v>
                </c:pt>
                <c:pt idx="9071">
                  <c:v>783734400</c:v>
                </c:pt>
                <c:pt idx="9072">
                  <c:v>783820800</c:v>
                </c:pt>
                <c:pt idx="9073">
                  <c:v>783907200</c:v>
                </c:pt>
                <c:pt idx="9074">
                  <c:v>783993600</c:v>
                </c:pt>
                <c:pt idx="9075">
                  <c:v>784080000</c:v>
                </c:pt>
                <c:pt idx="9076">
                  <c:v>784166400</c:v>
                </c:pt>
                <c:pt idx="9077">
                  <c:v>784252800</c:v>
                </c:pt>
                <c:pt idx="9078">
                  <c:v>784339200</c:v>
                </c:pt>
                <c:pt idx="9079">
                  <c:v>784425600</c:v>
                </c:pt>
                <c:pt idx="9080">
                  <c:v>784512000</c:v>
                </c:pt>
                <c:pt idx="9081">
                  <c:v>784598400</c:v>
                </c:pt>
                <c:pt idx="9082">
                  <c:v>784684800</c:v>
                </c:pt>
                <c:pt idx="9083">
                  <c:v>784771200</c:v>
                </c:pt>
                <c:pt idx="9084">
                  <c:v>784857600</c:v>
                </c:pt>
                <c:pt idx="9085">
                  <c:v>784944000</c:v>
                </c:pt>
                <c:pt idx="9086">
                  <c:v>785030400</c:v>
                </c:pt>
                <c:pt idx="9087">
                  <c:v>785116800</c:v>
                </c:pt>
                <c:pt idx="9088">
                  <c:v>785203200</c:v>
                </c:pt>
                <c:pt idx="9089">
                  <c:v>785289600</c:v>
                </c:pt>
                <c:pt idx="9090">
                  <c:v>785376000</c:v>
                </c:pt>
                <c:pt idx="9091">
                  <c:v>785462400</c:v>
                </c:pt>
                <c:pt idx="9092">
                  <c:v>785548800</c:v>
                </c:pt>
                <c:pt idx="9093">
                  <c:v>785635200</c:v>
                </c:pt>
                <c:pt idx="9094">
                  <c:v>785721600</c:v>
                </c:pt>
                <c:pt idx="9095">
                  <c:v>785808000</c:v>
                </c:pt>
                <c:pt idx="9096">
                  <c:v>785894400</c:v>
                </c:pt>
                <c:pt idx="9097">
                  <c:v>785980800</c:v>
                </c:pt>
                <c:pt idx="9098">
                  <c:v>786067200</c:v>
                </c:pt>
                <c:pt idx="9099">
                  <c:v>786153600</c:v>
                </c:pt>
                <c:pt idx="9100">
                  <c:v>786240000</c:v>
                </c:pt>
                <c:pt idx="9101">
                  <c:v>786326400</c:v>
                </c:pt>
                <c:pt idx="9102">
                  <c:v>786412800</c:v>
                </c:pt>
                <c:pt idx="9103">
                  <c:v>786499200</c:v>
                </c:pt>
                <c:pt idx="9104">
                  <c:v>786585600</c:v>
                </c:pt>
                <c:pt idx="9105">
                  <c:v>786672000</c:v>
                </c:pt>
                <c:pt idx="9106">
                  <c:v>786758400</c:v>
                </c:pt>
                <c:pt idx="9107">
                  <c:v>786844800</c:v>
                </c:pt>
                <c:pt idx="9108">
                  <c:v>786931200</c:v>
                </c:pt>
                <c:pt idx="9109">
                  <c:v>787017600</c:v>
                </c:pt>
                <c:pt idx="9110">
                  <c:v>787104000</c:v>
                </c:pt>
                <c:pt idx="9111">
                  <c:v>787190400</c:v>
                </c:pt>
                <c:pt idx="9112">
                  <c:v>787276800</c:v>
                </c:pt>
                <c:pt idx="9113">
                  <c:v>787363200</c:v>
                </c:pt>
                <c:pt idx="9114">
                  <c:v>787449600</c:v>
                </c:pt>
                <c:pt idx="9115">
                  <c:v>787536000</c:v>
                </c:pt>
                <c:pt idx="9116">
                  <c:v>787622400</c:v>
                </c:pt>
                <c:pt idx="9117">
                  <c:v>787708800</c:v>
                </c:pt>
                <c:pt idx="9118">
                  <c:v>787795200</c:v>
                </c:pt>
                <c:pt idx="9119">
                  <c:v>787881600</c:v>
                </c:pt>
                <c:pt idx="9120">
                  <c:v>787968000</c:v>
                </c:pt>
                <c:pt idx="9121">
                  <c:v>788054400</c:v>
                </c:pt>
                <c:pt idx="9122">
                  <c:v>788140800</c:v>
                </c:pt>
                <c:pt idx="9123">
                  <c:v>788227200</c:v>
                </c:pt>
                <c:pt idx="9124">
                  <c:v>788313600</c:v>
                </c:pt>
                <c:pt idx="9125">
                  <c:v>788400000</c:v>
                </c:pt>
                <c:pt idx="9126">
                  <c:v>788486400</c:v>
                </c:pt>
                <c:pt idx="9127">
                  <c:v>788572800</c:v>
                </c:pt>
                <c:pt idx="9128">
                  <c:v>788659200</c:v>
                </c:pt>
                <c:pt idx="9129">
                  <c:v>788745600</c:v>
                </c:pt>
                <c:pt idx="9130">
                  <c:v>788832000</c:v>
                </c:pt>
                <c:pt idx="9131">
                  <c:v>788918400</c:v>
                </c:pt>
                <c:pt idx="9132">
                  <c:v>789004800</c:v>
                </c:pt>
                <c:pt idx="9133">
                  <c:v>789091200</c:v>
                </c:pt>
                <c:pt idx="9134">
                  <c:v>789177600</c:v>
                </c:pt>
                <c:pt idx="9135">
                  <c:v>789264000</c:v>
                </c:pt>
                <c:pt idx="9136">
                  <c:v>789350400</c:v>
                </c:pt>
                <c:pt idx="9137">
                  <c:v>789436800</c:v>
                </c:pt>
                <c:pt idx="9138">
                  <c:v>789523200</c:v>
                </c:pt>
                <c:pt idx="9139">
                  <c:v>789609600</c:v>
                </c:pt>
                <c:pt idx="9140">
                  <c:v>789696000</c:v>
                </c:pt>
                <c:pt idx="9141">
                  <c:v>789782400</c:v>
                </c:pt>
                <c:pt idx="9142">
                  <c:v>789868800</c:v>
                </c:pt>
                <c:pt idx="9143">
                  <c:v>789955200</c:v>
                </c:pt>
                <c:pt idx="9144">
                  <c:v>790041600</c:v>
                </c:pt>
                <c:pt idx="9145">
                  <c:v>790128000</c:v>
                </c:pt>
                <c:pt idx="9146">
                  <c:v>790214400</c:v>
                </c:pt>
                <c:pt idx="9147">
                  <c:v>790300800</c:v>
                </c:pt>
                <c:pt idx="9148">
                  <c:v>790387200</c:v>
                </c:pt>
                <c:pt idx="9149">
                  <c:v>790473600</c:v>
                </c:pt>
                <c:pt idx="9150">
                  <c:v>790560000</c:v>
                </c:pt>
                <c:pt idx="9151">
                  <c:v>790646400</c:v>
                </c:pt>
                <c:pt idx="9152">
                  <c:v>790732800</c:v>
                </c:pt>
                <c:pt idx="9153">
                  <c:v>790819200</c:v>
                </c:pt>
                <c:pt idx="9154">
                  <c:v>790905600</c:v>
                </c:pt>
                <c:pt idx="9155">
                  <c:v>790992000</c:v>
                </c:pt>
                <c:pt idx="9156">
                  <c:v>791078400</c:v>
                </c:pt>
                <c:pt idx="9157">
                  <c:v>791164800</c:v>
                </c:pt>
                <c:pt idx="9158">
                  <c:v>791251200</c:v>
                </c:pt>
                <c:pt idx="9159">
                  <c:v>791337600</c:v>
                </c:pt>
                <c:pt idx="9160">
                  <c:v>791424000</c:v>
                </c:pt>
                <c:pt idx="9161">
                  <c:v>791510400</c:v>
                </c:pt>
                <c:pt idx="9162">
                  <c:v>791596800</c:v>
                </c:pt>
                <c:pt idx="9163">
                  <c:v>791683200</c:v>
                </c:pt>
                <c:pt idx="9164">
                  <c:v>791769600</c:v>
                </c:pt>
                <c:pt idx="9165">
                  <c:v>791856000</c:v>
                </c:pt>
                <c:pt idx="9166">
                  <c:v>791942400</c:v>
                </c:pt>
                <c:pt idx="9167">
                  <c:v>792028800</c:v>
                </c:pt>
                <c:pt idx="9168">
                  <c:v>792115200</c:v>
                </c:pt>
                <c:pt idx="9169">
                  <c:v>792201600</c:v>
                </c:pt>
                <c:pt idx="9170">
                  <c:v>792288000</c:v>
                </c:pt>
                <c:pt idx="9171">
                  <c:v>792374400</c:v>
                </c:pt>
                <c:pt idx="9172">
                  <c:v>792460800</c:v>
                </c:pt>
                <c:pt idx="9173">
                  <c:v>792547200</c:v>
                </c:pt>
                <c:pt idx="9174">
                  <c:v>792633600</c:v>
                </c:pt>
                <c:pt idx="9175">
                  <c:v>792720000</c:v>
                </c:pt>
                <c:pt idx="9176">
                  <c:v>792806400</c:v>
                </c:pt>
                <c:pt idx="9177">
                  <c:v>792892800</c:v>
                </c:pt>
                <c:pt idx="9178">
                  <c:v>792979200</c:v>
                </c:pt>
                <c:pt idx="9179">
                  <c:v>793065600</c:v>
                </c:pt>
                <c:pt idx="9180">
                  <c:v>793152000</c:v>
                </c:pt>
                <c:pt idx="9181">
                  <c:v>793238400</c:v>
                </c:pt>
                <c:pt idx="9182">
                  <c:v>793324800</c:v>
                </c:pt>
                <c:pt idx="9183">
                  <c:v>793411200</c:v>
                </c:pt>
                <c:pt idx="9184">
                  <c:v>793497600</c:v>
                </c:pt>
                <c:pt idx="9185">
                  <c:v>793584000</c:v>
                </c:pt>
                <c:pt idx="9186">
                  <c:v>793670400</c:v>
                </c:pt>
                <c:pt idx="9187">
                  <c:v>793756800</c:v>
                </c:pt>
                <c:pt idx="9188">
                  <c:v>793843200</c:v>
                </c:pt>
                <c:pt idx="9189">
                  <c:v>793929600</c:v>
                </c:pt>
                <c:pt idx="9190">
                  <c:v>794016000</c:v>
                </c:pt>
                <c:pt idx="9191">
                  <c:v>794102400</c:v>
                </c:pt>
                <c:pt idx="9192">
                  <c:v>794188800</c:v>
                </c:pt>
                <c:pt idx="9193">
                  <c:v>794275200</c:v>
                </c:pt>
                <c:pt idx="9194">
                  <c:v>794361600</c:v>
                </c:pt>
                <c:pt idx="9195">
                  <c:v>794448000</c:v>
                </c:pt>
                <c:pt idx="9196">
                  <c:v>794534400</c:v>
                </c:pt>
                <c:pt idx="9197">
                  <c:v>794620800</c:v>
                </c:pt>
                <c:pt idx="9198">
                  <c:v>794707200</c:v>
                </c:pt>
                <c:pt idx="9199">
                  <c:v>794793600</c:v>
                </c:pt>
                <c:pt idx="9200">
                  <c:v>794880000</c:v>
                </c:pt>
                <c:pt idx="9201">
                  <c:v>794966400</c:v>
                </c:pt>
                <c:pt idx="9202">
                  <c:v>795052800</c:v>
                </c:pt>
                <c:pt idx="9203">
                  <c:v>795139200</c:v>
                </c:pt>
                <c:pt idx="9204">
                  <c:v>795225600</c:v>
                </c:pt>
                <c:pt idx="9205">
                  <c:v>795312000</c:v>
                </c:pt>
                <c:pt idx="9206">
                  <c:v>795398400</c:v>
                </c:pt>
                <c:pt idx="9207">
                  <c:v>795484800</c:v>
                </c:pt>
                <c:pt idx="9208">
                  <c:v>795571200</c:v>
                </c:pt>
                <c:pt idx="9209">
                  <c:v>795657600</c:v>
                </c:pt>
                <c:pt idx="9210">
                  <c:v>795744000</c:v>
                </c:pt>
                <c:pt idx="9211">
                  <c:v>795830400</c:v>
                </c:pt>
                <c:pt idx="9212">
                  <c:v>795916800</c:v>
                </c:pt>
                <c:pt idx="9213">
                  <c:v>796003200</c:v>
                </c:pt>
                <c:pt idx="9214">
                  <c:v>796089600</c:v>
                </c:pt>
                <c:pt idx="9215">
                  <c:v>796176000</c:v>
                </c:pt>
                <c:pt idx="9216">
                  <c:v>796262400</c:v>
                </c:pt>
                <c:pt idx="9217">
                  <c:v>796348800</c:v>
                </c:pt>
                <c:pt idx="9218">
                  <c:v>796435200</c:v>
                </c:pt>
                <c:pt idx="9219">
                  <c:v>796521600</c:v>
                </c:pt>
                <c:pt idx="9220">
                  <c:v>796608000</c:v>
                </c:pt>
                <c:pt idx="9221">
                  <c:v>796694400</c:v>
                </c:pt>
                <c:pt idx="9222">
                  <c:v>796780800</c:v>
                </c:pt>
                <c:pt idx="9223">
                  <c:v>796867200</c:v>
                </c:pt>
                <c:pt idx="9224">
                  <c:v>796953600</c:v>
                </c:pt>
                <c:pt idx="9225">
                  <c:v>797040000</c:v>
                </c:pt>
                <c:pt idx="9226">
                  <c:v>797126400</c:v>
                </c:pt>
                <c:pt idx="9227">
                  <c:v>797212800</c:v>
                </c:pt>
                <c:pt idx="9228">
                  <c:v>797299200</c:v>
                </c:pt>
                <c:pt idx="9229">
                  <c:v>797385600</c:v>
                </c:pt>
                <c:pt idx="9230">
                  <c:v>797472000</c:v>
                </c:pt>
                <c:pt idx="9231">
                  <c:v>797558400</c:v>
                </c:pt>
                <c:pt idx="9232">
                  <c:v>797644800</c:v>
                </c:pt>
                <c:pt idx="9233">
                  <c:v>797731200</c:v>
                </c:pt>
                <c:pt idx="9234">
                  <c:v>797817600</c:v>
                </c:pt>
                <c:pt idx="9235">
                  <c:v>797904000</c:v>
                </c:pt>
                <c:pt idx="9236">
                  <c:v>797990400</c:v>
                </c:pt>
                <c:pt idx="9237">
                  <c:v>798076800</c:v>
                </c:pt>
                <c:pt idx="9238">
                  <c:v>798163200</c:v>
                </c:pt>
                <c:pt idx="9239">
                  <c:v>798249600</c:v>
                </c:pt>
                <c:pt idx="9240">
                  <c:v>798336000</c:v>
                </c:pt>
                <c:pt idx="9241">
                  <c:v>798422400</c:v>
                </c:pt>
                <c:pt idx="9242">
                  <c:v>798508800</c:v>
                </c:pt>
                <c:pt idx="9243">
                  <c:v>798595200</c:v>
                </c:pt>
                <c:pt idx="9244">
                  <c:v>798681600</c:v>
                </c:pt>
                <c:pt idx="9245">
                  <c:v>798768000</c:v>
                </c:pt>
                <c:pt idx="9246">
                  <c:v>798854400</c:v>
                </c:pt>
                <c:pt idx="9247">
                  <c:v>798940800</c:v>
                </c:pt>
                <c:pt idx="9248">
                  <c:v>799027200</c:v>
                </c:pt>
                <c:pt idx="9249">
                  <c:v>799113600</c:v>
                </c:pt>
                <c:pt idx="9250">
                  <c:v>799200000</c:v>
                </c:pt>
                <c:pt idx="9251">
                  <c:v>799286400</c:v>
                </c:pt>
                <c:pt idx="9252">
                  <c:v>799372800</c:v>
                </c:pt>
                <c:pt idx="9253">
                  <c:v>799459200</c:v>
                </c:pt>
                <c:pt idx="9254">
                  <c:v>799545600</c:v>
                </c:pt>
                <c:pt idx="9255">
                  <c:v>799632000</c:v>
                </c:pt>
                <c:pt idx="9256">
                  <c:v>799718400</c:v>
                </c:pt>
                <c:pt idx="9257">
                  <c:v>799804800</c:v>
                </c:pt>
                <c:pt idx="9258">
                  <c:v>799891200</c:v>
                </c:pt>
                <c:pt idx="9259">
                  <c:v>799977600</c:v>
                </c:pt>
                <c:pt idx="9260">
                  <c:v>800064000</c:v>
                </c:pt>
                <c:pt idx="9261">
                  <c:v>800150400</c:v>
                </c:pt>
                <c:pt idx="9262">
                  <c:v>800236800</c:v>
                </c:pt>
                <c:pt idx="9263">
                  <c:v>800323200</c:v>
                </c:pt>
                <c:pt idx="9264">
                  <c:v>800409600</c:v>
                </c:pt>
                <c:pt idx="9265">
                  <c:v>800496000</c:v>
                </c:pt>
                <c:pt idx="9266">
                  <c:v>800582400</c:v>
                </c:pt>
                <c:pt idx="9267">
                  <c:v>800668800</c:v>
                </c:pt>
                <c:pt idx="9268">
                  <c:v>800755200</c:v>
                </c:pt>
                <c:pt idx="9269">
                  <c:v>800841600</c:v>
                </c:pt>
                <c:pt idx="9270">
                  <c:v>800928000</c:v>
                </c:pt>
                <c:pt idx="9271">
                  <c:v>801014400</c:v>
                </c:pt>
                <c:pt idx="9272">
                  <c:v>801100800</c:v>
                </c:pt>
                <c:pt idx="9273">
                  <c:v>801187200</c:v>
                </c:pt>
                <c:pt idx="9274">
                  <c:v>801273600</c:v>
                </c:pt>
                <c:pt idx="9275">
                  <c:v>801360000</c:v>
                </c:pt>
                <c:pt idx="9276">
                  <c:v>801446400</c:v>
                </c:pt>
                <c:pt idx="9277">
                  <c:v>801532800</c:v>
                </c:pt>
                <c:pt idx="9278">
                  <c:v>801619200</c:v>
                </c:pt>
                <c:pt idx="9279">
                  <c:v>801705600</c:v>
                </c:pt>
                <c:pt idx="9280">
                  <c:v>801792000</c:v>
                </c:pt>
                <c:pt idx="9281">
                  <c:v>801878400</c:v>
                </c:pt>
                <c:pt idx="9282">
                  <c:v>801964800</c:v>
                </c:pt>
                <c:pt idx="9283">
                  <c:v>802051200</c:v>
                </c:pt>
                <c:pt idx="9284">
                  <c:v>802137600</c:v>
                </c:pt>
                <c:pt idx="9285">
                  <c:v>802224000</c:v>
                </c:pt>
                <c:pt idx="9286">
                  <c:v>802310400</c:v>
                </c:pt>
                <c:pt idx="9287">
                  <c:v>802396800</c:v>
                </c:pt>
                <c:pt idx="9288">
                  <c:v>802483200</c:v>
                </c:pt>
                <c:pt idx="9289">
                  <c:v>802569600</c:v>
                </c:pt>
                <c:pt idx="9290">
                  <c:v>802656000</c:v>
                </c:pt>
                <c:pt idx="9291">
                  <c:v>802742400</c:v>
                </c:pt>
                <c:pt idx="9292">
                  <c:v>802828800</c:v>
                </c:pt>
                <c:pt idx="9293">
                  <c:v>802915200</c:v>
                </c:pt>
                <c:pt idx="9294">
                  <c:v>803001600</c:v>
                </c:pt>
                <c:pt idx="9295">
                  <c:v>803088000</c:v>
                </c:pt>
                <c:pt idx="9296">
                  <c:v>803174400</c:v>
                </c:pt>
                <c:pt idx="9297">
                  <c:v>803260800</c:v>
                </c:pt>
                <c:pt idx="9298">
                  <c:v>803347200</c:v>
                </c:pt>
                <c:pt idx="9299">
                  <c:v>803433600</c:v>
                </c:pt>
                <c:pt idx="9300">
                  <c:v>803520000</c:v>
                </c:pt>
                <c:pt idx="9301">
                  <c:v>803606400</c:v>
                </c:pt>
                <c:pt idx="9302">
                  <c:v>803692800</c:v>
                </c:pt>
                <c:pt idx="9303">
                  <c:v>803779200</c:v>
                </c:pt>
                <c:pt idx="9304">
                  <c:v>803865600</c:v>
                </c:pt>
                <c:pt idx="9305">
                  <c:v>803952000</c:v>
                </c:pt>
                <c:pt idx="9306">
                  <c:v>804038400</c:v>
                </c:pt>
                <c:pt idx="9307">
                  <c:v>804124800</c:v>
                </c:pt>
                <c:pt idx="9308">
                  <c:v>804211200</c:v>
                </c:pt>
                <c:pt idx="9309">
                  <c:v>804297600</c:v>
                </c:pt>
                <c:pt idx="9310">
                  <c:v>804384000</c:v>
                </c:pt>
                <c:pt idx="9311">
                  <c:v>804470400</c:v>
                </c:pt>
                <c:pt idx="9312">
                  <c:v>804556800</c:v>
                </c:pt>
                <c:pt idx="9313">
                  <c:v>804643200</c:v>
                </c:pt>
                <c:pt idx="9314">
                  <c:v>804729600</c:v>
                </c:pt>
                <c:pt idx="9315">
                  <c:v>804816000</c:v>
                </c:pt>
                <c:pt idx="9316">
                  <c:v>804902400</c:v>
                </c:pt>
                <c:pt idx="9317">
                  <c:v>804988800</c:v>
                </c:pt>
                <c:pt idx="9318">
                  <c:v>805075200</c:v>
                </c:pt>
                <c:pt idx="9319">
                  <c:v>805161600</c:v>
                </c:pt>
                <c:pt idx="9320">
                  <c:v>805248000</c:v>
                </c:pt>
                <c:pt idx="9321">
                  <c:v>805334400</c:v>
                </c:pt>
                <c:pt idx="9322">
                  <c:v>805420800</c:v>
                </c:pt>
                <c:pt idx="9323">
                  <c:v>805507200</c:v>
                </c:pt>
                <c:pt idx="9324">
                  <c:v>805593600</c:v>
                </c:pt>
                <c:pt idx="9325">
                  <c:v>805680000</c:v>
                </c:pt>
                <c:pt idx="9326">
                  <c:v>805766400</c:v>
                </c:pt>
                <c:pt idx="9327">
                  <c:v>805852800</c:v>
                </c:pt>
                <c:pt idx="9328">
                  <c:v>805939200</c:v>
                </c:pt>
                <c:pt idx="9329">
                  <c:v>806025600</c:v>
                </c:pt>
                <c:pt idx="9330">
                  <c:v>806112000</c:v>
                </c:pt>
                <c:pt idx="9331">
                  <c:v>806198400</c:v>
                </c:pt>
                <c:pt idx="9332">
                  <c:v>806284800</c:v>
                </c:pt>
                <c:pt idx="9333">
                  <c:v>806371200</c:v>
                </c:pt>
                <c:pt idx="9334">
                  <c:v>806457600</c:v>
                </c:pt>
                <c:pt idx="9335">
                  <c:v>806544000</c:v>
                </c:pt>
                <c:pt idx="9336">
                  <c:v>806630400</c:v>
                </c:pt>
                <c:pt idx="9337">
                  <c:v>806716800</c:v>
                </c:pt>
                <c:pt idx="9338">
                  <c:v>806803200</c:v>
                </c:pt>
                <c:pt idx="9339">
                  <c:v>806889600</c:v>
                </c:pt>
                <c:pt idx="9340">
                  <c:v>806976000</c:v>
                </c:pt>
                <c:pt idx="9341">
                  <c:v>807062400</c:v>
                </c:pt>
                <c:pt idx="9342">
                  <c:v>807148800</c:v>
                </c:pt>
                <c:pt idx="9343">
                  <c:v>807235200</c:v>
                </c:pt>
                <c:pt idx="9344">
                  <c:v>807321600</c:v>
                </c:pt>
                <c:pt idx="9345">
                  <c:v>807408000</c:v>
                </c:pt>
                <c:pt idx="9346">
                  <c:v>807494400</c:v>
                </c:pt>
                <c:pt idx="9347">
                  <c:v>807580800</c:v>
                </c:pt>
                <c:pt idx="9348">
                  <c:v>807667200</c:v>
                </c:pt>
                <c:pt idx="9349">
                  <c:v>807753600</c:v>
                </c:pt>
                <c:pt idx="9350">
                  <c:v>807840000</c:v>
                </c:pt>
                <c:pt idx="9351">
                  <c:v>807926400</c:v>
                </c:pt>
                <c:pt idx="9352">
                  <c:v>808012800</c:v>
                </c:pt>
                <c:pt idx="9353">
                  <c:v>808099200</c:v>
                </c:pt>
                <c:pt idx="9354">
                  <c:v>808185600</c:v>
                </c:pt>
                <c:pt idx="9355">
                  <c:v>808272000</c:v>
                </c:pt>
                <c:pt idx="9356">
                  <c:v>808358400</c:v>
                </c:pt>
                <c:pt idx="9357">
                  <c:v>808444800</c:v>
                </c:pt>
                <c:pt idx="9358">
                  <c:v>808531200</c:v>
                </c:pt>
                <c:pt idx="9359">
                  <c:v>808617600</c:v>
                </c:pt>
                <c:pt idx="9360">
                  <c:v>808704000</c:v>
                </c:pt>
                <c:pt idx="9361">
                  <c:v>808790400</c:v>
                </c:pt>
                <c:pt idx="9362">
                  <c:v>808876800</c:v>
                </c:pt>
                <c:pt idx="9363">
                  <c:v>808963200</c:v>
                </c:pt>
                <c:pt idx="9364">
                  <c:v>809049600</c:v>
                </c:pt>
                <c:pt idx="9365">
                  <c:v>809136000</c:v>
                </c:pt>
                <c:pt idx="9366">
                  <c:v>809222400</c:v>
                </c:pt>
                <c:pt idx="9367">
                  <c:v>809308800</c:v>
                </c:pt>
                <c:pt idx="9368">
                  <c:v>809395200</c:v>
                </c:pt>
                <c:pt idx="9369">
                  <c:v>809481600</c:v>
                </c:pt>
                <c:pt idx="9370">
                  <c:v>809568000</c:v>
                </c:pt>
                <c:pt idx="9371">
                  <c:v>809654400</c:v>
                </c:pt>
                <c:pt idx="9372">
                  <c:v>809740800</c:v>
                </c:pt>
                <c:pt idx="9373">
                  <c:v>809827200</c:v>
                </c:pt>
                <c:pt idx="9374">
                  <c:v>809913600</c:v>
                </c:pt>
                <c:pt idx="9375">
                  <c:v>810000000</c:v>
                </c:pt>
                <c:pt idx="9376">
                  <c:v>810086400</c:v>
                </c:pt>
                <c:pt idx="9377">
                  <c:v>810172800</c:v>
                </c:pt>
                <c:pt idx="9378">
                  <c:v>810259200</c:v>
                </c:pt>
                <c:pt idx="9379">
                  <c:v>810345600</c:v>
                </c:pt>
                <c:pt idx="9380">
                  <c:v>810432000</c:v>
                </c:pt>
                <c:pt idx="9381">
                  <c:v>810518400</c:v>
                </c:pt>
                <c:pt idx="9382">
                  <c:v>810604800</c:v>
                </c:pt>
                <c:pt idx="9383">
                  <c:v>810691200</c:v>
                </c:pt>
                <c:pt idx="9384">
                  <c:v>810777600</c:v>
                </c:pt>
                <c:pt idx="9385">
                  <c:v>810864000</c:v>
                </c:pt>
                <c:pt idx="9386">
                  <c:v>810950400</c:v>
                </c:pt>
                <c:pt idx="9387">
                  <c:v>811036800</c:v>
                </c:pt>
                <c:pt idx="9388">
                  <c:v>811123200</c:v>
                </c:pt>
                <c:pt idx="9389">
                  <c:v>811209600</c:v>
                </c:pt>
                <c:pt idx="9390">
                  <c:v>811296000</c:v>
                </c:pt>
                <c:pt idx="9391">
                  <c:v>811382400</c:v>
                </c:pt>
                <c:pt idx="9392">
                  <c:v>811468800</c:v>
                </c:pt>
                <c:pt idx="9393">
                  <c:v>811555200</c:v>
                </c:pt>
                <c:pt idx="9394">
                  <c:v>811641600</c:v>
                </c:pt>
                <c:pt idx="9395">
                  <c:v>811728000</c:v>
                </c:pt>
                <c:pt idx="9396">
                  <c:v>811814400</c:v>
                </c:pt>
                <c:pt idx="9397">
                  <c:v>811900800</c:v>
                </c:pt>
                <c:pt idx="9398">
                  <c:v>811987200</c:v>
                </c:pt>
                <c:pt idx="9399">
                  <c:v>812073600</c:v>
                </c:pt>
                <c:pt idx="9400">
                  <c:v>812160000</c:v>
                </c:pt>
                <c:pt idx="9401">
                  <c:v>812246400</c:v>
                </c:pt>
                <c:pt idx="9402">
                  <c:v>812332800</c:v>
                </c:pt>
                <c:pt idx="9403">
                  <c:v>812419200</c:v>
                </c:pt>
                <c:pt idx="9404">
                  <c:v>812505600</c:v>
                </c:pt>
                <c:pt idx="9405">
                  <c:v>812592000</c:v>
                </c:pt>
                <c:pt idx="9406">
                  <c:v>812678400</c:v>
                </c:pt>
                <c:pt idx="9407">
                  <c:v>812764800</c:v>
                </c:pt>
                <c:pt idx="9408">
                  <c:v>812851200</c:v>
                </c:pt>
                <c:pt idx="9409">
                  <c:v>812937600</c:v>
                </c:pt>
                <c:pt idx="9410">
                  <c:v>813024000</c:v>
                </c:pt>
                <c:pt idx="9411">
                  <c:v>813110400</c:v>
                </c:pt>
                <c:pt idx="9412">
                  <c:v>813196800</c:v>
                </c:pt>
                <c:pt idx="9413">
                  <c:v>813283200</c:v>
                </c:pt>
                <c:pt idx="9414">
                  <c:v>813369600</c:v>
                </c:pt>
                <c:pt idx="9415">
                  <c:v>813456000</c:v>
                </c:pt>
                <c:pt idx="9416">
                  <c:v>813542400</c:v>
                </c:pt>
                <c:pt idx="9417">
                  <c:v>813628800</c:v>
                </c:pt>
                <c:pt idx="9418">
                  <c:v>813715200</c:v>
                </c:pt>
                <c:pt idx="9419">
                  <c:v>813801600</c:v>
                </c:pt>
                <c:pt idx="9420">
                  <c:v>813888000</c:v>
                </c:pt>
                <c:pt idx="9421">
                  <c:v>813974400</c:v>
                </c:pt>
                <c:pt idx="9422">
                  <c:v>814060800</c:v>
                </c:pt>
                <c:pt idx="9423">
                  <c:v>814147200</c:v>
                </c:pt>
                <c:pt idx="9424">
                  <c:v>814233600</c:v>
                </c:pt>
                <c:pt idx="9425">
                  <c:v>814320000</c:v>
                </c:pt>
                <c:pt idx="9426">
                  <c:v>814406400</c:v>
                </c:pt>
                <c:pt idx="9427">
                  <c:v>814492800</c:v>
                </c:pt>
                <c:pt idx="9428">
                  <c:v>814579200</c:v>
                </c:pt>
                <c:pt idx="9429">
                  <c:v>814665600</c:v>
                </c:pt>
                <c:pt idx="9430">
                  <c:v>814752000</c:v>
                </c:pt>
                <c:pt idx="9431">
                  <c:v>814838400</c:v>
                </c:pt>
                <c:pt idx="9432">
                  <c:v>814924800</c:v>
                </c:pt>
                <c:pt idx="9433">
                  <c:v>815011200</c:v>
                </c:pt>
                <c:pt idx="9434">
                  <c:v>815097600</c:v>
                </c:pt>
                <c:pt idx="9435">
                  <c:v>815184000</c:v>
                </c:pt>
                <c:pt idx="9436">
                  <c:v>815270400</c:v>
                </c:pt>
                <c:pt idx="9437">
                  <c:v>815356800</c:v>
                </c:pt>
                <c:pt idx="9438">
                  <c:v>815443200</c:v>
                </c:pt>
                <c:pt idx="9439">
                  <c:v>815529600</c:v>
                </c:pt>
                <c:pt idx="9440">
                  <c:v>815616000</c:v>
                </c:pt>
                <c:pt idx="9441">
                  <c:v>815702400</c:v>
                </c:pt>
                <c:pt idx="9442">
                  <c:v>815788800</c:v>
                </c:pt>
                <c:pt idx="9443">
                  <c:v>815875200</c:v>
                </c:pt>
                <c:pt idx="9444">
                  <c:v>815961600</c:v>
                </c:pt>
                <c:pt idx="9445">
                  <c:v>816048000</c:v>
                </c:pt>
                <c:pt idx="9446">
                  <c:v>816134400</c:v>
                </c:pt>
                <c:pt idx="9447">
                  <c:v>816220800</c:v>
                </c:pt>
                <c:pt idx="9448">
                  <c:v>816307200</c:v>
                </c:pt>
                <c:pt idx="9449">
                  <c:v>816393600</c:v>
                </c:pt>
                <c:pt idx="9450">
                  <c:v>816480000</c:v>
                </c:pt>
                <c:pt idx="9451">
                  <c:v>816566400</c:v>
                </c:pt>
                <c:pt idx="9452">
                  <c:v>816652800</c:v>
                </c:pt>
                <c:pt idx="9453">
                  <c:v>816739200</c:v>
                </c:pt>
                <c:pt idx="9454">
                  <c:v>816825600</c:v>
                </c:pt>
                <c:pt idx="9455">
                  <c:v>816912000</c:v>
                </c:pt>
                <c:pt idx="9456">
                  <c:v>816998400</c:v>
                </c:pt>
                <c:pt idx="9457">
                  <c:v>817084800</c:v>
                </c:pt>
                <c:pt idx="9458">
                  <c:v>817171200</c:v>
                </c:pt>
                <c:pt idx="9459">
                  <c:v>817257600</c:v>
                </c:pt>
                <c:pt idx="9460">
                  <c:v>817344000</c:v>
                </c:pt>
                <c:pt idx="9461">
                  <c:v>817430400</c:v>
                </c:pt>
                <c:pt idx="9462">
                  <c:v>817516800</c:v>
                </c:pt>
                <c:pt idx="9463">
                  <c:v>817603200</c:v>
                </c:pt>
                <c:pt idx="9464">
                  <c:v>817689600</c:v>
                </c:pt>
                <c:pt idx="9465">
                  <c:v>817776000</c:v>
                </c:pt>
                <c:pt idx="9466">
                  <c:v>817862400</c:v>
                </c:pt>
                <c:pt idx="9467">
                  <c:v>817948800</c:v>
                </c:pt>
                <c:pt idx="9468">
                  <c:v>818035200</c:v>
                </c:pt>
                <c:pt idx="9469">
                  <c:v>818121600</c:v>
                </c:pt>
                <c:pt idx="9470">
                  <c:v>818208000</c:v>
                </c:pt>
                <c:pt idx="9471">
                  <c:v>818294400</c:v>
                </c:pt>
                <c:pt idx="9472">
                  <c:v>818380800</c:v>
                </c:pt>
                <c:pt idx="9473">
                  <c:v>818467200</c:v>
                </c:pt>
                <c:pt idx="9474">
                  <c:v>818553600</c:v>
                </c:pt>
                <c:pt idx="9475">
                  <c:v>818640000</c:v>
                </c:pt>
                <c:pt idx="9476">
                  <c:v>818726400</c:v>
                </c:pt>
                <c:pt idx="9477">
                  <c:v>818812800</c:v>
                </c:pt>
                <c:pt idx="9478">
                  <c:v>818899200</c:v>
                </c:pt>
                <c:pt idx="9479">
                  <c:v>818985600</c:v>
                </c:pt>
                <c:pt idx="9480">
                  <c:v>819072000</c:v>
                </c:pt>
                <c:pt idx="9481">
                  <c:v>819158400</c:v>
                </c:pt>
                <c:pt idx="9482">
                  <c:v>819244800</c:v>
                </c:pt>
                <c:pt idx="9483">
                  <c:v>819331200</c:v>
                </c:pt>
                <c:pt idx="9484">
                  <c:v>819417600</c:v>
                </c:pt>
                <c:pt idx="9485">
                  <c:v>819504000</c:v>
                </c:pt>
                <c:pt idx="9486">
                  <c:v>819590400</c:v>
                </c:pt>
                <c:pt idx="9487">
                  <c:v>819676800</c:v>
                </c:pt>
                <c:pt idx="9488">
                  <c:v>819763200</c:v>
                </c:pt>
                <c:pt idx="9489">
                  <c:v>819849600</c:v>
                </c:pt>
                <c:pt idx="9490">
                  <c:v>819936000</c:v>
                </c:pt>
                <c:pt idx="9491">
                  <c:v>820022400</c:v>
                </c:pt>
                <c:pt idx="9492">
                  <c:v>820108800</c:v>
                </c:pt>
                <c:pt idx="9493">
                  <c:v>820195200</c:v>
                </c:pt>
                <c:pt idx="9494">
                  <c:v>820281600</c:v>
                </c:pt>
                <c:pt idx="9495">
                  <c:v>820368000</c:v>
                </c:pt>
                <c:pt idx="9496">
                  <c:v>820454400</c:v>
                </c:pt>
                <c:pt idx="9497">
                  <c:v>820540800</c:v>
                </c:pt>
                <c:pt idx="9498">
                  <c:v>820627200</c:v>
                </c:pt>
                <c:pt idx="9499">
                  <c:v>820713600</c:v>
                </c:pt>
                <c:pt idx="9500">
                  <c:v>820800000</c:v>
                </c:pt>
                <c:pt idx="9501">
                  <c:v>820886400</c:v>
                </c:pt>
                <c:pt idx="9502">
                  <c:v>820972800</c:v>
                </c:pt>
                <c:pt idx="9503">
                  <c:v>821059200</c:v>
                </c:pt>
                <c:pt idx="9504">
                  <c:v>821145600</c:v>
                </c:pt>
                <c:pt idx="9505">
                  <c:v>821232000</c:v>
                </c:pt>
                <c:pt idx="9506">
                  <c:v>821318400</c:v>
                </c:pt>
                <c:pt idx="9507">
                  <c:v>821404800</c:v>
                </c:pt>
                <c:pt idx="9508">
                  <c:v>821491200</c:v>
                </c:pt>
                <c:pt idx="9509">
                  <c:v>821577600</c:v>
                </c:pt>
                <c:pt idx="9510">
                  <c:v>821664000</c:v>
                </c:pt>
                <c:pt idx="9511">
                  <c:v>821750400</c:v>
                </c:pt>
                <c:pt idx="9512">
                  <c:v>821836800</c:v>
                </c:pt>
                <c:pt idx="9513">
                  <c:v>821923200</c:v>
                </c:pt>
                <c:pt idx="9514">
                  <c:v>822009600</c:v>
                </c:pt>
                <c:pt idx="9515">
                  <c:v>822096000</c:v>
                </c:pt>
                <c:pt idx="9516">
                  <c:v>822182400</c:v>
                </c:pt>
                <c:pt idx="9517">
                  <c:v>822268800</c:v>
                </c:pt>
                <c:pt idx="9518">
                  <c:v>822355200</c:v>
                </c:pt>
                <c:pt idx="9519">
                  <c:v>822441600</c:v>
                </c:pt>
                <c:pt idx="9520">
                  <c:v>822528000</c:v>
                </c:pt>
                <c:pt idx="9521">
                  <c:v>822614400</c:v>
                </c:pt>
                <c:pt idx="9522">
                  <c:v>822700800</c:v>
                </c:pt>
                <c:pt idx="9523">
                  <c:v>822787200</c:v>
                </c:pt>
                <c:pt idx="9524">
                  <c:v>822873600</c:v>
                </c:pt>
                <c:pt idx="9525">
                  <c:v>822960000</c:v>
                </c:pt>
                <c:pt idx="9526">
                  <c:v>823046400</c:v>
                </c:pt>
                <c:pt idx="9527">
                  <c:v>823132800</c:v>
                </c:pt>
                <c:pt idx="9528">
                  <c:v>823219200</c:v>
                </c:pt>
                <c:pt idx="9529">
                  <c:v>823305600</c:v>
                </c:pt>
                <c:pt idx="9530">
                  <c:v>823392000</c:v>
                </c:pt>
                <c:pt idx="9531">
                  <c:v>823478400</c:v>
                </c:pt>
                <c:pt idx="9532">
                  <c:v>823564800</c:v>
                </c:pt>
                <c:pt idx="9533">
                  <c:v>823651200</c:v>
                </c:pt>
                <c:pt idx="9534">
                  <c:v>823737600</c:v>
                </c:pt>
                <c:pt idx="9535">
                  <c:v>823824000</c:v>
                </c:pt>
                <c:pt idx="9536">
                  <c:v>823910400</c:v>
                </c:pt>
                <c:pt idx="9537">
                  <c:v>823996800</c:v>
                </c:pt>
                <c:pt idx="9538">
                  <c:v>824083200</c:v>
                </c:pt>
                <c:pt idx="9539">
                  <c:v>824169600</c:v>
                </c:pt>
                <c:pt idx="9540">
                  <c:v>824256000</c:v>
                </c:pt>
                <c:pt idx="9541">
                  <c:v>824342400</c:v>
                </c:pt>
                <c:pt idx="9542">
                  <c:v>824428800</c:v>
                </c:pt>
                <c:pt idx="9543">
                  <c:v>824515200</c:v>
                </c:pt>
                <c:pt idx="9544">
                  <c:v>824601600</c:v>
                </c:pt>
                <c:pt idx="9545">
                  <c:v>824688000</c:v>
                </c:pt>
                <c:pt idx="9546">
                  <c:v>824774400</c:v>
                </c:pt>
                <c:pt idx="9547">
                  <c:v>824860800</c:v>
                </c:pt>
                <c:pt idx="9548">
                  <c:v>824947200</c:v>
                </c:pt>
                <c:pt idx="9549">
                  <c:v>825033600</c:v>
                </c:pt>
                <c:pt idx="9550">
                  <c:v>825120000</c:v>
                </c:pt>
                <c:pt idx="9551">
                  <c:v>825206400</c:v>
                </c:pt>
                <c:pt idx="9552">
                  <c:v>825292800</c:v>
                </c:pt>
                <c:pt idx="9553">
                  <c:v>825379200</c:v>
                </c:pt>
                <c:pt idx="9554">
                  <c:v>825465600</c:v>
                </c:pt>
                <c:pt idx="9555">
                  <c:v>825552000</c:v>
                </c:pt>
                <c:pt idx="9556">
                  <c:v>825638400</c:v>
                </c:pt>
                <c:pt idx="9557">
                  <c:v>825724800</c:v>
                </c:pt>
                <c:pt idx="9558">
                  <c:v>825811200</c:v>
                </c:pt>
                <c:pt idx="9559">
                  <c:v>825897600</c:v>
                </c:pt>
                <c:pt idx="9560">
                  <c:v>825984000</c:v>
                </c:pt>
                <c:pt idx="9561">
                  <c:v>826070400</c:v>
                </c:pt>
                <c:pt idx="9562">
                  <c:v>826156800</c:v>
                </c:pt>
                <c:pt idx="9563">
                  <c:v>826243200</c:v>
                </c:pt>
                <c:pt idx="9564">
                  <c:v>826329600</c:v>
                </c:pt>
                <c:pt idx="9565">
                  <c:v>826416000</c:v>
                </c:pt>
                <c:pt idx="9566">
                  <c:v>826502400</c:v>
                </c:pt>
                <c:pt idx="9567">
                  <c:v>826588800</c:v>
                </c:pt>
                <c:pt idx="9568">
                  <c:v>826675200</c:v>
                </c:pt>
                <c:pt idx="9569">
                  <c:v>826761600</c:v>
                </c:pt>
                <c:pt idx="9570">
                  <c:v>826848000</c:v>
                </c:pt>
                <c:pt idx="9571">
                  <c:v>826934400</c:v>
                </c:pt>
                <c:pt idx="9572">
                  <c:v>827020800</c:v>
                </c:pt>
                <c:pt idx="9573">
                  <c:v>827107200</c:v>
                </c:pt>
                <c:pt idx="9574">
                  <c:v>827193600</c:v>
                </c:pt>
                <c:pt idx="9575">
                  <c:v>827280000</c:v>
                </c:pt>
                <c:pt idx="9576">
                  <c:v>827366400</c:v>
                </c:pt>
                <c:pt idx="9577">
                  <c:v>827452800</c:v>
                </c:pt>
                <c:pt idx="9578">
                  <c:v>827539200</c:v>
                </c:pt>
                <c:pt idx="9579">
                  <c:v>827625600</c:v>
                </c:pt>
                <c:pt idx="9580">
                  <c:v>827712000</c:v>
                </c:pt>
                <c:pt idx="9581">
                  <c:v>827798400</c:v>
                </c:pt>
                <c:pt idx="9582">
                  <c:v>827884800</c:v>
                </c:pt>
                <c:pt idx="9583">
                  <c:v>827971200</c:v>
                </c:pt>
                <c:pt idx="9584">
                  <c:v>828057600</c:v>
                </c:pt>
                <c:pt idx="9585">
                  <c:v>828144000</c:v>
                </c:pt>
                <c:pt idx="9586">
                  <c:v>828230400</c:v>
                </c:pt>
                <c:pt idx="9587">
                  <c:v>828316800</c:v>
                </c:pt>
                <c:pt idx="9588">
                  <c:v>828403200</c:v>
                </c:pt>
                <c:pt idx="9589">
                  <c:v>828489600</c:v>
                </c:pt>
                <c:pt idx="9590">
                  <c:v>828576000</c:v>
                </c:pt>
                <c:pt idx="9591">
                  <c:v>828662400</c:v>
                </c:pt>
                <c:pt idx="9592">
                  <c:v>828748800</c:v>
                </c:pt>
                <c:pt idx="9593">
                  <c:v>828835200</c:v>
                </c:pt>
                <c:pt idx="9594">
                  <c:v>828921600</c:v>
                </c:pt>
                <c:pt idx="9595">
                  <c:v>829008000</c:v>
                </c:pt>
                <c:pt idx="9596">
                  <c:v>829094400</c:v>
                </c:pt>
                <c:pt idx="9597">
                  <c:v>829180800</c:v>
                </c:pt>
                <c:pt idx="9598">
                  <c:v>829267200</c:v>
                </c:pt>
                <c:pt idx="9599">
                  <c:v>829353600</c:v>
                </c:pt>
                <c:pt idx="9600">
                  <c:v>829440000</c:v>
                </c:pt>
                <c:pt idx="9601">
                  <c:v>829526400</c:v>
                </c:pt>
                <c:pt idx="9602">
                  <c:v>829612800</c:v>
                </c:pt>
                <c:pt idx="9603">
                  <c:v>829699200</c:v>
                </c:pt>
                <c:pt idx="9604">
                  <c:v>829785600</c:v>
                </c:pt>
                <c:pt idx="9605">
                  <c:v>829872000</c:v>
                </c:pt>
                <c:pt idx="9606">
                  <c:v>829958400</c:v>
                </c:pt>
                <c:pt idx="9607">
                  <c:v>830044800</c:v>
                </c:pt>
                <c:pt idx="9608">
                  <c:v>830131200</c:v>
                </c:pt>
                <c:pt idx="9609">
                  <c:v>830217600</c:v>
                </c:pt>
                <c:pt idx="9610">
                  <c:v>830304000</c:v>
                </c:pt>
                <c:pt idx="9611">
                  <c:v>830390400</c:v>
                </c:pt>
                <c:pt idx="9612">
                  <c:v>830476800</c:v>
                </c:pt>
                <c:pt idx="9613">
                  <c:v>830563200</c:v>
                </c:pt>
                <c:pt idx="9614">
                  <c:v>830649600</c:v>
                </c:pt>
                <c:pt idx="9615">
                  <c:v>830736000</c:v>
                </c:pt>
                <c:pt idx="9616">
                  <c:v>830822400</c:v>
                </c:pt>
                <c:pt idx="9617">
                  <c:v>830908800</c:v>
                </c:pt>
                <c:pt idx="9618">
                  <c:v>830995200</c:v>
                </c:pt>
                <c:pt idx="9619">
                  <c:v>831081600</c:v>
                </c:pt>
                <c:pt idx="9620">
                  <c:v>831168000</c:v>
                </c:pt>
                <c:pt idx="9621">
                  <c:v>831254400</c:v>
                </c:pt>
                <c:pt idx="9622">
                  <c:v>831340800</c:v>
                </c:pt>
                <c:pt idx="9623">
                  <c:v>831427200</c:v>
                </c:pt>
                <c:pt idx="9624">
                  <c:v>831513600</c:v>
                </c:pt>
                <c:pt idx="9625">
                  <c:v>831600000</c:v>
                </c:pt>
                <c:pt idx="9626">
                  <c:v>831686400</c:v>
                </c:pt>
                <c:pt idx="9627">
                  <c:v>831772800</c:v>
                </c:pt>
                <c:pt idx="9628">
                  <c:v>831859200</c:v>
                </c:pt>
                <c:pt idx="9629">
                  <c:v>831945600</c:v>
                </c:pt>
                <c:pt idx="9630">
                  <c:v>832032000</c:v>
                </c:pt>
                <c:pt idx="9631">
                  <c:v>832118400</c:v>
                </c:pt>
                <c:pt idx="9632">
                  <c:v>832204800</c:v>
                </c:pt>
                <c:pt idx="9633">
                  <c:v>832291200</c:v>
                </c:pt>
                <c:pt idx="9634">
                  <c:v>832377600</c:v>
                </c:pt>
                <c:pt idx="9635">
                  <c:v>832464000</c:v>
                </c:pt>
                <c:pt idx="9636">
                  <c:v>832550400</c:v>
                </c:pt>
                <c:pt idx="9637">
                  <c:v>832636800</c:v>
                </c:pt>
                <c:pt idx="9638">
                  <c:v>832723200</c:v>
                </c:pt>
                <c:pt idx="9639">
                  <c:v>832809600</c:v>
                </c:pt>
                <c:pt idx="9640">
                  <c:v>832896000</c:v>
                </c:pt>
                <c:pt idx="9641">
                  <c:v>832982400</c:v>
                </c:pt>
                <c:pt idx="9642">
                  <c:v>833068800</c:v>
                </c:pt>
                <c:pt idx="9643">
                  <c:v>833155200</c:v>
                </c:pt>
                <c:pt idx="9644">
                  <c:v>833241600</c:v>
                </c:pt>
                <c:pt idx="9645">
                  <c:v>833328000</c:v>
                </c:pt>
                <c:pt idx="9646">
                  <c:v>833414400</c:v>
                </c:pt>
                <c:pt idx="9647">
                  <c:v>833500800</c:v>
                </c:pt>
                <c:pt idx="9648">
                  <c:v>833587200</c:v>
                </c:pt>
                <c:pt idx="9649">
                  <c:v>833673600</c:v>
                </c:pt>
                <c:pt idx="9650">
                  <c:v>833760000</c:v>
                </c:pt>
                <c:pt idx="9651">
                  <c:v>833846400</c:v>
                </c:pt>
                <c:pt idx="9652">
                  <c:v>833932800</c:v>
                </c:pt>
                <c:pt idx="9653">
                  <c:v>834019200</c:v>
                </c:pt>
                <c:pt idx="9654">
                  <c:v>834105600</c:v>
                </c:pt>
                <c:pt idx="9655">
                  <c:v>834192000</c:v>
                </c:pt>
                <c:pt idx="9656">
                  <c:v>834278400</c:v>
                </c:pt>
                <c:pt idx="9657">
                  <c:v>834364800</c:v>
                </c:pt>
                <c:pt idx="9658">
                  <c:v>834451200</c:v>
                </c:pt>
                <c:pt idx="9659">
                  <c:v>834537600</c:v>
                </c:pt>
                <c:pt idx="9660">
                  <c:v>834624000</c:v>
                </c:pt>
                <c:pt idx="9661">
                  <c:v>834710400</c:v>
                </c:pt>
                <c:pt idx="9662">
                  <c:v>834796800</c:v>
                </c:pt>
                <c:pt idx="9663">
                  <c:v>834883200</c:v>
                </c:pt>
                <c:pt idx="9664">
                  <c:v>834969600</c:v>
                </c:pt>
                <c:pt idx="9665">
                  <c:v>835056000</c:v>
                </c:pt>
                <c:pt idx="9666">
                  <c:v>835142400</c:v>
                </c:pt>
                <c:pt idx="9667">
                  <c:v>835228800</c:v>
                </c:pt>
                <c:pt idx="9668">
                  <c:v>835315200</c:v>
                </c:pt>
                <c:pt idx="9669">
                  <c:v>835401600</c:v>
                </c:pt>
                <c:pt idx="9670">
                  <c:v>835488000</c:v>
                </c:pt>
                <c:pt idx="9671">
                  <c:v>835574400</c:v>
                </c:pt>
                <c:pt idx="9672">
                  <c:v>835660800</c:v>
                </c:pt>
                <c:pt idx="9673">
                  <c:v>835747200</c:v>
                </c:pt>
                <c:pt idx="9674">
                  <c:v>835833600</c:v>
                </c:pt>
                <c:pt idx="9675">
                  <c:v>835920000</c:v>
                </c:pt>
                <c:pt idx="9676">
                  <c:v>836006400</c:v>
                </c:pt>
                <c:pt idx="9677">
                  <c:v>836092800</c:v>
                </c:pt>
                <c:pt idx="9678">
                  <c:v>836179200</c:v>
                </c:pt>
                <c:pt idx="9679">
                  <c:v>836265600</c:v>
                </c:pt>
                <c:pt idx="9680">
                  <c:v>836352000</c:v>
                </c:pt>
                <c:pt idx="9681">
                  <c:v>836438400</c:v>
                </c:pt>
                <c:pt idx="9682">
                  <c:v>836524800</c:v>
                </c:pt>
                <c:pt idx="9683">
                  <c:v>836611200</c:v>
                </c:pt>
                <c:pt idx="9684">
                  <c:v>836697600</c:v>
                </c:pt>
                <c:pt idx="9685">
                  <c:v>836784000</c:v>
                </c:pt>
                <c:pt idx="9686">
                  <c:v>836870400</c:v>
                </c:pt>
                <c:pt idx="9687">
                  <c:v>836956800</c:v>
                </c:pt>
                <c:pt idx="9688">
                  <c:v>837043200</c:v>
                </c:pt>
                <c:pt idx="9689">
                  <c:v>837129600</c:v>
                </c:pt>
                <c:pt idx="9690">
                  <c:v>837216000</c:v>
                </c:pt>
                <c:pt idx="9691">
                  <c:v>837302400</c:v>
                </c:pt>
                <c:pt idx="9692">
                  <c:v>837388800</c:v>
                </c:pt>
                <c:pt idx="9693">
                  <c:v>837475200</c:v>
                </c:pt>
                <c:pt idx="9694">
                  <c:v>837561600</c:v>
                </c:pt>
                <c:pt idx="9695">
                  <c:v>837648000</c:v>
                </c:pt>
                <c:pt idx="9696">
                  <c:v>837734400</c:v>
                </c:pt>
                <c:pt idx="9697">
                  <c:v>837820800</c:v>
                </c:pt>
                <c:pt idx="9698">
                  <c:v>837907200</c:v>
                </c:pt>
                <c:pt idx="9699">
                  <c:v>837993600</c:v>
                </c:pt>
                <c:pt idx="9700">
                  <c:v>838080000</c:v>
                </c:pt>
                <c:pt idx="9701">
                  <c:v>838166400</c:v>
                </c:pt>
                <c:pt idx="9702">
                  <c:v>838252800</c:v>
                </c:pt>
                <c:pt idx="9703">
                  <c:v>838339200</c:v>
                </c:pt>
                <c:pt idx="9704">
                  <c:v>838425600</c:v>
                </c:pt>
                <c:pt idx="9705">
                  <c:v>838512000</c:v>
                </c:pt>
                <c:pt idx="9706">
                  <c:v>838598400</c:v>
                </c:pt>
                <c:pt idx="9707">
                  <c:v>838684800</c:v>
                </c:pt>
                <c:pt idx="9708">
                  <c:v>838771200</c:v>
                </c:pt>
                <c:pt idx="9709">
                  <c:v>838857600</c:v>
                </c:pt>
                <c:pt idx="9710">
                  <c:v>838944000</c:v>
                </c:pt>
                <c:pt idx="9711">
                  <c:v>839030400</c:v>
                </c:pt>
                <c:pt idx="9712">
                  <c:v>839116800</c:v>
                </c:pt>
                <c:pt idx="9713">
                  <c:v>839203200</c:v>
                </c:pt>
                <c:pt idx="9714">
                  <c:v>839289600</c:v>
                </c:pt>
                <c:pt idx="9715">
                  <c:v>839376000</c:v>
                </c:pt>
                <c:pt idx="9716">
                  <c:v>839462400</c:v>
                </c:pt>
                <c:pt idx="9717">
                  <c:v>839548800</c:v>
                </c:pt>
                <c:pt idx="9718">
                  <c:v>839635200</c:v>
                </c:pt>
                <c:pt idx="9719">
                  <c:v>839721600</c:v>
                </c:pt>
                <c:pt idx="9720">
                  <c:v>839808000</c:v>
                </c:pt>
                <c:pt idx="9721">
                  <c:v>839894400</c:v>
                </c:pt>
                <c:pt idx="9722">
                  <c:v>839980800</c:v>
                </c:pt>
                <c:pt idx="9723">
                  <c:v>840067200</c:v>
                </c:pt>
                <c:pt idx="9724">
                  <c:v>840153600</c:v>
                </c:pt>
                <c:pt idx="9725">
                  <c:v>840240000</c:v>
                </c:pt>
                <c:pt idx="9726">
                  <c:v>840326400</c:v>
                </c:pt>
                <c:pt idx="9727">
                  <c:v>840412800</c:v>
                </c:pt>
                <c:pt idx="9728">
                  <c:v>840499200</c:v>
                </c:pt>
                <c:pt idx="9729">
                  <c:v>840585600</c:v>
                </c:pt>
                <c:pt idx="9730">
                  <c:v>840672000</c:v>
                </c:pt>
                <c:pt idx="9731">
                  <c:v>840758400</c:v>
                </c:pt>
                <c:pt idx="9732">
                  <c:v>840844800</c:v>
                </c:pt>
                <c:pt idx="9733">
                  <c:v>840931200</c:v>
                </c:pt>
                <c:pt idx="9734">
                  <c:v>841017600</c:v>
                </c:pt>
                <c:pt idx="9735">
                  <c:v>841104000</c:v>
                </c:pt>
                <c:pt idx="9736">
                  <c:v>841190400</c:v>
                </c:pt>
                <c:pt idx="9737">
                  <c:v>841276800</c:v>
                </c:pt>
                <c:pt idx="9738">
                  <c:v>841363200</c:v>
                </c:pt>
                <c:pt idx="9739">
                  <c:v>841449600</c:v>
                </c:pt>
                <c:pt idx="9740">
                  <c:v>841536000</c:v>
                </c:pt>
                <c:pt idx="9741">
                  <c:v>841622400</c:v>
                </c:pt>
                <c:pt idx="9742">
                  <c:v>841708800</c:v>
                </c:pt>
                <c:pt idx="9743">
                  <c:v>841795200</c:v>
                </c:pt>
                <c:pt idx="9744">
                  <c:v>841881600</c:v>
                </c:pt>
                <c:pt idx="9745">
                  <c:v>841968000</c:v>
                </c:pt>
                <c:pt idx="9746">
                  <c:v>842054400</c:v>
                </c:pt>
                <c:pt idx="9747">
                  <c:v>842140800</c:v>
                </c:pt>
                <c:pt idx="9748">
                  <c:v>842227200</c:v>
                </c:pt>
                <c:pt idx="9749">
                  <c:v>842313600</c:v>
                </c:pt>
                <c:pt idx="9750">
                  <c:v>842400000</c:v>
                </c:pt>
                <c:pt idx="9751">
                  <c:v>842486400</c:v>
                </c:pt>
                <c:pt idx="9752">
                  <c:v>842572800</c:v>
                </c:pt>
                <c:pt idx="9753">
                  <c:v>842659200</c:v>
                </c:pt>
                <c:pt idx="9754">
                  <c:v>842745600</c:v>
                </c:pt>
                <c:pt idx="9755">
                  <c:v>842832000</c:v>
                </c:pt>
                <c:pt idx="9756">
                  <c:v>842918400</c:v>
                </c:pt>
                <c:pt idx="9757">
                  <c:v>843004800</c:v>
                </c:pt>
                <c:pt idx="9758">
                  <c:v>843091200</c:v>
                </c:pt>
                <c:pt idx="9759">
                  <c:v>843177600</c:v>
                </c:pt>
                <c:pt idx="9760">
                  <c:v>843264000</c:v>
                </c:pt>
                <c:pt idx="9761">
                  <c:v>843350400</c:v>
                </c:pt>
                <c:pt idx="9762">
                  <c:v>843436800</c:v>
                </c:pt>
                <c:pt idx="9763">
                  <c:v>843523200</c:v>
                </c:pt>
                <c:pt idx="9764">
                  <c:v>843609600</c:v>
                </c:pt>
                <c:pt idx="9765">
                  <c:v>843696000</c:v>
                </c:pt>
                <c:pt idx="9766">
                  <c:v>843782400</c:v>
                </c:pt>
                <c:pt idx="9767">
                  <c:v>843868800</c:v>
                </c:pt>
                <c:pt idx="9768">
                  <c:v>843955200</c:v>
                </c:pt>
                <c:pt idx="9769">
                  <c:v>844041600</c:v>
                </c:pt>
                <c:pt idx="9770">
                  <c:v>844128000</c:v>
                </c:pt>
                <c:pt idx="9771">
                  <c:v>844214400</c:v>
                </c:pt>
                <c:pt idx="9772">
                  <c:v>844300800</c:v>
                </c:pt>
                <c:pt idx="9773">
                  <c:v>844387200</c:v>
                </c:pt>
                <c:pt idx="9774">
                  <c:v>844473600</c:v>
                </c:pt>
                <c:pt idx="9775">
                  <c:v>844560000</c:v>
                </c:pt>
                <c:pt idx="9776">
                  <c:v>844646400</c:v>
                </c:pt>
                <c:pt idx="9777">
                  <c:v>844732800</c:v>
                </c:pt>
                <c:pt idx="9778">
                  <c:v>844819200</c:v>
                </c:pt>
                <c:pt idx="9779">
                  <c:v>844905600</c:v>
                </c:pt>
                <c:pt idx="9780">
                  <c:v>844992000</c:v>
                </c:pt>
                <c:pt idx="9781">
                  <c:v>845078400</c:v>
                </c:pt>
                <c:pt idx="9782">
                  <c:v>845164800</c:v>
                </c:pt>
                <c:pt idx="9783">
                  <c:v>845251200</c:v>
                </c:pt>
                <c:pt idx="9784">
                  <c:v>845337600</c:v>
                </c:pt>
                <c:pt idx="9785">
                  <c:v>845424000</c:v>
                </c:pt>
                <c:pt idx="9786">
                  <c:v>845510400</c:v>
                </c:pt>
                <c:pt idx="9787">
                  <c:v>845596800</c:v>
                </c:pt>
                <c:pt idx="9788">
                  <c:v>845683200</c:v>
                </c:pt>
                <c:pt idx="9789">
                  <c:v>845769600</c:v>
                </c:pt>
                <c:pt idx="9790">
                  <c:v>845856000</c:v>
                </c:pt>
                <c:pt idx="9791">
                  <c:v>845942400</c:v>
                </c:pt>
                <c:pt idx="9792">
                  <c:v>846028800</c:v>
                </c:pt>
                <c:pt idx="9793">
                  <c:v>846115200</c:v>
                </c:pt>
                <c:pt idx="9794">
                  <c:v>846201600</c:v>
                </c:pt>
                <c:pt idx="9795">
                  <c:v>846288000</c:v>
                </c:pt>
                <c:pt idx="9796">
                  <c:v>846374400</c:v>
                </c:pt>
                <c:pt idx="9797">
                  <c:v>846460800</c:v>
                </c:pt>
                <c:pt idx="9798">
                  <c:v>846547200</c:v>
                </c:pt>
                <c:pt idx="9799">
                  <c:v>846633600</c:v>
                </c:pt>
                <c:pt idx="9800">
                  <c:v>846720000</c:v>
                </c:pt>
                <c:pt idx="9801">
                  <c:v>846806400</c:v>
                </c:pt>
                <c:pt idx="9802">
                  <c:v>846892800</c:v>
                </c:pt>
                <c:pt idx="9803">
                  <c:v>846979200</c:v>
                </c:pt>
                <c:pt idx="9804">
                  <c:v>847065600</c:v>
                </c:pt>
                <c:pt idx="9805">
                  <c:v>847152000</c:v>
                </c:pt>
                <c:pt idx="9806">
                  <c:v>847238400</c:v>
                </c:pt>
                <c:pt idx="9807">
                  <c:v>847324800</c:v>
                </c:pt>
                <c:pt idx="9808">
                  <c:v>847411200</c:v>
                </c:pt>
                <c:pt idx="9809">
                  <c:v>847497600</c:v>
                </c:pt>
                <c:pt idx="9810">
                  <c:v>847584000</c:v>
                </c:pt>
                <c:pt idx="9811">
                  <c:v>847670400</c:v>
                </c:pt>
                <c:pt idx="9812">
                  <c:v>847756800</c:v>
                </c:pt>
                <c:pt idx="9813">
                  <c:v>847843200</c:v>
                </c:pt>
                <c:pt idx="9814">
                  <c:v>847929600</c:v>
                </c:pt>
                <c:pt idx="9815">
                  <c:v>848016000</c:v>
                </c:pt>
                <c:pt idx="9816">
                  <c:v>848102400</c:v>
                </c:pt>
                <c:pt idx="9817">
                  <c:v>848188800</c:v>
                </c:pt>
                <c:pt idx="9818">
                  <c:v>848275200</c:v>
                </c:pt>
                <c:pt idx="9819">
                  <c:v>848361600</c:v>
                </c:pt>
                <c:pt idx="9820">
                  <c:v>848448000</c:v>
                </c:pt>
                <c:pt idx="9821">
                  <c:v>848534400</c:v>
                </c:pt>
                <c:pt idx="9822">
                  <c:v>848620800</c:v>
                </c:pt>
                <c:pt idx="9823">
                  <c:v>848707200</c:v>
                </c:pt>
                <c:pt idx="9824">
                  <c:v>848793600</c:v>
                </c:pt>
                <c:pt idx="9825">
                  <c:v>848880000</c:v>
                </c:pt>
                <c:pt idx="9826">
                  <c:v>848966400</c:v>
                </c:pt>
                <c:pt idx="9827">
                  <c:v>849052800</c:v>
                </c:pt>
                <c:pt idx="9828">
                  <c:v>849139200</c:v>
                </c:pt>
                <c:pt idx="9829">
                  <c:v>849225600</c:v>
                </c:pt>
                <c:pt idx="9830">
                  <c:v>849312000</c:v>
                </c:pt>
                <c:pt idx="9831">
                  <c:v>849398400</c:v>
                </c:pt>
                <c:pt idx="9832">
                  <c:v>849484800</c:v>
                </c:pt>
                <c:pt idx="9833">
                  <c:v>849571200</c:v>
                </c:pt>
                <c:pt idx="9834">
                  <c:v>849657600</c:v>
                </c:pt>
                <c:pt idx="9835">
                  <c:v>849744000</c:v>
                </c:pt>
                <c:pt idx="9836">
                  <c:v>849830400</c:v>
                </c:pt>
                <c:pt idx="9837">
                  <c:v>849916800</c:v>
                </c:pt>
                <c:pt idx="9838">
                  <c:v>850003200</c:v>
                </c:pt>
                <c:pt idx="9839">
                  <c:v>850089600</c:v>
                </c:pt>
                <c:pt idx="9840">
                  <c:v>850176000</c:v>
                </c:pt>
                <c:pt idx="9841">
                  <c:v>850262400</c:v>
                </c:pt>
                <c:pt idx="9842">
                  <c:v>850348800</c:v>
                </c:pt>
                <c:pt idx="9843">
                  <c:v>850435200</c:v>
                </c:pt>
                <c:pt idx="9844">
                  <c:v>850521600</c:v>
                </c:pt>
                <c:pt idx="9845">
                  <c:v>850608000</c:v>
                </c:pt>
                <c:pt idx="9846">
                  <c:v>850694400</c:v>
                </c:pt>
                <c:pt idx="9847">
                  <c:v>850780800</c:v>
                </c:pt>
                <c:pt idx="9848">
                  <c:v>850867200</c:v>
                </c:pt>
                <c:pt idx="9849">
                  <c:v>850953600</c:v>
                </c:pt>
                <c:pt idx="9850">
                  <c:v>851040000</c:v>
                </c:pt>
                <c:pt idx="9851">
                  <c:v>851126400</c:v>
                </c:pt>
                <c:pt idx="9852">
                  <c:v>851212800</c:v>
                </c:pt>
                <c:pt idx="9853">
                  <c:v>851299200</c:v>
                </c:pt>
                <c:pt idx="9854">
                  <c:v>851385600</c:v>
                </c:pt>
                <c:pt idx="9855">
                  <c:v>851472000</c:v>
                </c:pt>
                <c:pt idx="9856">
                  <c:v>851558400</c:v>
                </c:pt>
                <c:pt idx="9857">
                  <c:v>851644800</c:v>
                </c:pt>
                <c:pt idx="9858">
                  <c:v>851731200</c:v>
                </c:pt>
                <c:pt idx="9859">
                  <c:v>851817600</c:v>
                </c:pt>
                <c:pt idx="9860">
                  <c:v>851904000</c:v>
                </c:pt>
                <c:pt idx="9861">
                  <c:v>851990400</c:v>
                </c:pt>
                <c:pt idx="9862">
                  <c:v>852076800</c:v>
                </c:pt>
                <c:pt idx="9863">
                  <c:v>852163200</c:v>
                </c:pt>
                <c:pt idx="9864">
                  <c:v>852249600</c:v>
                </c:pt>
                <c:pt idx="9865">
                  <c:v>852336000</c:v>
                </c:pt>
                <c:pt idx="9866">
                  <c:v>852422400</c:v>
                </c:pt>
                <c:pt idx="9867">
                  <c:v>852508800</c:v>
                </c:pt>
                <c:pt idx="9868">
                  <c:v>852595200</c:v>
                </c:pt>
                <c:pt idx="9869">
                  <c:v>852681600</c:v>
                </c:pt>
                <c:pt idx="9870">
                  <c:v>852768000</c:v>
                </c:pt>
                <c:pt idx="9871">
                  <c:v>852854400</c:v>
                </c:pt>
                <c:pt idx="9872">
                  <c:v>852940800</c:v>
                </c:pt>
                <c:pt idx="9873">
                  <c:v>853027200</c:v>
                </c:pt>
                <c:pt idx="9874">
                  <c:v>853113600</c:v>
                </c:pt>
                <c:pt idx="9875">
                  <c:v>853200000</c:v>
                </c:pt>
                <c:pt idx="9876">
                  <c:v>853286400</c:v>
                </c:pt>
                <c:pt idx="9877">
                  <c:v>853372800</c:v>
                </c:pt>
                <c:pt idx="9878">
                  <c:v>853459200</c:v>
                </c:pt>
                <c:pt idx="9879">
                  <c:v>853545600</c:v>
                </c:pt>
                <c:pt idx="9880">
                  <c:v>853632000</c:v>
                </c:pt>
                <c:pt idx="9881">
                  <c:v>853718400</c:v>
                </c:pt>
                <c:pt idx="9882">
                  <c:v>853804800</c:v>
                </c:pt>
                <c:pt idx="9883">
                  <c:v>853891200</c:v>
                </c:pt>
                <c:pt idx="9884">
                  <c:v>853977600</c:v>
                </c:pt>
                <c:pt idx="9885">
                  <c:v>854064000</c:v>
                </c:pt>
                <c:pt idx="9886">
                  <c:v>854150400</c:v>
                </c:pt>
                <c:pt idx="9887">
                  <c:v>854236800</c:v>
                </c:pt>
                <c:pt idx="9888">
                  <c:v>854323200</c:v>
                </c:pt>
                <c:pt idx="9889">
                  <c:v>854409600</c:v>
                </c:pt>
                <c:pt idx="9890">
                  <c:v>854496000</c:v>
                </c:pt>
                <c:pt idx="9891">
                  <c:v>854582400</c:v>
                </c:pt>
                <c:pt idx="9892">
                  <c:v>854668800</c:v>
                </c:pt>
                <c:pt idx="9893">
                  <c:v>854755200</c:v>
                </c:pt>
                <c:pt idx="9894">
                  <c:v>854841600</c:v>
                </c:pt>
                <c:pt idx="9895">
                  <c:v>854928000</c:v>
                </c:pt>
                <c:pt idx="9896">
                  <c:v>855014400</c:v>
                </c:pt>
                <c:pt idx="9897">
                  <c:v>855100800</c:v>
                </c:pt>
                <c:pt idx="9898">
                  <c:v>855187200</c:v>
                </c:pt>
                <c:pt idx="9899">
                  <c:v>855273600</c:v>
                </c:pt>
                <c:pt idx="9900">
                  <c:v>855360000</c:v>
                </c:pt>
                <c:pt idx="9901">
                  <c:v>855446400</c:v>
                </c:pt>
                <c:pt idx="9902">
                  <c:v>855532800</c:v>
                </c:pt>
                <c:pt idx="9903">
                  <c:v>855619200</c:v>
                </c:pt>
                <c:pt idx="9904">
                  <c:v>855705600</c:v>
                </c:pt>
                <c:pt idx="9905">
                  <c:v>855792000</c:v>
                </c:pt>
                <c:pt idx="9906">
                  <c:v>855878400</c:v>
                </c:pt>
                <c:pt idx="9907">
                  <c:v>855964800</c:v>
                </c:pt>
                <c:pt idx="9908">
                  <c:v>856051200</c:v>
                </c:pt>
                <c:pt idx="9909">
                  <c:v>856137600</c:v>
                </c:pt>
                <c:pt idx="9910">
                  <c:v>856224000</c:v>
                </c:pt>
                <c:pt idx="9911">
                  <c:v>856310400</c:v>
                </c:pt>
                <c:pt idx="9912">
                  <c:v>856396800</c:v>
                </c:pt>
                <c:pt idx="9913">
                  <c:v>856483200</c:v>
                </c:pt>
                <c:pt idx="9914">
                  <c:v>856569600</c:v>
                </c:pt>
                <c:pt idx="9915">
                  <c:v>856656000</c:v>
                </c:pt>
                <c:pt idx="9916">
                  <c:v>856742400</c:v>
                </c:pt>
                <c:pt idx="9917">
                  <c:v>856828800</c:v>
                </c:pt>
                <c:pt idx="9918">
                  <c:v>856915200</c:v>
                </c:pt>
                <c:pt idx="9919">
                  <c:v>857001600</c:v>
                </c:pt>
                <c:pt idx="9920">
                  <c:v>857088000</c:v>
                </c:pt>
                <c:pt idx="9921">
                  <c:v>857174400</c:v>
                </c:pt>
                <c:pt idx="9922">
                  <c:v>857260800</c:v>
                </c:pt>
                <c:pt idx="9923">
                  <c:v>857347200</c:v>
                </c:pt>
                <c:pt idx="9924">
                  <c:v>857433600</c:v>
                </c:pt>
                <c:pt idx="9925">
                  <c:v>857520000</c:v>
                </c:pt>
                <c:pt idx="9926">
                  <c:v>857606400</c:v>
                </c:pt>
                <c:pt idx="9927">
                  <c:v>857692800</c:v>
                </c:pt>
                <c:pt idx="9928">
                  <c:v>857779200</c:v>
                </c:pt>
                <c:pt idx="9929">
                  <c:v>857865600</c:v>
                </c:pt>
                <c:pt idx="9930">
                  <c:v>857952000</c:v>
                </c:pt>
                <c:pt idx="9931">
                  <c:v>858038400</c:v>
                </c:pt>
                <c:pt idx="9932">
                  <c:v>858124800</c:v>
                </c:pt>
                <c:pt idx="9933">
                  <c:v>858211200</c:v>
                </c:pt>
                <c:pt idx="9934">
                  <c:v>858297600</c:v>
                </c:pt>
                <c:pt idx="9935">
                  <c:v>858384000</c:v>
                </c:pt>
                <c:pt idx="9936">
                  <c:v>858470400</c:v>
                </c:pt>
                <c:pt idx="9937">
                  <c:v>858556800</c:v>
                </c:pt>
                <c:pt idx="9938">
                  <c:v>858643200</c:v>
                </c:pt>
                <c:pt idx="9939">
                  <c:v>858729600</c:v>
                </c:pt>
                <c:pt idx="9940">
                  <c:v>858816000</c:v>
                </c:pt>
                <c:pt idx="9941">
                  <c:v>858902400</c:v>
                </c:pt>
                <c:pt idx="9942">
                  <c:v>858988800</c:v>
                </c:pt>
                <c:pt idx="9943">
                  <c:v>859075200</c:v>
                </c:pt>
                <c:pt idx="9944">
                  <c:v>859161600</c:v>
                </c:pt>
                <c:pt idx="9945">
                  <c:v>859248000</c:v>
                </c:pt>
                <c:pt idx="9946">
                  <c:v>859334400</c:v>
                </c:pt>
                <c:pt idx="9947">
                  <c:v>859420800</c:v>
                </c:pt>
                <c:pt idx="9948">
                  <c:v>859507200</c:v>
                </c:pt>
                <c:pt idx="9949">
                  <c:v>859593600</c:v>
                </c:pt>
                <c:pt idx="9950">
                  <c:v>859680000</c:v>
                </c:pt>
                <c:pt idx="9951">
                  <c:v>859766400</c:v>
                </c:pt>
                <c:pt idx="9952">
                  <c:v>859852800</c:v>
                </c:pt>
                <c:pt idx="9953">
                  <c:v>859939200</c:v>
                </c:pt>
                <c:pt idx="9954">
                  <c:v>860025600</c:v>
                </c:pt>
                <c:pt idx="9955">
                  <c:v>860112000</c:v>
                </c:pt>
                <c:pt idx="9956">
                  <c:v>860198400</c:v>
                </c:pt>
                <c:pt idx="9957">
                  <c:v>860284800</c:v>
                </c:pt>
                <c:pt idx="9958">
                  <c:v>860371200</c:v>
                </c:pt>
                <c:pt idx="9959">
                  <c:v>860457600</c:v>
                </c:pt>
                <c:pt idx="9960">
                  <c:v>860544000</c:v>
                </c:pt>
                <c:pt idx="9961">
                  <c:v>860630400</c:v>
                </c:pt>
                <c:pt idx="9962">
                  <c:v>860716800</c:v>
                </c:pt>
                <c:pt idx="9963">
                  <c:v>860803200</c:v>
                </c:pt>
                <c:pt idx="9964">
                  <c:v>860889600</c:v>
                </c:pt>
                <c:pt idx="9965">
                  <c:v>860976000</c:v>
                </c:pt>
                <c:pt idx="9966">
                  <c:v>861062400</c:v>
                </c:pt>
                <c:pt idx="9967">
                  <c:v>861148800</c:v>
                </c:pt>
                <c:pt idx="9968">
                  <c:v>861235200</c:v>
                </c:pt>
                <c:pt idx="9969">
                  <c:v>861321600</c:v>
                </c:pt>
                <c:pt idx="9970">
                  <c:v>861408000</c:v>
                </c:pt>
                <c:pt idx="9971">
                  <c:v>861494400</c:v>
                </c:pt>
                <c:pt idx="9972">
                  <c:v>861580800</c:v>
                </c:pt>
                <c:pt idx="9973">
                  <c:v>861667200</c:v>
                </c:pt>
                <c:pt idx="9974">
                  <c:v>861753600</c:v>
                </c:pt>
                <c:pt idx="9975">
                  <c:v>861840000</c:v>
                </c:pt>
                <c:pt idx="9976">
                  <c:v>861926400</c:v>
                </c:pt>
                <c:pt idx="9977">
                  <c:v>862012800</c:v>
                </c:pt>
                <c:pt idx="9978">
                  <c:v>862099200</c:v>
                </c:pt>
                <c:pt idx="9979">
                  <c:v>862185600</c:v>
                </c:pt>
                <c:pt idx="9980">
                  <c:v>862272000</c:v>
                </c:pt>
                <c:pt idx="9981">
                  <c:v>862358400</c:v>
                </c:pt>
                <c:pt idx="9982">
                  <c:v>862444800</c:v>
                </c:pt>
                <c:pt idx="9983">
                  <c:v>862531200</c:v>
                </c:pt>
                <c:pt idx="9984">
                  <c:v>862617600</c:v>
                </c:pt>
                <c:pt idx="9985">
                  <c:v>862704000</c:v>
                </c:pt>
                <c:pt idx="9986">
                  <c:v>862790400</c:v>
                </c:pt>
                <c:pt idx="9987">
                  <c:v>862876800</c:v>
                </c:pt>
                <c:pt idx="9988">
                  <c:v>862963200</c:v>
                </c:pt>
                <c:pt idx="9989">
                  <c:v>863049600</c:v>
                </c:pt>
                <c:pt idx="9990">
                  <c:v>863136000</c:v>
                </c:pt>
                <c:pt idx="9991">
                  <c:v>863222400</c:v>
                </c:pt>
                <c:pt idx="9992">
                  <c:v>863308800</c:v>
                </c:pt>
                <c:pt idx="9993">
                  <c:v>863395200</c:v>
                </c:pt>
                <c:pt idx="9994">
                  <c:v>863481600</c:v>
                </c:pt>
                <c:pt idx="9995">
                  <c:v>863568000</c:v>
                </c:pt>
                <c:pt idx="9996">
                  <c:v>863654400</c:v>
                </c:pt>
                <c:pt idx="9997">
                  <c:v>863740800</c:v>
                </c:pt>
                <c:pt idx="9998">
                  <c:v>863827200</c:v>
                </c:pt>
                <c:pt idx="9999">
                  <c:v>863913600</c:v>
                </c:pt>
                <c:pt idx="10000">
                  <c:v>864000000</c:v>
                </c:pt>
                <c:pt idx="10001">
                  <c:v>864086400</c:v>
                </c:pt>
                <c:pt idx="10002">
                  <c:v>864172800</c:v>
                </c:pt>
                <c:pt idx="10003">
                  <c:v>864259200</c:v>
                </c:pt>
                <c:pt idx="10004">
                  <c:v>864345600</c:v>
                </c:pt>
                <c:pt idx="10005">
                  <c:v>864432000</c:v>
                </c:pt>
                <c:pt idx="10006">
                  <c:v>864518400</c:v>
                </c:pt>
                <c:pt idx="10007">
                  <c:v>864604800</c:v>
                </c:pt>
                <c:pt idx="10008">
                  <c:v>864691200</c:v>
                </c:pt>
                <c:pt idx="10009">
                  <c:v>864777600</c:v>
                </c:pt>
                <c:pt idx="10010">
                  <c:v>864864000</c:v>
                </c:pt>
                <c:pt idx="10011">
                  <c:v>864950400</c:v>
                </c:pt>
                <c:pt idx="10012">
                  <c:v>865036800</c:v>
                </c:pt>
                <c:pt idx="10013">
                  <c:v>865123200</c:v>
                </c:pt>
                <c:pt idx="10014">
                  <c:v>865209600</c:v>
                </c:pt>
                <c:pt idx="10015">
                  <c:v>865296000</c:v>
                </c:pt>
                <c:pt idx="10016">
                  <c:v>865382400</c:v>
                </c:pt>
                <c:pt idx="10017">
                  <c:v>865468800</c:v>
                </c:pt>
                <c:pt idx="10018">
                  <c:v>865555200</c:v>
                </c:pt>
                <c:pt idx="10019">
                  <c:v>865641600</c:v>
                </c:pt>
                <c:pt idx="10020">
                  <c:v>865728000</c:v>
                </c:pt>
                <c:pt idx="10021">
                  <c:v>865814400</c:v>
                </c:pt>
                <c:pt idx="10022">
                  <c:v>865900800</c:v>
                </c:pt>
                <c:pt idx="10023">
                  <c:v>865987200</c:v>
                </c:pt>
                <c:pt idx="10024">
                  <c:v>866073600</c:v>
                </c:pt>
                <c:pt idx="10025">
                  <c:v>866160000</c:v>
                </c:pt>
                <c:pt idx="10026">
                  <c:v>866246400</c:v>
                </c:pt>
                <c:pt idx="10027">
                  <c:v>866332800</c:v>
                </c:pt>
                <c:pt idx="10028">
                  <c:v>866419200</c:v>
                </c:pt>
                <c:pt idx="10029">
                  <c:v>866505600</c:v>
                </c:pt>
                <c:pt idx="10030">
                  <c:v>866592000</c:v>
                </c:pt>
                <c:pt idx="10031">
                  <c:v>866678400</c:v>
                </c:pt>
                <c:pt idx="10032">
                  <c:v>866764800</c:v>
                </c:pt>
                <c:pt idx="10033">
                  <c:v>866851200</c:v>
                </c:pt>
                <c:pt idx="10034">
                  <c:v>866937600</c:v>
                </c:pt>
                <c:pt idx="10035">
                  <c:v>867024000</c:v>
                </c:pt>
                <c:pt idx="10036">
                  <c:v>867110400</c:v>
                </c:pt>
                <c:pt idx="10037">
                  <c:v>867196800</c:v>
                </c:pt>
                <c:pt idx="10038">
                  <c:v>867283200</c:v>
                </c:pt>
                <c:pt idx="10039">
                  <c:v>867369600</c:v>
                </c:pt>
                <c:pt idx="10040">
                  <c:v>867456000</c:v>
                </c:pt>
                <c:pt idx="10041">
                  <c:v>867542400</c:v>
                </c:pt>
                <c:pt idx="10042">
                  <c:v>867628800</c:v>
                </c:pt>
                <c:pt idx="10043">
                  <c:v>867715200</c:v>
                </c:pt>
                <c:pt idx="10044">
                  <c:v>867801600</c:v>
                </c:pt>
                <c:pt idx="10045">
                  <c:v>867888000</c:v>
                </c:pt>
                <c:pt idx="10046">
                  <c:v>867974400</c:v>
                </c:pt>
                <c:pt idx="10047">
                  <c:v>868060800</c:v>
                </c:pt>
                <c:pt idx="10048">
                  <c:v>868147200</c:v>
                </c:pt>
                <c:pt idx="10049">
                  <c:v>868233600</c:v>
                </c:pt>
                <c:pt idx="10050">
                  <c:v>868320000</c:v>
                </c:pt>
                <c:pt idx="10051">
                  <c:v>868406400</c:v>
                </c:pt>
                <c:pt idx="10052">
                  <c:v>868492800</c:v>
                </c:pt>
                <c:pt idx="10053">
                  <c:v>868579200</c:v>
                </c:pt>
                <c:pt idx="10054">
                  <c:v>868665600</c:v>
                </c:pt>
                <c:pt idx="10055">
                  <c:v>868752000</c:v>
                </c:pt>
                <c:pt idx="10056">
                  <c:v>868838400</c:v>
                </c:pt>
                <c:pt idx="10057">
                  <c:v>868924800</c:v>
                </c:pt>
                <c:pt idx="10058">
                  <c:v>869011200</c:v>
                </c:pt>
                <c:pt idx="10059">
                  <c:v>869097600</c:v>
                </c:pt>
                <c:pt idx="10060">
                  <c:v>869184000</c:v>
                </c:pt>
                <c:pt idx="10061">
                  <c:v>869270400</c:v>
                </c:pt>
                <c:pt idx="10062">
                  <c:v>869356800</c:v>
                </c:pt>
                <c:pt idx="10063">
                  <c:v>869443200</c:v>
                </c:pt>
                <c:pt idx="10064">
                  <c:v>869529600</c:v>
                </c:pt>
                <c:pt idx="10065">
                  <c:v>869616000</c:v>
                </c:pt>
                <c:pt idx="10066">
                  <c:v>869702400</c:v>
                </c:pt>
                <c:pt idx="10067">
                  <c:v>869788800</c:v>
                </c:pt>
                <c:pt idx="10068">
                  <c:v>869875200</c:v>
                </c:pt>
                <c:pt idx="10069">
                  <c:v>869961600</c:v>
                </c:pt>
                <c:pt idx="10070">
                  <c:v>870048000</c:v>
                </c:pt>
                <c:pt idx="10071">
                  <c:v>870134400</c:v>
                </c:pt>
                <c:pt idx="10072">
                  <c:v>870220800</c:v>
                </c:pt>
                <c:pt idx="10073">
                  <c:v>870307200</c:v>
                </c:pt>
                <c:pt idx="10074">
                  <c:v>870393600</c:v>
                </c:pt>
                <c:pt idx="10075">
                  <c:v>870480000</c:v>
                </c:pt>
                <c:pt idx="10076">
                  <c:v>870566400</c:v>
                </c:pt>
                <c:pt idx="10077">
                  <c:v>870652800</c:v>
                </c:pt>
                <c:pt idx="10078">
                  <c:v>870739200</c:v>
                </c:pt>
                <c:pt idx="10079">
                  <c:v>870825600</c:v>
                </c:pt>
                <c:pt idx="10080">
                  <c:v>870912000</c:v>
                </c:pt>
                <c:pt idx="10081">
                  <c:v>870998400</c:v>
                </c:pt>
                <c:pt idx="10082">
                  <c:v>871084800</c:v>
                </c:pt>
                <c:pt idx="10083">
                  <c:v>871171200</c:v>
                </c:pt>
                <c:pt idx="10084">
                  <c:v>871257600</c:v>
                </c:pt>
                <c:pt idx="10085">
                  <c:v>871344000</c:v>
                </c:pt>
                <c:pt idx="10086">
                  <c:v>871430400</c:v>
                </c:pt>
                <c:pt idx="10087">
                  <c:v>871516800</c:v>
                </c:pt>
                <c:pt idx="10088">
                  <c:v>871603200</c:v>
                </c:pt>
                <c:pt idx="10089">
                  <c:v>871689600</c:v>
                </c:pt>
                <c:pt idx="10090">
                  <c:v>871776000</c:v>
                </c:pt>
                <c:pt idx="10091">
                  <c:v>871862400</c:v>
                </c:pt>
                <c:pt idx="10092">
                  <c:v>871948800</c:v>
                </c:pt>
                <c:pt idx="10093">
                  <c:v>872035200</c:v>
                </c:pt>
                <c:pt idx="10094">
                  <c:v>872121600</c:v>
                </c:pt>
                <c:pt idx="10095">
                  <c:v>872208000</c:v>
                </c:pt>
                <c:pt idx="10096">
                  <c:v>872294400</c:v>
                </c:pt>
                <c:pt idx="10097">
                  <c:v>872380800</c:v>
                </c:pt>
                <c:pt idx="10098">
                  <c:v>872467200</c:v>
                </c:pt>
                <c:pt idx="10099">
                  <c:v>872553600</c:v>
                </c:pt>
                <c:pt idx="10100">
                  <c:v>872640000</c:v>
                </c:pt>
                <c:pt idx="10101">
                  <c:v>872726400</c:v>
                </c:pt>
                <c:pt idx="10102">
                  <c:v>872812800</c:v>
                </c:pt>
                <c:pt idx="10103">
                  <c:v>872899200</c:v>
                </c:pt>
                <c:pt idx="10104">
                  <c:v>872985600</c:v>
                </c:pt>
                <c:pt idx="10105">
                  <c:v>873072000</c:v>
                </c:pt>
                <c:pt idx="10106">
                  <c:v>873158400</c:v>
                </c:pt>
                <c:pt idx="10107">
                  <c:v>873244800</c:v>
                </c:pt>
                <c:pt idx="10108">
                  <c:v>873331200</c:v>
                </c:pt>
                <c:pt idx="10109">
                  <c:v>873417600</c:v>
                </c:pt>
                <c:pt idx="10110">
                  <c:v>873504000</c:v>
                </c:pt>
                <c:pt idx="10111">
                  <c:v>873590400</c:v>
                </c:pt>
                <c:pt idx="10112">
                  <c:v>873676800</c:v>
                </c:pt>
                <c:pt idx="10113">
                  <c:v>873763200</c:v>
                </c:pt>
                <c:pt idx="10114">
                  <c:v>873849600</c:v>
                </c:pt>
                <c:pt idx="10115">
                  <c:v>873936000</c:v>
                </c:pt>
                <c:pt idx="10116">
                  <c:v>874022400</c:v>
                </c:pt>
                <c:pt idx="10117">
                  <c:v>874108800</c:v>
                </c:pt>
                <c:pt idx="10118">
                  <c:v>874195200</c:v>
                </c:pt>
                <c:pt idx="10119">
                  <c:v>874281600</c:v>
                </c:pt>
                <c:pt idx="10120">
                  <c:v>874368000</c:v>
                </c:pt>
                <c:pt idx="10121">
                  <c:v>874454400</c:v>
                </c:pt>
                <c:pt idx="10122">
                  <c:v>874540800</c:v>
                </c:pt>
                <c:pt idx="10123">
                  <c:v>874627200</c:v>
                </c:pt>
                <c:pt idx="10124">
                  <c:v>874713600</c:v>
                </c:pt>
                <c:pt idx="10125">
                  <c:v>874800000</c:v>
                </c:pt>
                <c:pt idx="10126">
                  <c:v>874886400</c:v>
                </c:pt>
                <c:pt idx="10127">
                  <c:v>874972800</c:v>
                </c:pt>
                <c:pt idx="10128">
                  <c:v>875059200</c:v>
                </c:pt>
                <c:pt idx="10129">
                  <c:v>875145600</c:v>
                </c:pt>
                <c:pt idx="10130">
                  <c:v>875232000</c:v>
                </c:pt>
                <c:pt idx="10131">
                  <c:v>875318400</c:v>
                </c:pt>
                <c:pt idx="10132">
                  <c:v>875404800</c:v>
                </c:pt>
                <c:pt idx="10133">
                  <c:v>875491200</c:v>
                </c:pt>
                <c:pt idx="10134">
                  <c:v>875577600</c:v>
                </c:pt>
                <c:pt idx="10135">
                  <c:v>875664000</c:v>
                </c:pt>
                <c:pt idx="10136">
                  <c:v>875750400</c:v>
                </c:pt>
                <c:pt idx="10137">
                  <c:v>875836800</c:v>
                </c:pt>
                <c:pt idx="10138">
                  <c:v>875923200</c:v>
                </c:pt>
                <c:pt idx="10139">
                  <c:v>876009600</c:v>
                </c:pt>
                <c:pt idx="10140">
                  <c:v>876096000</c:v>
                </c:pt>
                <c:pt idx="10141">
                  <c:v>876182400</c:v>
                </c:pt>
                <c:pt idx="10142">
                  <c:v>876268800</c:v>
                </c:pt>
                <c:pt idx="10143">
                  <c:v>876355200</c:v>
                </c:pt>
                <c:pt idx="10144">
                  <c:v>876441600</c:v>
                </c:pt>
                <c:pt idx="10145">
                  <c:v>876528000</c:v>
                </c:pt>
                <c:pt idx="10146">
                  <c:v>876614400</c:v>
                </c:pt>
                <c:pt idx="10147">
                  <c:v>876700800</c:v>
                </c:pt>
                <c:pt idx="10148">
                  <c:v>876787200</c:v>
                </c:pt>
                <c:pt idx="10149">
                  <c:v>876873600</c:v>
                </c:pt>
                <c:pt idx="10150">
                  <c:v>876960000</c:v>
                </c:pt>
                <c:pt idx="10151">
                  <c:v>877046400</c:v>
                </c:pt>
                <c:pt idx="10152">
                  <c:v>877132800</c:v>
                </c:pt>
                <c:pt idx="10153">
                  <c:v>877219200</c:v>
                </c:pt>
                <c:pt idx="10154">
                  <c:v>877305600</c:v>
                </c:pt>
                <c:pt idx="10155">
                  <c:v>877392000</c:v>
                </c:pt>
                <c:pt idx="10156">
                  <c:v>877478400</c:v>
                </c:pt>
                <c:pt idx="10157">
                  <c:v>877564800</c:v>
                </c:pt>
                <c:pt idx="10158">
                  <c:v>877651200</c:v>
                </c:pt>
                <c:pt idx="10159">
                  <c:v>877737600</c:v>
                </c:pt>
                <c:pt idx="10160">
                  <c:v>877824000</c:v>
                </c:pt>
                <c:pt idx="10161">
                  <c:v>877910400</c:v>
                </c:pt>
                <c:pt idx="10162">
                  <c:v>877996800</c:v>
                </c:pt>
                <c:pt idx="10163">
                  <c:v>878083200</c:v>
                </c:pt>
                <c:pt idx="10164">
                  <c:v>878169600</c:v>
                </c:pt>
                <c:pt idx="10165">
                  <c:v>878256000</c:v>
                </c:pt>
                <c:pt idx="10166">
                  <c:v>878342400</c:v>
                </c:pt>
                <c:pt idx="10167">
                  <c:v>878428800</c:v>
                </c:pt>
                <c:pt idx="10168">
                  <c:v>878515200</c:v>
                </c:pt>
                <c:pt idx="10169">
                  <c:v>878601600</c:v>
                </c:pt>
                <c:pt idx="10170">
                  <c:v>878688000</c:v>
                </c:pt>
                <c:pt idx="10171">
                  <c:v>878774400</c:v>
                </c:pt>
                <c:pt idx="10172">
                  <c:v>878860800</c:v>
                </c:pt>
                <c:pt idx="10173">
                  <c:v>878947200</c:v>
                </c:pt>
                <c:pt idx="10174">
                  <c:v>879033600</c:v>
                </c:pt>
                <c:pt idx="10175">
                  <c:v>879120000</c:v>
                </c:pt>
                <c:pt idx="10176">
                  <c:v>879206400</c:v>
                </c:pt>
                <c:pt idx="10177">
                  <c:v>879292800</c:v>
                </c:pt>
                <c:pt idx="10178">
                  <c:v>879379200</c:v>
                </c:pt>
                <c:pt idx="10179">
                  <c:v>879465600</c:v>
                </c:pt>
                <c:pt idx="10180">
                  <c:v>879552000</c:v>
                </c:pt>
                <c:pt idx="10181">
                  <c:v>879638400</c:v>
                </c:pt>
                <c:pt idx="10182">
                  <c:v>879724800</c:v>
                </c:pt>
                <c:pt idx="10183">
                  <c:v>879811200</c:v>
                </c:pt>
                <c:pt idx="10184">
                  <c:v>879897600</c:v>
                </c:pt>
                <c:pt idx="10185">
                  <c:v>879984000</c:v>
                </c:pt>
                <c:pt idx="10186">
                  <c:v>880070400</c:v>
                </c:pt>
                <c:pt idx="10187">
                  <c:v>880156800</c:v>
                </c:pt>
                <c:pt idx="10188">
                  <c:v>880243200</c:v>
                </c:pt>
                <c:pt idx="10189">
                  <c:v>880329600</c:v>
                </c:pt>
                <c:pt idx="10190">
                  <c:v>880416000</c:v>
                </c:pt>
                <c:pt idx="10191">
                  <c:v>880502400</c:v>
                </c:pt>
                <c:pt idx="10192">
                  <c:v>880588800</c:v>
                </c:pt>
                <c:pt idx="10193">
                  <c:v>880675200</c:v>
                </c:pt>
                <c:pt idx="10194">
                  <c:v>880761600</c:v>
                </c:pt>
                <c:pt idx="10195">
                  <c:v>880848000</c:v>
                </c:pt>
                <c:pt idx="10196">
                  <c:v>880934400</c:v>
                </c:pt>
                <c:pt idx="10197">
                  <c:v>881020800</c:v>
                </c:pt>
                <c:pt idx="10198">
                  <c:v>881107200</c:v>
                </c:pt>
                <c:pt idx="10199">
                  <c:v>881193600</c:v>
                </c:pt>
                <c:pt idx="10200">
                  <c:v>881280000</c:v>
                </c:pt>
                <c:pt idx="10201">
                  <c:v>881366400</c:v>
                </c:pt>
                <c:pt idx="10202">
                  <c:v>881452800</c:v>
                </c:pt>
                <c:pt idx="10203">
                  <c:v>881539200</c:v>
                </c:pt>
                <c:pt idx="10204">
                  <c:v>881625600</c:v>
                </c:pt>
                <c:pt idx="10205">
                  <c:v>881712000</c:v>
                </c:pt>
                <c:pt idx="10206">
                  <c:v>881798400</c:v>
                </c:pt>
                <c:pt idx="10207">
                  <c:v>881884800</c:v>
                </c:pt>
                <c:pt idx="10208">
                  <c:v>881971200</c:v>
                </c:pt>
                <c:pt idx="10209">
                  <c:v>882057600</c:v>
                </c:pt>
                <c:pt idx="10210">
                  <c:v>882144000</c:v>
                </c:pt>
                <c:pt idx="10211">
                  <c:v>882230400</c:v>
                </c:pt>
                <c:pt idx="10212">
                  <c:v>882316800</c:v>
                </c:pt>
                <c:pt idx="10213">
                  <c:v>882403200</c:v>
                </c:pt>
                <c:pt idx="10214">
                  <c:v>882489600</c:v>
                </c:pt>
                <c:pt idx="10215">
                  <c:v>882576000</c:v>
                </c:pt>
                <c:pt idx="10216">
                  <c:v>882662400</c:v>
                </c:pt>
                <c:pt idx="10217">
                  <c:v>882748800</c:v>
                </c:pt>
                <c:pt idx="10218">
                  <c:v>882835200</c:v>
                </c:pt>
                <c:pt idx="10219">
                  <c:v>882921600</c:v>
                </c:pt>
                <c:pt idx="10220">
                  <c:v>883008000</c:v>
                </c:pt>
                <c:pt idx="10221">
                  <c:v>883094400</c:v>
                </c:pt>
                <c:pt idx="10222">
                  <c:v>883180800</c:v>
                </c:pt>
                <c:pt idx="10223">
                  <c:v>883267200</c:v>
                </c:pt>
                <c:pt idx="10224">
                  <c:v>883353600</c:v>
                </c:pt>
                <c:pt idx="10225">
                  <c:v>883440000</c:v>
                </c:pt>
                <c:pt idx="10226">
                  <c:v>883526400</c:v>
                </c:pt>
                <c:pt idx="10227">
                  <c:v>883612800</c:v>
                </c:pt>
                <c:pt idx="10228">
                  <c:v>883699200</c:v>
                </c:pt>
                <c:pt idx="10229">
                  <c:v>883785600</c:v>
                </c:pt>
                <c:pt idx="10230">
                  <c:v>883872000</c:v>
                </c:pt>
                <c:pt idx="10231">
                  <c:v>883958400</c:v>
                </c:pt>
                <c:pt idx="10232">
                  <c:v>884044800</c:v>
                </c:pt>
                <c:pt idx="10233">
                  <c:v>884131200</c:v>
                </c:pt>
                <c:pt idx="10234">
                  <c:v>884217600</c:v>
                </c:pt>
                <c:pt idx="10235">
                  <c:v>884304000</c:v>
                </c:pt>
                <c:pt idx="10236">
                  <c:v>884390400</c:v>
                </c:pt>
                <c:pt idx="10237">
                  <c:v>884476800</c:v>
                </c:pt>
                <c:pt idx="10238">
                  <c:v>884563200</c:v>
                </c:pt>
                <c:pt idx="10239">
                  <c:v>884649600</c:v>
                </c:pt>
                <c:pt idx="10240">
                  <c:v>884736000</c:v>
                </c:pt>
                <c:pt idx="10241">
                  <c:v>884822400</c:v>
                </c:pt>
                <c:pt idx="10242">
                  <c:v>884908800</c:v>
                </c:pt>
                <c:pt idx="10243">
                  <c:v>884995200</c:v>
                </c:pt>
                <c:pt idx="10244">
                  <c:v>885081600</c:v>
                </c:pt>
                <c:pt idx="10245">
                  <c:v>885168000</c:v>
                </c:pt>
                <c:pt idx="10246">
                  <c:v>885254400</c:v>
                </c:pt>
                <c:pt idx="10247">
                  <c:v>885340800</c:v>
                </c:pt>
                <c:pt idx="10248">
                  <c:v>885427200</c:v>
                </c:pt>
                <c:pt idx="10249">
                  <c:v>885513600</c:v>
                </c:pt>
                <c:pt idx="10250">
                  <c:v>885600000</c:v>
                </c:pt>
                <c:pt idx="10251">
                  <c:v>885686400</c:v>
                </c:pt>
                <c:pt idx="10252">
                  <c:v>885772800</c:v>
                </c:pt>
                <c:pt idx="10253">
                  <c:v>885859200</c:v>
                </c:pt>
                <c:pt idx="10254">
                  <c:v>885945600</c:v>
                </c:pt>
                <c:pt idx="10255">
                  <c:v>886032000</c:v>
                </c:pt>
                <c:pt idx="10256">
                  <c:v>886118400</c:v>
                </c:pt>
                <c:pt idx="10257">
                  <c:v>886204800</c:v>
                </c:pt>
                <c:pt idx="10258">
                  <c:v>886291200</c:v>
                </c:pt>
                <c:pt idx="10259">
                  <c:v>886377600</c:v>
                </c:pt>
                <c:pt idx="10260">
                  <c:v>886464000</c:v>
                </c:pt>
                <c:pt idx="10261">
                  <c:v>886550400</c:v>
                </c:pt>
                <c:pt idx="10262">
                  <c:v>886636800</c:v>
                </c:pt>
                <c:pt idx="10263">
                  <c:v>886723200</c:v>
                </c:pt>
                <c:pt idx="10264">
                  <c:v>886809600</c:v>
                </c:pt>
                <c:pt idx="10265">
                  <c:v>886896000</c:v>
                </c:pt>
                <c:pt idx="10266">
                  <c:v>886982400</c:v>
                </c:pt>
                <c:pt idx="10267">
                  <c:v>887068800</c:v>
                </c:pt>
                <c:pt idx="10268">
                  <c:v>887155200</c:v>
                </c:pt>
                <c:pt idx="10269">
                  <c:v>887241600</c:v>
                </c:pt>
                <c:pt idx="10270">
                  <c:v>887328000</c:v>
                </c:pt>
                <c:pt idx="10271">
                  <c:v>887414400</c:v>
                </c:pt>
                <c:pt idx="10272">
                  <c:v>887500800</c:v>
                </c:pt>
                <c:pt idx="10273">
                  <c:v>887587200</c:v>
                </c:pt>
                <c:pt idx="10274">
                  <c:v>887673600</c:v>
                </c:pt>
                <c:pt idx="10275">
                  <c:v>887760000</c:v>
                </c:pt>
                <c:pt idx="10276">
                  <c:v>887846400</c:v>
                </c:pt>
                <c:pt idx="10277">
                  <c:v>887932800</c:v>
                </c:pt>
                <c:pt idx="10278">
                  <c:v>888019200</c:v>
                </c:pt>
                <c:pt idx="10279">
                  <c:v>888105600</c:v>
                </c:pt>
                <c:pt idx="10280">
                  <c:v>888192000</c:v>
                </c:pt>
                <c:pt idx="10281">
                  <c:v>888278400</c:v>
                </c:pt>
                <c:pt idx="10282">
                  <c:v>888364800</c:v>
                </c:pt>
                <c:pt idx="10283">
                  <c:v>888451200</c:v>
                </c:pt>
                <c:pt idx="10284">
                  <c:v>888537600</c:v>
                </c:pt>
                <c:pt idx="10285">
                  <c:v>888624000</c:v>
                </c:pt>
                <c:pt idx="10286">
                  <c:v>888710400</c:v>
                </c:pt>
                <c:pt idx="10287">
                  <c:v>888796800</c:v>
                </c:pt>
                <c:pt idx="10288">
                  <c:v>888883200</c:v>
                </c:pt>
                <c:pt idx="10289">
                  <c:v>888969600</c:v>
                </c:pt>
                <c:pt idx="10290">
                  <c:v>889056000</c:v>
                </c:pt>
                <c:pt idx="10291">
                  <c:v>889142400</c:v>
                </c:pt>
                <c:pt idx="10292">
                  <c:v>889228800</c:v>
                </c:pt>
                <c:pt idx="10293">
                  <c:v>889315200</c:v>
                </c:pt>
                <c:pt idx="10294">
                  <c:v>889401600</c:v>
                </c:pt>
                <c:pt idx="10295">
                  <c:v>889488000</c:v>
                </c:pt>
                <c:pt idx="10296">
                  <c:v>889574400</c:v>
                </c:pt>
                <c:pt idx="10297">
                  <c:v>889660800</c:v>
                </c:pt>
                <c:pt idx="10298">
                  <c:v>889747200</c:v>
                </c:pt>
                <c:pt idx="10299">
                  <c:v>889833600</c:v>
                </c:pt>
                <c:pt idx="10300">
                  <c:v>889920000</c:v>
                </c:pt>
                <c:pt idx="10301">
                  <c:v>890006400</c:v>
                </c:pt>
                <c:pt idx="10302">
                  <c:v>890092800</c:v>
                </c:pt>
                <c:pt idx="10303">
                  <c:v>890179200</c:v>
                </c:pt>
                <c:pt idx="10304">
                  <c:v>890265600</c:v>
                </c:pt>
                <c:pt idx="10305">
                  <c:v>890352000</c:v>
                </c:pt>
                <c:pt idx="10306">
                  <c:v>890438400</c:v>
                </c:pt>
                <c:pt idx="10307">
                  <c:v>890524800</c:v>
                </c:pt>
                <c:pt idx="10308">
                  <c:v>890611200</c:v>
                </c:pt>
                <c:pt idx="10309">
                  <c:v>890697600</c:v>
                </c:pt>
                <c:pt idx="10310">
                  <c:v>890784000</c:v>
                </c:pt>
                <c:pt idx="10311">
                  <c:v>890870400</c:v>
                </c:pt>
                <c:pt idx="10312">
                  <c:v>890956800</c:v>
                </c:pt>
                <c:pt idx="10313">
                  <c:v>891043200</c:v>
                </c:pt>
                <c:pt idx="10314">
                  <c:v>891129600</c:v>
                </c:pt>
                <c:pt idx="10315">
                  <c:v>891216000</c:v>
                </c:pt>
                <c:pt idx="10316">
                  <c:v>891302400</c:v>
                </c:pt>
                <c:pt idx="10317">
                  <c:v>891388800</c:v>
                </c:pt>
                <c:pt idx="10318">
                  <c:v>891475200</c:v>
                </c:pt>
                <c:pt idx="10319">
                  <c:v>891561600</c:v>
                </c:pt>
                <c:pt idx="10320">
                  <c:v>891648000</c:v>
                </c:pt>
                <c:pt idx="10321">
                  <c:v>891734400</c:v>
                </c:pt>
                <c:pt idx="10322">
                  <c:v>891820800</c:v>
                </c:pt>
                <c:pt idx="10323">
                  <c:v>891907200</c:v>
                </c:pt>
                <c:pt idx="10324">
                  <c:v>891993600</c:v>
                </c:pt>
                <c:pt idx="10325">
                  <c:v>892080000</c:v>
                </c:pt>
                <c:pt idx="10326">
                  <c:v>892166400</c:v>
                </c:pt>
                <c:pt idx="10327">
                  <c:v>892252800</c:v>
                </c:pt>
                <c:pt idx="10328">
                  <c:v>892339200</c:v>
                </c:pt>
                <c:pt idx="10329">
                  <c:v>892425600</c:v>
                </c:pt>
                <c:pt idx="10330">
                  <c:v>892512000</c:v>
                </c:pt>
                <c:pt idx="10331">
                  <c:v>892598400</c:v>
                </c:pt>
                <c:pt idx="10332">
                  <c:v>892684800</c:v>
                </c:pt>
                <c:pt idx="10333">
                  <c:v>892771200</c:v>
                </c:pt>
                <c:pt idx="10334">
                  <c:v>892857600</c:v>
                </c:pt>
                <c:pt idx="10335">
                  <c:v>892944000</c:v>
                </c:pt>
                <c:pt idx="10336">
                  <c:v>893030400</c:v>
                </c:pt>
                <c:pt idx="10337">
                  <c:v>893116800</c:v>
                </c:pt>
                <c:pt idx="10338">
                  <c:v>893203200</c:v>
                </c:pt>
                <c:pt idx="10339">
                  <c:v>893289600</c:v>
                </c:pt>
                <c:pt idx="10340">
                  <c:v>893376000</c:v>
                </c:pt>
                <c:pt idx="10341">
                  <c:v>893462400</c:v>
                </c:pt>
                <c:pt idx="10342">
                  <c:v>893548800</c:v>
                </c:pt>
                <c:pt idx="10343">
                  <c:v>893635200</c:v>
                </c:pt>
                <c:pt idx="10344">
                  <c:v>893721600</c:v>
                </c:pt>
                <c:pt idx="10345">
                  <c:v>893808000</c:v>
                </c:pt>
                <c:pt idx="10346">
                  <c:v>893894400</c:v>
                </c:pt>
                <c:pt idx="10347">
                  <c:v>893980800</c:v>
                </c:pt>
                <c:pt idx="10348">
                  <c:v>894067200</c:v>
                </c:pt>
                <c:pt idx="10349">
                  <c:v>894153600</c:v>
                </c:pt>
                <c:pt idx="10350">
                  <c:v>894240000</c:v>
                </c:pt>
                <c:pt idx="10351">
                  <c:v>894326400</c:v>
                </c:pt>
                <c:pt idx="10352">
                  <c:v>894412800</c:v>
                </c:pt>
                <c:pt idx="10353">
                  <c:v>894499200</c:v>
                </c:pt>
                <c:pt idx="10354">
                  <c:v>894585600</c:v>
                </c:pt>
                <c:pt idx="10355">
                  <c:v>894672000</c:v>
                </c:pt>
                <c:pt idx="10356">
                  <c:v>894758400</c:v>
                </c:pt>
                <c:pt idx="10357">
                  <c:v>894844800</c:v>
                </c:pt>
                <c:pt idx="10358">
                  <c:v>894931200</c:v>
                </c:pt>
                <c:pt idx="10359">
                  <c:v>895017600</c:v>
                </c:pt>
                <c:pt idx="10360">
                  <c:v>895104000</c:v>
                </c:pt>
                <c:pt idx="10361">
                  <c:v>895190400</c:v>
                </c:pt>
                <c:pt idx="10362">
                  <c:v>895276800</c:v>
                </c:pt>
                <c:pt idx="10363">
                  <c:v>895363200</c:v>
                </c:pt>
                <c:pt idx="10364">
                  <c:v>895449600</c:v>
                </c:pt>
                <c:pt idx="10365">
                  <c:v>895536000</c:v>
                </c:pt>
                <c:pt idx="10366">
                  <c:v>895622400</c:v>
                </c:pt>
                <c:pt idx="10367">
                  <c:v>895708800</c:v>
                </c:pt>
                <c:pt idx="10368">
                  <c:v>895795200</c:v>
                </c:pt>
                <c:pt idx="10369">
                  <c:v>895881600</c:v>
                </c:pt>
                <c:pt idx="10370">
                  <c:v>895968000</c:v>
                </c:pt>
                <c:pt idx="10371">
                  <c:v>896054400</c:v>
                </c:pt>
                <c:pt idx="10372">
                  <c:v>896140800</c:v>
                </c:pt>
                <c:pt idx="10373">
                  <c:v>896227200</c:v>
                </c:pt>
                <c:pt idx="10374">
                  <c:v>896313600</c:v>
                </c:pt>
                <c:pt idx="10375">
                  <c:v>896400000</c:v>
                </c:pt>
                <c:pt idx="10376">
                  <c:v>896486400</c:v>
                </c:pt>
                <c:pt idx="10377">
                  <c:v>896572800</c:v>
                </c:pt>
                <c:pt idx="10378">
                  <c:v>896659200</c:v>
                </c:pt>
                <c:pt idx="10379">
                  <c:v>896745600</c:v>
                </c:pt>
                <c:pt idx="10380">
                  <c:v>896832000</c:v>
                </c:pt>
                <c:pt idx="10381">
                  <c:v>896918400</c:v>
                </c:pt>
                <c:pt idx="10382">
                  <c:v>897004800</c:v>
                </c:pt>
                <c:pt idx="10383">
                  <c:v>897091200</c:v>
                </c:pt>
                <c:pt idx="10384">
                  <c:v>897177600</c:v>
                </c:pt>
                <c:pt idx="10385">
                  <c:v>897264000</c:v>
                </c:pt>
                <c:pt idx="10386">
                  <c:v>897350400</c:v>
                </c:pt>
                <c:pt idx="10387">
                  <c:v>897436800</c:v>
                </c:pt>
                <c:pt idx="10388">
                  <c:v>897523200</c:v>
                </c:pt>
                <c:pt idx="10389">
                  <c:v>897609600</c:v>
                </c:pt>
                <c:pt idx="10390">
                  <c:v>897696000</c:v>
                </c:pt>
                <c:pt idx="10391">
                  <c:v>897782400</c:v>
                </c:pt>
                <c:pt idx="10392">
                  <c:v>897868800</c:v>
                </c:pt>
                <c:pt idx="10393">
                  <c:v>897955200</c:v>
                </c:pt>
                <c:pt idx="10394">
                  <c:v>898041600</c:v>
                </c:pt>
                <c:pt idx="10395">
                  <c:v>898128000</c:v>
                </c:pt>
                <c:pt idx="10396">
                  <c:v>898214400</c:v>
                </c:pt>
                <c:pt idx="10397">
                  <c:v>898300800</c:v>
                </c:pt>
                <c:pt idx="10398">
                  <c:v>898387200</c:v>
                </c:pt>
                <c:pt idx="10399">
                  <c:v>898473600</c:v>
                </c:pt>
                <c:pt idx="10400">
                  <c:v>898560000</c:v>
                </c:pt>
                <c:pt idx="10401">
                  <c:v>898646400</c:v>
                </c:pt>
                <c:pt idx="10402">
                  <c:v>898732800</c:v>
                </c:pt>
                <c:pt idx="10403">
                  <c:v>898819200</c:v>
                </c:pt>
                <c:pt idx="10404">
                  <c:v>898905600</c:v>
                </c:pt>
                <c:pt idx="10405">
                  <c:v>898992000</c:v>
                </c:pt>
                <c:pt idx="10406">
                  <c:v>899078400</c:v>
                </c:pt>
                <c:pt idx="10407">
                  <c:v>899164800</c:v>
                </c:pt>
                <c:pt idx="10408">
                  <c:v>899251200</c:v>
                </c:pt>
                <c:pt idx="10409">
                  <c:v>899337600</c:v>
                </c:pt>
                <c:pt idx="10410">
                  <c:v>899424000</c:v>
                </c:pt>
                <c:pt idx="10411">
                  <c:v>899510400</c:v>
                </c:pt>
                <c:pt idx="10412">
                  <c:v>899596800</c:v>
                </c:pt>
                <c:pt idx="10413">
                  <c:v>899683200</c:v>
                </c:pt>
                <c:pt idx="10414">
                  <c:v>899769600</c:v>
                </c:pt>
                <c:pt idx="10415">
                  <c:v>899856000</c:v>
                </c:pt>
                <c:pt idx="10416">
                  <c:v>899942400</c:v>
                </c:pt>
                <c:pt idx="10417">
                  <c:v>900028800</c:v>
                </c:pt>
                <c:pt idx="10418">
                  <c:v>900115200</c:v>
                </c:pt>
                <c:pt idx="10419">
                  <c:v>900201600</c:v>
                </c:pt>
                <c:pt idx="10420">
                  <c:v>900288000</c:v>
                </c:pt>
                <c:pt idx="10421">
                  <c:v>900374400</c:v>
                </c:pt>
                <c:pt idx="10422">
                  <c:v>900460800</c:v>
                </c:pt>
                <c:pt idx="10423">
                  <c:v>900547200</c:v>
                </c:pt>
                <c:pt idx="10424">
                  <c:v>900633600</c:v>
                </c:pt>
                <c:pt idx="10425">
                  <c:v>900720000</c:v>
                </c:pt>
                <c:pt idx="10426">
                  <c:v>900806400</c:v>
                </c:pt>
                <c:pt idx="10427">
                  <c:v>900892800</c:v>
                </c:pt>
                <c:pt idx="10428">
                  <c:v>900979200</c:v>
                </c:pt>
                <c:pt idx="10429">
                  <c:v>901065600</c:v>
                </c:pt>
                <c:pt idx="10430">
                  <c:v>901152000</c:v>
                </c:pt>
                <c:pt idx="10431">
                  <c:v>901238400</c:v>
                </c:pt>
                <c:pt idx="10432">
                  <c:v>901324800</c:v>
                </c:pt>
                <c:pt idx="10433">
                  <c:v>901411200</c:v>
                </c:pt>
                <c:pt idx="10434">
                  <c:v>901497600</c:v>
                </c:pt>
                <c:pt idx="10435">
                  <c:v>901584000</c:v>
                </c:pt>
                <c:pt idx="10436">
                  <c:v>901670400</c:v>
                </c:pt>
                <c:pt idx="10437">
                  <c:v>901756800</c:v>
                </c:pt>
                <c:pt idx="10438">
                  <c:v>901843200</c:v>
                </c:pt>
                <c:pt idx="10439">
                  <c:v>901929600</c:v>
                </c:pt>
                <c:pt idx="10440">
                  <c:v>902016000</c:v>
                </c:pt>
                <c:pt idx="10441">
                  <c:v>902102400</c:v>
                </c:pt>
                <c:pt idx="10442">
                  <c:v>902188800</c:v>
                </c:pt>
                <c:pt idx="10443">
                  <c:v>902275200</c:v>
                </c:pt>
                <c:pt idx="10444">
                  <c:v>902361600</c:v>
                </c:pt>
                <c:pt idx="10445">
                  <c:v>902448000</c:v>
                </c:pt>
                <c:pt idx="10446">
                  <c:v>902534400</c:v>
                </c:pt>
                <c:pt idx="10447">
                  <c:v>902620800</c:v>
                </c:pt>
                <c:pt idx="10448">
                  <c:v>902707200</c:v>
                </c:pt>
                <c:pt idx="10449">
                  <c:v>902793600</c:v>
                </c:pt>
                <c:pt idx="10450">
                  <c:v>902880000</c:v>
                </c:pt>
                <c:pt idx="10451">
                  <c:v>902966400</c:v>
                </c:pt>
                <c:pt idx="10452">
                  <c:v>903052800</c:v>
                </c:pt>
                <c:pt idx="10453">
                  <c:v>903139200</c:v>
                </c:pt>
                <c:pt idx="10454">
                  <c:v>903225600</c:v>
                </c:pt>
                <c:pt idx="10455">
                  <c:v>903312000</c:v>
                </c:pt>
                <c:pt idx="10456">
                  <c:v>903398400</c:v>
                </c:pt>
                <c:pt idx="10457">
                  <c:v>903484800</c:v>
                </c:pt>
                <c:pt idx="10458">
                  <c:v>903571200</c:v>
                </c:pt>
                <c:pt idx="10459">
                  <c:v>903657600</c:v>
                </c:pt>
                <c:pt idx="10460">
                  <c:v>903744000</c:v>
                </c:pt>
                <c:pt idx="10461">
                  <c:v>903830400</c:v>
                </c:pt>
                <c:pt idx="10462">
                  <c:v>903916800</c:v>
                </c:pt>
                <c:pt idx="10463">
                  <c:v>904003200</c:v>
                </c:pt>
                <c:pt idx="10464">
                  <c:v>904089600</c:v>
                </c:pt>
                <c:pt idx="10465">
                  <c:v>904176000</c:v>
                </c:pt>
                <c:pt idx="10466">
                  <c:v>904262400</c:v>
                </c:pt>
                <c:pt idx="10467">
                  <c:v>904348800</c:v>
                </c:pt>
                <c:pt idx="10468">
                  <c:v>904435200</c:v>
                </c:pt>
                <c:pt idx="10469">
                  <c:v>904521600</c:v>
                </c:pt>
                <c:pt idx="10470">
                  <c:v>904608000</c:v>
                </c:pt>
                <c:pt idx="10471">
                  <c:v>904694400</c:v>
                </c:pt>
                <c:pt idx="10472">
                  <c:v>904780800</c:v>
                </c:pt>
                <c:pt idx="10473">
                  <c:v>904867200</c:v>
                </c:pt>
                <c:pt idx="10474">
                  <c:v>904953600</c:v>
                </c:pt>
                <c:pt idx="10475">
                  <c:v>905040000</c:v>
                </c:pt>
                <c:pt idx="10476">
                  <c:v>905126400</c:v>
                </c:pt>
                <c:pt idx="10477">
                  <c:v>905212800</c:v>
                </c:pt>
                <c:pt idx="10478">
                  <c:v>905299200</c:v>
                </c:pt>
                <c:pt idx="10479">
                  <c:v>905385600</c:v>
                </c:pt>
                <c:pt idx="10480">
                  <c:v>905472000</c:v>
                </c:pt>
                <c:pt idx="10481">
                  <c:v>905558400</c:v>
                </c:pt>
                <c:pt idx="10482">
                  <c:v>905644800</c:v>
                </c:pt>
                <c:pt idx="10483">
                  <c:v>905731200</c:v>
                </c:pt>
                <c:pt idx="10484">
                  <c:v>905817600</c:v>
                </c:pt>
                <c:pt idx="10485">
                  <c:v>905904000</c:v>
                </c:pt>
                <c:pt idx="10486">
                  <c:v>905990400</c:v>
                </c:pt>
                <c:pt idx="10487">
                  <c:v>906076800</c:v>
                </c:pt>
                <c:pt idx="10488">
                  <c:v>906163200</c:v>
                </c:pt>
                <c:pt idx="10489">
                  <c:v>906249600</c:v>
                </c:pt>
                <c:pt idx="10490">
                  <c:v>906336000</c:v>
                </c:pt>
                <c:pt idx="10491">
                  <c:v>906422400</c:v>
                </c:pt>
                <c:pt idx="10492">
                  <c:v>906508800</c:v>
                </c:pt>
                <c:pt idx="10493">
                  <c:v>906595200</c:v>
                </c:pt>
                <c:pt idx="10494">
                  <c:v>906681600</c:v>
                </c:pt>
                <c:pt idx="10495">
                  <c:v>906768000</c:v>
                </c:pt>
                <c:pt idx="10496">
                  <c:v>906854400</c:v>
                </c:pt>
                <c:pt idx="10497">
                  <c:v>906940800</c:v>
                </c:pt>
                <c:pt idx="10498">
                  <c:v>907027200</c:v>
                </c:pt>
                <c:pt idx="10499">
                  <c:v>907113600</c:v>
                </c:pt>
                <c:pt idx="10500">
                  <c:v>907200000</c:v>
                </c:pt>
                <c:pt idx="10501">
                  <c:v>907286400</c:v>
                </c:pt>
                <c:pt idx="10502">
                  <c:v>907372800</c:v>
                </c:pt>
                <c:pt idx="10503">
                  <c:v>907459200</c:v>
                </c:pt>
                <c:pt idx="10504">
                  <c:v>907545600</c:v>
                </c:pt>
                <c:pt idx="10505">
                  <c:v>907632000</c:v>
                </c:pt>
                <c:pt idx="10506">
                  <c:v>907718400</c:v>
                </c:pt>
                <c:pt idx="10507">
                  <c:v>907804800</c:v>
                </c:pt>
                <c:pt idx="10508">
                  <c:v>907891200</c:v>
                </c:pt>
                <c:pt idx="10509">
                  <c:v>907977600</c:v>
                </c:pt>
                <c:pt idx="10510">
                  <c:v>908064000</c:v>
                </c:pt>
                <c:pt idx="10511">
                  <c:v>908150400</c:v>
                </c:pt>
                <c:pt idx="10512">
                  <c:v>908236800</c:v>
                </c:pt>
                <c:pt idx="10513">
                  <c:v>908323200</c:v>
                </c:pt>
                <c:pt idx="10514">
                  <c:v>908409600</c:v>
                </c:pt>
                <c:pt idx="10515">
                  <c:v>908496000</c:v>
                </c:pt>
                <c:pt idx="10516">
                  <c:v>908582400</c:v>
                </c:pt>
                <c:pt idx="10517">
                  <c:v>908668800</c:v>
                </c:pt>
                <c:pt idx="10518">
                  <c:v>908755200</c:v>
                </c:pt>
                <c:pt idx="10519">
                  <c:v>908841600</c:v>
                </c:pt>
                <c:pt idx="10520">
                  <c:v>908928000</c:v>
                </c:pt>
                <c:pt idx="10521">
                  <c:v>909014400</c:v>
                </c:pt>
                <c:pt idx="10522">
                  <c:v>909100800</c:v>
                </c:pt>
                <c:pt idx="10523">
                  <c:v>909187200</c:v>
                </c:pt>
                <c:pt idx="10524">
                  <c:v>909273600</c:v>
                </c:pt>
                <c:pt idx="10525">
                  <c:v>909360000</c:v>
                </c:pt>
                <c:pt idx="10526">
                  <c:v>909446400</c:v>
                </c:pt>
                <c:pt idx="10527">
                  <c:v>909532800</c:v>
                </c:pt>
                <c:pt idx="10528">
                  <c:v>909619200</c:v>
                </c:pt>
                <c:pt idx="10529">
                  <c:v>909705600</c:v>
                </c:pt>
                <c:pt idx="10530">
                  <c:v>909792000</c:v>
                </c:pt>
                <c:pt idx="10531">
                  <c:v>909878400</c:v>
                </c:pt>
                <c:pt idx="10532">
                  <c:v>909964800</c:v>
                </c:pt>
                <c:pt idx="10533">
                  <c:v>910051200</c:v>
                </c:pt>
                <c:pt idx="10534">
                  <c:v>910137600</c:v>
                </c:pt>
                <c:pt idx="10535">
                  <c:v>910224000</c:v>
                </c:pt>
                <c:pt idx="10536">
                  <c:v>910310400</c:v>
                </c:pt>
                <c:pt idx="10537">
                  <c:v>910396800</c:v>
                </c:pt>
                <c:pt idx="10538">
                  <c:v>910483200</c:v>
                </c:pt>
                <c:pt idx="10539">
                  <c:v>910569600</c:v>
                </c:pt>
                <c:pt idx="10540">
                  <c:v>910656000</c:v>
                </c:pt>
                <c:pt idx="10541">
                  <c:v>910742400</c:v>
                </c:pt>
                <c:pt idx="10542">
                  <c:v>910828800</c:v>
                </c:pt>
                <c:pt idx="10543">
                  <c:v>910915200</c:v>
                </c:pt>
                <c:pt idx="10544">
                  <c:v>911001600</c:v>
                </c:pt>
                <c:pt idx="10545">
                  <c:v>911088000</c:v>
                </c:pt>
                <c:pt idx="10546">
                  <c:v>911174400</c:v>
                </c:pt>
                <c:pt idx="10547">
                  <c:v>911260800</c:v>
                </c:pt>
                <c:pt idx="10548">
                  <c:v>911347200</c:v>
                </c:pt>
                <c:pt idx="10549">
                  <c:v>911433600</c:v>
                </c:pt>
                <c:pt idx="10550">
                  <c:v>911520000</c:v>
                </c:pt>
                <c:pt idx="10551">
                  <c:v>911606400</c:v>
                </c:pt>
                <c:pt idx="10552">
                  <c:v>911692800</c:v>
                </c:pt>
                <c:pt idx="10553">
                  <c:v>911779200</c:v>
                </c:pt>
                <c:pt idx="10554">
                  <c:v>911865600</c:v>
                </c:pt>
                <c:pt idx="10555">
                  <c:v>911952000</c:v>
                </c:pt>
                <c:pt idx="10556">
                  <c:v>912038400</c:v>
                </c:pt>
                <c:pt idx="10557">
                  <c:v>912124800</c:v>
                </c:pt>
                <c:pt idx="10558">
                  <c:v>912211200</c:v>
                </c:pt>
                <c:pt idx="10559">
                  <c:v>912297600</c:v>
                </c:pt>
                <c:pt idx="10560">
                  <c:v>912384000</c:v>
                </c:pt>
                <c:pt idx="10561">
                  <c:v>912470400</c:v>
                </c:pt>
                <c:pt idx="10562">
                  <c:v>912556800</c:v>
                </c:pt>
                <c:pt idx="10563">
                  <c:v>912643200</c:v>
                </c:pt>
                <c:pt idx="10564">
                  <c:v>912729600</c:v>
                </c:pt>
                <c:pt idx="10565">
                  <c:v>912816000</c:v>
                </c:pt>
                <c:pt idx="10566">
                  <c:v>912902400</c:v>
                </c:pt>
                <c:pt idx="10567">
                  <c:v>912988800</c:v>
                </c:pt>
                <c:pt idx="10568">
                  <c:v>913075200</c:v>
                </c:pt>
                <c:pt idx="10569">
                  <c:v>913161600</c:v>
                </c:pt>
                <c:pt idx="10570">
                  <c:v>913248000</c:v>
                </c:pt>
                <c:pt idx="10571">
                  <c:v>913334400</c:v>
                </c:pt>
                <c:pt idx="10572">
                  <c:v>913420800</c:v>
                </c:pt>
                <c:pt idx="10573">
                  <c:v>913507200</c:v>
                </c:pt>
                <c:pt idx="10574">
                  <c:v>913593600</c:v>
                </c:pt>
                <c:pt idx="10575">
                  <c:v>913680000</c:v>
                </c:pt>
                <c:pt idx="10576">
                  <c:v>913766400</c:v>
                </c:pt>
                <c:pt idx="10577">
                  <c:v>913852800</c:v>
                </c:pt>
                <c:pt idx="10578">
                  <c:v>913939200</c:v>
                </c:pt>
                <c:pt idx="10579">
                  <c:v>914025600</c:v>
                </c:pt>
                <c:pt idx="10580">
                  <c:v>914112000</c:v>
                </c:pt>
                <c:pt idx="10581">
                  <c:v>914198400</c:v>
                </c:pt>
                <c:pt idx="10582">
                  <c:v>914284800</c:v>
                </c:pt>
                <c:pt idx="10583">
                  <c:v>914371200</c:v>
                </c:pt>
                <c:pt idx="10584">
                  <c:v>914457600</c:v>
                </c:pt>
                <c:pt idx="10585">
                  <c:v>914544000</c:v>
                </c:pt>
                <c:pt idx="10586">
                  <c:v>914630400</c:v>
                </c:pt>
                <c:pt idx="10587">
                  <c:v>914716800</c:v>
                </c:pt>
                <c:pt idx="10588">
                  <c:v>914803200</c:v>
                </c:pt>
                <c:pt idx="10589">
                  <c:v>914889600</c:v>
                </c:pt>
                <c:pt idx="10590">
                  <c:v>914976000</c:v>
                </c:pt>
                <c:pt idx="10591">
                  <c:v>915062400</c:v>
                </c:pt>
                <c:pt idx="10592">
                  <c:v>915148800</c:v>
                </c:pt>
                <c:pt idx="10593">
                  <c:v>915235200</c:v>
                </c:pt>
                <c:pt idx="10594">
                  <c:v>915321600</c:v>
                </c:pt>
                <c:pt idx="10595">
                  <c:v>915408000</c:v>
                </c:pt>
                <c:pt idx="10596">
                  <c:v>915494400</c:v>
                </c:pt>
                <c:pt idx="10597">
                  <c:v>915580800</c:v>
                </c:pt>
                <c:pt idx="10598">
                  <c:v>915667200</c:v>
                </c:pt>
                <c:pt idx="10599">
                  <c:v>915753600</c:v>
                </c:pt>
                <c:pt idx="10600">
                  <c:v>915840000</c:v>
                </c:pt>
                <c:pt idx="10601">
                  <c:v>915926400</c:v>
                </c:pt>
                <c:pt idx="10602">
                  <c:v>916012800</c:v>
                </c:pt>
                <c:pt idx="10603">
                  <c:v>916099200</c:v>
                </c:pt>
                <c:pt idx="10604">
                  <c:v>916185600</c:v>
                </c:pt>
                <c:pt idx="10605">
                  <c:v>916272000</c:v>
                </c:pt>
                <c:pt idx="10606">
                  <c:v>916358400</c:v>
                </c:pt>
                <c:pt idx="10607">
                  <c:v>916444800</c:v>
                </c:pt>
                <c:pt idx="10608">
                  <c:v>916531200</c:v>
                </c:pt>
                <c:pt idx="10609">
                  <c:v>916617600</c:v>
                </c:pt>
                <c:pt idx="10610">
                  <c:v>916704000</c:v>
                </c:pt>
                <c:pt idx="10611">
                  <c:v>916790400</c:v>
                </c:pt>
                <c:pt idx="10612">
                  <c:v>916876800</c:v>
                </c:pt>
                <c:pt idx="10613">
                  <c:v>916963200</c:v>
                </c:pt>
                <c:pt idx="10614">
                  <c:v>917049600</c:v>
                </c:pt>
                <c:pt idx="10615">
                  <c:v>917136000</c:v>
                </c:pt>
                <c:pt idx="10616">
                  <c:v>917222400</c:v>
                </c:pt>
                <c:pt idx="10617">
                  <c:v>917308800</c:v>
                </c:pt>
                <c:pt idx="10618">
                  <c:v>917395200</c:v>
                </c:pt>
                <c:pt idx="10619">
                  <c:v>917481600</c:v>
                </c:pt>
                <c:pt idx="10620">
                  <c:v>917568000</c:v>
                </c:pt>
                <c:pt idx="10621">
                  <c:v>917654400</c:v>
                </c:pt>
                <c:pt idx="10622">
                  <c:v>917740800</c:v>
                </c:pt>
                <c:pt idx="10623">
                  <c:v>917827200</c:v>
                </c:pt>
                <c:pt idx="10624">
                  <c:v>917913600</c:v>
                </c:pt>
                <c:pt idx="10625">
                  <c:v>918000000</c:v>
                </c:pt>
                <c:pt idx="10626">
                  <c:v>918086400</c:v>
                </c:pt>
                <c:pt idx="10627">
                  <c:v>918172800</c:v>
                </c:pt>
                <c:pt idx="10628">
                  <c:v>918259200</c:v>
                </c:pt>
                <c:pt idx="10629">
                  <c:v>918345600</c:v>
                </c:pt>
                <c:pt idx="10630">
                  <c:v>918432000</c:v>
                </c:pt>
                <c:pt idx="10631">
                  <c:v>918518400</c:v>
                </c:pt>
                <c:pt idx="10632">
                  <c:v>918604800</c:v>
                </c:pt>
                <c:pt idx="10633">
                  <c:v>918691200</c:v>
                </c:pt>
                <c:pt idx="10634">
                  <c:v>918777600</c:v>
                </c:pt>
                <c:pt idx="10635">
                  <c:v>918864000</c:v>
                </c:pt>
                <c:pt idx="10636">
                  <c:v>918950400</c:v>
                </c:pt>
                <c:pt idx="10637">
                  <c:v>919036800</c:v>
                </c:pt>
                <c:pt idx="10638">
                  <c:v>919123200</c:v>
                </c:pt>
                <c:pt idx="10639">
                  <c:v>919209600</c:v>
                </c:pt>
                <c:pt idx="10640">
                  <c:v>919296000</c:v>
                </c:pt>
                <c:pt idx="10641">
                  <c:v>919382400</c:v>
                </c:pt>
                <c:pt idx="10642">
                  <c:v>919468800</c:v>
                </c:pt>
                <c:pt idx="10643">
                  <c:v>919555200</c:v>
                </c:pt>
                <c:pt idx="10644">
                  <c:v>919641600</c:v>
                </c:pt>
                <c:pt idx="10645">
                  <c:v>919728000</c:v>
                </c:pt>
                <c:pt idx="10646">
                  <c:v>919814400</c:v>
                </c:pt>
                <c:pt idx="10647">
                  <c:v>919900800</c:v>
                </c:pt>
                <c:pt idx="10648">
                  <c:v>919987200</c:v>
                </c:pt>
                <c:pt idx="10649">
                  <c:v>920073600</c:v>
                </c:pt>
                <c:pt idx="10650">
                  <c:v>920160000</c:v>
                </c:pt>
                <c:pt idx="10651">
                  <c:v>920246400</c:v>
                </c:pt>
                <c:pt idx="10652">
                  <c:v>920332800</c:v>
                </c:pt>
                <c:pt idx="10653">
                  <c:v>920419200</c:v>
                </c:pt>
                <c:pt idx="10654">
                  <c:v>920505600</c:v>
                </c:pt>
                <c:pt idx="10655">
                  <c:v>920592000</c:v>
                </c:pt>
                <c:pt idx="10656">
                  <c:v>920678400</c:v>
                </c:pt>
                <c:pt idx="10657">
                  <c:v>920764800</c:v>
                </c:pt>
                <c:pt idx="10658">
                  <c:v>920851200</c:v>
                </c:pt>
                <c:pt idx="10659">
                  <c:v>920937600</c:v>
                </c:pt>
                <c:pt idx="10660">
                  <c:v>921024000</c:v>
                </c:pt>
                <c:pt idx="10661">
                  <c:v>921110400</c:v>
                </c:pt>
                <c:pt idx="10662">
                  <c:v>921196800</c:v>
                </c:pt>
                <c:pt idx="10663">
                  <c:v>921283200</c:v>
                </c:pt>
                <c:pt idx="10664">
                  <c:v>921369600</c:v>
                </c:pt>
                <c:pt idx="10665">
                  <c:v>921456000</c:v>
                </c:pt>
                <c:pt idx="10666">
                  <c:v>921542400</c:v>
                </c:pt>
                <c:pt idx="10667">
                  <c:v>921628800</c:v>
                </c:pt>
                <c:pt idx="10668">
                  <c:v>921715200</c:v>
                </c:pt>
                <c:pt idx="10669">
                  <c:v>921801600</c:v>
                </c:pt>
                <c:pt idx="10670">
                  <c:v>921888000</c:v>
                </c:pt>
                <c:pt idx="10671">
                  <c:v>921974400</c:v>
                </c:pt>
                <c:pt idx="10672">
                  <c:v>922060800</c:v>
                </c:pt>
                <c:pt idx="10673">
                  <c:v>922147200</c:v>
                </c:pt>
                <c:pt idx="10674">
                  <c:v>922233600</c:v>
                </c:pt>
                <c:pt idx="10675">
                  <c:v>922320000</c:v>
                </c:pt>
                <c:pt idx="10676">
                  <c:v>922406400</c:v>
                </c:pt>
                <c:pt idx="10677">
                  <c:v>922492800</c:v>
                </c:pt>
                <c:pt idx="10678">
                  <c:v>922579200</c:v>
                </c:pt>
                <c:pt idx="10679">
                  <c:v>922665600</c:v>
                </c:pt>
                <c:pt idx="10680">
                  <c:v>922752000</c:v>
                </c:pt>
                <c:pt idx="10681">
                  <c:v>922838400</c:v>
                </c:pt>
                <c:pt idx="10682">
                  <c:v>922924800</c:v>
                </c:pt>
                <c:pt idx="10683">
                  <c:v>923011200</c:v>
                </c:pt>
                <c:pt idx="10684">
                  <c:v>923097600</c:v>
                </c:pt>
                <c:pt idx="10685">
                  <c:v>923184000</c:v>
                </c:pt>
                <c:pt idx="10686">
                  <c:v>923270400</c:v>
                </c:pt>
                <c:pt idx="10687">
                  <c:v>923356800</c:v>
                </c:pt>
                <c:pt idx="10688">
                  <c:v>923443200</c:v>
                </c:pt>
                <c:pt idx="10689">
                  <c:v>923529600</c:v>
                </c:pt>
                <c:pt idx="10690">
                  <c:v>923616000</c:v>
                </c:pt>
                <c:pt idx="10691">
                  <c:v>923702400</c:v>
                </c:pt>
                <c:pt idx="10692">
                  <c:v>923788800</c:v>
                </c:pt>
                <c:pt idx="10693">
                  <c:v>923875200</c:v>
                </c:pt>
                <c:pt idx="10694">
                  <c:v>923961600</c:v>
                </c:pt>
                <c:pt idx="10695">
                  <c:v>924048000</c:v>
                </c:pt>
                <c:pt idx="10696">
                  <c:v>924134400</c:v>
                </c:pt>
                <c:pt idx="10697">
                  <c:v>924220800</c:v>
                </c:pt>
                <c:pt idx="10698">
                  <c:v>924307200</c:v>
                </c:pt>
                <c:pt idx="10699">
                  <c:v>924393600</c:v>
                </c:pt>
                <c:pt idx="10700">
                  <c:v>924480000</c:v>
                </c:pt>
                <c:pt idx="10701">
                  <c:v>924566400</c:v>
                </c:pt>
                <c:pt idx="10702">
                  <c:v>924652800</c:v>
                </c:pt>
                <c:pt idx="10703">
                  <c:v>924739200</c:v>
                </c:pt>
                <c:pt idx="10704">
                  <c:v>924825600</c:v>
                </c:pt>
                <c:pt idx="10705">
                  <c:v>924912000</c:v>
                </c:pt>
                <c:pt idx="10706">
                  <c:v>924998400</c:v>
                </c:pt>
                <c:pt idx="10707">
                  <c:v>925084800</c:v>
                </c:pt>
                <c:pt idx="10708">
                  <c:v>925171200</c:v>
                </c:pt>
                <c:pt idx="10709">
                  <c:v>925257600</c:v>
                </c:pt>
                <c:pt idx="10710">
                  <c:v>925344000</c:v>
                </c:pt>
                <c:pt idx="10711">
                  <c:v>925430400</c:v>
                </c:pt>
                <c:pt idx="10712">
                  <c:v>925516800</c:v>
                </c:pt>
                <c:pt idx="10713">
                  <c:v>925603200</c:v>
                </c:pt>
                <c:pt idx="10714">
                  <c:v>925689600</c:v>
                </c:pt>
                <c:pt idx="10715">
                  <c:v>925776000</c:v>
                </c:pt>
                <c:pt idx="10716">
                  <c:v>925862400</c:v>
                </c:pt>
                <c:pt idx="10717">
                  <c:v>925948800</c:v>
                </c:pt>
                <c:pt idx="10718">
                  <c:v>926035200</c:v>
                </c:pt>
                <c:pt idx="10719">
                  <c:v>926121600</c:v>
                </c:pt>
                <c:pt idx="10720">
                  <c:v>926208000</c:v>
                </c:pt>
                <c:pt idx="10721">
                  <c:v>926294400</c:v>
                </c:pt>
                <c:pt idx="10722">
                  <c:v>926380800</c:v>
                </c:pt>
                <c:pt idx="10723">
                  <c:v>926467200</c:v>
                </c:pt>
                <c:pt idx="10724">
                  <c:v>926553600</c:v>
                </c:pt>
                <c:pt idx="10725">
                  <c:v>926640000</c:v>
                </c:pt>
                <c:pt idx="10726">
                  <c:v>926726400</c:v>
                </c:pt>
                <c:pt idx="10727">
                  <c:v>926812800</c:v>
                </c:pt>
                <c:pt idx="10728">
                  <c:v>926899200</c:v>
                </c:pt>
                <c:pt idx="10729">
                  <c:v>926985600</c:v>
                </c:pt>
                <c:pt idx="10730">
                  <c:v>927072000</c:v>
                </c:pt>
                <c:pt idx="10731">
                  <c:v>927158400</c:v>
                </c:pt>
                <c:pt idx="10732">
                  <c:v>927244800</c:v>
                </c:pt>
                <c:pt idx="10733">
                  <c:v>927331200</c:v>
                </c:pt>
                <c:pt idx="10734">
                  <c:v>927417600</c:v>
                </c:pt>
                <c:pt idx="10735">
                  <c:v>927504000</c:v>
                </c:pt>
                <c:pt idx="10736">
                  <c:v>927590400</c:v>
                </c:pt>
                <c:pt idx="10737">
                  <c:v>927676800</c:v>
                </c:pt>
                <c:pt idx="10738">
                  <c:v>927763200</c:v>
                </c:pt>
                <c:pt idx="10739">
                  <c:v>927849600</c:v>
                </c:pt>
                <c:pt idx="10740">
                  <c:v>927936000</c:v>
                </c:pt>
                <c:pt idx="10741">
                  <c:v>928022400</c:v>
                </c:pt>
                <c:pt idx="10742">
                  <c:v>928108800</c:v>
                </c:pt>
                <c:pt idx="10743">
                  <c:v>928195200</c:v>
                </c:pt>
                <c:pt idx="10744">
                  <c:v>928281600</c:v>
                </c:pt>
                <c:pt idx="10745">
                  <c:v>928368000</c:v>
                </c:pt>
                <c:pt idx="10746">
                  <c:v>928454400</c:v>
                </c:pt>
                <c:pt idx="10747">
                  <c:v>928540800</c:v>
                </c:pt>
                <c:pt idx="10748">
                  <c:v>928627200</c:v>
                </c:pt>
                <c:pt idx="10749">
                  <c:v>928713600</c:v>
                </c:pt>
                <c:pt idx="10750">
                  <c:v>928800000</c:v>
                </c:pt>
                <c:pt idx="10751">
                  <c:v>928886400</c:v>
                </c:pt>
                <c:pt idx="10752">
                  <c:v>928972800</c:v>
                </c:pt>
                <c:pt idx="10753">
                  <c:v>929059200</c:v>
                </c:pt>
                <c:pt idx="10754">
                  <c:v>929145600</c:v>
                </c:pt>
                <c:pt idx="10755">
                  <c:v>929232000</c:v>
                </c:pt>
                <c:pt idx="10756">
                  <c:v>929318400</c:v>
                </c:pt>
                <c:pt idx="10757">
                  <c:v>929404800</c:v>
                </c:pt>
                <c:pt idx="10758">
                  <c:v>929491200</c:v>
                </c:pt>
                <c:pt idx="10759">
                  <c:v>929577600</c:v>
                </c:pt>
                <c:pt idx="10760">
                  <c:v>929664000</c:v>
                </c:pt>
                <c:pt idx="10761">
                  <c:v>929750400</c:v>
                </c:pt>
                <c:pt idx="10762">
                  <c:v>929836800</c:v>
                </c:pt>
                <c:pt idx="10763">
                  <c:v>929923200</c:v>
                </c:pt>
                <c:pt idx="10764">
                  <c:v>930009600</c:v>
                </c:pt>
                <c:pt idx="10765">
                  <c:v>930096000</c:v>
                </c:pt>
                <c:pt idx="10766">
                  <c:v>930182400</c:v>
                </c:pt>
                <c:pt idx="10767">
                  <c:v>930268800</c:v>
                </c:pt>
                <c:pt idx="10768">
                  <c:v>930355200</c:v>
                </c:pt>
                <c:pt idx="10769">
                  <c:v>930441600</c:v>
                </c:pt>
                <c:pt idx="10770">
                  <c:v>930528000</c:v>
                </c:pt>
                <c:pt idx="10771">
                  <c:v>930614400</c:v>
                </c:pt>
                <c:pt idx="10772">
                  <c:v>930700800</c:v>
                </c:pt>
                <c:pt idx="10773">
                  <c:v>930787200</c:v>
                </c:pt>
                <c:pt idx="10774">
                  <c:v>930873600</c:v>
                </c:pt>
                <c:pt idx="10775">
                  <c:v>930960000</c:v>
                </c:pt>
                <c:pt idx="10776">
                  <c:v>931046400</c:v>
                </c:pt>
                <c:pt idx="10777">
                  <c:v>931132800</c:v>
                </c:pt>
                <c:pt idx="10778">
                  <c:v>931219200</c:v>
                </c:pt>
                <c:pt idx="10779">
                  <c:v>931305600</c:v>
                </c:pt>
                <c:pt idx="10780">
                  <c:v>931392000</c:v>
                </c:pt>
                <c:pt idx="10781">
                  <c:v>931478400</c:v>
                </c:pt>
                <c:pt idx="10782">
                  <c:v>931564800</c:v>
                </c:pt>
                <c:pt idx="10783">
                  <c:v>931651200</c:v>
                </c:pt>
                <c:pt idx="10784">
                  <c:v>931737600</c:v>
                </c:pt>
                <c:pt idx="10785">
                  <c:v>931824000</c:v>
                </c:pt>
                <c:pt idx="10786">
                  <c:v>931910400</c:v>
                </c:pt>
                <c:pt idx="10787">
                  <c:v>931996800</c:v>
                </c:pt>
                <c:pt idx="10788">
                  <c:v>932083200</c:v>
                </c:pt>
                <c:pt idx="10789">
                  <c:v>932169600</c:v>
                </c:pt>
                <c:pt idx="10790">
                  <c:v>932256000</c:v>
                </c:pt>
                <c:pt idx="10791">
                  <c:v>932342400</c:v>
                </c:pt>
                <c:pt idx="10792">
                  <c:v>932428800</c:v>
                </c:pt>
                <c:pt idx="10793">
                  <c:v>932515200</c:v>
                </c:pt>
                <c:pt idx="10794">
                  <c:v>932601600</c:v>
                </c:pt>
                <c:pt idx="10795">
                  <c:v>932688000</c:v>
                </c:pt>
                <c:pt idx="10796">
                  <c:v>932774400</c:v>
                </c:pt>
                <c:pt idx="10797">
                  <c:v>932860800</c:v>
                </c:pt>
                <c:pt idx="10798">
                  <c:v>932947200</c:v>
                </c:pt>
                <c:pt idx="10799">
                  <c:v>933033600</c:v>
                </c:pt>
                <c:pt idx="10800">
                  <c:v>933120000</c:v>
                </c:pt>
                <c:pt idx="10801">
                  <c:v>933206400</c:v>
                </c:pt>
                <c:pt idx="10802">
                  <c:v>933292800</c:v>
                </c:pt>
                <c:pt idx="10803">
                  <c:v>933379200</c:v>
                </c:pt>
                <c:pt idx="10804">
                  <c:v>933465600</c:v>
                </c:pt>
                <c:pt idx="10805">
                  <c:v>933552000</c:v>
                </c:pt>
                <c:pt idx="10806">
                  <c:v>933638400</c:v>
                </c:pt>
                <c:pt idx="10807">
                  <c:v>933724800</c:v>
                </c:pt>
                <c:pt idx="10808">
                  <c:v>933811200</c:v>
                </c:pt>
                <c:pt idx="10809">
                  <c:v>933897600</c:v>
                </c:pt>
                <c:pt idx="10810">
                  <c:v>933984000</c:v>
                </c:pt>
                <c:pt idx="10811">
                  <c:v>934070400</c:v>
                </c:pt>
                <c:pt idx="10812">
                  <c:v>934156800</c:v>
                </c:pt>
                <c:pt idx="10813">
                  <c:v>934243200</c:v>
                </c:pt>
                <c:pt idx="10814">
                  <c:v>934329600</c:v>
                </c:pt>
                <c:pt idx="10815">
                  <c:v>934416000</c:v>
                </c:pt>
                <c:pt idx="10816">
                  <c:v>934502400</c:v>
                </c:pt>
                <c:pt idx="10817">
                  <c:v>934588800</c:v>
                </c:pt>
                <c:pt idx="10818">
                  <c:v>934675200</c:v>
                </c:pt>
                <c:pt idx="10819">
                  <c:v>934761600</c:v>
                </c:pt>
                <c:pt idx="10820">
                  <c:v>934848000</c:v>
                </c:pt>
                <c:pt idx="10821">
                  <c:v>934934400</c:v>
                </c:pt>
                <c:pt idx="10822">
                  <c:v>935020800</c:v>
                </c:pt>
                <c:pt idx="10823">
                  <c:v>935107200</c:v>
                </c:pt>
                <c:pt idx="10824">
                  <c:v>935193600</c:v>
                </c:pt>
                <c:pt idx="10825">
                  <c:v>935280000</c:v>
                </c:pt>
                <c:pt idx="10826">
                  <c:v>935366400</c:v>
                </c:pt>
                <c:pt idx="10827">
                  <c:v>935452800</c:v>
                </c:pt>
                <c:pt idx="10828">
                  <c:v>935539200</c:v>
                </c:pt>
                <c:pt idx="10829">
                  <c:v>935625600</c:v>
                </c:pt>
                <c:pt idx="10830">
                  <c:v>935712000</c:v>
                </c:pt>
                <c:pt idx="10831">
                  <c:v>935798400</c:v>
                </c:pt>
                <c:pt idx="10832">
                  <c:v>935884800</c:v>
                </c:pt>
                <c:pt idx="10833">
                  <c:v>935971200</c:v>
                </c:pt>
                <c:pt idx="10834">
                  <c:v>936057600</c:v>
                </c:pt>
                <c:pt idx="10835">
                  <c:v>936144000</c:v>
                </c:pt>
                <c:pt idx="10836">
                  <c:v>936230400</c:v>
                </c:pt>
                <c:pt idx="10837">
                  <c:v>936316800</c:v>
                </c:pt>
                <c:pt idx="10838">
                  <c:v>936403200</c:v>
                </c:pt>
                <c:pt idx="10839">
                  <c:v>936489600</c:v>
                </c:pt>
                <c:pt idx="10840">
                  <c:v>936576000</c:v>
                </c:pt>
                <c:pt idx="10841">
                  <c:v>936662400</c:v>
                </c:pt>
                <c:pt idx="10842">
                  <c:v>936748800</c:v>
                </c:pt>
                <c:pt idx="10843">
                  <c:v>936835200</c:v>
                </c:pt>
                <c:pt idx="10844">
                  <c:v>936921600</c:v>
                </c:pt>
                <c:pt idx="10845">
                  <c:v>937008000</c:v>
                </c:pt>
                <c:pt idx="10846">
                  <c:v>937094400</c:v>
                </c:pt>
                <c:pt idx="10847">
                  <c:v>937180800</c:v>
                </c:pt>
                <c:pt idx="10848">
                  <c:v>937267200</c:v>
                </c:pt>
                <c:pt idx="10849">
                  <c:v>937353600</c:v>
                </c:pt>
                <c:pt idx="10850">
                  <c:v>937440000</c:v>
                </c:pt>
                <c:pt idx="10851">
                  <c:v>937526400</c:v>
                </c:pt>
                <c:pt idx="10852">
                  <c:v>937612800</c:v>
                </c:pt>
                <c:pt idx="10853">
                  <c:v>937699200</c:v>
                </c:pt>
                <c:pt idx="10854">
                  <c:v>937785600</c:v>
                </c:pt>
                <c:pt idx="10855">
                  <c:v>937872000</c:v>
                </c:pt>
                <c:pt idx="10856">
                  <c:v>937958400</c:v>
                </c:pt>
                <c:pt idx="10857">
                  <c:v>938044800</c:v>
                </c:pt>
                <c:pt idx="10858">
                  <c:v>938131200</c:v>
                </c:pt>
                <c:pt idx="10859">
                  <c:v>938217600</c:v>
                </c:pt>
                <c:pt idx="10860">
                  <c:v>938304000</c:v>
                </c:pt>
                <c:pt idx="10861">
                  <c:v>938390400</c:v>
                </c:pt>
                <c:pt idx="10862">
                  <c:v>938476800</c:v>
                </c:pt>
                <c:pt idx="10863">
                  <c:v>938563200</c:v>
                </c:pt>
                <c:pt idx="10864">
                  <c:v>938649600</c:v>
                </c:pt>
                <c:pt idx="10865">
                  <c:v>938736000</c:v>
                </c:pt>
                <c:pt idx="10866">
                  <c:v>938822400</c:v>
                </c:pt>
                <c:pt idx="10867">
                  <c:v>938908800</c:v>
                </c:pt>
                <c:pt idx="10868">
                  <c:v>938995200</c:v>
                </c:pt>
                <c:pt idx="10869">
                  <c:v>939081600</c:v>
                </c:pt>
                <c:pt idx="10870">
                  <c:v>939168000</c:v>
                </c:pt>
                <c:pt idx="10871">
                  <c:v>939254400</c:v>
                </c:pt>
                <c:pt idx="10872">
                  <c:v>939340800</c:v>
                </c:pt>
                <c:pt idx="10873">
                  <c:v>939427200</c:v>
                </c:pt>
                <c:pt idx="10874">
                  <c:v>939513600</c:v>
                </c:pt>
                <c:pt idx="10875">
                  <c:v>939600000</c:v>
                </c:pt>
                <c:pt idx="10876">
                  <c:v>939686400</c:v>
                </c:pt>
                <c:pt idx="10877">
                  <c:v>939772800</c:v>
                </c:pt>
                <c:pt idx="10878">
                  <c:v>939859200</c:v>
                </c:pt>
                <c:pt idx="10879">
                  <c:v>939945600</c:v>
                </c:pt>
                <c:pt idx="10880">
                  <c:v>940032000</c:v>
                </c:pt>
                <c:pt idx="10881">
                  <c:v>940118400</c:v>
                </c:pt>
                <c:pt idx="10882">
                  <c:v>940204800</c:v>
                </c:pt>
                <c:pt idx="10883">
                  <c:v>940291200</c:v>
                </c:pt>
                <c:pt idx="10884">
                  <c:v>940377600</c:v>
                </c:pt>
                <c:pt idx="10885">
                  <c:v>940464000</c:v>
                </c:pt>
                <c:pt idx="10886">
                  <c:v>940550400</c:v>
                </c:pt>
                <c:pt idx="10887">
                  <c:v>940636800</c:v>
                </c:pt>
                <c:pt idx="10888">
                  <c:v>940723200</c:v>
                </c:pt>
                <c:pt idx="10889">
                  <c:v>940809600</c:v>
                </c:pt>
                <c:pt idx="10890">
                  <c:v>940896000</c:v>
                </c:pt>
                <c:pt idx="10891">
                  <c:v>940982400</c:v>
                </c:pt>
                <c:pt idx="10892">
                  <c:v>941068800</c:v>
                </c:pt>
                <c:pt idx="10893">
                  <c:v>941155200</c:v>
                </c:pt>
                <c:pt idx="10894">
                  <c:v>941241600</c:v>
                </c:pt>
                <c:pt idx="10895">
                  <c:v>941328000</c:v>
                </c:pt>
                <c:pt idx="10896">
                  <c:v>941414400</c:v>
                </c:pt>
                <c:pt idx="10897">
                  <c:v>941500800</c:v>
                </c:pt>
                <c:pt idx="10898">
                  <c:v>941587200</c:v>
                </c:pt>
                <c:pt idx="10899">
                  <c:v>941673600</c:v>
                </c:pt>
                <c:pt idx="10900">
                  <c:v>941760000</c:v>
                </c:pt>
                <c:pt idx="10901">
                  <c:v>941846400</c:v>
                </c:pt>
                <c:pt idx="10902">
                  <c:v>941932800</c:v>
                </c:pt>
                <c:pt idx="10903">
                  <c:v>942019200</c:v>
                </c:pt>
                <c:pt idx="10904">
                  <c:v>942105600</c:v>
                </c:pt>
                <c:pt idx="10905">
                  <c:v>942192000</c:v>
                </c:pt>
                <c:pt idx="10906">
                  <c:v>942278400</c:v>
                </c:pt>
                <c:pt idx="10907">
                  <c:v>942364800</c:v>
                </c:pt>
                <c:pt idx="10908">
                  <c:v>942451200</c:v>
                </c:pt>
                <c:pt idx="10909">
                  <c:v>942537600</c:v>
                </c:pt>
                <c:pt idx="10910">
                  <c:v>942624000</c:v>
                </c:pt>
                <c:pt idx="10911">
                  <c:v>942710400</c:v>
                </c:pt>
                <c:pt idx="10912">
                  <c:v>942796800</c:v>
                </c:pt>
                <c:pt idx="10913">
                  <c:v>942883200</c:v>
                </c:pt>
                <c:pt idx="10914">
                  <c:v>942969600</c:v>
                </c:pt>
                <c:pt idx="10915">
                  <c:v>943056000</c:v>
                </c:pt>
                <c:pt idx="10916">
                  <c:v>943142400</c:v>
                </c:pt>
                <c:pt idx="10917">
                  <c:v>943228800</c:v>
                </c:pt>
                <c:pt idx="10918">
                  <c:v>943315200</c:v>
                </c:pt>
                <c:pt idx="10919">
                  <c:v>943401600</c:v>
                </c:pt>
                <c:pt idx="10920">
                  <c:v>943488000</c:v>
                </c:pt>
                <c:pt idx="10921">
                  <c:v>943574400</c:v>
                </c:pt>
                <c:pt idx="10922">
                  <c:v>943660800</c:v>
                </c:pt>
                <c:pt idx="10923">
                  <c:v>943747200</c:v>
                </c:pt>
                <c:pt idx="10924">
                  <c:v>943833600</c:v>
                </c:pt>
                <c:pt idx="10925">
                  <c:v>943920000</c:v>
                </c:pt>
                <c:pt idx="10926">
                  <c:v>944006400</c:v>
                </c:pt>
                <c:pt idx="10927">
                  <c:v>944092800</c:v>
                </c:pt>
                <c:pt idx="10928">
                  <c:v>944179200</c:v>
                </c:pt>
                <c:pt idx="10929">
                  <c:v>944265600</c:v>
                </c:pt>
                <c:pt idx="10930">
                  <c:v>944352000</c:v>
                </c:pt>
                <c:pt idx="10931">
                  <c:v>944438400</c:v>
                </c:pt>
                <c:pt idx="10932">
                  <c:v>944524800</c:v>
                </c:pt>
                <c:pt idx="10933">
                  <c:v>944611200</c:v>
                </c:pt>
                <c:pt idx="10934">
                  <c:v>944697600</c:v>
                </c:pt>
                <c:pt idx="10935">
                  <c:v>944784000</c:v>
                </c:pt>
                <c:pt idx="10936">
                  <c:v>944870400</c:v>
                </c:pt>
                <c:pt idx="10937">
                  <c:v>944956800</c:v>
                </c:pt>
                <c:pt idx="10938">
                  <c:v>945043200</c:v>
                </c:pt>
                <c:pt idx="10939">
                  <c:v>945129600</c:v>
                </c:pt>
                <c:pt idx="10940">
                  <c:v>945216000</c:v>
                </c:pt>
                <c:pt idx="10941">
                  <c:v>945302400</c:v>
                </c:pt>
                <c:pt idx="10942">
                  <c:v>945388800</c:v>
                </c:pt>
                <c:pt idx="10943">
                  <c:v>945475200</c:v>
                </c:pt>
                <c:pt idx="10944">
                  <c:v>945561600</c:v>
                </c:pt>
                <c:pt idx="10945">
                  <c:v>945648000</c:v>
                </c:pt>
                <c:pt idx="10946">
                  <c:v>945734400</c:v>
                </c:pt>
                <c:pt idx="10947">
                  <c:v>945820800</c:v>
                </c:pt>
                <c:pt idx="10948">
                  <c:v>945907200</c:v>
                </c:pt>
                <c:pt idx="10949">
                  <c:v>945993600</c:v>
                </c:pt>
                <c:pt idx="10950">
                  <c:v>946080000</c:v>
                </c:pt>
                <c:pt idx="10951">
                  <c:v>946166400</c:v>
                </c:pt>
                <c:pt idx="10952">
                  <c:v>946252800</c:v>
                </c:pt>
                <c:pt idx="10953">
                  <c:v>946339200</c:v>
                </c:pt>
                <c:pt idx="10954">
                  <c:v>946425600</c:v>
                </c:pt>
                <c:pt idx="10955">
                  <c:v>946512000</c:v>
                </c:pt>
                <c:pt idx="10956">
                  <c:v>946598400</c:v>
                </c:pt>
                <c:pt idx="10957">
                  <c:v>946684800</c:v>
                </c:pt>
                <c:pt idx="10958">
                  <c:v>946771200</c:v>
                </c:pt>
                <c:pt idx="10959">
                  <c:v>946857600</c:v>
                </c:pt>
                <c:pt idx="10960">
                  <c:v>946944000</c:v>
                </c:pt>
                <c:pt idx="10961">
                  <c:v>947030400</c:v>
                </c:pt>
                <c:pt idx="10962">
                  <c:v>947116800</c:v>
                </c:pt>
                <c:pt idx="10963">
                  <c:v>947203200</c:v>
                </c:pt>
                <c:pt idx="10964">
                  <c:v>947289600</c:v>
                </c:pt>
                <c:pt idx="10965">
                  <c:v>947376000</c:v>
                </c:pt>
                <c:pt idx="10966">
                  <c:v>947462400</c:v>
                </c:pt>
                <c:pt idx="10967">
                  <c:v>947548800</c:v>
                </c:pt>
                <c:pt idx="10968">
                  <c:v>947635200</c:v>
                </c:pt>
                <c:pt idx="10969">
                  <c:v>947721600</c:v>
                </c:pt>
                <c:pt idx="10970">
                  <c:v>947808000</c:v>
                </c:pt>
                <c:pt idx="10971">
                  <c:v>947894400</c:v>
                </c:pt>
                <c:pt idx="10972">
                  <c:v>947980800</c:v>
                </c:pt>
                <c:pt idx="10973">
                  <c:v>948067200</c:v>
                </c:pt>
                <c:pt idx="10974">
                  <c:v>948153600</c:v>
                </c:pt>
                <c:pt idx="10975">
                  <c:v>948240000</c:v>
                </c:pt>
                <c:pt idx="10976">
                  <c:v>948326400</c:v>
                </c:pt>
                <c:pt idx="10977">
                  <c:v>948412800</c:v>
                </c:pt>
                <c:pt idx="10978">
                  <c:v>948499200</c:v>
                </c:pt>
                <c:pt idx="10979">
                  <c:v>948585600</c:v>
                </c:pt>
                <c:pt idx="10980">
                  <c:v>948672000</c:v>
                </c:pt>
              </c:numCache>
            </c:numRef>
          </c:xVal>
          <c:yVal>
            <c:numRef>
              <c:f>[surfaceT.xlsx]Sheet3!$B$2:$B$10984</c:f>
              <c:numCache>
                <c:formatCode>0.00E+00</c:formatCode>
                <c:ptCount val="10983"/>
                <c:pt idx="0">
                  <c:v>3.2809734749559998</c:v>
                </c:pt>
                <c:pt idx="1">
                  <c:v>3.3990530659789999</c:v>
                </c:pt>
                <c:pt idx="2">
                  <c:v>3.5097096095359999</c:v>
                </c:pt>
                <c:pt idx="3">
                  <c:v>3.6196862097609999</c:v>
                </c:pt>
                <c:pt idx="4">
                  <c:v>3.7301379276460001</c:v>
                </c:pt>
                <c:pt idx="5">
                  <c:v>3.8414707653110001</c:v>
                </c:pt>
                <c:pt idx="6">
                  <c:v>3.9538703610589998</c:v>
                </c:pt>
                <c:pt idx="7">
                  <c:v>4.0674308221380002</c:v>
                </c:pt>
                <c:pt idx="8">
                  <c:v>4.1822004045660002</c:v>
                </c:pt>
                <c:pt idx="9">
                  <c:v>4.2982014394870003</c:v>
                </c:pt>
                <c:pt idx="10">
                  <c:v>4.4154402816029998</c:v>
                </c:pt>
                <c:pt idx="11">
                  <c:v>4.5339127772729997</c:v>
                </c:pt>
                <c:pt idx="12">
                  <c:v>4.6536074958449998</c:v>
                </c:pt>
                <c:pt idx="13">
                  <c:v>4.7745077508579996</c:v>
                </c:pt>
                <c:pt idx="14">
                  <c:v>4.8965929238200001</c:v>
                </c:pt>
                <c:pt idx="15">
                  <c:v>5.0198393649720003</c:v>
                </c:pt>
                <c:pt idx="16">
                  <c:v>5.1442210263790003</c:v>
                </c:pt>
                <c:pt idx="17">
                  <c:v>5.2697099195529997</c:v>
                </c:pt>
                <c:pt idx="18">
                  <c:v>5.396276454483</c:v>
                </c:pt>
                <c:pt idx="19">
                  <c:v>5.523889696416</c:v>
                </c:pt>
                <c:pt idx="20">
                  <c:v>5.6525175642469998</c:v>
                </c:pt>
                <c:pt idx="21">
                  <c:v>5.7821269866599998</c:v>
                </c:pt>
                <c:pt idx="22">
                  <c:v>5.9126840271030003</c:v>
                </c:pt>
                <c:pt idx="23">
                  <c:v>6.0441539854539998</c:v>
                </c:pt>
                <c:pt idx="24">
                  <c:v>6.1765014819630002</c:v>
                </c:pt>
                <c:pt idx="25">
                  <c:v>6.309690527571</c:v>
                </c:pt>
                <c:pt idx="26">
                  <c:v>6.4436845836290004</c:v>
                </c:pt>
                <c:pt idx="27">
                  <c:v>6.5784466132719999</c:v>
                </c:pt>
                <c:pt idx="28">
                  <c:v>6.7139391261699997</c:v>
                </c:pt>
                <c:pt idx="29">
                  <c:v>6.8501242179780002</c:v>
                </c:pt>
                <c:pt idx="30">
                  <c:v>6.9869636054960003</c:v>
                </c:pt>
                <c:pt idx="31">
                  <c:v>7.1244186583460003</c:v>
                </c:pt>
                <c:pt idx="32">
                  <c:v>7.2624504277810003</c:v>
                </c:pt>
                <c:pt idx="33">
                  <c:v>7.4010196731470002</c:v>
                </c:pt>
                <c:pt idx="34">
                  <c:v>7.5400868863830004</c:v>
                </c:pt>
                <c:pt idx="35">
                  <c:v>7.6796123148879998</c:v>
                </c:pt>
                <c:pt idx="36">
                  <c:v>7.8195559830150003</c:v>
                </c:pt>
                <c:pt idx="37">
                  <c:v>7.9598777124120002</c:v>
                </c:pt>
                <c:pt idx="38">
                  <c:v>8.1005371413780001</c:v>
                </c:pt>
                <c:pt idx="39">
                  <c:v>8.2414937433819997</c:v>
                </c:pt>
                <c:pt idx="40">
                  <c:v>8.3827068448740008</c:v>
                </c:pt>
                <c:pt idx="41">
                  <c:v>8.5241356424679999</c:v>
                </c:pt>
                <c:pt idx="42">
                  <c:v>8.6657392196000007</c:v>
                </c:pt>
                <c:pt idx="43">
                  <c:v>8.8074765627240001</c:v>
                </c:pt>
                <c:pt idx="44">
                  <c:v>8.9493065770949993</c:v>
                </c:pt>
                <c:pt idx="45">
                  <c:v>9.0911881022079992</c:v>
                </c:pt>
                <c:pt idx="46">
                  <c:v>9.2330799269190003</c:v>
                </c:pt>
                <c:pt idx="47">
                  <c:v>9.374940804285</c:v>
                </c:pt>
                <c:pt idx="48">
                  <c:v>9.5167294661629995</c:v>
                </c:pt>
                <c:pt idx="49">
                  <c:v>9.6584046375820005</c:v>
                </c:pt>
                <c:pt idx="50">
                  <c:v>9.7999250509150002</c:v>
                </c:pt>
                <c:pt idx="51">
                  <c:v>9.9412494598680006</c:v>
                </c:pt>
                <c:pt idx="52">
                  <c:v>10.082336653300001</c:v>
                </c:pt>
                <c:pt idx="53">
                  <c:v>10.2231454689</c:v>
                </c:pt>
                <c:pt idx="54">
                  <c:v>10.363634806689999</c:v>
                </c:pt>
                <c:pt idx="55">
                  <c:v>10.50376364243</c:v>
                </c:pt>
                <c:pt idx="56">
                  <c:v>10.643491040880001</c:v>
                </c:pt>
                <c:pt idx="57">
                  <c:v>10.78277616894</c:v>
                </c:pt>
                <c:pt idx="58">
                  <c:v>10.921578308659999</c:v>
                </c:pt>
                <c:pt idx="59">
                  <c:v>11.05985687019</c:v>
                </c:pt>
                <c:pt idx="60">
                  <c:v>11.19757140456</c:v>
                </c:pt>
                <c:pt idx="61">
                  <c:v>11.33468161639</c:v>
                </c:pt>
                <c:pt idx="62">
                  <c:v>11.471147376479999</c:v>
                </c:pt>
                <c:pt idx="63">
                  <c:v>11.60692873434</c:v>
                </c:pt>
                <c:pt idx="64">
                  <c:v>11.741985930549999</c:v>
                </c:pt>
                <c:pt idx="65">
                  <c:v>11.876279409089999</c:v>
                </c:pt>
                <c:pt idx="66">
                  <c:v>12.009769829510001</c:v>
                </c:pt>
                <c:pt idx="67">
                  <c:v>12.14241807905</c:v>
                </c:pt>
                <c:pt idx="68">
                  <c:v>12.274185284610001</c:v>
                </c:pt>
                <c:pt idx="69">
                  <c:v>12.40503282467</c:v>
                </c:pt>
                <c:pt idx="70">
                  <c:v>12.53492234108</c:v>
                </c:pt>
                <c:pt idx="71">
                  <c:v>12.66381575072</c:v>
                </c:pt>
                <c:pt idx="72">
                  <c:v>12.791675257110001</c:v>
                </c:pt>
                <c:pt idx="73">
                  <c:v>12.91846336189</c:v>
                </c:pt>
                <c:pt idx="74">
                  <c:v>13.04414287614</c:v>
                </c:pt>
                <c:pt idx="75">
                  <c:v>13.16867693172</c:v>
                </c:pt>
                <c:pt idx="76">
                  <c:v>13.292028992320001</c:v>
                </c:pt>
                <c:pt idx="77">
                  <c:v>13.41416286456</c:v>
                </c:pt>
                <c:pt idx="78">
                  <c:v>13.535042708860001</c:v>
                </c:pt>
                <c:pt idx="79">
                  <c:v>13.654633050279999</c:v>
                </c:pt>
                <c:pt idx="80">
                  <c:v>13.77289878913</c:v>
                </c:pt>
                <c:pt idx="81">
                  <c:v>13.88980521159</c:v>
                </c:pt>
                <c:pt idx="82">
                  <c:v>14.00531800009</c:v>
                </c:pt>
                <c:pt idx="83">
                  <c:v>14.119403243620001</c:v>
                </c:pt>
                <c:pt idx="84">
                  <c:v>14.232027447909999</c:v>
                </c:pt>
                <c:pt idx="85">
                  <c:v>14.34315754545</c:v>
                </c:pt>
                <c:pt idx="86">
                  <c:v>14.452760905410001</c:v>
                </c:pt>
                <c:pt idx="87">
                  <c:v>14.560805343389999</c:v>
                </c:pt>
                <c:pt idx="88">
                  <c:v>14.667259131030001</c:v>
                </c:pt>
                <c:pt idx="89">
                  <c:v>14.772091005549999</c:v>
                </c:pt>
                <c:pt idx="90">
                  <c:v>14.87527017903</c:v>
                </c:pt>
                <c:pt idx="91">
                  <c:v>14.97676634764</c:v>
                </c:pt>
                <c:pt idx="92">
                  <c:v>15.076549700679999</c:v>
                </c:pt>
                <c:pt idx="93">
                  <c:v>15.174590929440001</c:v>
                </c:pt>
                <c:pt idx="94">
                  <c:v>15.270861236</c:v>
                </c:pt>
                <c:pt idx="95">
                  <c:v>15.36533234178</c:v>
                </c:pt>
                <c:pt idx="96">
                  <c:v>15.45797649595</c:v>
                </c:pt>
                <c:pt idx="97">
                  <c:v>15.54876648376</c:v>
                </c:pt>
                <c:pt idx="98">
                  <c:v>15.637675634560001</c:v>
                </c:pt>
                <c:pt idx="99">
                  <c:v>15.724677829839999</c:v>
                </c:pt>
                <c:pt idx="100">
                  <c:v>15.80974751091</c:v>
                </c:pt>
                <c:pt idx="101">
                  <c:v>15.89285968658</c:v>
                </c:pt>
                <c:pt idx="102">
                  <c:v>15.973989940539999</c:v>
                </c:pt>
                <c:pt idx="103">
                  <c:v>16.053114438680002</c:v>
                </c:pt>
                <c:pt idx="104">
                  <c:v>16.13020993612</c:v>
                </c:pt>
                <c:pt idx="105">
                  <c:v>16.205253784170001</c:v>
                </c:pt>
                <c:pt idx="106">
                  <c:v>16.27822393704</c:v>
                </c:pt>
                <c:pt idx="107">
                  <c:v>16.349098958390002</c:v>
                </c:pt>
                <c:pt idx="108">
                  <c:v>16.417858027739999</c:v>
                </c:pt>
                <c:pt idx="109">
                  <c:v>16.484480946590001</c:v>
                </c:pt>
                <c:pt idx="110">
                  <c:v>16.548948144499999</c:v>
                </c:pt>
                <c:pt idx="111">
                  <c:v>16.611240684839998</c:v>
                </c:pt>
                <c:pt idx="112">
                  <c:v>16.67134027046</c:v>
                </c:pt>
                <c:pt idx="113">
                  <c:v>16.729229249109999</c:v>
                </c:pt>
                <c:pt idx="114">
                  <c:v>16.784890618670001</c:v>
                </c:pt>
                <c:pt idx="115">
                  <c:v>16.838308032240001</c:v>
                </c:pt>
                <c:pt idx="116">
                  <c:v>16.889465802970001</c:v>
                </c:pt>
                <c:pt idx="117">
                  <c:v>16.938348908710001</c:v>
                </c:pt>
                <c:pt idx="118">
                  <c:v>16.984942996499999</c:v>
                </c:pt>
                <c:pt idx="119">
                  <c:v>17.029234386820001</c:v>
                </c:pt>
                <c:pt idx="120">
                  <c:v>17.071210077660002</c:v>
                </c:pt>
                <c:pt idx="121">
                  <c:v>17.11085774839</c:v>
                </c:pt>
                <c:pt idx="122">
                  <c:v>17.148165763390001</c:v>
                </c:pt>
                <c:pt idx="123">
                  <c:v>17.183123175550001</c:v>
                </c:pt>
                <c:pt idx="124">
                  <c:v>17.21571972952</c:v>
                </c:pt>
                <c:pt idx="125">
                  <c:v>17.245945864719999</c:v>
                </c:pt>
                <c:pt idx="126">
                  <c:v>17.273792718229998</c:v>
                </c:pt>
                <c:pt idx="127">
                  <c:v>17.29925212741</c:v>
                </c:pt>
                <c:pt idx="128">
                  <c:v>17.322316632340002</c:v>
                </c:pt>
                <c:pt idx="129">
                  <c:v>17.342979478</c:v>
                </c:pt>
                <c:pt idx="130">
                  <c:v>17.36123461635</c:v>
                </c:pt>
                <c:pt idx="131">
                  <c:v>17.377076708099999</c:v>
                </c:pt>
                <c:pt idx="132">
                  <c:v>17.390501124290001</c:v>
                </c:pt>
                <c:pt idx="133">
                  <c:v>17.4015039477</c:v>
                </c:pt>
                <c:pt idx="134">
                  <c:v>17.410081974019999</c:v>
                </c:pt>
                <c:pt idx="135">
                  <c:v>17.416232712820001</c:v>
                </c:pt>
                <c:pt idx="136">
                  <c:v>17.41995438827</c:v>
                </c:pt>
                <c:pt idx="137">
                  <c:v>17.421245939719999</c:v>
                </c:pt>
                <c:pt idx="138">
                  <c:v>17.420107022029999</c:v>
                </c:pt>
                <c:pt idx="139">
                  <c:v>17.41653800564</c:v>
                </c:pt>
                <c:pt idx="140">
                  <c:v>17.410539976540001</c:v>
                </c:pt>
                <c:pt idx="141">
                  <c:v>17.402114735920001</c:v>
                </c:pt>
                <c:pt idx="142">
                  <c:v>17.3912647997</c:v>
                </c:pt>
                <c:pt idx="143">
                  <c:v>17.377993397729998</c:v>
                </c:pt>
                <c:pt idx="144">
                  <c:v>17.36230447294</c:v>
                </c:pt>
                <c:pt idx="145">
                  <c:v>17.34420268014</c:v>
                </c:pt>
                <c:pt idx="146">
                  <c:v>17.32369338466</c:v>
                </c:pt>
                <c:pt idx="147">
                  <c:v>17.300782660799999</c:v>
                </c:pt>
                <c:pt idx="148">
                  <c:v>17.27547729006</c:v>
                </c:pt>
                <c:pt idx="149">
                  <c:v>17.247784759110001</c:v>
                </c:pt>
                <c:pt idx="150">
                  <c:v>17.21771325768</c:v>
                </c:pt>
                <c:pt idx="151">
                  <c:v>17.185271676039999</c:v>
                </c:pt>
                <c:pt idx="152">
                  <c:v>17.150469602499999</c:v>
                </c:pt>
                <c:pt idx="153">
                  <c:v>17.113317320549999</c:v>
                </c:pt>
                <c:pt idx="154">
                  <c:v>17.07382580582</c:v>
                </c:pt>
                <c:pt idx="155">
                  <c:v>17.032006722879999</c:v>
                </c:pt>
                <c:pt idx="156">
                  <c:v>16.987872421839999</c:v>
                </c:pt>
                <c:pt idx="157">
                  <c:v>16.941435934649999</c:v>
                </c:pt>
                <c:pt idx="158">
                  <c:v>16.892710971330001</c:v>
                </c:pt>
                <c:pt idx="159">
                  <c:v>16.841711915920001</c:v>
                </c:pt>
                <c:pt idx="160">
                  <c:v>16.788453822240001</c:v>
                </c:pt>
                <c:pt idx="161">
                  <c:v>16.732952409469998</c:v>
                </c:pt>
                <c:pt idx="162">
                  <c:v>16.675224057529999</c:v>
                </c:pt>
                <c:pt idx="163">
                  <c:v>16.615285802239999</c:v>
                </c:pt>
                <c:pt idx="164">
                  <c:v>16.553155330359999</c:v>
                </c:pt>
                <c:pt idx="165">
                  <c:v>16.488850974310001</c:v>
                </c:pt>
                <c:pt idx="166">
                  <c:v>16.42239170685</c:v>
                </c:pt>
                <c:pt idx="167">
                  <c:v>16.353797135419999</c:v>
                </c:pt>
                <c:pt idx="168">
                  <c:v>16.283087496450001</c:v>
                </c:pt>
                <c:pt idx="169">
                  <c:v>16.210283649330002</c:v>
                </c:pt>
                <c:pt idx="170">
                  <c:v>16.13540707033</c:v>
                </c:pt>
                <c:pt idx="171">
                  <c:v>16.05847984623</c:v>
                </c:pt>
                <c:pt idx="172">
                  <c:v>15.97952466784</c:v>
                </c:pt>
                <c:pt idx="173">
                  <c:v>15.89856482333</c:v>
                </c:pt>
                <c:pt idx="174">
                  <c:v>15.81562419133</c:v>
                </c:pt>
                <c:pt idx="175">
                  <c:v>15.730727233950001</c:v>
                </c:pt>
                <c:pt idx="176">
                  <c:v>15.64389898956</c:v>
                </c:pt>
                <c:pt idx="177">
                  <c:v>15.555165065380001</c:v>
                </c:pt>
                <c:pt idx="178">
                  <c:v>15.46455163001</c:v>
                </c:pt>
                <c:pt idx="179">
                  <c:v>15.37208540566</c:v>
                </c:pt>
                <c:pt idx="180">
                  <c:v>15.2777936603</c:v>
                </c:pt>
                <c:pt idx="181">
                  <c:v>15.18170419964</c:v>
                </c:pt>
                <c:pt idx="182">
                  <c:v>15.083845358930001</c:v>
                </c:pt>
                <c:pt idx="183">
                  <c:v>14.984245994629999</c:v>
                </c:pt>
                <c:pt idx="184">
                  <c:v>14.88293547588</c:v>
                </c:pt>
                <c:pt idx="185">
                  <c:v>14.77994367588</c:v>
                </c:pt>
                <c:pt idx="186">
                  <c:v>14.675300963070001</c:v>
                </c:pt>
                <c:pt idx="187">
                  <c:v>14.569038192200001</c:v>
                </c:pt>
                <c:pt idx="188">
                  <c:v>14.46118669522</c:v>
                </c:pt>
                <c:pt idx="189">
                  <c:v>14.35177827209</c:v>
                </c:pt>
                <c:pt idx="190">
                  <c:v>14.240845181359999</c:v>
                </c:pt>
                <c:pt idx="191">
                  <c:v>14.1284201307</c:v>
                </c:pt>
                <c:pt idx="192">
                  <c:v>14.01453626728</c:v>
                </c:pt>
                <c:pt idx="193">
                  <c:v>13.899227167959999</c:v>
                </c:pt>
                <c:pt idx="194">
                  <c:v>13.78252682944</c:v>
                </c:pt>
                <c:pt idx="195">
                  <c:v>13.6644696582</c:v>
                </c:pt>
                <c:pt idx="196">
                  <c:v>13.54509046043</c:v>
                </c:pt>
                <c:pt idx="197">
                  <c:v>13.424424431709999</c:v>
                </c:pt>
                <c:pt idx="198">
                  <c:v>13.302507146669999</c:v>
                </c:pt>
                <c:pt idx="199">
                  <c:v>13.179374548509999</c:v>
                </c:pt>
                <c:pt idx="200">
                  <c:v>13.055062938420001</c:v>
                </c:pt>
                <c:pt idx="201">
                  <c:v>12.92960896486</c:v>
                </c:pt>
                <c:pt idx="202">
                  <c:v>12.803049612780001</c:v>
                </c:pt>
                <c:pt idx="203">
                  <c:v>12.67542219271</c:v>
                </c:pt>
                <c:pt idx="204">
                  <c:v>12.5467643298</c:v>
                </c:pt>
                <c:pt idx="205">
                  <c:v>12.417113952679999</c:v>
                </c:pt>
                <c:pt idx="206">
                  <c:v>12.28650928233</c:v>
                </c:pt>
                <c:pt idx="207">
                  <c:v>12.15498882082</c:v>
                </c:pt>
                <c:pt idx="208">
                  <c:v>12.022591339930001</c:v>
                </c:pt>
                <c:pt idx="209">
                  <c:v>11.88935586975</c:v>
                </c:pt>
                <c:pt idx="210">
                  <c:v>11.755321687189999</c:v>
                </c:pt>
                <c:pt idx="211">
                  <c:v>11.620528304380001</c:v>
                </c:pt>
                <c:pt idx="212">
                  <c:v>11.485015457059999</c:v>
                </c:pt>
                <c:pt idx="213">
                  <c:v>11.348823092829999</c:v>
                </c:pt>
                <c:pt idx="214">
                  <c:v>11.21199135943</c:v>
                </c:pt>
                <c:pt idx="215">
                  <c:v>11.07456059287</c:v>
                </c:pt>
                <c:pt idx="216">
                  <c:v>10.93657130557</c:v>
                </c:pt>
                <c:pt idx="217">
                  <c:v>10.798064174409999</c:v>
                </c:pt>
                <c:pt idx="218">
                  <c:v>10.659080028749999</c:v>
                </c:pt>
                <c:pt idx="219">
                  <c:v>10.519659838380001</c:v>
                </c:pt>
                <c:pt idx="220">
                  <c:v>10.379844701490001</c:v>
                </c:pt>
                <c:pt idx="221">
                  <c:v>10.239675832530001</c:v>
                </c:pt>
                <c:pt idx="222">
                  <c:v>10.09919455006</c:v>
                </c:pt>
                <c:pt idx="223">
                  <c:v>9.9584422646020005</c:v>
                </c:pt>
                <c:pt idx="224">
                  <c:v>9.8174604664109992</c:v>
                </c:pt>
                <c:pt idx="225">
                  <c:v>9.6762907132689993</c:v>
                </c:pt>
                <c:pt idx="226">
                  <c:v>9.5349746182280004</c:v>
                </c:pt>
                <c:pt idx="227">
                  <c:v>9.3935538373560004</c:v>
                </c:pt>
                <c:pt idx="228">
                  <c:v>9.2520700574550006</c:v>
                </c:pt>
                <c:pt idx="229">
                  <c:v>9.1105649837850002</c:v>
                </c:pt>
                <c:pt idx="230">
                  <c:v>8.9690803277699995</c:v>
                </c:pt>
                <c:pt idx="231">
                  <c:v>8.8276577947060009</c:v>
                </c:pt>
                <c:pt idx="232">
                  <c:v>8.6863390714790008</c:v>
                </c:pt>
                <c:pt idx="233">
                  <c:v>8.545165814273</c:v>
                </c:pt>
                <c:pt idx="234">
                  <c:v>8.4041796363020005</c:v>
                </c:pt>
                <c:pt idx="235">
                  <c:v>8.2634220955409994</c:v>
                </c:pt>
                <c:pt idx="236">
                  <c:v>8.1229346824869992</c:v>
                </c:pt>
                <c:pt idx="237">
                  <c:v>7.9827588079309999</c:v>
                </c:pt>
                <c:pt idx="238">
                  <c:v>7.8429357907519996</c:v>
                </c:pt>
                <c:pt idx="239">
                  <c:v>7.7035068457460003</c:v>
                </c:pt>
                <c:pt idx="240">
                  <c:v>7.5645130714780002</c:v>
                </c:pt>
                <c:pt idx="241">
                  <c:v>7.4259954381749997</c:v>
                </c:pt>
                <c:pt idx="242">
                  <c:v>7.2879947756499996</c:v>
                </c:pt>
                <c:pt idx="243">
                  <c:v>7.1505517612720002</c:v>
                </c:pt>
                <c:pt idx="244">
                  <c:v>7.0137069079790004</c:v>
                </c:pt>
                <c:pt idx="245">
                  <c:v>6.8775005523399999</c:v>
                </c:pt>
                <c:pt idx="246">
                  <c:v>6.741972842669</c:v>
                </c:pt>
                <c:pt idx="247">
                  <c:v>6.6071637271960002</c:v>
                </c:pt>
                <c:pt idx="248">
                  <c:v>6.4731129422910003</c:v>
                </c:pt>
                <c:pt idx="249">
                  <c:v>6.3398600007599999</c:v>
                </c:pt>
                <c:pt idx="250">
                  <c:v>6.2074441801980003</c:v>
                </c:pt>
                <c:pt idx="251">
                  <c:v>6.0759045114159997</c:v>
                </c:pt>
                <c:pt idx="252">
                  <c:v>5.9452797669380004</c:v>
                </c:pt>
                <c:pt idx="253">
                  <c:v>5.8156084495779998</c:v>
                </c:pt>
                <c:pt idx="254">
                  <c:v>5.6869287810950002</c:v>
                </c:pt>
                <c:pt idx="255">
                  <c:v>5.5592786909249998</c:v>
                </c:pt>
                <c:pt idx="256">
                  <c:v>5.4326958050089997</c:v>
                </c:pt>
                <c:pt idx="257">
                  <c:v>5.3072174347040004</c:v>
                </c:pt>
                <c:pt idx="258">
                  <c:v>5.1828805657870003</c:v>
                </c:pt>
                <c:pt idx="259">
                  <c:v>5.0597218475560002</c:v>
                </c:pt>
                <c:pt idx="260">
                  <c:v>4.9377775820350003</c:v>
                </c:pt>
                <c:pt idx="261">
                  <c:v>4.8170837132689996</c:v>
                </c:pt>
                <c:pt idx="262">
                  <c:v>4.6976758167370001</c:v>
                </c:pt>
                <c:pt idx="263">
                  <c:v>4.5795890888680004</c:v>
                </c:pt>
                <c:pt idx="264">
                  <c:v>4.462858336669</c:v>
                </c:pt>
                <c:pt idx="265">
                  <c:v>4.3475179674679998</c:v>
                </c:pt>
                <c:pt idx="266">
                  <c:v>4.2336019787749999</c:v>
                </c:pt>
                <c:pt idx="267">
                  <c:v>4.1211439482629997</c:v>
                </c:pt>
                <c:pt idx="268">
                  <c:v>4.0101770238740002</c:v>
                </c:pt>
                <c:pt idx="269">
                  <c:v>3.9007339140520001</c:v>
                </c:pt>
                <c:pt idx="270">
                  <c:v>3.7928468781019999</c:v>
                </c:pt>
                <c:pt idx="271">
                  <c:v>3.686547716687</c:v>
                </c:pt>
                <c:pt idx="272">
                  <c:v>3.5818677624539998</c:v>
                </c:pt>
                <c:pt idx="273">
                  <c:v>3.4788378708010002</c:v>
                </c:pt>
                <c:pt idx="274">
                  <c:v>3.3774884107890002</c:v>
                </c:pt>
                <c:pt idx="275">
                  <c:v>3.2778492561869998</c:v>
                </c:pt>
                <c:pt idx="276">
                  <c:v>3.1799497766710001</c:v>
                </c:pt>
                <c:pt idx="277">
                  <c:v>3.083818829173</c:v>
                </c:pt>
                <c:pt idx="278">
                  <c:v>2.9894847493699999</c:v>
                </c:pt>
                <c:pt idx="279">
                  <c:v>2.8969753433409999</c:v>
                </c:pt>
                <c:pt idx="280">
                  <c:v>2.8063178793699999</c:v>
                </c:pt>
                <c:pt idx="281">
                  <c:v>2.7175390799099999</c:v>
                </c:pt>
                <c:pt idx="282">
                  <c:v>2.6306651137100001</c:v>
                </c:pt>
                <c:pt idx="283">
                  <c:v>2.545721588103</c:v>
                </c:pt>
                <c:pt idx="284">
                  <c:v>2.4627335414610001</c:v>
                </c:pt>
                <c:pt idx="285">
                  <c:v>2.3817254358129998</c:v>
                </c:pt>
                <c:pt idx="286">
                  <c:v>2.3027211496429998</c:v>
                </c:pt>
                <c:pt idx="287">
                  <c:v>2.2257439708470002</c:v>
                </c:pt>
                <c:pt idx="288">
                  <c:v>2.1508165898740002</c:v>
                </c:pt>
                <c:pt idx="289">
                  <c:v>2.0779610930420001</c:v>
                </c:pt>
                <c:pt idx="290">
                  <c:v>2.007198956021</c:v>
                </c:pt>
                <c:pt idx="291">
                  <c:v>1.9385510375170001</c:v>
                </c:pt>
                <c:pt idx="292">
                  <c:v>1.8720375731129999</c:v>
                </c:pt>
                <c:pt idx="293">
                  <c:v>1.8076781693149999</c:v>
                </c:pt>
                <c:pt idx="294">
                  <c:v>1.7454917977710001</c:v>
                </c:pt>
                <c:pt idx="295">
                  <c:v>1.6854967896790001</c:v>
                </c:pt>
                <c:pt idx="296">
                  <c:v>1.627710830389</c:v>
                </c:pt>
                <c:pt idx="297">
                  <c:v>1.572150954189</c:v>
                </c:pt>
                <c:pt idx="298">
                  <c:v>1.5188335392850001</c:v>
                </c:pt>
                <c:pt idx="299">
                  <c:v>1.4677743029779999</c:v>
                </c:pt>
                <c:pt idx="300">
                  <c:v>1.418988297027</c:v>
                </c:pt>
                <c:pt idx="301">
                  <c:v>1.3724899032210001</c:v>
                </c:pt>
                <c:pt idx="302">
                  <c:v>1.3282928291339999</c:v>
                </c:pt>
                <c:pt idx="303">
                  <c:v>1.2864101040910001</c:v>
                </c:pt>
                <c:pt idx="304">
                  <c:v>1.2468540753249999</c:v>
                </c:pt>
                <c:pt idx="305">
                  <c:v>1.209636404342</c:v>
                </c:pt>
                <c:pt idx="306">
                  <c:v>1.1747680634819999</c:v>
                </c:pt>
                <c:pt idx="307">
                  <c:v>1.142259332686</c:v>
                </c:pt>
                <c:pt idx="308">
                  <c:v>1.1121197964709999</c:v>
                </c:pt>
                <c:pt idx="309">
                  <c:v>1.0843583410990001</c:v>
                </c:pt>
                <c:pt idx="310">
                  <c:v>1.058983151966</c:v>
                </c:pt>
                <c:pt idx="311">
                  <c:v>1.036001711183</c:v>
                </c:pt>
                <c:pt idx="312">
                  <c:v>1.0154207953759999</c:v>
                </c:pt>
                <c:pt idx="313">
                  <c:v>0.99724647369099995</c:v>
                </c:pt>
                <c:pt idx="314">
                  <c:v>0.98148410599890001</c:v>
                </c:pt>
                <c:pt idx="315">
                  <c:v>0.96813834132270005</c:v>
                </c:pt>
                <c:pt idx="316">
                  <c:v>0.95721311646530005</c:v>
                </c:pt>
                <c:pt idx="317">
                  <c:v>0.94871165484959996</c:v>
                </c:pt>
                <c:pt idx="318">
                  <c:v>0.94263646556979996</c:v>
                </c:pt>
                <c:pt idx="319">
                  <c:v>0.93898934265139999</c:v>
                </c:pt>
                <c:pt idx="320">
                  <c:v>0.93777136452349996</c:v>
                </c:pt>
                <c:pt idx="321">
                  <c:v>0.93898289370129995</c:v>
                </c:pt>
                <c:pt idx="322">
                  <c:v>0.9426235766794</c:v>
                </c:pt>
                <c:pt idx="323">
                  <c:v>0.94869234403629998</c:v>
                </c:pt>
                <c:pt idx="324">
                  <c:v>0.95718741075049996</c:v>
                </c:pt>
                <c:pt idx="325">
                  <c:v>0.96810627672609995</c:v>
                </c:pt>
                <c:pt idx="326">
                  <c:v>0.98144572753049997</c:v>
                </c:pt>
                <c:pt idx="327">
                  <c:v>0.99720183534200002</c:v>
                </c:pt>
                <c:pt idx="328">
                  <c:v>1.0153699601070001</c:v>
                </c:pt>
                <c:pt idx="329">
                  <c:v>1.0359447509099999</c:v>
                </c:pt>
                <c:pt idx="330">
                  <c:v>1.0589201475459999</c:v>
                </c:pt>
                <c:pt idx="331">
                  <c:v>1.0842893823140001</c:v>
                </c:pt>
                <c:pt idx="332">
                  <c:v>1.112044982005</c:v>
                </c:pt>
                <c:pt idx="333">
                  <c:v>1.142178770108</c:v>
                </c:pt>
                <c:pt idx="334">
                  <c:v>1.1746818692209999</c:v>
                </c:pt>
                <c:pt idx="335">
                  <c:v>1.2095447036639999</c:v>
                </c:pt>
                <c:pt idx="336">
                  <c:v>1.246757002304</c:v>
                </c:pt>
                <c:pt idx="337">
                  <c:v>1.2863078015830001</c:v>
                </c:pt>
                <c:pt idx="338">
                  <c:v>1.328185448745</c:v>
                </c:pt>
                <c:pt idx="339">
                  <c:v>1.372377605277</c:v>
                </c:pt>
                <c:pt idx="340">
                  <c:v>1.418871250537</c:v>
                </c:pt>
                <c:pt idx="341">
                  <c:v>1.4676526856009999</c:v>
                </c:pt>
                <c:pt idx="342">
                  <c:v>1.518707537294</c:v>
                </c:pt>
                <c:pt idx="343">
                  <c:v>1.5720207624260001</c:v>
                </c:pt>
                <c:pt idx="344">
                  <c:v>1.627576652231</c:v>
                </c:pt>
                <c:pt idx="345">
                  <c:v>1.685358836989</c:v>
                </c:pt>
                <c:pt idx="346">
                  <c:v>1.745350290859</c:v>
                </c:pt>
                <c:pt idx="347">
                  <c:v>1.8075333368890001</c:v>
                </c:pt>
                <c:pt idx="348">
                  <c:v>1.871889652231</c:v>
                </c:pt>
                <c:pt idx="349">
                  <c:v>1.938400273539</c:v>
                </c:pt>
                <c:pt idx="350">
                  <c:v>2.007045602557</c:v>
                </c:pt>
                <c:pt idx="351">
                  <c:v>2.0778054118989999</c:v>
                </c:pt>
                <c:pt idx="352">
                  <c:v>2.1506588510040001</c:v>
                </c:pt>
                <c:pt idx="353">
                  <c:v>2.2255844522860002</c:v>
                </c:pt>
                <c:pt idx="354">
                  <c:v>2.3025601374610001</c:v>
                </c:pt>
                <c:pt idx="355">
                  <c:v>2.3815632240500002</c:v>
                </c:pt>
                <c:pt idx="356">
                  <c:v>2.4625704320650001</c:v>
                </c:pt>
                <c:pt idx="357">
                  <c:v>2.5455578908729999</c:v>
                </c:pt>
                <c:pt idx="358">
                  <c:v>2.6305011462299999</c:v>
                </c:pt>
                <c:pt idx="359">
                  <c:v>2.7173751674819999</c:v>
                </c:pt>
                <c:pt idx="360">
                  <c:v>2.8061543549530001</c:v>
                </c:pt>
                <c:pt idx="361">
                  <c:v>2.8968125474790001</c:v>
                </c:pt>
                <c:pt idx="362">
                  <c:v>2.9893230301229998</c:v>
                </c:pt>
                <c:pt idx="363">
                  <c:v>3.0836585420509999</c:v>
                </c:pt>
                <c:pt idx="364">
                  <c:v>3.179791284557</c:v>
                </c:pt>
                <c:pt idx="365">
                  <c:v>3.2776929292669998</c:v>
                </c:pt>
                <c:pt idx="366">
                  <c:v>3.377334626478</c:v>
                </c:pt>
                <c:pt idx="367">
                  <c:v>3.4786870136669998</c:v>
                </c:pt>
                <c:pt idx="368">
                  <c:v>3.5817202241400001</c:v>
                </c:pt>
                <c:pt idx="369">
                  <c:v>3.6864038958380001</c:v>
                </c:pt>
                <c:pt idx="370">
                  <c:v>3.7927071802799999</c:v>
                </c:pt>
                <c:pt idx="371">
                  <c:v>3.9005987516610001</c:v>
                </c:pt>
                <c:pt idx="372">
                  <c:v>4.0100468160769998</c:v>
                </c:pt>
                <c:pt idx="373">
                  <c:v>4.1210191208999998</c:v>
                </c:pt>
                <c:pt idx="374">
                  <c:v>4.2334829642829996</c:v>
                </c:pt>
                <c:pt idx="375">
                  <c:v>4.3474052047929996</c:v>
                </c:pt>
                <c:pt idx="376">
                  <c:v>4.4627522711829997</c:v>
                </c:pt>
                <c:pt idx="377">
                  <c:v>4.5794901722840002</c:v>
                </c:pt>
                <c:pt idx="378">
                  <c:v>4.6975845070239997</c:v>
                </c:pt>
                <c:pt idx="379">
                  <c:v>4.8170004745619996</c:v>
                </c:pt>
                <c:pt idx="380">
                  <c:v>4.937702884548</c:v>
                </c:pt>
                <c:pt idx="381">
                  <c:v>5.0596561674949996</c:v>
                </c:pt>
                <c:pt idx="382">
                  <c:v>5.1828243852569997</c:v>
                </c:pt>
                <c:pt idx="383">
                  <c:v>5.3071712416240002</c:v>
                </c:pt>
                <c:pt idx="384">
                  <c:v>5.4326600930189999</c:v>
                </c:pt>
                <c:pt idx="385">
                  <c:v>5.5592539592939998</c:v>
                </c:pt>
                <c:pt idx="386">
                  <c:v>5.6869155346309999</c:v>
                </c:pt>
                <c:pt idx="387">
                  <c:v>5.8156071985360001</c:v>
                </c:pt>
                <c:pt idx="388">
                  <c:v>5.9452910269260002</c:v>
                </c:pt>
                <c:pt idx="389">
                  <c:v>6.0759288033040004</c:v>
                </c:pt>
                <c:pt idx="390">
                  <c:v>6.2074820300260001</c:v>
                </c:pt>
                <c:pt idx="391">
                  <c:v>6.3399119396400003</c:v>
                </c:pt>
                <c:pt idx="392">
                  <c:v>6.4731795063169999</c:v>
                </c:pt>
                <c:pt idx="393">
                  <c:v>6.6072454573510004</c:v>
                </c:pt>
                <c:pt idx="394">
                  <c:v>6.7420702847280003</c:v>
                </c:pt>
                <c:pt idx="395">
                  <c:v>6.8776142567780001</c:v>
                </c:pt>
                <c:pt idx="396">
                  <c:v>7.0138374298780004</c:v>
                </c:pt>
                <c:pt idx="397">
                  <c:v>7.1506996602230002</c:v>
                </c:pt>
                <c:pt idx="398">
                  <c:v>7.2881606156609999</c:v>
                </c:pt>
                <c:pt idx="399">
                  <c:v>7.4261797875789997</c:v>
                </c:pt>
                <c:pt idx="400">
                  <c:v>7.5647165028360002</c:v>
                </c:pt>
                <c:pt idx="401">
                  <c:v>7.7037299357549998</c:v>
                </c:pt>
                <c:pt idx="402">
                  <c:v>7.8431791201519996</c:v>
                </c:pt>
                <c:pt idx="403">
                  <c:v>7.9830229614109998</c:v>
                </c:pt>
                <c:pt idx="404">
                  <c:v>8.1232202485930003</c:v>
                </c:pt>
                <c:pt idx="405">
                  <c:v>8.2637296665819999</c:v>
                </c:pt>
                <c:pt idx="406">
                  <c:v>8.4045098082610004</c:v>
                </c:pt>
                <c:pt idx="407">
                  <c:v>8.5455191867139995</c:v>
                </c:pt>
                <c:pt idx="408">
                  <c:v>8.6867162474539992</c:v>
                </c:pt>
                <c:pt idx="409">
                  <c:v>8.8280593806700001</c:v>
                </c:pt>
                <c:pt idx="410">
                  <c:v>8.9695069334850004</c:v>
                </c:pt>
                <c:pt idx="411">
                  <c:v>9.1110172222389991</c:v>
                </c:pt>
                <c:pt idx="412">
                  <c:v>9.2525485447660003</c:v>
                </c:pt>
                <c:pt idx="413">
                  <c:v>9.3940591926889994</c:v>
                </c:pt>
                <c:pt idx="414">
                  <c:v>9.5355074637109993</c:v>
                </c:pt>
                <c:pt idx="415">
                  <c:v>9.676851673901</c:v>
                </c:pt>
                <c:pt idx="416">
                  <c:v>9.8180501699849998</c:v>
                </c:pt>
                <c:pt idx="417">
                  <c:v>9.9590613416169997</c:v>
                </c:pt>
                <c:pt idx="418">
                  <c:v>10.099843633640001</c:v>
                </c:pt>
                <c:pt idx="419">
                  <c:v>10.240355558339999</c:v>
                </c:pt>
                <c:pt idx="420">
                  <c:v>10.38055570767</c:v>
                </c:pt>
                <c:pt idx="421">
                  <c:v>10.52040276544</c:v>
                </c:pt>
                <c:pt idx="422">
                  <c:v>10.659855519520001</c:v>
                </c:pt>
                <c:pt idx="423">
                  <c:v>10.798872873960001</c:v>
                </c:pt>
                <c:pt idx="424">
                  <c:v>10.93741386112</c:v>
                </c:pt>
                <c:pt idx="425">
                  <c:v>11.075437653730001</c:v>
                </c:pt>
                <c:pt idx="426">
                  <c:v>11.21290357691</c:v>
                </c:pt>
                <c:pt idx="427">
                  <c:v>11.34977112022</c:v>
                </c:pt>
                <c:pt idx="428">
                  <c:v>11.4859999495</c:v>
                </c:pt>
                <c:pt idx="429">
                  <c:v>11.62154991884</c:v>
                </c:pt>
                <c:pt idx="430">
                  <c:v>11.756381082380001</c:v>
                </c:pt>
                <c:pt idx="431">
                  <c:v>11.890453706080001</c:v>
                </c:pt>
                <c:pt idx="432">
                  <c:v>12.023728279429999</c:v>
                </c:pt>
                <c:pt idx="433">
                  <c:v>12.15616552709</c:v>
                </c:pt>
                <c:pt idx="434">
                  <c:v>12.287726420489999</c:v>
                </c:pt>
                <c:pt idx="435">
                  <c:v>12.41837218931</c:v>
                </c:pt>
                <c:pt idx="436">
                  <c:v>12.548064332899999</c:v>
                </c:pt>
                <c:pt idx="437">
                  <c:v>12.67676463163</c:v>
                </c:pt>
                <c:pt idx="438">
                  <c:v>12.80443515819</c:v>
                </c:pt>
                <c:pt idx="439">
                  <c:v>12.931038288710001</c:v>
                </c:pt>
                <c:pt idx="440">
                  <c:v>13.05653671388</c:v>
                </c:pt>
                <c:pt idx="441">
                  <c:v>13.18089344995</c:v>
                </c:pt>
                <c:pt idx="442">
                  <c:v>13.304071849610001</c:v>
                </c:pt>
                <c:pt idx="443">
                  <c:v>13.426035612810001</c:v>
                </c:pt>
                <c:pt idx="444">
                  <c:v>13.54674879745</c:v>
                </c:pt>
                <c:pt idx="445">
                  <c:v>13.66617582994</c:v>
                </c:pt>
                <c:pt idx="446">
                  <c:v>13.784281515769999</c:v>
                </c:pt>
                <c:pt idx="447">
                  <c:v>13.901031049769999</c:v>
                </c:pt>
                <c:pt idx="448">
                  <c:v>14.016390026450001</c:v>
                </c:pt>
                <c:pt idx="449">
                  <c:v>14.13032445012</c:v>
                </c:pt>
                <c:pt idx="450">
                  <c:v>14.242800744889999</c:v>
                </c:pt>
                <c:pt idx="451">
                  <c:v>14.35378576459</c:v>
                </c:pt>
                <c:pt idx="452">
                  <c:v>14.4632468025</c:v>
                </c:pt>
                <c:pt idx="453">
                  <c:v>14.57115160103</c:v>
                </c:pt>
                <c:pt idx="454">
                  <c:v>14.67746836123</c:v>
                </c:pt>
                <c:pt idx="455">
                  <c:v>14.782165752099999</c:v>
                </c:pt>
                <c:pt idx="456">
                  <c:v>14.88521291991</c:v>
                </c:pt>
                <c:pt idx="457">
                  <c:v>14.98657949721</c:v>
                </c:pt>
                <c:pt idx="458">
                  <c:v>15.08623561185</c:v>
                </c:pt>
                <c:pt idx="459">
                  <c:v>15.184151895719999</c:v>
                </c:pt>
                <c:pt idx="460">
                  <c:v>15.280299493479999</c:v>
                </c:pt>
                <c:pt idx="461">
                  <c:v>15.37465007097</c:v>
                </c:pt>
                <c:pt idx="462">
                  <c:v>15.467175823650001</c:v>
                </c:pt>
                <c:pt idx="463">
                  <c:v>15.557849484729999</c:v>
                </c:pt>
                <c:pt idx="464">
                  <c:v>15.646644333239999</c:v>
                </c:pt>
                <c:pt idx="465">
                  <c:v>15.73353420191</c:v>
                </c:pt>
                <c:pt idx="466">
                  <c:v>15.81849348485</c:v>
                </c:pt>
                <c:pt idx="467">
                  <c:v>15.9014971451</c:v>
                </c:pt>
                <c:pt idx="468">
                  <c:v>15.98252072206</c:v>
                </c:pt>
                <c:pt idx="469">
                  <c:v>16.06154033863</c:v>
                </c:pt>
                <c:pt idx="470">
                  <c:v>16.13853270828</c:v>
                </c:pt>
                <c:pt idx="471">
                  <c:v>16.213475141930001</c:v>
                </c:pt>
                <c:pt idx="472">
                  <c:v>16.2863455546</c:v>
                </c:pt>
                <c:pt idx="473">
                  <c:v>16.357122471939999</c:v>
                </c:pt>
                <c:pt idx="474">
                  <c:v>16.42578503655</c:v>
                </c:pt>
                <c:pt idx="475">
                  <c:v>16.492313014139999</c:v>
                </c:pt>
                <c:pt idx="476">
                  <c:v>16.55668679947</c:v>
                </c:pt>
                <c:pt idx="477">
                  <c:v>16.61888742216</c:v>
                </c:pt>
                <c:pt idx="478">
                  <c:v>16.678896552249999</c:v>
                </c:pt>
                <c:pt idx="479">
                  <c:v>16.736696505619999</c:v>
                </c:pt>
                <c:pt idx="480">
                  <c:v>16.79227024919</c:v>
                </c:pt>
                <c:pt idx="481">
                  <c:v>16.84560140596</c:v>
                </c:pt>
                <c:pt idx="482">
                  <c:v>16.896674259800001</c:v>
                </c:pt>
                <c:pt idx="483">
                  <c:v>16.945473760119999</c:v>
                </c:pt>
                <c:pt idx="484">
                  <c:v>16.991985526299999</c:v>
                </c:pt>
                <c:pt idx="485">
                  <c:v>17.03619585189</c:v>
                </c:pt>
                <c:pt idx="486">
                  <c:v>17.078091708700001</c:v>
                </c:pt>
                <c:pt idx="487">
                  <c:v>17.11766075061</c:v>
                </c:pt>
                <c:pt idx="488">
                  <c:v>17.154891317210001</c:v>
                </c:pt>
                <c:pt idx="489">
                  <c:v>17.189772437239998</c:v>
                </c:pt>
                <c:pt idx="490">
                  <c:v>17.222293831849999</c:v>
                </c:pt>
                <c:pt idx="491">
                  <c:v>17.25244591757</c:v>
                </c:pt>
                <c:pt idx="492">
                  <c:v>17.28021980918</c:v>
                </c:pt>
                <c:pt idx="493">
                  <c:v>17.305607322339998</c:v>
                </c:pt>
                <c:pt idx="494">
                  <c:v>17.328600975939999</c:v>
                </c:pt>
                <c:pt idx="495">
                  <c:v>17.349193994379998</c:v>
                </c:pt>
                <c:pt idx="496">
                  <c:v>17.367380309510001</c:v>
                </c:pt>
                <c:pt idx="497">
                  <c:v>17.383154562440001</c:v>
                </c:pt>
                <c:pt idx="498">
                  <c:v>17.39651210513</c:v>
                </c:pt>
                <c:pt idx="499">
                  <c:v>17.407449001740002</c:v>
                </c:pt>
                <c:pt idx="500">
                  <c:v>17.415962029799999</c:v>
                </c:pt>
                <c:pt idx="501">
                  <c:v>17.42204868116</c:v>
                </c:pt>
                <c:pt idx="502">
                  <c:v>17.425707162729999</c:v>
                </c:pt>
                <c:pt idx="503">
                  <c:v>17.426936396990001</c:v>
                </c:pt>
                <c:pt idx="504">
                  <c:v>17.425736022340001</c:v>
                </c:pt>
                <c:pt idx="505">
                  <c:v>17.422106393189999</c:v>
                </c:pt>
                <c:pt idx="506">
                  <c:v>17.416048579840002</c:v>
                </c:pt>
                <c:pt idx="507">
                  <c:v>17.407564368199999</c:v>
                </c:pt>
                <c:pt idx="508">
                  <c:v>17.396656259229999</c:v>
                </c:pt>
                <c:pt idx="509">
                  <c:v>17.38332746823</c:v>
                </c:pt>
                <c:pt idx="510">
                  <c:v>17.367581923860001</c:v>
                </c:pt>
                <c:pt idx="511">
                  <c:v>17.349424267029999</c:v>
                </c:pt>
                <c:pt idx="512">
                  <c:v>17.32885984947</c:v>
                </c:pt>
                <c:pt idx="513">
                  <c:v>17.30589473221</c:v>
                </c:pt>
                <c:pt idx="514">
                  <c:v>17.28053568376</c:v>
                </c:pt>
                <c:pt idx="515">
                  <c:v>17.25279017814</c:v>
                </c:pt>
                <c:pt idx="516">
                  <c:v>17.222666392659999</c:v>
                </c:pt>
                <c:pt idx="517">
                  <c:v>17.190173205490002</c:v>
                </c:pt>
                <c:pt idx="518">
                  <c:v>17.1553201931</c:v>
                </c:pt>
                <c:pt idx="519">
                  <c:v>17.118117627379998</c:v>
                </c:pt>
                <c:pt idx="520">
                  <c:v>17.07857647266</c:v>
                </c:pt>
                <c:pt idx="521">
                  <c:v>17.036708382440001</c:v>
                </c:pt>
                <c:pt idx="522">
                  <c:v>16.99252569598</c:v>
                </c:pt>
                <c:pt idx="523">
                  <c:v>16.946041434649999</c:v>
                </c:pt>
                <c:pt idx="524">
                  <c:v>16.897269298099999</c:v>
                </c:pt>
                <c:pt idx="525">
                  <c:v>16.846223660229999</c:v>
                </c:pt>
                <c:pt idx="526">
                  <c:v>16.79291956494</c:v>
                </c:pt>
                <c:pt idx="527">
                  <c:v>16.737372721700002</c:v>
                </c:pt>
                <c:pt idx="528">
                  <c:v>16.679599500919998</c:v>
                </c:pt>
                <c:pt idx="529">
                  <c:v>16.619616929140001</c:v>
                </c:pt>
                <c:pt idx="530">
                  <c:v>16.55744268398</c:v>
                </c:pt>
                <c:pt idx="531">
                  <c:v>16.493095088970001</c:v>
                </c:pt>
                <c:pt idx="532">
                  <c:v>16.426593108119999</c:v>
                </c:pt>
                <c:pt idx="533">
                  <c:v>16.357956340339999</c:v>
                </c:pt>
                <c:pt idx="534">
                  <c:v>16.28720501367</c:v>
                </c:pt>
                <c:pt idx="535">
                  <c:v>16.214359979320001</c:v>
                </c:pt>
                <c:pt idx="536">
                  <c:v>16.13944270552</c:v>
                </c:pt>
                <c:pt idx="537">
                  <c:v>16.062475271179999</c:v>
                </c:pt>
                <c:pt idx="538">
                  <c:v>15.9834803594</c:v>
                </c:pt>
                <c:pt idx="539">
                  <c:v>15.902481250779999</c:v>
                </c:pt>
                <c:pt idx="540">
                  <c:v>15.819501816580001</c:v>
                </c:pt>
                <c:pt idx="541">
                  <c:v>15.73456651165</c:v>
                </c:pt>
                <c:pt idx="542">
                  <c:v>15.64770036723</c:v>
                </c:pt>
                <c:pt idx="543">
                  <c:v>15.5589289836</c:v>
                </c:pt>
                <c:pt idx="544">
                  <c:v>15.4682785225</c:v>
                </c:pt>
                <c:pt idx="545">
                  <c:v>15.37577569946</c:v>
                </c:pt>
                <c:pt idx="546">
                  <c:v>15.28144777588</c:v>
                </c:pt>
                <c:pt idx="547">
                  <c:v>15.185322551040001</c:v>
                </c:pt>
                <c:pt idx="548">
                  <c:v>15.087428353869999</c:v>
                </c:pt>
                <c:pt idx="549">
                  <c:v>14.98779403464</c:v>
                </c:pt>
                <c:pt idx="550">
                  <c:v>14.886448956420001</c:v>
                </c:pt>
                <c:pt idx="551">
                  <c:v>14.78342298644</c:v>
                </c:pt>
                <c:pt idx="552">
                  <c:v>14.67874648732</c:v>
                </c:pt>
                <c:pt idx="553">
                  <c:v>14.57245030805</c:v>
                </c:pt>
                <c:pt idx="554">
                  <c:v>14.46456577499</c:v>
                </c:pt>
                <c:pt idx="555">
                  <c:v>14.355124682550001</c:v>
                </c:pt>
                <c:pt idx="556">
                  <c:v>14.24415928388</c:v>
                </c:pt>
                <c:pt idx="557">
                  <c:v>14.13170228135</c:v>
                </c:pt>
                <c:pt idx="558">
                  <c:v>14.01778681689</c:v>
                </c:pt>
                <c:pt idx="559">
                  <c:v>13.902446462249999</c:v>
                </c:pt>
                <c:pt idx="560">
                  <c:v>13.78571520911</c:v>
                </c:pt>
                <c:pt idx="561">
                  <c:v>13.66762745902</c:v>
                </c:pt>
                <c:pt idx="562">
                  <c:v>13.54821801332</c:v>
                </c:pt>
                <c:pt idx="563">
                  <c:v>13.42752206284</c:v>
                </c:pt>
                <c:pt idx="564">
                  <c:v>13.30557517754</c:v>
                </c:pt>
                <c:pt idx="565">
                  <c:v>13.182413296049999</c:v>
                </c:pt>
                <c:pt idx="566">
                  <c:v>13.05807271504</c:v>
                </c:pt>
                <c:pt idx="567">
                  <c:v>12.932590078560001</c:v>
                </c:pt>
                <c:pt idx="568">
                  <c:v>12.806002367210001</c:v>
                </c:pt>
                <c:pt idx="569">
                  <c:v>12.678346887269999</c:v>
                </c:pt>
                <c:pt idx="570">
                  <c:v>12.54966125967</c:v>
                </c:pt>
                <c:pt idx="571">
                  <c:v>12.419983408969999</c:v>
                </c:pt>
                <c:pt idx="572">
                  <c:v>12.289351552079999</c:v>
                </c:pt>
                <c:pt idx="573">
                  <c:v>12.157804187090001</c:v>
                </c:pt>
                <c:pt idx="574">
                  <c:v>12.0253800819</c:v>
                </c:pt>
                <c:pt idx="575">
                  <c:v>11.89211826275</c:v>
                </c:pt>
                <c:pt idx="576">
                  <c:v>11.75805800278</c:v>
                </c:pt>
                <c:pt idx="577">
                  <c:v>11.62323881042</c:v>
                </c:pt>
                <c:pt idx="578">
                  <c:v>11.487700417759999</c:v>
                </c:pt>
                <c:pt idx="579">
                  <c:v>11.35148276884</c:v>
                </c:pt>
                <c:pt idx="580">
                  <c:v>11.21462600788</c:v>
                </c:pt>
                <c:pt idx="581">
                  <c:v>11.07717046742</c:v>
                </c:pt>
                <c:pt idx="582">
                  <c:v>10.93915665648</c:v>
                </c:pt>
                <c:pt idx="583">
                  <c:v>10.80062524861</c:v>
                </c:pt>
                <c:pt idx="584">
                  <c:v>10.661617069869999</c:v>
                </c:pt>
                <c:pt idx="585">
                  <c:v>10.522173086840001</c:v>
                </c:pt>
                <c:pt idx="586">
                  <c:v>10.382334394520001</c:v>
                </c:pt>
                <c:pt idx="587">
                  <c:v>10.242142204229999</c:v>
                </c:pt>
                <c:pt idx="588">
                  <c:v>10.101637831470001</c:v>
                </c:pt>
                <c:pt idx="589">
                  <c:v>9.9608626837220005</c:v>
                </c:pt>
                <c:pt idx="590">
                  <c:v>9.8198582482879999</c:v>
                </c:pt>
                <c:pt idx="591">
                  <c:v>9.6786660800160007</c:v>
                </c:pt>
                <c:pt idx="592">
                  <c:v>9.5373277890859995</c:v>
                </c:pt>
                <c:pt idx="593">
                  <c:v>9.3958850287339999</c:v>
                </c:pt>
                <c:pt idx="594">
                  <c:v>9.2543794829799992</c:v>
                </c:pt>
                <c:pt idx="595">
                  <c:v>9.1128528543440002</c:v>
                </c:pt>
                <c:pt idx="596">
                  <c:v>8.9713468515559995</c:v>
                </c:pt>
                <c:pt idx="597">
                  <c:v>8.8299031772620005</c:v>
                </c:pt>
                <c:pt idx="598">
                  <c:v>8.688563515737</c:v>
                </c:pt>
                <c:pt idx="599">
                  <c:v>8.5473695205990001</c:v>
                </c:pt>
                <c:pt idx="600">
                  <c:v>8.4063628025319996</c:v>
                </c:pt>
                <c:pt idx="601">
                  <c:v>8.2655849170290008</c:v>
                </c:pt>
                <c:pt idx="602">
                  <c:v>8.1250773521369997</c:v>
                </c:pt>
                <c:pt idx="603">
                  <c:v>7.9848815162360003</c:v>
                </c:pt>
                <c:pt idx="604">
                  <c:v>7.845038725837</c:v>
                </c:pt>
                <c:pt idx="605">
                  <c:v>7.7055901933979998</c:v>
                </c:pt>
                <c:pt idx="606">
                  <c:v>7.5665770151889999</c:v>
                </c:pt>
                <c:pt idx="607">
                  <c:v>7.4280401591720002</c:v>
                </c:pt>
                <c:pt idx="608">
                  <c:v>7.2900204529329997</c:v>
                </c:pt>
                <c:pt idx="609">
                  <c:v>7.1525585716469999</c:v>
                </c:pt>
                <c:pt idx="610">
                  <c:v>7.0156950260929998</c:v>
                </c:pt>
                <c:pt idx="611">
                  <c:v>6.8794701507129998</c:v>
                </c:pt>
                <c:pt idx="612">
                  <c:v>6.7439240917280001</c:v>
                </c:pt>
                <c:pt idx="613">
                  <c:v>6.6090967953020003</c:v>
                </c:pt>
                <c:pt idx="614">
                  <c:v>6.4750279957780004</c:v>
                </c:pt>
                <c:pt idx="615">
                  <c:v>6.3417572039590002</c:v>
                </c:pt>
                <c:pt idx="616">
                  <c:v>6.209323695468</c:v>
                </c:pt>
                <c:pt idx="617">
                  <c:v>6.0777664991769997</c:v>
                </c:pt>
                <c:pt idx="618">
                  <c:v>5.9471243856990004</c:v>
                </c:pt>
                <c:pt idx="619">
                  <c:v>5.8174358559629997</c:v>
                </c:pt>
                <c:pt idx="620">
                  <c:v>5.6887391298720003</c:v>
                </c:pt>
                <c:pt idx="621">
                  <c:v>5.5610721350350003</c:v>
                </c:pt>
                <c:pt idx="622">
                  <c:v>5.4344724955919999</c:v>
                </c:pt>
                <c:pt idx="623">
                  <c:v>5.3089775211259997</c:v>
                </c:pt>
                <c:pt idx="624">
                  <c:v>5.1846241956629999</c:v>
                </c:pt>
                <c:pt idx="625">
                  <c:v>5.0614491667820003</c:v>
                </c:pt>
                <c:pt idx="626">
                  <c:v>4.9394887348059999</c:v>
                </c:pt>
                <c:pt idx="627">
                  <c:v>4.8187788421070001</c:v>
                </c:pt>
                <c:pt idx="628">
                  <c:v>4.6993550625170002</c:v>
                </c:pt>
                <c:pt idx="629">
                  <c:v>4.5812525908400001</c:v>
                </c:pt>
                <c:pt idx="630">
                  <c:v>4.4645062324799998</c:v>
                </c:pt>
                <c:pt idx="631">
                  <c:v>4.3491503931860001</c:v>
                </c:pt>
                <c:pt idx="632">
                  <c:v>4.2352190689129996</c:v>
                </c:pt>
                <c:pt idx="633">
                  <c:v>4.1227458358</c:v>
                </c:pt>
                <c:pt idx="634">
                  <c:v>4.0117638402780003</c:v>
                </c:pt>
                <c:pt idx="635">
                  <c:v>3.9023057892990001</c:v>
                </c:pt>
                <c:pt idx="636">
                  <c:v>3.794403940699</c:v>
                </c:pt>
                <c:pt idx="637">
                  <c:v>3.6880900936919998</c:v>
                </c:pt>
                <c:pt idx="638">
                  <c:v>3.583395579497</c:v>
                </c:pt>
                <c:pt idx="639">
                  <c:v>3.4803512521050002</c:v>
                </c:pt>
                <c:pt idx="640">
                  <c:v>3.3789874791860002</c:v>
                </c:pt>
                <c:pt idx="641">
                  <c:v>3.2793341331399999</c:v>
                </c:pt>
                <c:pt idx="642">
                  <c:v>3.181420582296</c:v>
                </c:pt>
                <c:pt idx="643">
                  <c:v>3.0852756822499998</c:v>
                </c:pt>
                <c:pt idx="644">
                  <c:v>2.9909277673679999</c:v>
                </c:pt>
                <c:pt idx="645">
                  <c:v>2.8984046424350001</c:v>
                </c:pt>
                <c:pt idx="646">
                  <c:v>2.8077335744559999</c:v>
                </c:pt>
                <c:pt idx="647">
                  <c:v>2.7189412846260002</c:v>
                </c:pt>
                <c:pt idx="648">
                  <c:v>2.6320539404500001</c:v>
                </c:pt>
                <c:pt idx="649">
                  <c:v>2.5470971480359998</c:v>
                </c:pt>
                <c:pt idx="650">
                  <c:v>2.4640959445470001</c:v>
                </c:pt>
                <c:pt idx="651">
                  <c:v>2.3830747908190002</c:v>
                </c:pt>
                <c:pt idx="652">
                  <c:v>2.3040575641609999</c:v>
                </c:pt>
                <c:pt idx="653">
                  <c:v>2.2270675513059999</c:v>
                </c:pt>
                <c:pt idx="654">
                  <c:v>2.152127441562</c:v>
                </c:pt>
                <c:pt idx="655">
                  <c:v>2.079259320112</c:v>
                </c:pt>
                <c:pt idx="656">
                  <c:v>2.0084846615159999</c:v>
                </c:pt>
                <c:pt idx="657">
                  <c:v>1.9398243233779999</c:v>
                </c:pt>
                <c:pt idx="658">
                  <c:v>1.8732985401960001</c:v>
                </c:pt>
                <c:pt idx="659">
                  <c:v>1.8089269174060001</c:v>
                </c:pt>
                <c:pt idx="660">
                  <c:v>1.7467284255990001</c:v>
                </c:pt>
                <c:pt idx="661">
                  <c:v>1.686721394931</c:v>
                </c:pt>
                <c:pt idx="662">
                  <c:v>1.6289235097220001</c:v>
                </c:pt>
                <c:pt idx="663">
                  <c:v>1.573351803245</c:v>
                </c:pt>
                <c:pt idx="664">
                  <c:v>1.520022652705</c:v>
                </c:pt>
                <c:pt idx="665">
                  <c:v>1.4689517744110001</c:v>
                </c:pt>
                <c:pt idx="666">
                  <c:v>1.4201542191480001</c:v>
                </c:pt>
                <c:pt idx="667">
                  <c:v>1.373644367741</c:v>
                </c:pt>
                <c:pt idx="668">
                  <c:v>1.329435926813</c:v>
                </c:pt>
                <c:pt idx="669">
                  <c:v>1.2875419247490001</c:v>
                </c:pt>
                <c:pt idx="670">
                  <c:v>1.247974707856</c:v>
                </c:pt>
                <c:pt idx="671">
                  <c:v>1.210745936725</c:v>
                </c:pt>
                <c:pt idx="672">
                  <c:v>1.1758665827920001</c:v>
                </c:pt>
                <c:pt idx="673">
                  <c:v>1.143346925108</c:v>
                </c:pt>
                <c:pt idx="674">
                  <c:v>1.1131965473080001</c:v>
                </c:pt>
                <c:pt idx="675">
                  <c:v>1.0854243347870001</c:v>
                </c:pt>
                <c:pt idx="676">
                  <c:v>1.06003847208</c:v>
                </c:pt>
                <c:pt idx="677">
                  <c:v>1.0370464404519999</c:v>
                </c:pt>
                <c:pt idx="678">
                  <c:v>1.016455015694</c:v>
                </c:pt>
                <c:pt idx="679">
                  <c:v>0.99827026612259995</c:v>
                </c:pt>
                <c:pt idx="680">
                  <c:v>0.98249755079500001</c:v>
                </c:pt>
                <c:pt idx="681">
                  <c:v>0.96914151792829994</c:v>
                </c:pt>
                <c:pt idx="682">
                  <c:v>0.95820610352960001</c:v>
                </c:pt>
                <c:pt idx="683">
                  <c:v>0.94969453023640005</c:v>
                </c:pt>
                <c:pt idx="684">
                  <c:v>0.94360930636670004</c:v>
                </c:pt>
                <c:pt idx="685">
                  <c:v>0.93995222517980004</c:v>
                </c:pt>
                <c:pt idx="686">
                  <c:v>0.938724364348</c:v>
                </c:pt>
                <c:pt idx="687">
                  <c:v>0.93992608563890001</c:v>
                </c:pt>
                <c:pt idx="688">
                  <c:v>0.94355703480859998</c:v>
                </c:pt>
                <c:pt idx="689">
                  <c:v>0.94961614170660003</c:v>
                </c:pt>
                <c:pt idx="690">
                  <c:v>0.95810162059070003</c:v>
                </c:pt>
                <c:pt idx="691">
                  <c:v>0.96901097065359998</c:v>
                </c:pt>
                <c:pt idx="692">
                  <c:v>0.98234097675950005</c:v>
                </c:pt>
                <c:pt idx="693">
                  <c:v>0.99808771039230004</c:v>
                </c:pt>
                <c:pt idx="694">
                  <c:v>1.016246530813</c:v>
                </c:pt>
                <c:pt idx="695">
                  <c:v>1.036812086426</c:v>
                </c:pt>
                <c:pt idx="696">
                  <c:v>1.0597783163600001</c:v>
                </c:pt>
                <c:pt idx="697">
                  <c:v>1.0851384522500001</c:v>
                </c:pt>
                <c:pt idx="698">
                  <c:v>1.112885020235</c:v>
                </c:pt>
                <c:pt idx="699">
                  <c:v>1.1430098431569999</c:v>
                </c:pt>
                <c:pt idx="700">
                  <c:v>1.175504042976</c:v>
                </c:pt>
                <c:pt idx="701">
                  <c:v>1.2103580433809999</c:v>
                </c:pt>
                <c:pt idx="702">
                  <c:v>1.247561572618</c:v>
                </c:pt>
                <c:pt idx="703">
                  <c:v>1.28710366651</c:v>
                </c:pt>
                <c:pt idx="704">
                  <c:v>1.328972671696</c:v>
                </c:pt>
                <c:pt idx="705">
                  <c:v>1.373156249058</c:v>
                </c:pt>
                <c:pt idx="706">
                  <c:v>1.419641377364</c:v>
                </c:pt>
                <c:pt idx="707">
                  <c:v>1.468414357101</c:v>
                </c:pt>
                <c:pt idx="708">
                  <c:v>1.519460814511</c:v>
                </c:pt>
                <c:pt idx="709">
                  <c:v>1.572765705835</c:v>
                </c:pt>
                <c:pt idx="710">
                  <c:v>1.628313321736</c:v>
                </c:pt>
                <c:pt idx="711">
                  <c:v>1.686087291937</c:v>
                </c:pt>
                <c:pt idx="712">
                  <c:v>1.74607059004</c:v>
                </c:pt>
                <c:pt idx="713">
                  <c:v>1.808245538547</c:v>
                </c:pt>
                <c:pt idx="714">
                  <c:v>1.87259381407</c:v>
                </c:pt>
                <c:pt idx="715">
                  <c:v>1.939096452726</c:v>
                </c:pt>
                <c:pt idx="716">
                  <c:v>2.007733855733</c:v>
                </c:pt>
                <c:pt idx="717">
                  <c:v>2.0784857951790001</c:v>
                </c:pt>
                <c:pt idx="718">
                  <c:v>2.1513314199879998</c:v>
                </c:pt>
                <c:pt idx="719">
                  <c:v>2.226249262064</c:v>
                </c:pt>
                <c:pt idx="720">
                  <c:v>2.3032172426150002</c:v>
                </c:pt>
                <c:pt idx="721">
                  <c:v>2.3822126786650002</c:v>
                </c:pt>
                <c:pt idx="722">
                  <c:v>2.4632122897320001</c:v>
                </c:pt>
                <c:pt idx="723">
                  <c:v>2.5461922046960002</c:v>
                </c:pt>
                <c:pt idx="724">
                  <c:v>2.6311279688270002</c:v>
                </c:pt>
                <c:pt idx="725">
                  <c:v>2.717994550997</c:v>
                </c:pt>
                <c:pt idx="726">
                  <c:v>2.8067663510559999</c:v>
                </c:pt>
                <c:pt idx="727">
                  <c:v>2.8974172073750002</c:v>
                </c:pt>
                <c:pt idx="728">
                  <c:v>2.9899204045559999</c:v>
                </c:pt>
                <c:pt idx="729">
                  <c:v>3.0842486813060002</c:v>
                </c:pt>
                <c:pt idx="730">
                  <c:v>3.180374238472</c:v>
                </c:pt>
                <c:pt idx="731">
                  <c:v>3.2782687472299998</c:v>
                </c:pt>
                <c:pt idx="732">
                  <c:v>3.377903357438</c:v>
                </c:pt>
                <c:pt idx="733">
                  <c:v>3.479248706136</c:v>
                </c:pt>
                <c:pt idx="734">
                  <c:v>3.5822749261990001</c:v>
                </c:pt>
                <c:pt idx="735">
                  <c:v>3.6869516551400001</c:v>
                </c:pt>
                <c:pt idx="736">
                  <c:v>3.793248044057</c:v>
                </c:pt>
                <c:pt idx="737">
                  <c:v>3.9011327667270002</c:v>
                </c:pt>
                <c:pt idx="738">
                  <c:v>4.0105740288330001</c:v>
                </c:pt>
                <c:pt idx="739">
                  <c:v>4.121539577339</c:v>
                </c:pt>
                <c:pt idx="740">
                  <c:v>4.2339967099929998</c:v>
                </c:pt>
                <c:pt idx="741">
                  <c:v>4.347912284964</c:v>
                </c:pt>
                <c:pt idx="742">
                  <c:v>4.4632527306089997</c:v>
                </c:pt>
                <c:pt idx="743">
                  <c:v>4.5799840553689997</c:v>
                </c:pt>
                <c:pt idx="744">
                  <c:v>4.6980718577819998</c:v>
                </c:pt>
                <c:pt idx="745">
                  <c:v>4.8174813366259999</c:v>
                </c:pt>
                <c:pt idx="746">
                  <c:v>4.9381773011750001</c:v>
                </c:pt>
                <c:pt idx="747">
                  <c:v>5.0601241815640003</c:v>
                </c:pt>
                <c:pt idx="748">
                  <c:v>5.1832860392780002</c:v>
                </c:pt>
                <c:pt idx="749">
                  <c:v>5.3076265777399998</c:v>
                </c:pt>
                <c:pt idx="750">
                  <c:v>5.4331091530110003</c:v>
                </c:pt>
                <c:pt idx="751">
                  <c:v>5.5596967845830001</c:v>
                </c:pt>
                <c:pt idx="752">
                  <c:v>5.6873521662849997</c:v>
                </c:pt>
                <c:pt idx="753">
                  <c:v>5.8160376772699998</c:v>
                </c:pt>
                <c:pt idx="754">
                  <c:v>5.9457153931070001</c:v>
                </c:pt>
                <c:pt idx="755">
                  <c:v>6.076347096958</c:v>
                </c:pt>
                <c:pt idx="756">
                  <c:v>6.2078942908350001</c:v>
                </c:pt>
                <c:pt idx="757">
                  <c:v>6.3403182069520003</c:v>
                </c:pt>
                <c:pt idx="758">
                  <c:v>6.4735798191459999</c:v>
                </c:pt>
                <c:pt idx="759">
                  <c:v>6.6076398543800003</c:v>
                </c:pt>
                <c:pt idx="760">
                  <c:v>6.7424588043169997</c:v>
                </c:pt>
                <c:pt idx="761">
                  <c:v>6.8779969369609999</c:v>
                </c:pt>
                <c:pt idx="762">
                  <c:v>7.0142143083689996</c:v>
                </c:pt>
                <c:pt idx="763">
                  <c:v>7.1510707744220001</c:v>
                </c:pt>
                <c:pt idx="764">
                  <c:v>7.2885260026549998</c:v>
                </c:pt>
                <c:pt idx="765">
                  <c:v>7.4265394841439996</c:v>
                </c:pt>
                <c:pt idx="766">
                  <c:v>7.5650705454410003</c:v>
                </c:pt>
                <c:pt idx="767">
                  <c:v>7.7040783605670002</c:v>
                </c:pt>
                <c:pt idx="768">
                  <c:v>7.8435219630370003</c:v>
                </c:pt>
                <c:pt idx="769">
                  <c:v>7.9833602579380001</c:v>
                </c:pt>
                <c:pt idx="770">
                  <c:v>8.1235520340370009</c:v>
                </c:pt>
                <c:pt idx="771">
                  <c:v>8.2640559759250003</c:v>
                </c:pt>
                <c:pt idx="772">
                  <c:v>8.4048306761989995</c:v>
                </c:pt>
                <c:pt idx="773">
                  <c:v>8.5458346476559992</c:v>
                </c:pt>
                <c:pt idx="774">
                  <c:v>8.6870263355279995</c:v>
                </c:pt>
                <c:pt idx="775">
                  <c:v>8.8283641297220008</c:v>
                </c:pt>
                <c:pt idx="776">
                  <c:v>8.969806377087</c:v>
                </c:pt>
                <c:pt idx="777">
                  <c:v>9.111311393687</c:v>
                </c:pt>
                <c:pt idx="778">
                  <c:v>9.2528374770870006</c:v>
                </c:pt>
                <c:pt idx="779">
                  <c:v>9.3943429186389995</c:v>
                </c:pt>
                <c:pt idx="780">
                  <c:v>9.5357860157799994</c:v>
                </c:pt>
                <c:pt idx="781">
                  <c:v>9.677125084319</c:v>
                </c:pt>
                <c:pt idx="782">
                  <c:v>9.8183184707179993</c:v>
                </c:pt>
                <c:pt idx="783">
                  <c:v>9.9593245643730004</c:v>
                </c:pt>
                <c:pt idx="784">
                  <c:v>10.100101809870001</c:v>
                </c:pt>
                <c:pt idx="785">
                  <c:v>10.24060871925</c:v>
                </c:pt>
                <c:pt idx="786">
                  <c:v>10.38080388421</c:v>
                </c:pt>
                <c:pt idx="787">
                  <c:v>10.520645988309999</c:v>
                </c:pt>
                <c:pt idx="788">
                  <c:v>10.66009381918</c:v>
                </c:pt>
                <c:pt idx="789">
                  <c:v>10.799106280629999</c:v>
                </c:pt>
                <c:pt idx="790">
                  <c:v>10.93764240476</c:v>
                </c:pt>
                <c:pt idx="791">
                  <c:v>11.075661364069999</c:v>
                </c:pt>
                <c:pt idx="792">
                  <c:v>11.21312248347</c:v>
                </c:pt>
                <c:pt idx="793">
                  <c:v>11.34998525224</c:v>
                </c:pt>
                <c:pt idx="794">
                  <c:v>11.48620933602</c:v>
                </c:pt>
                <c:pt idx="795">
                  <c:v>11.62175458868</c:v>
                </c:pt>
                <c:pt idx="796">
                  <c:v>11.756581064100001</c:v>
                </c:pt>
                <c:pt idx="797">
                  <c:v>11.89064902804</c:v>
                </c:pt>
                <c:pt idx="798">
                  <c:v>12.02391896975</c:v>
                </c:pt>
                <c:pt idx="799">
                  <c:v>12.156351613689999</c:v>
                </c:pt>
                <c:pt idx="800">
                  <c:v>12.287907931059999</c:v>
                </c:pt>
                <c:pt idx="801">
                  <c:v>12.418549151320001</c:v>
                </c:pt>
                <c:pt idx="802">
                  <c:v>12.548236773599999</c:v>
                </c:pt>
                <c:pt idx="803">
                  <c:v>12.676932578080001</c:v>
                </c:pt>
                <c:pt idx="804">
                  <c:v>12.80459863722</c:v>
                </c:pt>
                <c:pt idx="805">
                  <c:v>12.93119732695</c:v>
                </c:pt>
                <c:pt idx="806">
                  <c:v>13.05669133776</c:v>
                </c:pt>
                <c:pt idx="807">
                  <c:v>13.181043685680001</c:v>
                </c:pt>
                <c:pt idx="808">
                  <c:v>13.304217723220001</c:v>
                </c:pt>
                <c:pt idx="809">
                  <c:v>13.426177150099999</c:v>
                </c:pt>
                <c:pt idx="810">
                  <c:v>13.546886024040001</c:v>
                </c:pt>
                <c:pt idx="811">
                  <c:v>13.666308771260001</c:v>
                </c:pt>
                <c:pt idx="812">
                  <c:v>13.784410197030001</c:v>
                </c:pt>
                <c:pt idx="813">
                  <c:v>13.90115549601</c:v>
                </c:pt>
                <c:pt idx="814">
                  <c:v>14.016510262520001</c:v>
                </c:pt>
                <c:pt idx="815">
                  <c:v>14.130440500660001</c:v>
                </c:pt>
                <c:pt idx="816">
                  <c:v>14.242912634370001</c:v>
                </c:pt>
                <c:pt idx="817">
                  <c:v>14.35389351728</c:v>
                </c:pt>
                <c:pt idx="818">
                  <c:v>14.463350442499999</c:v>
                </c:pt>
                <c:pt idx="819">
                  <c:v>14.57125115226</c:v>
                </c:pt>
                <c:pt idx="820">
                  <c:v>14.677563847409999</c:v>
                </c:pt>
                <c:pt idx="821">
                  <c:v>14.78225719678</c:v>
                </c:pt>
                <c:pt idx="822">
                  <c:v>14.88530034647</c:v>
                </c:pt>
                <c:pt idx="823">
                  <c:v>14.98666292885</c:v>
                </c:pt>
                <c:pt idx="824">
                  <c:v>15.08631507158</c:v>
                </c:pt>
                <c:pt idx="825">
                  <c:v>15.184227406410001</c:v>
                </c:pt>
                <c:pt idx="826">
                  <c:v>15.2803710778</c:v>
                </c:pt>
                <c:pt idx="827">
                  <c:v>15.37471775143</c:v>
                </c:pt>
                <c:pt idx="828">
                  <c:v>15.46723962259</c:v>
                </c:pt>
                <c:pt idx="829">
                  <c:v>15.557909424329999</c:v>
                </c:pt>
                <c:pt idx="830">
                  <c:v>15.64670043552</c:v>
                </c:pt>
                <c:pt idx="831">
                  <c:v>15.733586488709999</c:v>
                </c:pt>
                <c:pt idx="832">
                  <c:v>15.81854197785</c:v>
                </c:pt>
                <c:pt idx="833">
                  <c:v>15.90154186583</c:v>
                </c:pt>
                <c:pt idx="834">
                  <c:v>15.98256169189</c:v>
                </c:pt>
                <c:pt idx="835">
                  <c:v>16.061577578760001</c:v>
                </c:pt>
                <c:pt idx="836">
                  <c:v>16.13856623977</c:v>
                </c:pt>
                <c:pt idx="837">
                  <c:v>16.213504985669999</c:v>
                </c:pt>
                <c:pt idx="838">
                  <c:v>16.286371731340001</c:v>
                </c:pt>
                <c:pt idx="839">
                  <c:v>16.357145002269998</c:v>
                </c:pt>
                <c:pt idx="840">
                  <c:v>16.425803940910001</c:v>
                </c:pt>
                <c:pt idx="841">
                  <c:v>16.492328312809999</c:v>
                </c:pt>
                <c:pt idx="842">
                  <c:v>16.556698512610001</c:v>
                </c:pt>
                <c:pt idx="843">
                  <c:v>16.618895569759999</c:v>
                </c:pt>
                <c:pt idx="844">
                  <c:v>16.678901154169999</c:v>
                </c:pt>
                <c:pt idx="845">
                  <c:v>16.736697581550001</c:v>
                </c:pt>
                <c:pt idx="846">
                  <c:v>16.792267818709998</c:v>
                </c:pt>
                <c:pt idx="847">
                  <c:v>16.845595488480001</c:v>
                </c:pt>
                <c:pt idx="848">
                  <c:v>16.89666487461</c:v>
                </c:pt>
                <c:pt idx="849">
                  <c:v>16.945460926359999</c:v>
                </c:pt>
                <c:pt idx="850">
                  <c:v>16.991969262969999</c:v>
                </c:pt>
                <c:pt idx="851">
                  <c:v>17.036176177870001</c:v>
                </c:pt>
                <c:pt idx="852">
                  <c:v>17.078068642710001</c:v>
                </c:pt>
                <c:pt idx="853">
                  <c:v>17.117634311250001</c:v>
                </c:pt>
                <c:pt idx="854">
                  <c:v>17.15486152295</c:v>
                </c:pt>
                <c:pt idx="855">
                  <c:v>17.189739306410001</c:v>
                </c:pt>
                <c:pt idx="856">
                  <c:v>17.22225738265</c:v>
                </c:pt>
                <c:pt idx="857">
                  <c:v>17.252406168059998</c:v>
                </c:pt>
                <c:pt idx="858">
                  <c:v>17.280176777320001</c:v>
                </c:pt>
                <c:pt idx="859">
                  <c:v>17.305561025940001</c:v>
                </c:pt>
                <c:pt idx="860">
                  <c:v>17.328551432689999</c:v>
                </c:pt>
                <c:pt idx="861">
                  <c:v>17.34914122184</c:v>
                </c:pt>
                <c:pt idx="862">
                  <c:v>17.367324325119998</c:v>
                </c:pt>
                <c:pt idx="863">
                  <c:v>17.383095383520001</c:v>
                </c:pt>
                <c:pt idx="864">
                  <c:v>17.396449748870001</c:v>
                </c:pt>
                <c:pt idx="865">
                  <c:v>17.407383485210001</c:v>
                </c:pt>
                <c:pt idx="866">
                  <c:v>17.415893369949998</c:v>
                </c:pt>
                <c:pt idx="867">
                  <c:v>17.421976894829999</c:v>
                </c:pt>
                <c:pt idx="868">
                  <c:v>17.425632266619999</c:v>
                </c:pt>
                <c:pt idx="869">
                  <c:v>17.42685840771</c:v>
                </c:pt>
                <c:pt idx="870">
                  <c:v>17.42565495637</c:v>
                </c:pt>
                <c:pt idx="871">
                  <c:v>17.42202226689</c:v>
                </c:pt>
                <c:pt idx="872">
                  <c:v>17.41596140947</c:v>
                </c:pt>
                <c:pt idx="873">
                  <c:v>17.407474169890001</c:v>
                </c:pt>
                <c:pt idx="874">
                  <c:v>17.396563049009998</c:v>
                </c:pt>
                <c:pt idx="875">
                  <c:v>17.383231262020001</c:v>
                </c:pt>
                <c:pt idx="876">
                  <c:v>17.367482737460001</c:v>
                </c:pt>
                <c:pt idx="877">
                  <c:v>17.34932211612</c:v>
                </c:pt>
                <c:pt idx="878">
                  <c:v>17.328754749649999</c:v>
                </c:pt>
                <c:pt idx="879">
                  <c:v>17.305786698959999</c:v>
                </c:pt>
                <c:pt idx="880">
                  <c:v>17.280424732450001</c:v>
                </c:pt>
                <c:pt idx="881">
                  <c:v>17.252676324029999</c:v>
                </c:pt>
                <c:pt idx="882">
                  <c:v>17.22254965091</c:v>
                </c:pt>
                <c:pt idx="883">
                  <c:v>17.190053591160002</c:v>
                </c:pt>
                <c:pt idx="884">
                  <c:v>17.155197721139999</c:v>
                </c:pt>
                <c:pt idx="885">
                  <c:v>17.117992312639998</c:v>
                </c:pt>
                <c:pt idx="886">
                  <c:v>17.078448329890001</c:v>
                </c:pt>
                <c:pt idx="887">
                  <c:v>17.036577426280001</c:v>
                </c:pt>
                <c:pt idx="888">
                  <c:v>16.992391940979999</c:v>
                </c:pt>
                <c:pt idx="889">
                  <c:v>16.94590489526</c:v>
                </c:pt>
                <c:pt idx="890">
                  <c:v>16.89712998868</c:v>
                </c:pt>
                <c:pt idx="891">
                  <c:v>16.846081595019999</c:v>
                </c:pt>
                <c:pt idx="892">
                  <c:v>16.792774758090001</c:v>
                </c:pt>
                <c:pt idx="893">
                  <c:v>16.73722518728</c:v>
                </c:pt>
                <c:pt idx="894">
                  <c:v>16.679449252889999</c:v>
                </c:pt>
                <c:pt idx="895">
                  <c:v>16.619463981359999</c:v>
                </c:pt>
                <c:pt idx="896">
                  <c:v>16.557287050239999</c:v>
                </c:pt>
                <c:pt idx="897">
                  <c:v>16.492936782939999</c:v>
                </c:pt>
                <c:pt idx="898">
                  <c:v>16.426432143389999</c:v>
                </c:pt>
                <c:pt idx="899">
                  <c:v>16.357792730420002</c:v>
                </c:pt>
                <c:pt idx="900">
                  <c:v>16.287038771959999</c:v>
                </c:pt>
                <c:pt idx="901">
                  <c:v>16.214191119150001</c:v>
                </c:pt>
                <c:pt idx="902">
                  <c:v>16.139271240100001</c:v>
                </c:pt>
                <c:pt idx="903">
                  <c:v>16.062301213649999</c:v>
                </c:pt>
                <c:pt idx="904">
                  <c:v>15.983303722820001</c:v>
                </c:pt>
                <c:pt idx="905">
                  <c:v>15.902302048119999</c:v>
                </c:pt>
                <c:pt idx="906">
                  <c:v>15.81932006071</c:v>
                </c:pt>
                <c:pt idx="907">
                  <c:v>15.73438221536</c:v>
                </c:pt>
                <c:pt idx="908">
                  <c:v>15.647513543220001</c:v>
                </c:pt>
                <c:pt idx="909">
                  <c:v>15.558739644499999</c:v>
                </c:pt>
                <c:pt idx="910">
                  <c:v>15.46808668085</c:v>
                </c:pt>
                <c:pt idx="911">
                  <c:v>15.37558136771</c:v>
                </c:pt>
                <c:pt idx="912">
                  <c:v>15.281250966409999</c:v>
                </c:pt>
                <c:pt idx="913">
                  <c:v>15.18512327613</c:v>
                </c:pt>
                <c:pt idx="914">
                  <c:v>15.08722662574</c:v>
                </c:pt>
                <c:pt idx="915">
                  <c:v>14.987589865409999</c:v>
                </c:pt>
                <c:pt idx="916">
                  <c:v>14.886242358140001</c:v>
                </c:pt>
                <c:pt idx="917">
                  <c:v>14.78321397108</c:v>
                </c:pt>
                <c:pt idx="918">
                  <c:v>14.678535066769999</c:v>
                </c:pt>
                <c:pt idx="919">
                  <c:v>14.57223649412</c:v>
                </c:pt>
                <c:pt idx="920">
                  <c:v>14.464349579409999</c:v>
                </c:pt>
                <c:pt idx="921">
                  <c:v>14.35490611699</c:v>
                </c:pt>
                <c:pt idx="922">
                  <c:v>14.24393835991</c:v>
                </c:pt>
                <c:pt idx="923">
                  <c:v>14.13147901048</c:v>
                </c:pt>
                <c:pt idx="924">
                  <c:v>14.01756121054</c:v>
                </c:pt>
                <c:pt idx="925">
                  <c:v>13.90221853179</c:v>
                </c:pt>
                <c:pt idx="926">
                  <c:v>13.785484965809999</c:v>
                </c:pt>
                <c:pt idx="927">
                  <c:v>13.66739491409</c:v>
                </c:pt>
                <c:pt idx="928">
                  <c:v>13.547983177900001</c:v>
                </c:pt>
                <c:pt idx="929">
                  <c:v>13.42728494798</c:v>
                </c:pt>
                <c:pt idx="930">
                  <c:v>13.305335794239999</c:v>
                </c:pt>
                <c:pt idx="931">
                  <c:v>13.182171655219999</c:v>
                </c:pt>
                <c:pt idx="932">
                  <c:v>13.05782882754</c:v>
                </c:pt>
                <c:pt idx="933">
                  <c:v>12.932343955149999</c:v>
                </c:pt>
                <c:pt idx="934">
                  <c:v>12.805754018609999</c:v>
                </c:pt>
                <c:pt idx="935">
                  <c:v>12.67809632412</c:v>
                </c:pt>
                <c:pt idx="936">
                  <c:v>12.54940849254</c:v>
                </c:pt>
                <c:pt idx="937">
                  <c:v>12.41972844835</c:v>
                </c:pt>
                <c:pt idx="938">
                  <c:v>12.28909440841</c:v>
                </c:pt>
                <c:pt idx="939">
                  <c:v>12.157544870740001</c:v>
                </c:pt>
                <c:pt idx="940">
                  <c:v>12.025118603159999</c:v>
                </c:pt>
                <c:pt idx="941">
                  <c:v>11.891854631859999</c:v>
                </c:pt>
                <c:pt idx="942">
                  <c:v>11.757792229910001</c:v>
                </c:pt>
                <c:pt idx="943">
                  <c:v>11.622970905680001</c:v>
                </c:pt>
                <c:pt idx="944">
                  <c:v>11.48743039118</c:v>
                </c:pt>
                <c:pt idx="945">
                  <c:v>11.351210630400001</c:v>
                </c:pt>
                <c:pt idx="946">
                  <c:v>11.214351767469999</c:v>
                </c:pt>
                <c:pt idx="947">
                  <c:v>11.0768941349</c:v>
                </c:pt>
                <c:pt idx="948">
                  <c:v>10.938878241639999</c:v>
                </c:pt>
                <c:pt idx="949">
                  <c:v>10.80034476116</c:v>
                </c:pt>
                <c:pt idx="950">
                  <c:v>10.66133451948</c:v>
                </c:pt>
                <c:pt idx="951">
                  <c:v>10.5218884831</c:v>
                </c:pt>
                <c:pt idx="952">
                  <c:v>10.38204774696</c:v>
                </c:pt>
                <c:pt idx="953">
                  <c:v>10.24185352234</c:v>
                </c:pt>
                <c:pt idx="954">
                  <c:v>10.10134712466</c:v>
                </c:pt>
                <c:pt idx="955">
                  <c:v>9.960569961349</c:v>
                </c:pt>
                <c:pt idx="956">
                  <c:v>9.8195635196479998</c:v>
                </c:pt>
                <c:pt idx="957">
                  <c:v>9.6783693543479998</c:v>
                </c:pt>
                <c:pt idx="958">
                  <c:v>9.5370290755690004</c:v>
                </c:pt>
                <c:pt idx="959">
                  <c:v>9.3955843364889997</c:v>
                </c:pt>
                <c:pt idx="960">
                  <c:v>9.2540768210709992</c:v>
                </c:pt>
                <c:pt idx="961">
                  <c:v>9.1125482317789999</c:v>
                </c:pt>
                <c:pt idx="962">
                  <c:v>8.9710402772830005</c:v>
                </c:pt>
                <c:pt idx="963">
                  <c:v>8.8295946601749993</c:v>
                </c:pt>
                <c:pt idx="964">
                  <c:v>8.6882530646740008</c:v>
                </c:pt>
                <c:pt idx="965">
                  <c:v>8.5470571443410002</c:v>
                </c:pt>
                <c:pt idx="966">
                  <c:v>8.4060485098060003</c:v>
                </c:pt>
                <c:pt idx="967">
                  <c:v>8.2652687165070002</c:v>
                </c:pt>
                <c:pt idx="968">
                  <c:v>8.1247592524360002</c:v>
                </c:pt>
                <c:pt idx="969">
                  <c:v>7.9845615259200002</c:v>
                </c:pt>
                <c:pt idx="970">
                  <c:v>7.8447168534139999</c:v>
                </c:pt>
                <c:pt idx="971">
                  <c:v>7.7052664473250001</c:v>
                </c:pt>
                <c:pt idx="972">
                  <c:v>7.5662514038699999</c:v>
                </c:pt>
                <c:pt idx="973">
                  <c:v>7.4277126909579998</c:v>
                </c:pt>
                <c:pt idx="974">
                  <c:v>7.2896911361220003</c:v>
                </c:pt>
                <c:pt idx="975">
                  <c:v>7.1522274144860001</c:v>
                </c:pt>
                <c:pt idx="976">
                  <c:v>7.0153620367769998</c:v>
                </c:pt>
                <c:pt idx="977">
                  <c:v>6.8791353373869999</c:v>
                </c:pt>
                <c:pt idx="978">
                  <c:v>6.7435874624850003</c:v>
                </c:pt>
                <c:pt idx="979">
                  <c:v>6.6087583581859999</c:v>
                </c:pt>
                <c:pt idx="980">
                  <c:v>6.4746877587810001</c:v>
                </c:pt>
                <c:pt idx="981">
                  <c:v>6.3414151750240002</c:v>
                </c:pt>
                <c:pt idx="982">
                  <c:v>6.2089798824909996</c:v>
                </c:pt>
                <c:pt idx="983">
                  <c:v>6.0774209100009999</c:v>
                </c:pt>
                <c:pt idx="984">
                  <c:v>5.9467770281199996</c:v>
                </c:pt>
                <c:pt idx="985">
                  <c:v>5.8170867377309996</c:v>
                </c:pt>
                <c:pt idx="986">
                  <c:v>5.6883882586850003</c:v>
                </c:pt>
                <c:pt idx="987">
                  <c:v>5.5607195185469998</c:v>
                </c:pt>
                <c:pt idx="988">
                  <c:v>5.4341181414069997</c:v>
                </c:pt>
                <c:pt idx="989">
                  <c:v>5.3086214368000002</c:v>
                </c:pt>
                <c:pt idx="990">
                  <c:v>5.1842663887100002</c:v>
                </c:pt>
                <c:pt idx="991">
                  <c:v>5.0610896446650004</c:v>
                </c:pt>
                <c:pt idx="992">
                  <c:v>4.9391275049430003</c:v>
                </c:pt>
                <c:pt idx="993">
                  <c:v>4.818415911872</c:v>
                </c:pt>
                <c:pt idx="994">
                  <c:v>4.6989904392369999</c:v>
                </c:pt>
                <c:pt idx="995">
                  <c:v>4.5808862817960003</c:v>
                </c:pt>
                <c:pt idx="996">
                  <c:v>4.46413824491</c:v>
                </c:pt>
                <c:pt idx="997">
                  <c:v>4.3487807342830003</c:v>
                </c:pt>
                <c:pt idx="998">
                  <c:v>4.2348477458250002</c:v>
                </c:pt>
                <c:pt idx="999">
                  <c:v>4.1223728556320003</c:v>
                </c:pt>
                <c:pt idx="1000">
                  <c:v>4.0113892100889998</c:v>
                </c:pt>
                <c:pt idx="1001">
                  <c:v>3.9019295161069998</c:v>
                </c:pt>
                <c:pt idx="1002">
                  <c:v>3.794026031479</c:v>
                </c:pt>
                <c:pt idx="1003">
                  <c:v>3.6877105553749998</c:v>
                </c:pt>
                <c:pt idx="1004">
                  <c:v>3.583014418971</c:v>
                </c:pt>
                <c:pt idx="1005">
                  <c:v>3.4799684762159999</c:v>
                </c:pt>
                <c:pt idx="1006">
                  <c:v>3.3786030947399999</c:v>
                </c:pt>
                <c:pt idx="1007">
                  <c:v>3.2789481468999999</c:v>
                </c:pt>
                <c:pt idx="1008">
                  <c:v>3.1810330009809999</c:v>
                </c:pt>
                <c:pt idx="1009">
                  <c:v>3.084886512542</c:v>
                </c:pt>
                <c:pt idx="1010">
                  <c:v>2.9905370159069999</c:v>
                </c:pt>
                <c:pt idx="1011">
                  <c:v>2.8980123158189999</c:v>
                </c:pt>
                <c:pt idx="1012">
                  <c:v>2.8073396792429999</c:v>
                </c:pt>
                <c:pt idx="1013">
                  <c:v>2.7185458273340002</c:v>
                </c:pt>
                <c:pt idx="1014">
                  <c:v>2.6316569275570001</c:v>
                </c:pt>
                <c:pt idx="1015">
                  <c:v>2.5466985859819999</c:v>
                </c:pt>
                <c:pt idx="1016">
                  <c:v>2.4636958397300002</c:v>
                </c:pt>
                <c:pt idx="1017">
                  <c:v>2.3826731496020002</c:v>
                </c:pt>
                <c:pt idx="1018">
                  <c:v>2.3036543928629998</c:v>
                </c:pt>
                <c:pt idx="1019">
                  <c:v>2.226662856211</c:v>
                </c:pt>
                <c:pt idx="1020">
                  <c:v>2.151721228914</c:v>
                </c:pt>
                <c:pt idx="1021">
                  <c:v>2.0788515961180001</c:v>
                </c:pt>
                <c:pt idx="1022">
                  <c:v>2.0080754323450001</c:v>
                </c:pt>
                <c:pt idx="1023">
                  <c:v>1.9394135951610001</c:v>
                </c:pt>
                <c:pt idx="1024">
                  <c:v>1.872886319027</c:v>
                </c:pt>
                <c:pt idx="1025">
                  <c:v>1.8085132093409999</c:v>
                </c:pt>
                <c:pt idx="1026">
                  <c:v>1.7463132366580001</c:v>
                </c:pt>
                <c:pt idx="1027">
                  <c:v>1.6863047310979999</c:v>
                </c:pt>
                <c:pt idx="1028">
                  <c:v>1.628505376943</c:v>
                </c:pt>
                <c:pt idx="1029">
                  <c:v>1.5729322074300001</c:v>
                </c:pt>
                <c:pt idx="1030">
                  <c:v>1.5196015997279999</c:v>
                </c:pt>
                <c:pt idx="1031">
                  <c:v>1.4685292701120001</c:v>
                </c:pt>
                <c:pt idx="1032">
                  <c:v>1.4197302693310001</c:v>
                </c:pt>
                <c:pt idx="1033">
                  <c:v>1.373218978173</c:v>
                </c:pt>
                <c:pt idx="1034">
                  <c:v>1.3290091032260001</c:v>
                </c:pt>
                <c:pt idx="1035">
                  <c:v>1.2871136728420001</c:v>
                </c:pt>
                <c:pt idx="1036">
                  <c:v>1.247545033293</c:v>
                </c:pt>
                <c:pt idx="1037">
                  <c:v>1.210314845134</c:v>
                </c:pt>
                <c:pt idx="1038">
                  <c:v>1.1754340797689999</c:v>
                </c:pt>
                <c:pt idx="1039">
                  <c:v>1.142913016214</c:v>
                </c:pt>
                <c:pt idx="1040">
                  <c:v>1.112761238069</c:v>
                </c:pt>
                <c:pt idx="1041">
                  <c:v>1.084987630696</c:v>
                </c:pt>
                <c:pt idx="1042">
                  <c:v>1.0596003785979999</c:v>
                </c:pt>
                <c:pt idx="1043">
                  <c:v>1.036606963006</c:v>
                </c:pt>
                <c:pt idx="1044">
                  <c:v>1.0160141596779999</c:v>
                </c:pt>
                <c:pt idx="1045">
                  <c:v>0.99782803689709998</c:v>
                </c:pt>
                <c:pt idx="1046">
                  <c:v>0.98205395368909998</c:v>
                </c:pt>
                <c:pt idx="1047">
                  <c:v>0.96869655823809997</c:v>
                </c:pt>
                <c:pt idx="1048">
                  <c:v>0.95775978651939997</c:v>
                </c:pt>
                <c:pt idx="1049">
                  <c:v>0.9492468611382</c:v>
                </c:pt>
                <c:pt idx="1050">
                  <c:v>0.94316029038079996</c:v>
                </c:pt>
                <c:pt idx="1051">
                  <c:v>0.93950186747520004</c:v>
                </c:pt>
                <c:pt idx="1052">
                  <c:v>0.93827267006189996</c:v>
                </c:pt>
                <c:pt idx="1053">
                  <c:v>0.93947305987759999</c:v>
                </c:pt>
                <c:pt idx="1054">
                  <c:v>0.94310268264730002</c:v>
                </c:pt>
                <c:pt idx="1055">
                  <c:v>0.94916046818949995</c:v>
                </c:pt>
                <c:pt idx="1056">
                  <c:v>0.9576446307316</c:v>
                </c:pt>
                <c:pt idx="1057">
                  <c:v>0.96855266943560003</c:v>
                </c:pt>
                <c:pt idx="1058">
                  <c:v>0.98188136913559998</c:v>
                </c:pt>
                <c:pt idx="1059">
                  <c:v>0.99762680128530001</c:v>
                </c:pt>
                <c:pt idx="1060">
                  <c:v>1.0157843251159999</c:v>
                </c:pt>
                <c:pt idx="1061">
                  <c:v>1.0363485890020001</c:v>
                </c:pt>
                <c:pt idx="1062">
                  <c:v>1.0593135320430001</c:v>
                </c:pt>
                <c:pt idx="1063">
                  <c:v>1.0846723858439999</c:v>
                </c:pt>
                <c:pt idx="1064">
                  <c:v>1.1124176765139999</c:v>
                </c:pt>
                <c:pt idx="1065">
                  <c:v>1.142541226868</c:v>
                </c:pt>
                <c:pt idx="1066">
                  <c:v>1.175034158836</c:v>
                </c:pt>
                <c:pt idx="1067">
                  <c:v>1.209886896078</c:v>
                </c:pt>
                <c:pt idx="1068">
                  <c:v>1.2470891668120001</c:v>
                </c:pt>
                <c:pt idx="1069">
                  <c:v>1.2866300068330001</c:v>
                </c:pt>
                <c:pt idx="1070">
                  <c:v>1.3284977627500001</c:v>
                </c:pt>
                <c:pt idx="1071">
                  <c:v>1.3726800954189999</c:v>
                </c:pt>
                <c:pt idx="1072">
                  <c:v>1.4191639835800001</c:v>
                </c:pt>
                <c:pt idx="1073">
                  <c:v>1.46793572769</c:v>
                </c:pt>
                <c:pt idx="1074">
                  <c:v>1.518980953966</c:v>
                </c:pt>
                <c:pt idx="1075">
                  <c:v>1.5722846186199999</c:v>
                </c:pt>
                <c:pt idx="1076">
                  <c:v>1.6278310122890001</c:v>
                </c:pt>
                <c:pt idx="1077">
                  <c:v>1.685603764668</c:v>
                </c:pt>
                <c:pt idx="1078">
                  <c:v>1.745585849332</c:v>
                </c:pt>
                <c:pt idx="1079">
                  <c:v>1.807759588758</c:v>
                </c:pt>
                <c:pt idx="1080">
                  <c:v>1.872106659528</c:v>
                </c:pt>
                <c:pt idx="1081">
                  <c:v>1.9386080977360001</c:v>
                </c:pt>
                <c:pt idx="1082">
                  <c:v>2.007244304571</c:v>
                </c:pt>
                <c:pt idx="1083">
                  <c:v>2.0779950520970001</c:v>
                </c:pt>
                <c:pt idx="1084">
                  <c:v>2.1508394892110001</c:v>
                </c:pt>
                <c:pt idx="1085">
                  <c:v>2.2257561477899999</c:v>
                </c:pt>
                <c:pt idx="1086">
                  <c:v>2.302722949019</c:v>
                </c:pt>
                <c:pt idx="1087">
                  <c:v>2.381717209893</c:v>
                </c:pt>
                <c:pt idx="1088">
                  <c:v>2.4627156499080001</c:v>
                </c:pt>
                <c:pt idx="1089">
                  <c:v>2.5456943979150002</c:v>
                </c:pt>
                <c:pt idx="1090">
                  <c:v>2.630628999162</c:v>
                </c:pt>
                <c:pt idx="1091">
                  <c:v>2.7174944224950002</c:v>
                </c:pt>
                <c:pt idx="1092">
                  <c:v>2.8062650677400001</c:v>
                </c:pt>
                <c:pt idx="1093">
                  <c:v>2.8969147732409999</c:v>
                </c:pt>
                <c:pt idx="1094">
                  <c:v>2.9894168235760001</c:v>
                </c:pt>
                <c:pt idx="1095">
                  <c:v>3.0837439574299998</c:v>
                </c:pt>
                <c:pt idx="1096">
                  <c:v>3.1798683756220001</c:v>
                </c:pt>
                <c:pt idx="1097">
                  <c:v>3.2777617493069999</c:v>
                </c:pt>
                <c:pt idx="1098">
                  <c:v>3.3773952283169999</c:v>
                </c:pt>
                <c:pt idx="1099">
                  <c:v>3.4787394496689998</c:v>
                </c:pt>
                <c:pt idx="1100">
                  <c:v>3.5817645462129999</c:v>
                </c:pt>
                <c:pt idx="1101">
                  <c:v>3.6864401554400001</c:v>
                </c:pt>
                <c:pt idx="1102">
                  <c:v>3.7927354284239998</c:v>
                </c:pt>
                <c:pt idx="1103">
                  <c:v>3.9006190389170001</c:v>
                </c:pt>
                <c:pt idx="1104">
                  <c:v>4.0100591925810001</c:v>
                </c:pt>
                <c:pt idx="1105">
                  <c:v>4.1210236363570001</c:v>
                </c:pt>
                <c:pt idx="1106">
                  <c:v>4.2334796679669999</c:v>
                </c:pt>
                <c:pt idx="1107">
                  <c:v>4.34739414556</c:v>
                </c:pt>
                <c:pt idx="1108">
                  <c:v>4.4627334974680002</c:v>
                </c:pt>
                <c:pt idx="1109">
                  <c:v>4.5794637321109999</c:v>
                </c:pt>
                <c:pt idx="1110">
                  <c:v>4.6975504480039998</c:v>
                </c:pt>
                <c:pt idx="1111">
                  <c:v>4.8169588439030004</c:v>
                </c:pt>
                <c:pt idx="1112">
                  <c:v>4.9376537290579998</c:v>
                </c:pt>
                <c:pt idx="1113">
                  <c:v>5.0595995335839996</c:v>
                </c:pt>
                <c:pt idx="1114">
                  <c:v>5.182760318942</c:v>
                </c:pt>
                <c:pt idx="1115">
                  <c:v>5.3070997885360001</c:v>
                </c:pt>
                <c:pt idx="1116">
                  <c:v>5.4325812984019999</c:v>
                </c:pt>
                <c:pt idx="1117">
                  <c:v>5.5591678680119996</c:v>
                </c:pt>
                <c:pt idx="1118">
                  <c:v>5.6868221911720003</c:v>
                </c:pt>
                <c:pt idx="1119">
                  <c:v>5.8155066470149999</c:v>
                </c:pt>
                <c:pt idx="1120">
                  <c:v>5.9451833110879999</c:v>
                </c:pt>
                <c:pt idx="1121">
                  <c:v>6.0758139665320003</c:v>
                </c:pt>
                <c:pt idx="1122">
                  <c:v>6.207360115338</c:v>
                </c:pt>
                <c:pt idx="1123">
                  <c:v>6.3397829896989997</c:v>
                </c:pt>
                <c:pt idx="1124">
                  <c:v>6.4730435634300001</c:v>
                </c:pt>
                <c:pt idx="1125">
                  <c:v>6.6071025634740002</c:v>
                </c:pt>
                <c:pt idx="1126">
                  <c:v>6.7419204814729996</c:v>
                </c:pt>
                <c:pt idx="1127">
                  <c:v>6.8774575854120004</c:v>
                </c:pt>
                <c:pt idx="1128">
                  <c:v>7.0136739313250001</c:v>
                </c:pt>
                <c:pt idx="1129">
                  <c:v>7.1505293750750001</c:v>
                </c:pt>
                <c:pt idx="1130">
                  <c:v>7.2879835841740004</c:v>
                </c:pt>
                <c:pt idx="1131">
                  <c:v>7.4259960496800002</c:v>
                </c:pt>
                <c:pt idx="1132">
                  <c:v>7.5645260981240003</c:v>
                </c:pt>
                <c:pt idx="1133">
                  <c:v>7.703532903508</c:v>
                </c:pt>
                <c:pt idx="1134">
                  <c:v>7.8429754993270002</c:v>
                </c:pt>
                <c:pt idx="1135">
                  <c:v>7.9828127906470003</c:v>
                </c:pt>
                <c:pt idx="1136">
                  <c:v>8.1230035662150009</c:v>
                </c:pt>
                <c:pt idx="1137">
                  <c:v>8.2635065106059997</c:v>
                </c:pt>
                <c:pt idx="1138">
                  <c:v>8.4042802163929995</c:v>
                </c:pt>
                <c:pt idx="1139">
                  <c:v>8.5452831963559994</c:v>
                </c:pt>
                <c:pt idx="1140">
                  <c:v>8.6864738957079997</c:v>
                </c:pt>
                <c:pt idx="1141">
                  <c:v>8.8278107043360006</c:v>
                </c:pt>
                <c:pt idx="1142">
                  <c:v>8.9692519690709993</c:v>
                </c:pt>
                <c:pt idx="1143">
                  <c:v>9.1107560059570005</c:v>
                </c:pt>
                <c:pt idx="1144">
                  <c:v>9.2522811125390003</c:v>
                </c:pt>
                <c:pt idx="1145">
                  <c:v>9.3937855801530006</c:v>
                </c:pt>
                <c:pt idx="1146">
                  <c:v>9.5352277062160002</c:v>
                </c:pt>
                <c:pt idx="1147">
                  <c:v>9.6765658065170008</c:v>
                </c:pt>
                <c:pt idx="1148">
                  <c:v>9.8177582275020008</c:v>
                </c:pt>
                <c:pt idx="1149">
                  <c:v>9.9587633585469995</c:v>
                </c:pt>
                <c:pt idx="1150">
                  <c:v>10.09953964422</c:v>
                </c:pt>
                <c:pt idx="1151">
                  <c:v>10.240045596550001</c:v>
                </c:pt>
                <c:pt idx="1152">
                  <c:v>10.380239807200001</c:v>
                </c:pt>
                <c:pt idx="1153">
                  <c:v>10.52008095973</c:v>
                </c:pt>
                <c:pt idx="1154">
                  <c:v>10.659527841739999</c:v>
                </c:pt>
                <c:pt idx="1155">
                  <c:v>10.79853935701</c:v>
                </c:pt>
                <c:pt idx="1156">
                  <c:v>10.937074537659999</c:v>
                </c:pt>
                <c:pt idx="1157">
                  <c:v>11.07509255615</c:v>
                </c:pt>
                <c:pt idx="1158">
                  <c:v>11.212552737359999</c:v>
                </c:pt>
                <c:pt idx="1159">
                  <c:v>11.34941457057</c:v>
                </c:pt>
                <c:pt idx="1160">
                  <c:v>11.485637721410001</c:v>
                </c:pt>
                <c:pt idx="1161">
                  <c:v>11.621182043699999</c:v>
                </c:pt>
                <c:pt idx="1162">
                  <c:v>11.75600759134</c:v>
                </c:pt>
                <c:pt idx="1163">
                  <c:v>11.890074630040001</c:v>
                </c:pt>
                <c:pt idx="1164">
                  <c:v>12.02334364907</c:v>
                </c:pt>
                <c:pt idx="1165">
                  <c:v>12.155775372840001</c:v>
                </c:pt>
                <c:pt idx="1166">
                  <c:v>12.287330772540001</c:v>
                </c:pt>
                <c:pt idx="1167">
                  <c:v>12.417971077620001</c:v>
                </c:pt>
                <c:pt idx="1168">
                  <c:v>12.5476577872</c:v>
                </c:pt>
                <c:pt idx="1169">
                  <c:v>12.67635268143</c:v>
                </c:pt>
                <c:pt idx="1170">
                  <c:v>12.80401783276</c:v>
                </c:pt>
                <c:pt idx="1171">
                  <c:v>12.93061561709</c:v>
                </c:pt>
                <c:pt idx="1172">
                  <c:v>13.056108724910001</c:v>
                </c:pt>
                <c:pt idx="1173">
                  <c:v>13.18046017224</c:v>
                </c:pt>
                <c:pt idx="1174">
                  <c:v>13.30363331155</c:v>
                </c:pt>
                <c:pt idx="1175">
                  <c:v>13.42559184257</c:v>
                </c:pt>
                <c:pt idx="1176">
                  <c:v>13.546299822969999</c:v>
                </c:pt>
                <c:pt idx="1177">
                  <c:v>13.66572167899</c:v>
                </c:pt>
                <c:pt idx="1178">
                  <c:v>13.783822215860001</c:v>
                </c:pt>
                <c:pt idx="1179">
                  <c:v>13.90056662824</c:v>
                </c:pt>
                <c:pt idx="1180">
                  <c:v>14.015920510420001</c:v>
                </c:pt>
                <c:pt idx="1181">
                  <c:v>14.129849866500001</c:v>
                </c:pt>
                <c:pt idx="1182">
                  <c:v>14.24232112038</c:v>
                </c:pt>
                <c:pt idx="1183">
                  <c:v>14.3533011257</c:v>
                </c:pt>
                <c:pt idx="1184">
                  <c:v>14.46275717554</c:v>
                </c:pt>
                <c:pt idx="1185">
                  <c:v>14.570657012110001</c:v>
                </c:pt>
                <c:pt idx="1186">
                  <c:v>14.67696883626</c:v>
                </c:pt>
                <c:pt idx="1187">
                  <c:v>14.781661316799999</c:v>
                </c:pt>
                <c:pt idx="1188">
                  <c:v>14.8847035998</c:v>
                </c:pt>
                <c:pt idx="1189">
                  <c:v>14.98606531764</c:v>
                </c:pt>
                <c:pt idx="1190">
                  <c:v>15.08571659795</c:v>
                </c:pt>
                <c:pt idx="1191">
                  <c:v>15.18362807247</c:v>
                </c:pt>
                <c:pt idx="1192">
                  <c:v>15.279770885630001</c:v>
                </c:pt>
                <c:pt idx="1193">
                  <c:v>15.374116703109999</c:v>
                </c:pt>
                <c:pt idx="1194">
                  <c:v>15.46663772019</c:v>
                </c:pt>
                <c:pt idx="1195">
                  <c:v>15.55730666989</c:v>
                </c:pt>
                <c:pt idx="1196">
                  <c:v>15.646096831079999</c:v>
                </c:pt>
                <c:pt idx="1197">
                  <c:v>15.732982036279999</c:v>
                </c:pt>
                <c:pt idx="1198">
                  <c:v>15.81793667943</c:v>
                </c:pt>
                <c:pt idx="1199">
                  <c:v>15.90093572342</c:v>
                </c:pt>
                <c:pt idx="1200">
                  <c:v>15.981954707450001</c:v>
                </c:pt>
                <c:pt idx="1201">
                  <c:v>16.06096975426</c:v>
                </c:pt>
                <c:pt idx="1202">
                  <c:v>16.137957577150001</c:v>
                </c:pt>
                <c:pt idx="1203">
                  <c:v>16.21289548687</c:v>
                </c:pt>
                <c:pt idx="1204">
                  <c:v>16.285761398270001</c:v>
                </c:pt>
                <c:pt idx="1205">
                  <c:v>16.35653383683</c:v>
                </c:pt>
                <c:pt idx="1206">
                  <c:v>16.425191944990001</c:v>
                </c:pt>
                <c:pt idx="1207">
                  <c:v>16.491715488290001</c:v>
                </c:pt>
                <c:pt idx="1208">
                  <c:v>16.556084861350001</c:v>
                </c:pt>
                <c:pt idx="1209">
                  <c:v>16.618281093610001</c:v>
                </c:pt>
                <c:pt idx="1210">
                  <c:v>16.678285854950001</c:v>
                </c:pt>
                <c:pt idx="1211">
                  <c:v>16.736081461089999</c:v>
                </c:pt>
                <c:pt idx="1212">
                  <c:v>16.79165087881</c:v>
                </c:pt>
                <c:pt idx="1213">
                  <c:v>16.844977730939998</c:v>
                </c:pt>
                <c:pt idx="1214">
                  <c:v>16.896046301199998</c:v>
                </c:pt>
                <c:pt idx="1215">
                  <c:v>16.94484153885</c:v>
                </c:pt>
                <c:pt idx="1216">
                  <c:v>16.99134906311</c:v>
                </c:pt>
                <c:pt idx="1217">
                  <c:v>17.035555167390001</c:v>
                </c:pt>
                <c:pt idx="1218">
                  <c:v>17.077446823350002</c:v>
                </c:pt>
                <c:pt idx="1219">
                  <c:v>17.11701168471</c:v>
                </c:pt>
                <c:pt idx="1220">
                  <c:v>17.154238090930001</c:v>
                </c:pt>
                <c:pt idx="1221">
                  <c:v>17.1891150706</c:v>
                </c:pt>
                <c:pt idx="1222">
                  <c:v>17.221632344709999</c:v>
                </c:pt>
                <c:pt idx="1223">
                  <c:v>17.251780329670002</c:v>
                </c:pt>
                <c:pt idx="1224">
                  <c:v>17.27955014011</c:v>
                </c:pt>
                <c:pt idx="1225">
                  <c:v>17.304933591539999</c:v>
                </c:pt>
                <c:pt idx="1226">
                  <c:v>17.327923202729998</c:v>
                </c:pt>
                <c:pt idx="1227">
                  <c:v>17.348512197920002</c:v>
                </c:pt>
                <c:pt idx="1228">
                  <c:v>17.366694508830001</c:v>
                </c:pt>
                <c:pt idx="1229">
                  <c:v>17.38246477645</c:v>
                </c:pt>
                <c:pt idx="1230">
                  <c:v>17.395818352589998</c:v>
                </c:pt>
                <c:pt idx="1231">
                  <c:v>17.406751301269999</c:v>
                </c:pt>
                <c:pt idx="1232">
                  <c:v>17.415260399899999</c:v>
                </c:pt>
                <c:pt idx="1233">
                  <c:v>17.42134314019</c:v>
                </c:pt>
                <c:pt idx="1234">
                  <c:v>17.424997728920001</c:v>
                </c:pt>
                <c:pt idx="1235">
                  <c:v>17.426223088450001</c:v>
                </c:pt>
                <c:pt idx="1236">
                  <c:v>17.425018857040001</c:v>
                </c:pt>
                <c:pt idx="1237">
                  <c:v>17.421385388979999</c:v>
                </c:pt>
                <c:pt idx="1238">
                  <c:v>17.41532375445</c:v>
                </c:pt>
                <c:pt idx="1239">
                  <c:v>17.406835739209999</c:v>
                </c:pt>
                <c:pt idx="1240">
                  <c:v>17.395923844129999</c:v>
                </c:pt>
                <c:pt idx="1241">
                  <c:v>17.382591284349999</c:v>
                </c:pt>
                <c:pt idx="1242">
                  <c:v>17.36684198843</c:v>
                </c:pt>
                <c:pt idx="1243">
                  <c:v>17.34868059715</c:v>
                </c:pt>
                <c:pt idx="1244">
                  <c:v>17.32811246212</c:v>
                </c:pt>
                <c:pt idx="1245">
                  <c:v>17.305143644259999</c:v>
                </c:pt>
                <c:pt idx="1246">
                  <c:v>17.27978091196</c:v>
                </c:pt>
                <c:pt idx="1247">
                  <c:v>17.252031739109999</c:v>
                </c:pt>
                <c:pt idx="1248">
                  <c:v>17.221904302900001</c:v>
                </c:pt>
                <c:pt idx="1249">
                  <c:v>17.1894074814</c:v>
                </c:pt>
                <c:pt idx="1250">
                  <c:v>17.15455085096</c:v>
                </c:pt>
                <c:pt idx="1251">
                  <c:v>17.117344683359999</c:v>
                </c:pt>
                <c:pt idx="1252">
                  <c:v>17.077799942799999</c:v>
                </c:pt>
                <c:pt idx="1253">
                  <c:v>17.03592828268</c:v>
                </c:pt>
                <c:pt idx="1254">
                  <c:v>16.991742042150001</c:v>
                </c:pt>
                <c:pt idx="1255">
                  <c:v>16.945254242459999</c:v>
                </c:pt>
                <c:pt idx="1256">
                  <c:v>16.89647858316</c:v>
                </c:pt>
                <c:pt idx="1257">
                  <c:v>16.845429438050001</c:v>
                </c:pt>
                <c:pt idx="1258">
                  <c:v>16.792121850889998</c:v>
                </c:pt>
                <c:pt idx="1259">
                  <c:v>16.736571531069998</c:v>
                </c:pt>
                <c:pt idx="1260">
                  <c:v>16.67879484889</c:v>
                </c:pt>
                <c:pt idx="1261">
                  <c:v>16.61880883077</c:v>
                </c:pt>
                <c:pt idx="1262">
                  <c:v>16.556631154240002</c:v>
                </c:pt>
                <c:pt idx="1263">
                  <c:v>16.492280142719999</c:v>
                </c:pt>
                <c:pt idx="1264">
                  <c:v>16.425774760109999</c:v>
                </c:pt>
                <c:pt idx="1265">
                  <c:v>16.357134605239999</c:v>
                </c:pt>
                <c:pt idx="1266">
                  <c:v>16.28637990603</c:v>
                </c:pt>
                <c:pt idx="1267">
                  <c:v>16.213531513589999</c:v>
                </c:pt>
                <c:pt idx="1268">
                  <c:v>16.138610896039999</c:v>
                </c:pt>
                <c:pt idx="1269">
                  <c:v>16.061640132210002</c:v>
                </c:pt>
                <c:pt idx="1270">
                  <c:v>15.982641905099999</c:v>
                </c:pt>
                <c:pt idx="1271">
                  <c:v>15.9016394952</c:v>
                </c:pt>
                <c:pt idx="1272">
                  <c:v>15.818656773680001</c:v>
                </c:pt>
                <c:pt idx="1273">
                  <c:v>15.733718195290001</c:v>
                </c:pt>
                <c:pt idx="1274">
                  <c:v>15.64684879118</c:v>
                </c:pt>
                <c:pt idx="1275">
                  <c:v>15.55807416152</c:v>
                </c:pt>
                <c:pt idx="1276">
                  <c:v>15.46742046798</c:v>
                </c:pt>
                <c:pt idx="1277">
                  <c:v>15.37491442598</c:v>
                </c:pt>
                <c:pt idx="1278">
                  <c:v>15.28058329682</c:v>
                </c:pt>
                <c:pt idx="1279">
                  <c:v>15.184454879700001</c:v>
                </c:pt>
                <c:pt idx="1280">
                  <c:v>15.086557503470001</c:v>
                </c:pt>
                <c:pt idx="1281">
                  <c:v>14.986920018279999</c:v>
                </c:pt>
                <c:pt idx="1282">
                  <c:v>14.88557178712</c:v>
                </c:pt>
                <c:pt idx="1283">
                  <c:v>14.782542677149999</c:v>
                </c:pt>
                <c:pt idx="1284">
                  <c:v>14.67786305087</c:v>
                </c:pt>
                <c:pt idx="1285">
                  <c:v>14.571563757210001</c:v>
                </c:pt>
                <c:pt idx="1286">
                  <c:v>14.463676122420001</c:v>
                </c:pt>
                <c:pt idx="1287">
                  <c:v>14.35423194084</c:v>
                </c:pt>
                <c:pt idx="1288">
                  <c:v>14.243263465529999</c:v>
                </c:pt>
                <c:pt idx="1289">
                  <c:v>14.13080339875</c:v>
                </c:pt>
                <c:pt idx="1290">
                  <c:v>14.016884882379999</c:v>
                </c:pt>
                <c:pt idx="1291">
                  <c:v>13.90154148807</c:v>
                </c:pt>
                <c:pt idx="1292">
                  <c:v>13.784807207409999</c:v>
                </c:pt>
                <c:pt idx="1293">
                  <c:v>13.66671644188</c:v>
                </c:pt>
                <c:pt idx="1294">
                  <c:v>13.547303992730001</c:v>
                </c:pt>
                <c:pt idx="1295">
                  <c:v>13.426605050699999</c:v>
                </c:pt>
                <c:pt idx="1296">
                  <c:v>13.30465518568</c:v>
                </c:pt>
                <c:pt idx="1297">
                  <c:v>13.18149033622</c:v>
                </c:pt>
                <c:pt idx="1298">
                  <c:v>13.0571467989</c:v>
                </c:pt>
                <c:pt idx="1299">
                  <c:v>12.931661217689999</c:v>
                </c:pt>
                <c:pt idx="1300">
                  <c:v>12.80507057312</c:v>
                </c:pt>
                <c:pt idx="1301">
                  <c:v>12.67741217138</c:v>
                </c:pt>
                <c:pt idx="1302">
                  <c:v>12.54872363334</c:v>
                </c:pt>
                <c:pt idx="1303">
                  <c:v>12.41904288345</c:v>
                </c:pt>
                <c:pt idx="1304">
                  <c:v>12.288408138579999</c:v>
                </c:pt>
                <c:pt idx="1305">
                  <c:v>12.156857896729999</c:v>
                </c:pt>
                <c:pt idx="1306">
                  <c:v>12.02443092571</c:v>
                </c:pt>
                <c:pt idx="1307">
                  <c:v>11.891166251690001</c:v>
                </c:pt>
                <c:pt idx="1308">
                  <c:v>11.75710314775</c:v>
                </c:pt>
                <c:pt idx="1309">
                  <c:v>11.62228112224</c:v>
                </c:pt>
                <c:pt idx="1310">
                  <c:v>11.48673990716</c:v>
                </c:pt>
                <c:pt idx="1311">
                  <c:v>11.3505194465</c:v>
                </c:pt>
                <c:pt idx="1312">
                  <c:v>11.21365988438</c:v>
                </c:pt>
                <c:pt idx="1313">
                  <c:v>11.07620155329</c:v>
                </c:pt>
                <c:pt idx="1314">
                  <c:v>10.93818496217</c:v>
                </c:pt>
                <c:pt idx="1315">
                  <c:v>10.799650784500001</c:v>
                </c:pt>
                <c:pt idx="1316">
                  <c:v>10.66063984627</c:v>
                </c:pt>
                <c:pt idx="1317">
                  <c:v>10.521193113980001</c:v>
                </c:pt>
                <c:pt idx="1318">
                  <c:v>10.381351682569999</c:v>
                </c:pt>
                <c:pt idx="1319">
                  <c:v>10.241156763279999</c:v>
                </c:pt>
                <c:pt idx="1320">
                  <c:v>10.100649671559999</c:v>
                </c:pt>
                <c:pt idx="1321">
                  <c:v>9.9598718148100005</c:v>
                </c:pt>
                <c:pt idx="1322">
                  <c:v>9.8188646802629993</c:v>
                </c:pt>
                <c:pt idx="1323">
                  <c:v>9.6776698227030007</c:v>
                </c:pt>
                <c:pt idx="1324">
                  <c:v>9.5363288522410006</c:v>
                </c:pt>
                <c:pt idx="1325">
                  <c:v>9.3948834220470001</c:v>
                </c:pt>
                <c:pt idx="1326">
                  <c:v>9.2533752160749998</c:v>
                </c:pt>
                <c:pt idx="1327">
                  <c:v>9.1118459367779998</c:v>
                </c:pt>
                <c:pt idx="1328">
                  <c:v>8.9703372928210001</c:v>
                </c:pt>
                <c:pt idx="1329">
                  <c:v>8.8288909867859999</c:v>
                </c:pt>
                <c:pt idx="1330">
                  <c:v>8.6875487028809992</c:v>
                </c:pt>
                <c:pt idx="1331">
                  <c:v>8.5463520946619997</c:v>
                </c:pt>
                <c:pt idx="1332">
                  <c:v>8.405342772749</c:v>
                </c:pt>
                <c:pt idx="1333">
                  <c:v>8.26456229257</c:v>
                </c:pt>
                <c:pt idx="1334">
                  <c:v>8.1240521421099992</c:v>
                </c:pt>
                <c:pt idx="1335">
                  <c:v>7.9838537296879997</c:v>
                </c:pt>
                <c:pt idx="1336">
                  <c:v>7.8440083717500002</c:v>
                </c:pt>
                <c:pt idx="1337">
                  <c:v>7.704557280695</c:v>
                </c:pt>
                <c:pt idx="1338">
                  <c:v>7.5655415527300001</c:v>
                </c:pt>
                <c:pt idx="1339">
                  <c:v>7.4270021557570001</c:v>
                </c:pt>
                <c:pt idx="1340">
                  <c:v>7.2889799173009999</c:v>
                </c:pt>
                <c:pt idx="1341">
                  <c:v>7.1515155124770002</c:v>
                </c:pt>
                <c:pt idx="1342">
                  <c:v>7.0146494520039999</c:v>
                </c:pt>
                <c:pt idx="1343">
                  <c:v>6.8784220702649996</c:v>
                </c:pt>
                <c:pt idx="1344">
                  <c:v>6.7428735134220004</c:v>
                </c:pt>
                <c:pt idx="1345">
                  <c:v>6.6080437275810002</c:v>
                </c:pt>
                <c:pt idx="1346">
                  <c:v>6.473972447025</c:v>
                </c:pt>
                <c:pt idx="1347">
                  <c:v>6.340699182501</c:v>
                </c:pt>
                <c:pt idx="1348">
                  <c:v>6.2082632095749997</c:v>
                </c:pt>
                <c:pt idx="1349">
                  <c:v>6.0767035570600001</c:v>
                </c:pt>
                <c:pt idx="1350">
                  <c:v>5.9460589955129999</c:v>
                </c:pt>
                <c:pt idx="1351">
                  <c:v>5.8163680258069999</c:v>
                </c:pt>
                <c:pt idx="1352">
                  <c:v>5.6876688677880001</c:v>
                </c:pt>
                <c:pt idx="1353">
                  <c:v>5.5599994490120004</c:v>
                </c:pt>
                <c:pt idx="1354">
                  <c:v>5.433397393561</c:v>
                </c:pt>
                <c:pt idx="1355">
                  <c:v>5.3079000109620003</c:v>
                </c:pt>
                <c:pt idx="1356">
                  <c:v>5.1835442851910001</c:v>
                </c:pt>
                <c:pt idx="1357">
                  <c:v>5.0603668637680004</c:v>
                </c:pt>
                <c:pt idx="1358">
                  <c:v>4.9384040469650001</c:v>
                </c:pt>
                <c:pt idx="1359">
                  <c:v>4.8176917771000003</c:v>
                </c:pt>
                <c:pt idx="1360">
                  <c:v>4.6982656279509998</c:v>
                </c:pt>
                <c:pt idx="1361">
                  <c:v>4.580160794268</c:v>
                </c:pt>
                <c:pt idx="1362">
                  <c:v>4.4634120814039999</c:v>
                </c:pt>
                <c:pt idx="1363">
                  <c:v>4.3480538950570002</c:v>
                </c:pt>
                <c:pt idx="1364">
                  <c:v>4.2341202311280002</c:v>
                </c:pt>
                <c:pt idx="1365">
                  <c:v>4.1216446657050003</c:v>
                </c:pt>
                <c:pt idx="1366">
                  <c:v>4.0106603451660003</c:v>
                </c:pt>
                <c:pt idx="1367">
                  <c:v>3.901199976415</c:v>
                </c:pt>
                <c:pt idx="1368">
                  <c:v>3.7932958172359998</c:v>
                </c:pt>
                <c:pt idx="1369">
                  <c:v>3.6869796667929999</c:v>
                </c:pt>
                <c:pt idx="1370">
                  <c:v>3.5822828562539999</c:v>
                </c:pt>
                <c:pt idx="1371">
                  <c:v>3.4792362395600001</c:v>
                </c:pt>
                <c:pt idx="1372">
                  <c:v>3.3778701843330001</c:v>
                </c:pt>
                <c:pt idx="1373">
                  <c:v>3.278214562924</c:v>
                </c:pt>
                <c:pt idx="1374">
                  <c:v>3.180298743611</c:v>
                </c:pt>
                <c:pt idx="1375">
                  <c:v>3.0841515819429999</c:v>
                </c:pt>
                <c:pt idx="1376">
                  <c:v>2.9898014122390002</c:v>
                </c:pt>
                <c:pt idx="1377">
                  <c:v>2.8972760392339998</c:v>
                </c:pt>
                <c:pt idx="1378">
                  <c:v>2.8066027298859999</c:v>
                </c:pt>
                <c:pt idx="1379">
                  <c:v>2.717808205341</c:v>
                </c:pt>
                <c:pt idx="1380">
                  <c:v>2.6309186330599998</c:v>
                </c:pt>
                <c:pt idx="1381">
                  <c:v>2.5459596191020002</c:v>
                </c:pt>
                <c:pt idx="1382">
                  <c:v>2.4629562005840002</c:v>
                </c:pt>
                <c:pt idx="1383">
                  <c:v>2.3819328382970002</c:v>
                </c:pt>
                <c:pt idx="1384">
                  <c:v>2.302913409501</c:v>
                </c:pt>
                <c:pt idx="1385">
                  <c:v>2.225921200887</c:v>
                </c:pt>
                <c:pt idx="1386">
                  <c:v>2.1509789017140002</c:v>
                </c:pt>
                <c:pt idx="1387">
                  <c:v>2.0781085971220001</c:v>
                </c:pt>
                <c:pt idx="1388">
                  <c:v>2.0073317616259998</c:v>
                </c:pt>
                <c:pt idx="1389">
                  <c:v>1.9386692527839999</c:v>
                </c:pt>
                <c:pt idx="1390">
                  <c:v>1.8721413050510001</c:v>
                </c:pt>
                <c:pt idx="1391">
                  <c:v>1.8077675238190001</c:v>
                </c:pt>
                <c:pt idx="1392">
                  <c:v>1.745566879634</c:v>
                </c:pt>
                <c:pt idx="1393">
                  <c:v>1.685557702608</c:v>
                </c:pt>
                <c:pt idx="1394">
                  <c:v>1.62775767702</c:v>
                </c:pt>
                <c:pt idx="1395">
                  <c:v>1.5721838360980001</c:v>
                </c:pt>
                <c:pt idx="1396">
                  <c:v>1.5188525570039999</c:v>
                </c:pt>
                <c:pt idx="1397">
                  <c:v>1.467779556005</c:v>
                </c:pt>
                <c:pt idx="1398">
                  <c:v>1.4189798838450001</c:v>
                </c:pt>
                <c:pt idx="1399">
                  <c:v>1.3724679213040001</c:v>
                </c:pt>
                <c:pt idx="1400">
                  <c:v>1.328257374965</c:v>
                </c:pt>
                <c:pt idx="1401">
                  <c:v>1.2863612731709999</c:v>
                </c:pt>
                <c:pt idx="1402">
                  <c:v>1.2467919621879999</c:v>
                </c:pt>
                <c:pt idx="1403">
                  <c:v>1.2095611025649999</c:v>
                </c:pt>
                <c:pt idx="1404">
                  <c:v>1.1746796656980001</c:v>
                </c:pt>
                <c:pt idx="1405">
                  <c:v>1.142157930597</c:v>
                </c:pt>
                <c:pt idx="1406">
                  <c:v>1.1120054808569999</c:v>
                </c:pt>
                <c:pt idx="1407">
                  <c:v>1.08423120183</c:v>
                </c:pt>
                <c:pt idx="1408">
                  <c:v>1.0588432780149999</c:v>
                </c:pt>
                <c:pt idx="1409">
                  <c:v>1.035849190635</c:v>
                </c:pt>
                <c:pt idx="1410">
                  <c:v>1.015255715441</c:v>
                </c:pt>
                <c:pt idx="1411">
                  <c:v>0.99706892071169995</c:v>
                </c:pt>
                <c:pt idx="1412">
                  <c:v>0.98129416546460002</c:v>
                </c:pt>
                <c:pt idx="1413">
                  <c:v>0.96793609787790003</c:v>
                </c:pt>
                <c:pt idx="1414">
                  <c:v>0.95699865392000005</c:v>
                </c:pt>
                <c:pt idx="1415">
                  <c:v>0.94848505618989998</c:v>
                </c:pt>
                <c:pt idx="1416">
                  <c:v>0.94239781296750003</c:v>
                </c:pt>
                <c:pt idx="1417">
                  <c:v>0.93873871747399995</c:v>
                </c:pt>
                <c:pt idx="1418">
                  <c:v>0.93750884734399997</c:v>
                </c:pt>
                <c:pt idx="1419">
                  <c:v>0.93870856430729999</c:v>
                </c:pt>
                <c:pt idx="1420">
                  <c:v>0.94233751408279998</c:v>
                </c:pt>
                <c:pt idx="1421">
                  <c:v>0.94839462648259998</c:v>
                </c:pt>
                <c:pt idx="1422">
                  <c:v>0.95687811572759995</c:v>
                </c:pt>
                <c:pt idx="1423">
                  <c:v>0.96778548097369999</c:v>
                </c:pt>
                <c:pt idx="1424">
                  <c:v>0.98111350704860001</c:v>
                </c:pt>
                <c:pt idx="1425">
                  <c:v>0.99685826539970002</c:v>
                </c:pt>
                <c:pt idx="1426">
                  <c:v>1.0150151152519999</c:v>
                </c:pt>
                <c:pt idx="1427">
                  <c:v>1.035578704974</c:v>
                </c:pt>
                <c:pt idx="1428">
                  <c:v>1.0585429736580001</c:v>
                </c:pt>
                <c:pt idx="1429">
                  <c:v>1.0839011529039999</c:v>
                </c:pt>
                <c:pt idx="1430">
                  <c:v>1.1116457688150001</c:v>
                </c:pt>
                <c:pt idx="1431">
                  <c:v>1.1417686441979999</c:v>
                </c:pt>
                <c:pt idx="1432">
                  <c:v>1.1742609009789999</c:v>
                </c:pt>
                <c:pt idx="1433">
                  <c:v>1.209112962811</c:v>
                </c:pt>
                <c:pt idx="1434">
                  <c:v>1.2463145579049999</c:v>
                </c:pt>
                <c:pt idx="1435">
                  <c:v>1.2858547220509999</c:v>
                </c:pt>
                <c:pt idx="1436">
                  <c:v>1.3277218018529999</c:v>
                </c:pt>
                <c:pt idx="1437">
                  <c:v>1.3719034581589999</c:v>
                </c:pt>
                <c:pt idx="1438">
                  <c:v>1.4183866697030001</c:v>
                </c:pt>
                <c:pt idx="1439">
                  <c:v>1.467157736936</c:v>
                </c:pt>
                <c:pt idx="1440">
                  <c:v>1.5182022860719999</c:v>
                </c:pt>
                <c:pt idx="1441">
                  <c:v>1.5715052733129999</c:v>
                </c:pt>
                <c:pt idx="1442">
                  <c:v>1.6270509892909999</c:v>
                </c:pt>
                <c:pt idx="1443">
                  <c:v>1.6848230636970001</c:v>
                </c:pt>
                <c:pt idx="1444">
                  <c:v>1.744804470099</c:v>
                </c:pt>
                <c:pt idx="1445">
                  <c:v>1.806977530967</c:v>
                </c:pt>
                <c:pt idx="1446">
                  <c:v>1.871323922879</c:v>
                </c:pt>
                <c:pt idx="1447">
                  <c:v>1.9378246819210001</c:v>
                </c:pt>
                <c:pt idx="1448">
                  <c:v>2.006460209278</c:v>
                </c:pt>
                <c:pt idx="1449">
                  <c:v>2.077210277007</c:v>
                </c:pt>
                <c:pt idx="1450">
                  <c:v>2.1500540340000001</c:v>
                </c:pt>
                <c:pt idx="1451">
                  <c:v>2.2249700121279998</c:v>
                </c:pt>
                <c:pt idx="1452">
                  <c:v>2.3019361325699998</c:v>
                </c:pt>
                <c:pt idx="1453">
                  <c:v>2.380929712316</c:v>
                </c:pt>
                <c:pt idx="1454">
                  <c:v>2.461927470854</c:v>
                </c:pt>
                <c:pt idx="1455">
                  <c:v>2.5449055370329998</c:v>
                </c:pt>
                <c:pt idx="1456">
                  <c:v>2.6298394560920002</c:v>
                </c:pt>
                <c:pt idx="1457">
                  <c:v>2.7167041968730001</c:v>
                </c:pt>
                <c:pt idx="1458">
                  <c:v>2.805474159194</c:v>
                </c:pt>
                <c:pt idx="1459">
                  <c:v>2.8961231813969999</c:v>
                </c:pt>
                <c:pt idx="1460">
                  <c:v>2.988624548053</c:v>
                </c:pt>
                <c:pt idx="1461">
                  <c:v>3.0829509978390002</c:v>
                </c:pt>
                <c:pt idx="1462">
                  <c:v>3.1790747315719998</c:v>
                </c:pt>
                <c:pt idx="1463">
                  <c:v>3.276967420399</c:v>
                </c:pt>
                <c:pt idx="1464">
                  <c:v>3.376600214147</c:v>
                </c:pt>
                <c:pt idx="1465">
                  <c:v>3.4779437498279999</c:v>
                </c:pt>
                <c:pt idx="1466">
                  <c:v>3.580968160287</c:v>
                </c:pt>
                <c:pt idx="1467">
                  <c:v>3.6856430830070002</c:v>
                </c:pt>
                <c:pt idx="1468">
                  <c:v>3.791937669058</c:v>
                </c:pt>
                <c:pt idx="1469">
                  <c:v>3.899820592188</c:v>
                </c:pt>
                <c:pt idx="1470">
                  <c:v>4.0092600580519999</c:v>
                </c:pt>
                <c:pt idx="1471">
                  <c:v>4.1202238135840004</c:v>
                </c:pt>
                <c:pt idx="1472">
                  <c:v>4.2326791565040001</c:v>
                </c:pt>
                <c:pt idx="1473">
                  <c:v>4.3465929449520004</c:v>
                </c:pt>
                <c:pt idx="1474">
                  <c:v>4.4619316072580002</c:v>
                </c:pt>
                <c:pt idx="1475">
                  <c:v>4.5786611518339999</c:v>
                </c:pt>
                <c:pt idx="1476">
                  <c:v>4.696747177192</c:v>
                </c:pt>
                <c:pt idx="1477">
                  <c:v>4.8161548820800002</c:v>
                </c:pt>
                <c:pt idx="1478">
                  <c:v>4.9368490757450001</c:v>
                </c:pt>
                <c:pt idx="1479">
                  <c:v>5.0587941882949998</c:v>
                </c:pt>
                <c:pt idx="1480">
                  <c:v>5.1819542811870001</c:v>
                </c:pt>
                <c:pt idx="1481">
                  <c:v>5.3062930578190004</c:v>
                </c:pt>
                <c:pt idx="1482">
                  <c:v>5.4317738742210002</c:v>
                </c:pt>
                <c:pt idx="1483">
                  <c:v>5.5583597498610002</c:v>
                </c:pt>
                <c:pt idx="1484">
                  <c:v>5.6860133785390001</c:v>
                </c:pt>
                <c:pt idx="1485">
                  <c:v>5.8146971393840001</c:v>
                </c:pt>
                <c:pt idx="1486">
                  <c:v>5.9443731079370004</c:v>
                </c:pt>
                <c:pt idx="1487">
                  <c:v>6.0750030673330002</c:v>
                </c:pt>
                <c:pt idx="1488">
                  <c:v>6.2065485195579999</c:v>
                </c:pt>
                <c:pt idx="1489">
                  <c:v>6.3389706968009998</c:v>
                </c:pt>
                <c:pt idx="1490">
                  <c:v>6.4722305728710001</c:v>
                </c:pt>
                <c:pt idx="1491">
                  <c:v>6.6062888747070003</c:v>
                </c:pt>
                <c:pt idx="1492">
                  <c:v>6.7411060939440004</c:v>
                </c:pt>
                <c:pt idx="1493">
                  <c:v>6.876642498562</c:v>
                </c:pt>
                <c:pt idx="1494">
                  <c:v>7.0128581445930003</c:v>
                </c:pt>
                <c:pt idx="1495">
                  <c:v>7.1497128878909999</c:v>
                </c:pt>
                <c:pt idx="1496">
                  <c:v>7.2871663959659996</c:v>
                </c:pt>
                <c:pt idx="1497">
                  <c:v>7.4251781598679996</c:v>
                </c:pt>
                <c:pt idx="1498">
                  <c:v>7.5637075061259997</c:v>
                </c:pt>
                <c:pt idx="1499">
                  <c:v>7.7027136087350003</c:v>
                </c:pt>
                <c:pt idx="1500">
                  <c:v>7.8421555011850002</c:v>
                </c:pt>
                <c:pt idx="1501">
                  <c:v>7.9819920885390001</c:v>
                </c:pt>
                <c:pt idx="1502">
                  <c:v>8.1221821595369992</c:v>
                </c:pt>
                <c:pt idx="1503">
                  <c:v>8.2626843987490002</c:v>
                </c:pt>
                <c:pt idx="1504">
                  <c:v>8.4034573987449992</c:v>
                </c:pt>
                <c:pt idx="1505">
                  <c:v>8.5444596722990003</c:v>
                </c:pt>
                <c:pt idx="1506">
                  <c:v>8.6856496646179995</c:v>
                </c:pt>
                <c:pt idx="1507">
                  <c:v>8.8269857655860005</c:v>
                </c:pt>
                <c:pt idx="1508">
                  <c:v>8.9684263220269997</c:v>
                </c:pt>
                <c:pt idx="1509">
                  <c:v>9.1099296499819999</c:v>
                </c:pt>
                <c:pt idx="1510">
                  <c:v>9.2514540469910003</c:v>
                </c:pt>
                <c:pt idx="1511">
                  <c:v>9.3929578043840003</c:v>
                </c:pt>
                <c:pt idx="1512">
                  <c:v>9.5343992195740004</c:v>
                </c:pt>
                <c:pt idx="1513">
                  <c:v>9.6757366083449998</c:v>
                </c:pt>
                <c:pt idx="1514">
                  <c:v>9.8169283171380002</c:v>
                </c:pt>
                <c:pt idx="1515">
                  <c:v>9.9579327353250005</c:v>
                </c:pt>
                <c:pt idx="1516">
                  <c:v>10.09870830747</c:v>
                </c:pt>
                <c:pt idx="1517">
                  <c:v>10.239213545589999</c:v>
                </c:pt>
                <c:pt idx="1518">
                  <c:v>10.37940704136</c:v>
                </c:pt>
                <c:pt idx="1519">
                  <c:v>10.51924747831</c:v>
                </c:pt>
                <c:pt idx="1520">
                  <c:v>10.65869364406</c:v>
                </c:pt>
                <c:pt idx="1521">
                  <c:v>10.797704442380001</c:v>
                </c:pt>
                <c:pt idx="1522">
                  <c:v>10.936238905370001</c:v>
                </c:pt>
                <c:pt idx="1523">
                  <c:v>11.074256205499999</c:v>
                </c:pt>
                <c:pt idx="1524">
                  <c:v>11.21171566764</c:v>
                </c:pt>
                <c:pt idx="1525">
                  <c:v>11.348576781069999</c:v>
                </c:pt>
                <c:pt idx="1526">
                  <c:v>11.484799211409999</c:v>
                </c:pt>
                <c:pt idx="1527">
                  <c:v>11.62034281247</c:v>
                </c:pt>
                <c:pt idx="1528">
                  <c:v>11.75516763816</c:v>
                </c:pt>
                <c:pt idx="1529">
                  <c:v>11.889233954190001</c:v>
                </c:pt>
                <c:pt idx="1530">
                  <c:v>12.02250224979</c:v>
                </c:pt>
                <c:pt idx="1531">
                  <c:v>12.154933249400001</c:v>
                </c:pt>
                <c:pt idx="1532">
                  <c:v>12.286487924199999</c:v>
                </c:pt>
                <c:pt idx="1533">
                  <c:v>12.41712750362</c:v>
                </c:pt>
                <c:pt idx="1534">
                  <c:v>12.546813486790001</c:v>
                </c:pt>
                <c:pt idx="1535">
                  <c:v>12.67550765385</c:v>
                </c:pt>
                <c:pt idx="1536">
                  <c:v>12.80317207725</c:v>
                </c:pt>
                <c:pt idx="1537">
                  <c:v>12.92976913289</c:v>
                </c:pt>
                <c:pt idx="1538">
                  <c:v>13.05526151123</c:v>
                </c:pt>
                <c:pt idx="1539">
                  <c:v>13.179612228310001</c:v>
                </c:pt>
                <c:pt idx="1540">
                  <c:v>13.302784636589999</c:v>
                </c:pt>
                <c:pt idx="1541">
                  <c:v>13.42474243579</c:v>
                </c:pt>
                <c:pt idx="1542">
                  <c:v>13.54544968359</c:v>
                </c:pt>
                <c:pt idx="1543">
                  <c:v>13.6648708062</c:v>
                </c:pt>
                <c:pt idx="1544">
                  <c:v>13.782970608879999</c:v>
                </c:pt>
                <c:pt idx="1545">
                  <c:v>13.899714286249999</c:v>
                </c:pt>
                <c:pt idx="1546">
                  <c:v>14.01506743262</c:v>
                </c:pt>
                <c:pt idx="1547">
                  <c:v>14.128996052070001</c:v>
                </c:pt>
                <c:pt idx="1548">
                  <c:v>14.24146656852</c:v>
                </c:pt>
                <c:pt idx="1549">
                  <c:v>14.35244583557</c:v>
                </c:pt>
                <c:pt idx="1550">
                  <c:v>14.461901146320001</c:v>
                </c:pt>
                <c:pt idx="1551">
                  <c:v>14.56980024299</c:v>
                </c:pt>
                <c:pt idx="1552">
                  <c:v>14.676111326379999</c:v>
                </c:pt>
                <c:pt idx="1553">
                  <c:v>14.780803065340001</c:v>
                </c:pt>
                <c:pt idx="1554">
                  <c:v>14.88384460592</c:v>
                </c:pt>
                <c:pt idx="1555">
                  <c:v>14.985205580480001</c:v>
                </c:pt>
                <c:pt idx="1556">
                  <c:v>15.08485611667</c:v>
                </c:pt>
                <c:pt idx="1557">
                  <c:v>15.182766846210001</c:v>
                </c:pt>
                <c:pt idx="1558">
                  <c:v>15.27890891353</c:v>
                </c:pt>
                <c:pt idx="1559">
                  <c:v>15.373253984310001</c:v>
                </c:pt>
                <c:pt idx="1560">
                  <c:v>15.465774253819999</c:v>
                </c:pt>
                <c:pt idx="1561">
                  <c:v>15.55644245509</c:v>
                </c:pt>
                <c:pt idx="1562">
                  <c:v>15.64523186696</c:v>
                </c:pt>
                <c:pt idx="1563">
                  <c:v>15.73211632196</c:v>
                </c:pt>
                <c:pt idx="1564">
                  <c:v>15.817070214039999</c:v>
                </c:pt>
                <c:pt idx="1565">
                  <c:v>15.90006850606</c:v>
                </c:pt>
                <c:pt idx="1566">
                  <c:v>15.981086737229999</c:v>
                </c:pt>
                <c:pt idx="1567">
                  <c:v>16.060101030289999</c:v>
                </c:pt>
                <c:pt idx="1568">
                  <c:v>16.13708809853</c:v>
                </c:pt>
                <c:pt idx="1569">
                  <c:v>16.212025252690001</c:v>
                </c:pt>
                <c:pt idx="1570">
                  <c:v>16.284890407620001</c:v>
                </c:pt>
                <c:pt idx="1571">
                  <c:v>16.355662088799999</c:v>
                </c:pt>
                <c:pt idx="1572">
                  <c:v>16.42431943867</c:v>
                </c:pt>
                <c:pt idx="1573">
                  <c:v>16.490842222760001</c:v>
                </c:pt>
                <c:pt idx="1574">
                  <c:v>16.55521083567</c:v>
                </c:pt>
                <c:pt idx="1575">
                  <c:v>16.617406306860001</c:v>
                </c:pt>
                <c:pt idx="1576">
                  <c:v>16.677410306199999</c:v>
                </c:pt>
                <c:pt idx="1577">
                  <c:v>16.73520514941</c:v>
                </c:pt>
                <c:pt idx="1578">
                  <c:v>16.790773803250001</c:v>
                </c:pt>
                <c:pt idx="1579">
                  <c:v>16.844099890550002</c:v>
                </c:pt>
                <c:pt idx="1580">
                  <c:v>16.895167695049999</c:v>
                </c:pt>
                <c:pt idx="1581">
                  <c:v>16.94396216598</c:v>
                </c:pt>
                <c:pt idx="1582">
                  <c:v>16.990468922560002</c:v>
                </c:pt>
                <c:pt idx="1583">
                  <c:v>17.03467425821</c:v>
                </c:pt>
                <c:pt idx="1584">
                  <c:v>17.07656514456</c:v>
                </c:pt>
                <c:pt idx="1585">
                  <c:v>17.116129235350002</c:v>
                </c:pt>
                <c:pt idx="1586">
                  <c:v>17.15335487003</c:v>
                </c:pt>
                <c:pt idx="1587">
                  <c:v>17.18823107719</c:v>
                </c:pt>
                <c:pt idx="1588">
                  <c:v>17.220747577800001</c:v>
                </c:pt>
                <c:pt idx="1589">
                  <c:v>17.25089478828</c:v>
                </c:pt>
                <c:pt idx="1590">
                  <c:v>17.27866382326</c:v>
                </c:pt>
                <c:pt idx="1591">
                  <c:v>17.304046498240002</c:v>
                </c:pt>
                <c:pt idx="1592">
                  <c:v>17.327035331969999</c:v>
                </c:pt>
                <c:pt idx="1593">
                  <c:v>17.347623548720001</c:v>
                </c:pt>
                <c:pt idx="1594">
                  <c:v>17.365805080179999</c:v>
                </c:pt>
                <c:pt idx="1595">
                  <c:v>17.38157456735</c:v>
                </c:pt>
                <c:pt idx="1596">
                  <c:v>17.394927362019999</c:v>
                </c:pt>
                <c:pt idx="1597">
                  <c:v>17.405859528219999</c:v>
                </c:pt>
                <c:pt idx="1598">
                  <c:v>17.414367843360001</c:v>
                </c:pt>
                <c:pt idx="1599">
                  <c:v>17.420449799139998</c:v>
                </c:pt>
                <c:pt idx="1600">
                  <c:v>17.42410360233</c:v>
                </c:pt>
                <c:pt idx="1601">
                  <c:v>17.425328175290002</c:v>
                </c:pt>
                <c:pt idx="1602">
                  <c:v>17.42412315628</c:v>
                </c:pt>
                <c:pt idx="1603">
                  <c:v>17.420488899590001</c:v>
                </c:pt>
                <c:pt idx="1604">
                  <c:v>17.414426475380001</c:v>
                </c:pt>
                <c:pt idx="1605">
                  <c:v>17.405937669429999</c:v>
                </c:pt>
                <c:pt idx="1606">
                  <c:v>17.395024982580001</c:v>
                </c:pt>
                <c:pt idx="1607">
                  <c:v>17.381691629990002</c:v>
                </c:pt>
                <c:pt idx="1608">
                  <c:v>17.365941540200001</c:v>
                </c:pt>
                <c:pt idx="1609">
                  <c:v>17.347779354</c:v>
                </c:pt>
                <c:pt idx="1610">
                  <c:v>17.327210422989999</c:v>
                </c:pt>
                <c:pt idx="1611">
                  <c:v>17.304240808079999</c:v>
                </c:pt>
                <c:pt idx="1612">
                  <c:v>17.278877277660001</c:v>
                </c:pt>
                <c:pt idx="1613">
                  <c:v>17.251127305619999</c:v>
                </c:pt>
                <c:pt idx="1614">
                  <c:v>17.22099906915</c:v>
                </c:pt>
                <c:pt idx="1615">
                  <c:v>17.188501446309999</c:v>
                </c:pt>
                <c:pt idx="1616">
                  <c:v>17.153644013440001</c:v>
                </c:pt>
                <c:pt idx="1617">
                  <c:v>17.116437042329999</c:v>
                </c:pt>
                <c:pt idx="1618">
                  <c:v>17.076891497169999</c:v>
                </c:pt>
                <c:pt idx="1619">
                  <c:v>17.035019031369998</c:v>
                </c:pt>
                <c:pt idx="1620">
                  <c:v>16.99083198404</c:v>
                </c:pt>
                <c:pt idx="1621">
                  <c:v>16.944343376470002</c:v>
                </c:pt>
                <c:pt idx="1622">
                  <c:v>16.895566908189998</c:v>
                </c:pt>
                <c:pt idx="1623">
                  <c:v>16.84451695297</c:v>
                </c:pt>
                <c:pt idx="1624">
                  <c:v>16.791208554610002</c:v>
                </c:pt>
                <c:pt idx="1625">
                  <c:v>16.735657422469998</c:v>
                </c:pt>
                <c:pt idx="1626">
                  <c:v>16.67787992685</c:v>
                </c:pt>
                <c:pt idx="1627">
                  <c:v>16.617893094180001</c:v>
                </c:pt>
                <c:pt idx="1628">
                  <c:v>16.555714601969999</c:v>
                </c:pt>
                <c:pt idx="1629">
                  <c:v>16.491362773639999</c:v>
                </c:pt>
                <c:pt idx="1630">
                  <c:v>16.424856573100001</c:v>
                </c:pt>
                <c:pt idx="1631">
                  <c:v>16.356215599150001</c:v>
                </c:pt>
                <c:pt idx="1632">
                  <c:v>16.285460079730001</c:v>
                </c:pt>
                <c:pt idx="1633">
                  <c:v>16.21261086594</c:v>
                </c:pt>
                <c:pt idx="1634">
                  <c:v>16.1376894259</c:v>
                </c:pt>
                <c:pt idx="1635">
                  <c:v>16.060717838430001</c:v>
                </c:pt>
                <c:pt idx="1636">
                  <c:v>15.98171878652</c:v>
                </c:pt>
                <c:pt idx="1637">
                  <c:v>15.90071555069</c:v>
                </c:pt>
                <c:pt idx="1638">
                  <c:v>15.817732002070001</c:v>
                </c:pt>
                <c:pt idx="1639">
                  <c:v>15.73279259541</c:v>
                </c:pt>
                <c:pt idx="1640">
                  <c:v>15.645922361869999</c:v>
                </c:pt>
                <c:pt idx="1641">
                  <c:v>15.55714690163</c:v>
                </c:pt>
                <c:pt idx="1642">
                  <c:v>15.46649237632</c:v>
                </c:pt>
                <c:pt idx="1643">
                  <c:v>15.37398550138</c:v>
                </c:pt>
                <c:pt idx="1644">
                  <c:v>15.27965353812</c:v>
                </c:pt>
                <c:pt idx="1645">
                  <c:v>15.183524285700001</c:v>
                </c:pt>
                <c:pt idx="1646">
                  <c:v>15.085626072989999</c:v>
                </c:pt>
                <c:pt idx="1647">
                  <c:v>14.98598775014</c:v>
                </c:pt>
                <c:pt idx="1648">
                  <c:v>14.884638680129999</c:v>
                </c:pt>
                <c:pt idx="1649">
                  <c:v>14.781608730109999</c:v>
                </c:pt>
                <c:pt idx="1650">
                  <c:v>14.676928262600001</c:v>
                </c:pt>
                <c:pt idx="1651">
                  <c:v>14.570628126500001</c:v>
                </c:pt>
                <c:pt idx="1652">
                  <c:v>14.46273964807</c:v>
                </c:pt>
                <c:pt idx="1653">
                  <c:v>14.35329462164</c:v>
                </c:pt>
                <c:pt idx="1654">
                  <c:v>14.24232530027</c:v>
                </c:pt>
                <c:pt idx="1655">
                  <c:v>14.12986438623</c:v>
                </c:pt>
                <c:pt idx="1656">
                  <c:v>14.015945021369999</c:v>
                </c:pt>
                <c:pt idx="1657">
                  <c:v>13.90060077737</c:v>
                </c:pt>
                <c:pt idx="1658">
                  <c:v>13.783865645780001</c:v>
                </c:pt>
                <c:pt idx="1659">
                  <c:v>13.66577402811</c:v>
                </c:pt>
                <c:pt idx="1660">
                  <c:v>13.54636072558</c:v>
                </c:pt>
                <c:pt idx="1661">
                  <c:v>13.42566092895</c:v>
                </c:pt>
                <c:pt idx="1662">
                  <c:v>13.3037102081</c:v>
                </c:pt>
                <c:pt idx="1663">
                  <c:v>13.18054450156</c:v>
                </c:pt>
                <c:pt idx="1664">
                  <c:v>13.056200105929999</c:v>
                </c:pt>
                <c:pt idx="1665">
                  <c:v>12.930713665160001</c:v>
                </c:pt>
                <c:pt idx="1666">
                  <c:v>12.804122159789999</c:v>
                </c:pt>
                <c:pt idx="1667">
                  <c:v>12.676462896009999</c:v>
                </c:pt>
                <c:pt idx="1668">
                  <c:v>12.54777349467</c:v>
                </c:pt>
                <c:pt idx="1669">
                  <c:v>12.41809188023</c:v>
                </c:pt>
                <c:pt idx="1670">
                  <c:v>12.28745626954</c:v>
                </c:pt>
                <c:pt idx="1671">
                  <c:v>12.15590516062</c:v>
                </c:pt>
                <c:pt idx="1672">
                  <c:v>12.02347732126</c:v>
                </c:pt>
                <c:pt idx="1673">
                  <c:v>11.890211777639999</c:v>
                </c:pt>
                <c:pt idx="1674">
                  <c:v>11.75614780283</c:v>
                </c:pt>
                <c:pt idx="1675">
                  <c:v>11.621324905170001</c:v>
                </c:pt>
                <c:pt idx="1676">
                  <c:v>11.48578281668</c:v>
                </c:pt>
                <c:pt idx="1677">
                  <c:v>11.34956148132</c:v>
                </c:pt>
                <c:pt idx="1678">
                  <c:v>11.212701043219999</c:v>
                </c:pt>
                <c:pt idx="1679">
                  <c:v>11.07524183486</c:v>
                </c:pt>
                <c:pt idx="1680">
                  <c:v>10.937224365200001</c:v>
                </c:pt>
                <c:pt idx="1681">
                  <c:v>10.798689307689999</c:v>
                </c:pt>
                <c:pt idx="1682">
                  <c:v>10.65967748832</c:v>
                </c:pt>
                <c:pt idx="1683">
                  <c:v>10.5202298736</c:v>
                </c:pt>
                <c:pt idx="1684">
                  <c:v>10.38038755847</c:v>
                </c:pt>
                <c:pt idx="1685">
                  <c:v>10.24019175416</c:v>
                </c:pt>
                <c:pt idx="1686">
                  <c:v>10.099683776099999</c:v>
                </c:pt>
                <c:pt idx="1687">
                  <c:v>9.9589050317129999</c:v>
                </c:pt>
                <c:pt idx="1688">
                  <c:v>9.8178970082180008</c:v>
                </c:pt>
                <c:pt idx="1689">
                  <c:v>9.6767012603979996</c:v>
                </c:pt>
                <c:pt idx="1690">
                  <c:v>9.5353593983600007</c:v>
                </c:pt>
                <c:pt idx="1691">
                  <c:v>9.3939130752709996</c:v>
                </c:pt>
                <c:pt idx="1692">
                  <c:v>9.2524039750840004</c:v>
                </c:pt>
                <c:pt idx="1693">
                  <c:v>9.1108738002479992</c:v>
                </c:pt>
                <c:pt idx="1694">
                  <c:v>8.9693642594259995</c:v>
                </c:pt>
                <c:pt idx="1695">
                  <c:v>8.8279170551949999</c:v>
                </c:pt>
                <c:pt idx="1696">
                  <c:v>8.6865738717640006</c:v>
                </c:pt>
                <c:pt idx="1697">
                  <c:v>8.5453763626819992</c:v>
                </c:pt>
                <c:pt idx="1698">
                  <c:v>8.4043661385699995</c:v>
                </c:pt>
                <c:pt idx="1699">
                  <c:v>8.2635847548519994</c:v>
                </c:pt>
                <c:pt idx="1700">
                  <c:v>8.1230736995099999</c:v>
                </c:pt>
                <c:pt idx="1701">
                  <c:v>7.9828743808600002</c:v>
                </c:pt>
                <c:pt idx="1702">
                  <c:v>7.8430281153449997</c:v>
                </c:pt>
                <c:pt idx="1703">
                  <c:v>7.7035761153619999</c:v>
                </c:pt>
                <c:pt idx="1704">
                  <c:v>7.5645594771160001</c:v>
                </c:pt>
                <c:pt idx="1705">
                  <c:v>7.4260191685050003</c:v>
                </c:pt>
                <c:pt idx="1706">
                  <c:v>7.2879960170520004</c:v>
                </c:pt>
                <c:pt idx="1707">
                  <c:v>7.1505306978689998</c:v>
                </c:pt>
                <c:pt idx="1708">
                  <c:v>7.0136637216729998</c:v>
                </c:pt>
                <c:pt idx="1709">
                  <c:v>6.8774354228450001</c:v>
                </c:pt>
                <c:pt idx="1710">
                  <c:v>6.7418859475410002</c:v>
                </c:pt>
                <c:pt idx="1711">
                  <c:v>6.6070552418680002</c:v>
                </c:pt>
                <c:pt idx="1712">
                  <c:v>6.4729830401059996</c:v>
                </c:pt>
                <c:pt idx="1713">
                  <c:v>6.339708852997</c:v>
                </c:pt>
                <c:pt idx="1714">
                  <c:v>6.2072719561060001</c:v>
                </c:pt>
                <c:pt idx="1715">
                  <c:v>6.0757113782439998</c:v>
                </c:pt>
                <c:pt idx="1716">
                  <c:v>5.9450658899629998</c:v>
                </c:pt>
                <c:pt idx="1717">
                  <c:v>5.8153739921370002</c:v>
                </c:pt>
                <c:pt idx="1718">
                  <c:v>5.6866739046079999</c:v>
                </c:pt>
                <c:pt idx="1719">
                  <c:v>5.559003554927</c:v>
                </c:pt>
                <c:pt idx="1720">
                  <c:v>5.4324005671759998</c:v>
                </c:pt>
                <c:pt idx="1721">
                  <c:v>5.3069022508800003</c:v>
                </c:pt>
                <c:pt idx="1722">
                  <c:v>5.1825455900110002</c:v>
                </c:pt>
                <c:pt idx="1723">
                  <c:v>5.0593672320870002</c:v>
                </c:pt>
                <c:pt idx="1724">
                  <c:v>4.9374034773759998</c:v>
                </c:pt>
                <c:pt idx="1725">
                  <c:v>4.816690268196</c:v>
                </c:pt>
                <c:pt idx="1726">
                  <c:v>4.6972631783210002</c:v>
                </c:pt>
                <c:pt idx="1727">
                  <c:v>4.5791574024989998</c:v>
                </c:pt>
                <c:pt idx="1728">
                  <c:v>4.4624077460810003</c:v>
                </c:pt>
                <c:pt idx="1729">
                  <c:v>4.3470486147610004</c:v>
                </c:pt>
                <c:pt idx="1730">
                  <c:v>4.2331140044379998</c:v>
                </c:pt>
                <c:pt idx="1731">
                  <c:v>4.120637491199</c:v>
                </c:pt>
                <c:pt idx="1732">
                  <c:v>4.0096522214189996</c:v>
                </c:pt>
                <c:pt idx="1733">
                  <c:v>3.9001909019980001</c:v>
                </c:pt>
                <c:pt idx="1734">
                  <c:v>3.7922857907190002</c:v>
                </c:pt>
                <c:pt idx="1735">
                  <c:v>3.6859686867420001</c:v>
                </c:pt>
                <c:pt idx="1736">
                  <c:v>3.5812709212349998</c:v>
                </c:pt>
                <c:pt idx="1737">
                  <c:v>3.4782233481359999</c:v>
                </c:pt>
                <c:pt idx="1738">
                  <c:v>3.3768563350630001</c:v>
                </c:pt>
                <c:pt idx="1739">
                  <c:v>3.2771997543659999</c:v>
                </c:pt>
                <c:pt idx="1740">
                  <c:v>3.17928297432</c:v>
                </c:pt>
                <c:pt idx="1741">
                  <c:v>3.0831348504729998</c:v>
                </c:pt>
                <c:pt idx="1742">
                  <c:v>2.9887837171389999</c:v>
                </c:pt>
                <c:pt idx="1743">
                  <c:v>2.8962573790519999</c:v>
                </c:pt>
                <c:pt idx="1744">
                  <c:v>2.8055831031679999</c:v>
                </c:pt>
                <c:pt idx="1745">
                  <c:v>2.7167876106320001</c:v>
                </c:pt>
                <c:pt idx="1746">
                  <c:v>2.629897068899</c:v>
                </c:pt>
                <c:pt idx="1747">
                  <c:v>2.5449370840290002</c:v>
                </c:pt>
                <c:pt idx="1748">
                  <c:v>2.4619326931350001</c:v>
                </c:pt>
                <c:pt idx="1749">
                  <c:v>2.3809083570060001</c:v>
                </c:pt>
                <c:pt idx="1750">
                  <c:v>2.3018879529</c:v>
                </c:pt>
                <c:pt idx="1751">
                  <c:v>2.224894767506</c:v>
                </c:pt>
                <c:pt idx="1752">
                  <c:v>2.1499514900790002</c:v>
                </c:pt>
                <c:pt idx="1753">
                  <c:v>2.0770802057590001</c:v>
                </c:pt>
                <c:pt idx="1754">
                  <c:v>2.0063023890579998</c:v>
                </c:pt>
                <c:pt idx="1755">
                  <c:v>1.9376388975300001</c:v>
                </c:pt>
                <c:pt idx="1756">
                  <c:v>1.871109965631</c:v>
                </c:pt>
                <c:pt idx="1757">
                  <c:v>1.8067351987469999</c:v>
                </c:pt>
                <c:pt idx="1758">
                  <c:v>1.7445335674239999</c:v>
                </c:pt>
                <c:pt idx="1759">
                  <c:v>1.684523401773</c:v>
                </c:pt>
                <c:pt idx="1760">
                  <c:v>1.626722386068</c:v>
                </c:pt>
                <c:pt idx="1761">
                  <c:v>1.571147553536</c:v>
                </c:pt>
                <c:pt idx="1762">
                  <c:v>1.517815281336</c:v>
                </c:pt>
                <c:pt idx="1763">
                  <c:v>1.466741285735</c:v>
                </c:pt>
                <c:pt idx="1764">
                  <c:v>1.417940617472</c:v>
                </c:pt>
                <c:pt idx="1765">
                  <c:v>1.3714276573269999</c:v>
                </c:pt>
                <c:pt idx="1766">
                  <c:v>1.3272161118800001</c:v>
                </c:pt>
                <c:pt idx="1767">
                  <c:v>1.285319009472</c:v>
                </c:pt>
                <c:pt idx="1768">
                  <c:v>1.2457486963660001</c:v>
                </c:pt>
                <c:pt idx="1769">
                  <c:v>1.20851683311</c:v>
                </c:pt>
                <c:pt idx="1770">
                  <c:v>1.173634391097</c:v>
                </c:pt>
                <c:pt idx="1771">
                  <c:v>1.1411116493360001</c:v>
                </c:pt>
                <c:pt idx="1772">
                  <c:v>1.1109581914169999</c:v>
                </c:pt>
                <c:pt idx="1773">
                  <c:v>1.0831829026940001</c:v>
                </c:pt>
                <c:pt idx="1774">
                  <c:v>1.0577939676599999</c:v>
                </c:pt>
                <c:pt idx="1775">
                  <c:v>1.0347988675390001</c:v>
                </c:pt>
                <c:pt idx="1776">
                  <c:v>1.0142043780779999</c:v>
                </c:pt>
                <c:pt idx="1777">
                  <c:v>0.99601656755489998</c:v>
                </c:pt>
                <c:pt idx="1778">
                  <c:v>0.98024079498390004</c:v>
                </c:pt>
                <c:pt idx="1779">
                  <c:v>0.96688170854150002</c:v>
                </c:pt>
                <c:pt idx="1780">
                  <c:v>0.95594324419419996</c:v>
                </c:pt>
                <c:pt idx="1781">
                  <c:v>0.94742862453889998</c:v>
                </c:pt>
                <c:pt idx="1782">
                  <c:v>0.94134035785329995</c:v>
                </c:pt>
                <c:pt idx="1783">
                  <c:v>0.93768023735670003</c:v>
                </c:pt>
                <c:pt idx="1784">
                  <c:v>0.93644934068149999</c:v>
                </c:pt>
                <c:pt idx="1785">
                  <c:v>0.93764802955549997</c:v>
                </c:pt>
                <c:pt idx="1786">
                  <c:v>0.94127594969560002</c:v>
                </c:pt>
                <c:pt idx="1787">
                  <c:v>0.94733203091200002</c:v>
                </c:pt>
                <c:pt idx="1788">
                  <c:v>0.95581448742340003</c:v>
                </c:pt>
                <c:pt idx="1789">
                  <c:v>0.96672081838370005</c:v>
                </c:pt>
                <c:pt idx="1790">
                  <c:v>0.98004780861859997</c:v>
                </c:pt>
                <c:pt idx="1791">
                  <c:v>0.99579152957369999</c:v>
                </c:pt>
                <c:pt idx="1792">
                  <c:v>1.013947340471</c:v>
                </c:pt>
                <c:pt idx="1793">
                  <c:v>1.0345098896789999</c:v>
                </c:pt>
                <c:pt idx="1794">
                  <c:v>1.0574731162869999</c:v>
                </c:pt>
                <c:pt idx="1795">
                  <c:v>1.0828302518920001</c:v>
                </c:pt>
                <c:pt idx="1796">
                  <c:v>1.110573822596</c:v>
                </c:pt>
                <c:pt idx="1797">
                  <c:v>1.1406956512049999</c:v>
                </c:pt>
                <c:pt idx="1798">
                  <c:v>1.173186859641</c:v>
                </c:pt>
                <c:pt idx="1799">
                  <c:v>1.2080378715569999</c:v>
                </c:pt>
                <c:pt idx="1800">
                  <c:v>1.2452384151610001</c:v>
                </c:pt>
                <c:pt idx="1801">
                  <c:v>1.2847775262409999</c:v>
                </c:pt>
                <c:pt idx="1802">
                  <c:v>1.326643551399</c:v>
                </c:pt>
                <c:pt idx="1803">
                  <c:v>1.3708241514820001</c:v>
                </c:pt>
                <c:pt idx="1804">
                  <c:v>1.4173063052199999</c:v>
                </c:pt>
                <c:pt idx="1805">
                  <c:v>1.4660763130659999</c:v>
                </c:pt>
                <c:pt idx="1806">
                  <c:v>1.5171198012280001</c:v>
                </c:pt>
                <c:pt idx="1807">
                  <c:v>1.570421725908</c:v>
                </c:pt>
                <c:pt idx="1808">
                  <c:v>1.6259663777369999</c:v>
                </c:pt>
                <c:pt idx="1809">
                  <c:v>1.683737386402</c:v>
                </c:pt>
                <c:pt idx="1810">
                  <c:v>1.7437177254709999</c:v>
                </c:pt>
                <c:pt idx="1811">
                  <c:v>1.805889717411</c:v>
                </c:pt>
                <c:pt idx="1812">
                  <c:v>1.870235038798</c:v>
                </c:pt>
                <c:pt idx="1813">
                  <c:v>1.9367347257180001</c:v>
                </c:pt>
                <c:pt idx="1814">
                  <c:v>2.0053691793519999</c:v>
                </c:pt>
                <c:pt idx="1815">
                  <c:v>2.0761181717560002</c:v>
                </c:pt>
                <c:pt idx="1816">
                  <c:v>2.1489608518200001</c:v>
                </c:pt>
                <c:pt idx="1817">
                  <c:v>2.223875751414</c:v>
                </c:pt>
                <c:pt idx="1818">
                  <c:v>2.3008407917140001</c:v>
                </c:pt>
                <c:pt idx="1819">
                  <c:v>2.379833289709</c:v>
                </c:pt>
                <c:pt idx="1820">
                  <c:v>2.4608299648849998</c:v>
                </c:pt>
                <c:pt idx="1821">
                  <c:v>2.543806946089</c:v>
                </c:pt>
                <c:pt idx="1822">
                  <c:v>2.6287397785579998</c:v>
                </c:pt>
                <c:pt idx="1823">
                  <c:v>2.7156034311330002</c:v>
                </c:pt>
                <c:pt idx="1824">
                  <c:v>2.8043723036310002</c:v>
                </c:pt>
                <c:pt idx="1825">
                  <c:v>2.8950202343889999</c:v>
                </c:pt>
                <c:pt idx="1826">
                  <c:v>2.9875205079799998</c:v>
                </c:pt>
                <c:pt idx="1827">
                  <c:v>3.081845863077</c:v>
                </c:pt>
                <c:pt idx="1828">
                  <c:v>3.177968500495</c:v>
                </c:pt>
                <c:pt idx="1829">
                  <c:v>3.2758600913809999</c:v>
                </c:pt>
                <c:pt idx="1830">
                  <c:v>3.37549178556</c:v>
                </c:pt>
                <c:pt idx="1831">
                  <c:v>3.4768342200400002</c:v>
                </c:pt>
                <c:pt idx="1832">
                  <c:v>3.5798575276669999</c:v>
                </c:pt>
                <c:pt idx="1833">
                  <c:v>3.6845313459210001</c:v>
                </c:pt>
                <c:pt idx="1834">
                  <c:v>3.7908248258709998</c:v>
                </c:pt>
                <c:pt idx="1835">
                  <c:v>3.8987066412620002</c:v>
                </c:pt>
                <c:pt idx="1836">
                  <c:v>4.0081449977480004</c:v>
                </c:pt>
                <c:pt idx="1837">
                  <c:v>4.1191076422629997</c:v>
                </c:pt>
                <c:pt idx="1838">
                  <c:v>4.2315618725219997</c:v>
                </c:pt>
                <c:pt idx="1839">
                  <c:v>4.3454745466669999</c:v>
                </c:pt>
                <c:pt idx="1840">
                  <c:v>4.4608120930229997</c:v>
                </c:pt>
                <c:pt idx="1841">
                  <c:v>4.5775405200019996</c:v>
                </c:pt>
                <c:pt idx="1842">
                  <c:v>4.6956254261139998</c:v>
                </c:pt>
                <c:pt idx="1843">
                  <c:v>4.8150320101070001</c:v>
                </c:pt>
                <c:pt idx="1844">
                  <c:v>4.9357250812229996</c:v>
                </c:pt>
                <c:pt idx="1845">
                  <c:v>5.0576690695710003</c:v>
                </c:pt>
                <c:pt idx="1846">
                  <c:v>5.180828036606</c:v>
                </c:pt>
                <c:pt idx="1847">
                  <c:v>5.3051656857219998</c:v>
                </c:pt>
                <c:pt idx="1848">
                  <c:v>5.430645372951</c:v>
                </c:pt>
                <c:pt idx="1849">
                  <c:v>5.5572301177580004</c:v>
                </c:pt>
                <c:pt idx="1850">
                  <c:v>5.6848826139410003</c:v>
                </c:pt>
                <c:pt idx="1851">
                  <c:v>5.8135652406269998</c:v>
                </c:pt>
                <c:pt idx="1852">
                  <c:v>5.9432400733569999</c:v>
                </c:pt>
                <c:pt idx="1853">
                  <c:v>6.0738688952619997</c:v>
                </c:pt>
                <c:pt idx="1854">
                  <c:v>6.2054132083290003</c:v>
                </c:pt>
                <c:pt idx="1855">
                  <c:v>6.3378342447440001</c:v>
                </c:pt>
                <c:pt idx="1856">
                  <c:v>6.4710929783150002</c:v>
                </c:pt>
                <c:pt idx="1857">
                  <c:v>6.6051501359789997</c:v>
                </c:pt>
                <c:pt idx="1858">
                  <c:v>6.7399662093690003</c:v>
                </c:pt>
                <c:pt idx="1859">
                  <c:v>6.8755014664649998</c:v>
                </c:pt>
                <c:pt idx="1860">
                  <c:v>7.0117159632949999</c:v>
                </c:pt>
                <c:pt idx="1861">
                  <c:v>7.1485695557140003</c:v>
                </c:pt>
                <c:pt idx="1862">
                  <c:v>7.2860219112299998</c:v>
                </c:pt>
                <c:pt idx="1863">
                  <c:v>7.4240325208910001</c:v>
                </c:pt>
                <c:pt idx="1864">
                  <c:v>7.5625607112240001</c:v>
                </c:pt>
                <c:pt idx="1865">
                  <c:v>7.7015656562229999</c:v>
                </c:pt>
                <c:pt idx="1866">
                  <c:v>7.841006389376</c:v>
                </c:pt>
                <c:pt idx="1867">
                  <c:v>7.9808418157450003</c:v>
                </c:pt>
                <c:pt idx="1868">
                  <c:v>8.1210307240699997</c:v>
                </c:pt>
                <c:pt idx="1869">
                  <c:v>8.2615317989159998</c:v>
                </c:pt>
                <c:pt idx="1870">
                  <c:v>8.4023036328540002</c:v>
                </c:pt>
                <c:pt idx="1871">
                  <c:v>8.5433047386569996</c:v>
                </c:pt>
                <c:pt idx="1872">
                  <c:v>8.6844935615290009</c:v>
                </c:pt>
                <c:pt idx="1873">
                  <c:v>8.8258284913530005</c:v>
                </c:pt>
                <c:pt idx="1874">
                  <c:v>8.9672678749520003</c:v>
                </c:pt>
                <c:pt idx="1875">
                  <c:v>9.1087700283650008</c:v>
                </c:pt>
                <c:pt idx="1876">
                  <c:v>9.2502932491299994</c:v>
                </c:pt>
                <c:pt idx="1877">
                  <c:v>9.3917958285779992</c:v>
                </c:pt>
                <c:pt idx="1878">
                  <c:v>9.5332360641180003</c:v>
                </c:pt>
                <c:pt idx="1879">
                  <c:v>9.6745722715340001</c:v>
                </c:pt>
                <c:pt idx="1880">
                  <c:v>9.8157627972650001</c:v>
                </c:pt>
                <c:pt idx="1881">
                  <c:v>9.9567660306819992</c:v>
                </c:pt>
                <c:pt idx="1882">
                  <c:v>10.09754041635</c:v>
                </c:pt>
                <c:pt idx="1883">
                  <c:v>10.23804446628</c:v>
                </c:pt>
                <c:pt idx="1884">
                  <c:v>10.378236772139999</c:v>
                </c:pt>
                <c:pt idx="1885">
                  <c:v>10.51807601748</c:v>
                </c:pt>
                <c:pt idx="1886">
                  <c:v>10.657520989889999</c:v>
                </c:pt>
                <c:pt idx="1887">
                  <c:v>10.79653059316</c:v>
                </c:pt>
                <c:pt idx="1888">
                  <c:v>10.93506385939</c:v>
                </c:pt>
                <c:pt idx="1889">
                  <c:v>11.07307996103</c:v>
                </c:pt>
                <c:pt idx="1890">
                  <c:v>11.21053822296</c:v>
                </c:pt>
                <c:pt idx="1891">
                  <c:v>11.347398134460001</c:v>
                </c:pt>
                <c:pt idx="1892">
                  <c:v>11.483619361140001</c:v>
                </c:pt>
                <c:pt idx="1893">
                  <c:v>11.619161756840001</c:v>
                </c:pt>
                <c:pt idx="1894">
                  <c:v>11.753985375419999</c:v>
                </c:pt>
                <c:pt idx="1895">
                  <c:v>11.88805048261</c:v>
                </c:pt>
                <c:pt idx="1896">
                  <c:v>12.021317567660001</c:v>
                </c:pt>
                <c:pt idx="1897">
                  <c:v>12.15374735498</c:v>
                </c:pt>
                <c:pt idx="1898">
                  <c:v>12.28530081575</c:v>
                </c:pt>
                <c:pt idx="1899">
                  <c:v>12.41593917942</c:v>
                </c:pt>
                <c:pt idx="1900">
                  <c:v>12.54562394511</c:v>
                </c:pt>
                <c:pt idx="1901">
                  <c:v>12.674316892949999</c:v>
                </c:pt>
                <c:pt idx="1902">
                  <c:v>12.801980095379999</c:v>
                </c:pt>
                <c:pt idx="1903">
                  <c:v>12.928575928320001</c:v>
                </c:pt>
                <c:pt idx="1904">
                  <c:v>13.05406708224</c:v>
                </c:pt>
                <c:pt idx="1905">
                  <c:v>13.17841657314</c:v>
                </c:pt>
                <c:pt idx="1906">
                  <c:v>13.3015877535</c:v>
                </c:pt>
                <c:pt idx="1907">
                  <c:v>13.42354432304</c:v>
                </c:pt>
                <c:pt idx="1908">
                  <c:v>13.54425033943</c:v>
                </c:pt>
                <c:pt idx="1909">
                  <c:v>13.663670228899999</c:v>
                </c:pt>
                <c:pt idx="1910">
                  <c:v>13.781768796670001</c:v>
                </c:pt>
                <c:pt idx="1911">
                  <c:v>13.898511237399999</c:v>
                </c:pt>
                <c:pt idx="1912">
                  <c:v>14.01386314538</c:v>
                </c:pt>
                <c:pt idx="1913">
                  <c:v>14.127790524690001</c:v>
                </c:pt>
                <c:pt idx="1914">
                  <c:v>14.24025979924</c:v>
                </c:pt>
                <c:pt idx="1915">
                  <c:v>14.351237822650001</c:v>
                </c:pt>
                <c:pt idx="1916">
                  <c:v>14.460691887999999</c:v>
                </c:pt>
                <c:pt idx="1917">
                  <c:v>14.5685897375</c:v>
                </c:pt>
                <c:pt idx="1918">
                  <c:v>14.67489957199</c:v>
                </c:pt>
                <c:pt idx="1919">
                  <c:v>14.77959006028</c:v>
                </c:pt>
                <c:pt idx="1920">
                  <c:v>14.88263034843</c:v>
                </c:pt>
                <c:pt idx="1921">
                  <c:v>14.983990068800001</c:v>
                </c:pt>
                <c:pt idx="1922">
                  <c:v>15.08363934904</c:v>
                </c:pt>
                <c:pt idx="1923">
                  <c:v>15.18154882086</c:v>
                </c:pt>
                <c:pt idx="1924">
                  <c:v>15.27768962871</c:v>
                </c:pt>
                <c:pt idx="1925">
                  <c:v>15.372033438260001</c:v>
                </c:pt>
                <c:pt idx="1926">
                  <c:v>15.464552444760001</c:v>
                </c:pt>
                <c:pt idx="1927">
                  <c:v>15.555219381260001</c:v>
                </c:pt>
                <c:pt idx="1928">
                  <c:v>15.64400752659</c:v>
                </c:pt>
                <c:pt idx="1929">
                  <c:v>15.730890713280001</c:v>
                </c:pt>
                <c:pt idx="1930">
                  <c:v>15.81584333528</c:v>
                </c:pt>
                <c:pt idx="1931">
                  <c:v>15.89884035545</c:v>
                </c:pt>
                <c:pt idx="1932">
                  <c:v>15.979857313</c:v>
                </c:pt>
                <c:pt idx="1933">
                  <c:v>16.05887033066</c:v>
                </c:pt>
                <c:pt idx="1934">
                  <c:v>16.135856121730001</c:v>
                </c:pt>
                <c:pt idx="1935">
                  <c:v>16.21079199695</c:v>
                </c:pt>
                <c:pt idx="1936">
                  <c:v>16.28365587115</c:v>
                </c:pt>
                <c:pt idx="1937">
                  <c:v>16.35442626983</c:v>
                </c:pt>
                <c:pt idx="1938">
                  <c:v>16.423082335419998</c:v>
                </c:pt>
                <c:pt idx="1939">
                  <c:v>16.489603833450001</c:v>
                </c:pt>
                <c:pt idx="1940">
                  <c:v>16.55397115853</c:v>
                </c:pt>
                <c:pt idx="1941">
                  <c:v>16.616165340089999</c:v>
                </c:pt>
                <c:pt idx="1942">
                  <c:v>16.67616804803</c:v>
                </c:pt>
                <c:pt idx="1943">
                  <c:v>16.733961598050001</c:v>
                </c:pt>
                <c:pt idx="1944">
                  <c:v>16.789528956910001</c:v>
                </c:pt>
                <c:pt idx="1945">
                  <c:v>16.84285374745</c:v>
                </c:pt>
                <c:pt idx="1946">
                  <c:v>16.893920253400001</c:v>
                </c:pt>
                <c:pt idx="1947">
                  <c:v>16.94271342399</c:v>
                </c:pt>
                <c:pt idx="1948">
                  <c:v>16.98921887845</c:v>
                </c:pt>
                <c:pt idx="1949">
                  <c:v>17.03342291017</c:v>
                </c:pt>
                <c:pt idx="1950">
                  <c:v>17.07531249082</c:v>
                </c:pt>
                <c:pt idx="1951">
                  <c:v>17.114875274109998</c:v>
                </c:pt>
                <c:pt idx="1952">
                  <c:v>17.152099599490001</c:v>
                </c:pt>
                <c:pt idx="1953">
                  <c:v>17.18697449555</c:v>
                </c:pt>
                <c:pt idx="1954">
                  <c:v>17.21948968329</c:v>
                </c:pt>
                <c:pt idx="1955">
                  <c:v>17.24963557908</c:v>
                </c:pt>
                <c:pt idx="1956">
                  <c:v>17.277403297580001</c:v>
                </c:pt>
                <c:pt idx="1957">
                  <c:v>17.30278465428</c:v>
                </c:pt>
                <c:pt idx="1958">
                  <c:v>17.325772167939999</c:v>
                </c:pt>
                <c:pt idx="1959">
                  <c:v>17.346359062800001</c:v>
                </c:pt>
                <c:pt idx="1960">
                  <c:v>17.364539270590001</c:v>
                </c:pt>
                <c:pt idx="1961">
                  <c:v>17.380307432270001</c:v>
                </c:pt>
                <c:pt idx="1962">
                  <c:v>17.393658899649999</c:v>
                </c:pt>
                <c:pt idx="1963">
                  <c:v>17.404589736769999</c:v>
                </c:pt>
                <c:pt idx="1964">
                  <c:v>17.41309672101</c:v>
                </c:pt>
                <c:pt idx="1965">
                  <c:v>17.419177344080001</c:v>
                </c:pt>
                <c:pt idx="1966">
                  <c:v>17.42282981276</c:v>
                </c:pt>
                <c:pt idx="1967">
                  <c:v>17.424053049409999</c:v>
                </c:pt>
                <c:pt idx="1968">
                  <c:v>17.422846692269999</c:v>
                </c:pt>
                <c:pt idx="1969">
                  <c:v>17.419211095640001</c:v>
                </c:pt>
                <c:pt idx="1970">
                  <c:v>17.413147329680001</c:v>
                </c:pt>
                <c:pt idx="1971">
                  <c:v>17.404657180179999</c:v>
                </c:pt>
                <c:pt idx="1972">
                  <c:v>17.393743147950001</c:v>
                </c:pt>
                <c:pt idx="1973">
                  <c:v>17.380408448179999</c:v>
                </c:pt>
                <c:pt idx="1974">
                  <c:v>17.364657009390001</c:v>
                </c:pt>
                <c:pt idx="1975">
                  <c:v>17.34649347237</c:v>
                </c:pt>
                <c:pt idx="1976">
                  <c:v>17.325923188729998</c:v>
                </c:pt>
                <c:pt idx="1977">
                  <c:v>17.302952219369999</c:v>
                </c:pt>
                <c:pt idx="1978">
                  <c:v>17.27758733268</c:v>
                </c:pt>
                <c:pt idx="1979">
                  <c:v>17.249836002559999</c:v>
                </c:pt>
                <c:pt idx="1980">
                  <c:v>17.219706406179998</c:v>
                </c:pt>
                <c:pt idx="1981">
                  <c:v>17.187207421610001</c:v>
                </c:pt>
                <c:pt idx="1982">
                  <c:v>17.152348625199998</c:v>
                </c:pt>
                <c:pt idx="1983">
                  <c:v>17.115140288719999</c:v>
                </c:pt>
                <c:pt idx="1984">
                  <c:v>17.075593376370001</c:v>
                </c:pt>
                <c:pt idx="1985">
                  <c:v>17.033719541539998</c:v>
                </c:pt>
                <c:pt idx="1986">
                  <c:v>16.98953112337</c:v>
                </c:pt>
                <c:pt idx="1987">
                  <c:v>16.943041143129999</c:v>
                </c:pt>
                <c:pt idx="1988">
                  <c:v>16.894263300350001</c:v>
                </c:pt>
                <c:pt idx="1989">
                  <c:v>16.843211968809999</c:v>
                </c:pt>
                <c:pt idx="1990">
                  <c:v>16.789902192300001</c:v>
                </c:pt>
                <c:pt idx="1991">
                  <c:v>16.734349680179999</c:v>
                </c:pt>
                <c:pt idx="1992">
                  <c:v>16.67657080275</c:v>
                </c:pt>
                <c:pt idx="1993">
                  <c:v>16.61658258644</c:v>
                </c:pt>
                <c:pt idx="1994">
                  <c:v>16.554402708750001</c:v>
                </c:pt>
                <c:pt idx="1995">
                  <c:v>16.490049493120001</c:v>
                </c:pt>
                <c:pt idx="1996">
                  <c:v>16.42354190344</c:v>
                </c:pt>
                <c:pt idx="1997">
                  <c:v>16.354899538520002</c:v>
                </c:pt>
                <c:pt idx="1998">
                  <c:v>16.2841426263</c:v>
                </c:pt>
                <c:pt idx="1999">
                  <c:v>16.211292017870001</c:v>
                </c:pt>
                <c:pt idx="2000">
                  <c:v>16.136369181349998</c:v>
                </c:pt>
                <c:pt idx="2001">
                  <c:v>16.059396195560002</c:v>
                </c:pt>
                <c:pt idx="2002">
                  <c:v>15.980395743500001</c:v>
                </c:pt>
                <c:pt idx="2003">
                  <c:v>15.899391105679999</c:v>
                </c:pt>
                <c:pt idx="2004">
                  <c:v>15.816406153220001</c:v>
                </c:pt>
                <c:pt idx="2005">
                  <c:v>15.7314653409</c:v>
                </c:pt>
                <c:pt idx="2006">
                  <c:v>15.644593699850001</c:v>
                </c:pt>
                <c:pt idx="2007">
                  <c:v>15.55581683025</c:v>
                </c:pt>
                <c:pt idx="2008">
                  <c:v>15.465160893749999</c:v>
                </c:pt>
                <c:pt idx="2009">
                  <c:v>15.37265260577</c:v>
                </c:pt>
                <c:pt idx="2010">
                  <c:v>15.278319227620001</c:v>
                </c:pt>
                <c:pt idx="2011">
                  <c:v>15.182188558489999</c:v>
                </c:pt>
                <c:pt idx="2012">
                  <c:v>15.084288927199999</c:v>
                </c:pt>
                <c:pt idx="2013">
                  <c:v>14.984649183929999</c:v>
                </c:pt>
                <c:pt idx="2014">
                  <c:v>14.88329869166</c:v>
                </c:pt>
                <c:pt idx="2015">
                  <c:v>14.780267317530001</c:v>
                </c:pt>
                <c:pt idx="2016">
                  <c:v>14.675585424059999</c:v>
                </c:pt>
                <c:pt idx="2017">
                  <c:v>14.56928386015</c:v>
                </c:pt>
                <c:pt idx="2018">
                  <c:v>14.46139395206</c:v>
                </c:pt>
                <c:pt idx="2019">
                  <c:v>14.35194749413</c:v>
                </c:pt>
                <c:pt idx="2020">
                  <c:v>14.240976739400001</c:v>
                </c:pt>
                <c:pt idx="2021">
                  <c:v>14.12851439015</c:v>
                </c:pt>
                <c:pt idx="2022">
                  <c:v>14.01459358824</c:v>
                </c:pt>
                <c:pt idx="2023">
                  <c:v>13.899247905319999</c:v>
                </c:pt>
                <c:pt idx="2024">
                  <c:v>13.78251133297</c:v>
                </c:pt>
                <c:pt idx="2025">
                  <c:v>13.66441827267</c:v>
                </c:pt>
                <c:pt idx="2026">
                  <c:v>13.545003525669999</c:v>
                </c:pt>
                <c:pt idx="2027">
                  <c:v>13.42430228271</c:v>
                </c:pt>
                <c:pt idx="2028">
                  <c:v>13.30235011367</c:v>
                </c:pt>
                <c:pt idx="2029">
                  <c:v>13.17918295708</c:v>
                </c:pt>
                <c:pt idx="2030">
                  <c:v>13.05483710955</c:v>
                </c:pt>
                <c:pt idx="2031">
                  <c:v>12.929349215029999</c:v>
                </c:pt>
                <c:pt idx="2032">
                  <c:v>12.80275625404</c:v>
                </c:pt>
                <c:pt idx="2033">
                  <c:v>12.67509553278</c:v>
                </c:pt>
                <c:pt idx="2034">
                  <c:v>12.5464046721</c:v>
                </c:pt>
                <c:pt idx="2035">
                  <c:v>12.41672159646</c:v>
                </c:pt>
                <c:pt idx="2036">
                  <c:v>12.28608452272</c:v>
                </c:pt>
                <c:pt idx="2037">
                  <c:v>12.154531948880001</c:v>
                </c:pt>
                <c:pt idx="2038">
                  <c:v>12.02210264274</c:v>
                </c:pt>
                <c:pt idx="2039">
                  <c:v>11.888835630479999</c:v>
                </c:pt>
                <c:pt idx="2040">
                  <c:v>11.75477018516</c:v>
                </c:pt>
                <c:pt idx="2041">
                  <c:v>11.619945815119999</c:v>
                </c:pt>
                <c:pt idx="2042">
                  <c:v>11.484402252400001</c:v>
                </c:pt>
                <c:pt idx="2043">
                  <c:v>11.34817944093</c:v>
                </c:pt>
                <c:pt idx="2044">
                  <c:v>11.211317524869999</c:v>
                </c:pt>
                <c:pt idx="2045">
                  <c:v>11.073856836679999</c:v>
                </c:pt>
                <c:pt idx="2046">
                  <c:v>10.935837885310001</c:v>
                </c:pt>
                <c:pt idx="2047">
                  <c:v>10.79730134423</c:v>
                </c:pt>
                <c:pt idx="2048">
                  <c:v>10.658288039429999</c:v>
                </c:pt>
                <c:pt idx="2049">
                  <c:v>10.518838937410001</c:v>
                </c:pt>
                <c:pt idx="2050">
                  <c:v>10.3789951331</c:v>
                </c:pt>
                <c:pt idx="2051">
                  <c:v>10.238797837750001</c:v>
                </c:pt>
                <c:pt idx="2052">
                  <c:v>10.09828836678</c:v>
                </c:pt>
                <c:pt idx="2053">
                  <c:v>9.9575081276069994</c:v>
                </c:pt>
                <c:pt idx="2054">
                  <c:v>9.8164986074569995</c:v>
                </c:pt>
                <c:pt idx="2055">
                  <c:v>9.6753013611089997</c:v>
                </c:pt>
                <c:pt idx="2056">
                  <c:v>9.5339579986719993</c:v>
                </c:pt>
                <c:pt idx="2057">
                  <c:v>9.3925101733110008</c:v>
                </c:pt>
                <c:pt idx="2058">
                  <c:v>9.2509995689779991</c:v>
                </c:pt>
                <c:pt idx="2059">
                  <c:v>9.1094678881239997</c:v>
                </c:pt>
                <c:pt idx="2060">
                  <c:v>8.9679568394069999</c:v>
                </c:pt>
                <c:pt idx="2061">
                  <c:v>8.8265081254079991</c:v>
                </c:pt>
                <c:pt idx="2062">
                  <c:v>8.6851634303330005</c:v>
                </c:pt>
                <c:pt idx="2063">
                  <c:v>8.5439644077320001</c:v>
                </c:pt>
                <c:pt idx="2064">
                  <c:v>8.4029526682239997</c:v>
                </c:pt>
                <c:pt idx="2065">
                  <c:v>8.2621697672330008</c:v>
                </c:pt>
                <c:pt idx="2066">
                  <c:v>8.1216571927410008</c:v>
                </c:pt>
                <c:pt idx="2067">
                  <c:v>7.9814563530619997</c:v>
                </c:pt>
                <c:pt idx="2068">
                  <c:v>7.8416085646409996</c:v>
                </c:pt>
                <c:pt idx="2069">
                  <c:v>7.7021550398740004</c:v>
                </c:pt>
                <c:pt idx="2070">
                  <c:v>7.5631368749629999</c:v>
                </c:pt>
                <c:pt idx="2071">
                  <c:v>7.4245950378080003</c:v>
                </c:pt>
                <c:pt idx="2072">
                  <c:v>7.2865703559310004</c:v>
                </c:pt>
                <c:pt idx="2073">
                  <c:v>7.1491035044439997</c:v>
                </c:pt>
                <c:pt idx="2074">
                  <c:v>7.0122349940630002</c:v>
                </c:pt>
                <c:pt idx="2075">
                  <c:v>6.8760051591669997</c:v>
                </c:pt>
                <c:pt idx="2076">
                  <c:v>6.7404541459139997</c:v>
                </c:pt>
                <c:pt idx="2077">
                  <c:v>6.6056219004100001</c:v>
                </c:pt>
                <c:pt idx="2078">
                  <c:v>6.4715481569330002</c:v>
                </c:pt>
                <c:pt idx="2079">
                  <c:v>6.3382724262270003</c:v>
                </c:pt>
                <c:pt idx="2080">
                  <c:v>6.2058339838550003</c:v>
                </c:pt>
                <c:pt idx="2081">
                  <c:v>6.0742718586280002</c:v>
                </c:pt>
                <c:pt idx="2082">
                  <c:v>5.9436248210980001</c:v>
                </c:pt>
                <c:pt idx="2083">
                  <c:v>5.8139313721369996</c:v>
                </c:pt>
                <c:pt idx="2084">
                  <c:v>5.6852297315879996</c:v>
                </c:pt>
                <c:pt idx="2085">
                  <c:v>5.5575578270010002</c:v>
                </c:pt>
                <c:pt idx="2086">
                  <c:v>5.4309532824589999</c:v>
                </c:pt>
                <c:pt idx="2087">
                  <c:v>5.3054534074850004</c:v>
                </c:pt>
                <c:pt idx="2088">
                  <c:v>5.1810951860500003</c:v>
                </c:pt>
                <c:pt idx="2089">
                  <c:v>5.0579152656739996</c:v>
                </c:pt>
                <c:pt idx="2090">
                  <c:v>4.9359499466230004</c:v>
                </c:pt>
                <c:pt idx="2091">
                  <c:v>4.8152351712139998</c:v>
                </c:pt>
                <c:pt idx="2092">
                  <c:v>4.6958065132220002</c:v>
                </c:pt>
                <c:pt idx="2093">
                  <c:v>4.577699167395</c:v>
                </c:pt>
                <c:pt idx="2094">
                  <c:v>4.4609479390819997</c:v>
                </c:pt>
                <c:pt idx="2095">
                  <c:v>4.3455872339779997</c:v>
                </c:pt>
                <c:pt idx="2096">
                  <c:v>4.2316510479809999</c:v>
                </c:pt>
                <c:pt idx="2097">
                  <c:v>4.1191729571769997</c:v>
                </c:pt>
                <c:pt idx="2098">
                  <c:v>4.0081861079419996</c:v>
                </c:pt>
                <c:pt idx="2099">
                  <c:v>3.8987232071740001</c:v>
                </c:pt>
                <c:pt idx="2100">
                  <c:v>3.790816512658</c:v>
                </c:pt>
                <c:pt idx="2101">
                  <c:v>3.6844978235519998</c:v>
                </c:pt>
                <c:pt idx="2102">
                  <c:v>3.5797984710240001</c:v>
                </c:pt>
                <c:pt idx="2103">
                  <c:v>3.4767493090110002</c:v>
                </c:pt>
                <c:pt idx="2104">
                  <c:v>3.3753807051310001</c:v>
                </c:pt>
                <c:pt idx="2105">
                  <c:v>3.2757225317350001</c:v>
                </c:pt>
                <c:pt idx="2106">
                  <c:v>3.1778041570959998</c:v>
                </c:pt>
                <c:pt idx="2107">
                  <c:v>3.0816544367619998</c:v>
                </c:pt>
                <c:pt idx="2108">
                  <c:v>2.987301705048</c:v>
                </c:pt>
                <c:pt idx="2109">
                  <c:v>2.8947737666859998</c:v>
                </c:pt>
                <c:pt idx="2110">
                  <c:v>2.8040978886330001</c:v>
                </c:pt>
                <c:pt idx="2111">
                  <c:v>2.715300792032</c:v>
                </c:pt>
                <c:pt idx="2112">
                  <c:v>2.6284086443399999</c:v>
                </c:pt>
                <c:pt idx="2113">
                  <c:v>2.5434470516149998</c:v>
                </c:pt>
                <c:pt idx="2114">
                  <c:v>2.460441050969</c:v>
                </c:pt>
                <c:pt idx="2115">
                  <c:v>2.3794151031930002</c:v>
                </c:pt>
                <c:pt idx="2116">
                  <c:v>2.300393085544</c:v>
                </c:pt>
                <c:pt idx="2117">
                  <c:v>2.2233982847089999</c:v>
                </c:pt>
                <c:pt idx="2118">
                  <c:v>2.1484533899449998</c:v>
                </c:pt>
                <c:pt idx="2119">
                  <c:v>2.0755804863899998</c:v>
                </c:pt>
                <c:pt idx="2120">
                  <c:v>2.0048010485569998</c:v>
                </c:pt>
                <c:pt idx="2121">
                  <c:v>1.9361359339990001</c:v>
                </c:pt>
                <c:pt idx="2122">
                  <c:v>1.869605377172</c:v>
                </c:pt>
                <c:pt idx="2123">
                  <c:v>1.8052289834619999</c:v>
                </c:pt>
                <c:pt idx="2124">
                  <c:v>1.7430257234140001</c:v>
                </c:pt>
                <c:pt idx="2125">
                  <c:v>1.6830139271390001</c:v>
                </c:pt>
                <c:pt idx="2126">
                  <c:v>1.625211278911</c:v>
                </c:pt>
                <c:pt idx="2127">
                  <c:v>1.569634811956</c:v>
                </c:pt>
                <c:pt idx="2128">
                  <c:v>1.5163009034349999</c:v>
                </c:pt>
                <c:pt idx="2129">
                  <c:v>1.4652252696120001</c:v>
                </c:pt>
                <c:pt idx="2130">
                  <c:v>1.4164229612279999</c:v>
                </c:pt>
                <c:pt idx="2131">
                  <c:v>1.3699083590609999</c:v>
                </c:pt>
                <c:pt idx="2132">
                  <c:v>1.325695169691</c:v>
                </c:pt>
                <c:pt idx="2133">
                  <c:v>1.2837964214599999</c:v>
                </c:pt>
                <c:pt idx="2134">
                  <c:v>1.2442244606299999</c:v>
                </c:pt>
                <c:pt idx="2135">
                  <c:v>1.2069909477480001</c:v>
                </c:pt>
                <c:pt idx="2136">
                  <c:v>1.172106854208</c:v>
                </c:pt>
                <c:pt idx="2137">
                  <c:v>1.1395824590179999</c:v>
                </c:pt>
                <c:pt idx="2138">
                  <c:v>1.109427345769</c:v>
                </c:pt>
                <c:pt idx="2139">
                  <c:v>1.0816503998139999</c:v>
                </c:pt>
                <c:pt idx="2140">
                  <c:v>1.0562598056450001</c:v>
                </c:pt>
                <c:pt idx="2141">
                  <c:v>1.0332630444869999</c:v>
                </c:pt>
                <c:pt idx="2142">
                  <c:v>1.012666892086</c:v>
                </c:pt>
                <c:pt idx="2143">
                  <c:v>0.99447741672010004</c:v>
                </c:pt>
                <c:pt idx="2144">
                  <c:v>0.97869997740339998</c:v>
                </c:pt>
                <c:pt idx="2145">
                  <c:v>0.96533922231220004</c:v>
                </c:pt>
                <c:pt idx="2146">
                  <c:v>0.95439908741260004</c:v>
                </c:pt>
                <c:pt idx="2147">
                  <c:v>0.94588279530139996</c:v>
                </c:pt>
                <c:pt idx="2148">
                  <c:v>0.93979285425619996</c:v>
                </c:pt>
                <c:pt idx="2149">
                  <c:v>0.93613105749610004</c:v>
                </c:pt>
                <c:pt idx="2150">
                  <c:v>0.9348984826533</c:v>
                </c:pt>
                <c:pt idx="2151">
                  <c:v>0.93609549145549997</c:v>
                </c:pt>
                <c:pt idx="2152">
                  <c:v>0.93972172961930001</c:v>
                </c:pt>
                <c:pt idx="2153">
                  <c:v>0.94577612695489999</c:v>
                </c:pt>
                <c:pt idx="2154">
                  <c:v>0.95425689768069999</c:v>
                </c:pt>
                <c:pt idx="2155">
                  <c:v>0.96516154095060003</c:v>
                </c:pt>
                <c:pt idx="2156">
                  <c:v>0.97848684159020005</c:v>
                </c:pt>
                <c:pt idx="2157">
                  <c:v>0.9942288710446</c:v>
                </c:pt>
                <c:pt idx="2158">
                  <c:v>1.0123829885360001</c:v>
                </c:pt>
                <c:pt idx="2159">
                  <c:v>1.032943842433</c:v>
                </c:pt>
                <c:pt idx="2160">
                  <c:v>1.0559053718239999</c:v>
                </c:pt>
                <c:pt idx="2161">
                  <c:v>1.0812608083070001</c:v>
                </c:pt>
                <c:pt idx="2162">
                  <c:v>1.1090026779819999</c:v>
                </c:pt>
                <c:pt idx="2163">
                  <c:v>1.139122803657</c:v>
                </c:pt>
                <c:pt idx="2164">
                  <c:v>1.1716123072519999</c:v>
                </c:pt>
                <c:pt idx="2165">
                  <c:v>1.206461612422</c:v>
                </c:pt>
                <c:pt idx="2166">
                  <c:v>1.2436604473720001</c:v>
                </c:pt>
                <c:pt idx="2167">
                  <c:v>1.283197847893</c:v>
                </c:pt>
                <c:pt idx="2168">
                  <c:v>1.3250621605849999</c:v>
                </c:pt>
                <c:pt idx="2169">
                  <c:v>1.3692410462960001</c:v>
                </c:pt>
                <c:pt idx="2170">
                  <c:v>1.4157214837550001</c:v>
                </c:pt>
                <c:pt idx="2171">
                  <c:v>1.464489773415</c:v>
                </c:pt>
                <c:pt idx="2172">
                  <c:v>1.515531541484</c:v>
                </c:pt>
                <c:pt idx="2173">
                  <c:v>1.5688317441640001</c:v>
                </c:pt>
                <c:pt idx="2174">
                  <c:v>1.6243746720859999</c:v>
                </c:pt>
                <c:pt idx="2175">
                  <c:v>1.6821439549370001</c:v>
                </c:pt>
                <c:pt idx="2176">
                  <c:v>1.7421225662840001</c:v>
                </c:pt>
                <c:pt idx="2177">
                  <c:v>1.804292828596</c:v>
                </c:pt>
                <c:pt idx="2178">
                  <c:v>1.8686364184469999</c:v>
                </c:pt>
                <c:pt idx="2179">
                  <c:v>1.9351343719230001</c:v>
                </c:pt>
                <c:pt idx="2180">
                  <c:v>2.0037670902050002</c:v>
                </c:pt>
                <c:pt idx="2181">
                  <c:v>2.074514345351</c:v>
                </c:pt>
                <c:pt idx="2182">
                  <c:v>2.1473552862480001</c:v>
                </c:pt>
                <c:pt idx="2183">
                  <c:v>2.2222684447679999</c:v>
                </c:pt>
                <c:pt idx="2184">
                  <c:v>2.299231742086</c:v>
                </c:pt>
                <c:pt idx="2185">
                  <c:v>2.3782224951909998</c:v>
                </c:pt>
                <c:pt idx="2186">
                  <c:v>2.4592174235700002</c:v>
                </c:pt>
                <c:pt idx="2187">
                  <c:v>2.5421926560669998</c:v>
                </c:pt>
                <c:pt idx="2188">
                  <c:v>2.6271237379230001</c:v>
                </c:pt>
                <c:pt idx="2189">
                  <c:v>2.7139856379770002</c:v>
                </c:pt>
                <c:pt idx="2190">
                  <c:v>2.8027527560449998</c:v>
                </c:pt>
                <c:pt idx="2191">
                  <c:v>2.8933989304650001</c:v>
                </c:pt>
                <c:pt idx="2192">
                  <c:v>2.9858974458100001</c:v>
                </c:pt>
                <c:pt idx="2193">
                  <c:v>3.080221040753</c:v>
                </c:pt>
                <c:pt idx="2194">
                  <c:v>3.1763419161090001</c:v>
                </c:pt>
                <c:pt idx="2195">
                  <c:v>3.2742317430250001</c:v>
                </c:pt>
                <c:pt idx="2196">
                  <c:v>3.3738616713249998</c:v>
                </c:pt>
                <c:pt idx="2197">
                  <c:v>3.4752023380180002</c:v>
                </c:pt>
                <c:pt idx="2198">
                  <c:v>3.57822387595</c:v>
                </c:pt>
                <c:pt idx="2199">
                  <c:v>3.6828959226009998</c:v>
                </c:pt>
                <c:pt idx="2200">
                  <c:v>3.7891876290390001</c:v>
                </c:pt>
                <c:pt idx="2201">
                  <c:v>3.8970676690110002</c:v>
                </c:pt>
                <c:pt idx="2202">
                  <c:v>4.0065042481689996</c:v>
                </c:pt>
                <c:pt idx="2203">
                  <c:v>4.1174651134470004</c:v>
                </c:pt>
                <c:pt idx="2204">
                  <c:v>4.229917562562</c:v>
                </c:pt>
                <c:pt idx="2205">
                  <c:v>4.3438284536529999</c:v>
                </c:pt>
                <c:pt idx="2206">
                  <c:v>4.4591642150490003</c:v>
                </c:pt>
                <c:pt idx="2207">
                  <c:v>4.5758908551589998</c:v>
                </c:pt>
                <c:pt idx="2208">
                  <c:v>4.6939739724929996</c:v>
                </c:pt>
                <c:pt idx="2209">
                  <c:v>4.8133787657999996</c:v>
                </c:pt>
                <c:pt idx="2210">
                  <c:v>4.9340700443229997</c:v>
                </c:pt>
                <c:pt idx="2211">
                  <c:v>5.056012238169</c:v>
                </c:pt>
                <c:pt idx="2212">
                  <c:v>5.1791694087940003</c:v>
                </c:pt>
                <c:pt idx="2213">
                  <c:v>5.3035052595929999</c:v>
                </c:pt>
                <c:pt idx="2214">
                  <c:v>5.4289831465959999</c:v>
                </c:pt>
                <c:pt idx="2215">
                  <c:v>5.555566089269</c:v>
                </c:pt>
                <c:pt idx="2216">
                  <c:v>5.6832167814109997</c:v>
                </c:pt>
                <c:pt idx="2217">
                  <c:v>5.8118976021469999</c:v>
                </c:pt>
                <c:pt idx="2218">
                  <c:v>5.9415706270189999</c:v>
                </c:pt>
                <c:pt idx="2219">
                  <c:v>6.0721976391599997</c:v>
                </c:pt>
                <c:pt idx="2220">
                  <c:v>6.2037401405540002</c:v>
                </c:pt>
                <c:pt idx="2221">
                  <c:v>6.336159363388</c:v>
                </c:pt>
                <c:pt idx="2222">
                  <c:v>6.4694162814710001</c:v>
                </c:pt>
                <c:pt idx="2223">
                  <c:v>6.6034716217389997</c:v>
                </c:pt>
                <c:pt idx="2224">
                  <c:v>6.7382858758259996</c:v>
                </c:pt>
                <c:pt idx="2225">
                  <c:v>6.8738193117110002</c:v>
                </c:pt>
                <c:pt idx="2226">
                  <c:v>7.0100319854239999</c:v>
                </c:pt>
                <c:pt idx="2227">
                  <c:v>7.1468837528179998</c:v>
                </c:pt>
                <c:pt idx="2228">
                  <c:v>7.2843342814009997</c:v>
                </c:pt>
                <c:pt idx="2229">
                  <c:v>7.4223430622229998</c:v>
                </c:pt>
                <c:pt idx="2230">
                  <c:v>7.5608694218089996</c:v>
                </c:pt>
                <c:pt idx="2231">
                  <c:v>7.6998725341550003</c:v>
                </c:pt>
                <c:pt idx="2232">
                  <c:v>7.8393114327479996</c:v>
                </c:pt>
                <c:pt idx="2233">
                  <c:v>7.97914502265</c:v>
                </c:pt>
                <c:pt idx="2234">
                  <c:v>8.1193320926010006</c:v>
                </c:pt>
                <c:pt idx="2235">
                  <c:v>8.2598313271679995</c:v>
                </c:pt>
                <c:pt idx="2236">
                  <c:v>8.4006013189189996</c:v>
                </c:pt>
                <c:pt idx="2237">
                  <c:v>8.5416005806289999</c:v>
                </c:pt>
                <c:pt idx="2238">
                  <c:v>8.6827875575009994</c:v>
                </c:pt>
                <c:pt idx="2239">
                  <c:v>8.8241206394200002</c:v>
                </c:pt>
                <c:pt idx="2240">
                  <c:v>8.9655581732080005</c:v>
                </c:pt>
                <c:pt idx="2241">
                  <c:v>9.1070584749039991</c:v>
                </c:pt>
                <c:pt idx="2242">
                  <c:v>9.2485798420460004</c:v>
                </c:pt>
                <c:pt idx="2243">
                  <c:v>9.3900805659650004</c:v>
                </c:pt>
                <c:pt idx="2244">
                  <c:v>9.5315189440709993</c:v>
                </c:pt>
                <c:pt idx="2245">
                  <c:v>9.6728532921469998</c:v>
                </c:pt>
                <c:pt idx="2246">
                  <c:v>9.8140419566329999</c:v>
                </c:pt>
                <c:pt idx="2247">
                  <c:v>9.9550433269000003</c:v>
                </c:pt>
                <c:pt idx="2248">
                  <c:v>10.09581584751</c:v>
                </c:pt>
                <c:pt idx="2249">
                  <c:v>10.23631803048</c:v>
                </c:pt>
                <c:pt idx="2250">
                  <c:v>10.376508467480001</c:v>
                </c:pt>
                <c:pt idx="2251">
                  <c:v>10.516345842050001</c:v>
                </c:pt>
                <c:pt idx="2252">
                  <c:v>10.65578894179</c:v>
                </c:pt>
                <c:pt idx="2253">
                  <c:v>10.79479667048</c:v>
                </c:pt>
                <c:pt idx="2254">
                  <c:v>10.933328060219999</c:v>
                </c:pt>
                <c:pt idx="2255">
                  <c:v>11.071342283470001</c:v>
                </c:pt>
                <c:pt idx="2256">
                  <c:v>11.20879866512</c:v>
                </c:pt>
                <c:pt idx="2257">
                  <c:v>11.34565669443</c:v>
                </c:pt>
                <c:pt idx="2258">
                  <c:v>11.48187603701</c:v>
                </c:pt>
                <c:pt idx="2259">
                  <c:v>11.617416546699999</c:v>
                </c:pt>
                <c:pt idx="2260">
                  <c:v>11.75223827738</c:v>
                </c:pt>
                <c:pt idx="2261">
                  <c:v>11.886301494770001</c:v>
                </c:pt>
                <c:pt idx="2262">
                  <c:v>12.019566688099999</c:v>
                </c:pt>
                <c:pt idx="2263">
                  <c:v>12.151994581809999</c:v>
                </c:pt>
                <c:pt idx="2264">
                  <c:v>12.28354614707</c:v>
                </c:pt>
                <c:pt idx="2265">
                  <c:v>12.41418261332</c:v>
                </c:pt>
                <c:pt idx="2266">
                  <c:v>12.54386547969</c:v>
                </c:pt>
                <c:pt idx="2267">
                  <c:v>12.672556526299999</c:v>
                </c:pt>
                <c:pt idx="2268">
                  <c:v>12.800217825620001</c:v>
                </c:pt>
                <c:pt idx="2269">
                  <c:v>12.92681175353</c:v>
                </c:pt>
                <c:pt idx="2270">
                  <c:v>13.05230100052</c:v>
                </c:pt>
                <c:pt idx="2271">
                  <c:v>13.176648582589999</c:v>
                </c:pt>
                <c:pt idx="2272">
                  <c:v>13.29981785222</c:v>
                </c:pt>
                <c:pt idx="2273">
                  <c:v>13.42177250914</c:v>
                </c:pt>
                <c:pt idx="2274">
                  <c:v>13.542476611</c:v>
                </c:pt>
                <c:pt idx="2275">
                  <c:v>13.661894584040001</c:v>
                </c:pt>
                <c:pt idx="2276">
                  <c:v>13.779991233480001</c:v>
                </c:pt>
                <c:pt idx="2277">
                  <c:v>13.896731753979999</c:v>
                </c:pt>
                <c:pt idx="2278">
                  <c:v>14.012081739819999</c:v>
                </c:pt>
                <c:pt idx="2279">
                  <c:v>14.126007195110001</c:v>
                </c:pt>
                <c:pt idx="2280">
                  <c:v>14.23847454373</c:v>
                </c:pt>
                <c:pt idx="2281">
                  <c:v>14.34945063931</c:v>
                </c:pt>
                <c:pt idx="2282">
                  <c:v>14.458902774929999</c:v>
                </c:pt>
                <c:pt idx="2283">
                  <c:v>14.56679869281</c:v>
                </c:pt>
                <c:pt idx="2284">
                  <c:v>14.673106593769999</c:v>
                </c:pt>
                <c:pt idx="2285">
                  <c:v>14.777795146640001</c:v>
                </c:pt>
                <c:pt idx="2286">
                  <c:v>14.88083349747</c:v>
                </c:pt>
                <c:pt idx="2287">
                  <c:v>14.98219127862</c:v>
                </c:pt>
                <c:pt idx="2288">
                  <c:v>15.08183861775</c:v>
                </c:pt>
                <c:pt idx="2289">
                  <c:v>15.179746146559999</c:v>
                </c:pt>
                <c:pt idx="2290">
                  <c:v>15.2758850095</c:v>
                </c:pt>
                <c:pt idx="2291">
                  <c:v>15.37022687224</c:v>
                </c:pt>
                <c:pt idx="2292">
                  <c:v>15.46274393004</c:v>
                </c:pt>
                <c:pt idx="2293">
                  <c:v>15.55340891593</c:v>
                </c:pt>
                <c:pt idx="2294">
                  <c:v>15.642195108759999</c:v>
                </c:pt>
                <c:pt idx="2295">
                  <c:v>15.72907634107</c:v>
                </c:pt>
                <c:pt idx="2296">
                  <c:v>15.81402700678</c:v>
                </c:pt>
                <c:pt idx="2297">
                  <c:v>15.897022068769999</c:v>
                </c:pt>
                <c:pt idx="2298">
                  <c:v>15.97803706625</c:v>
                </c:pt>
                <c:pt idx="2299">
                  <c:v>16.057048121929999</c:v>
                </c:pt>
                <c:pt idx="2300">
                  <c:v>16.134031949139999</c:v>
                </c:pt>
                <c:pt idx="2301">
                  <c:v>16.208965858589998</c:v>
                </c:pt>
                <c:pt idx="2302">
                  <c:v>16.281827765140001</c:v>
                </c:pt>
                <c:pt idx="2303">
                  <c:v>16.35259619428</c:v>
                </c:pt>
                <c:pt idx="2304">
                  <c:v>16.421250288420001</c:v>
                </c:pt>
                <c:pt idx="2305">
                  <c:v>16.48776981312</c:v>
                </c:pt>
                <c:pt idx="2306">
                  <c:v>16.55213516297</c:v>
                </c:pt>
                <c:pt idx="2307">
                  <c:v>16.614327367409999</c:v>
                </c:pt>
                <c:pt idx="2308">
                  <c:v>16.674328096339998</c:v>
                </c:pt>
                <c:pt idx="2309">
                  <c:v>16.73211966545</c:v>
                </c:pt>
                <c:pt idx="2310">
                  <c:v>16.78768504152</c:v>
                </c:pt>
                <c:pt idx="2311">
                  <c:v>16.841007847379998</c:v>
                </c:pt>
                <c:pt idx="2312">
                  <c:v>16.892072366739999</c:v>
                </c:pt>
                <c:pt idx="2313">
                  <c:v>16.940863548869999</c:v>
                </c:pt>
                <c:pt idx="2314">
                  <c:v>16.98736701296</c:v>
                </c:pt>
                <c:pt idx="2315">
                  <c:v>17.031569052439998</c:v>
                </c:pt>
                <c:pt idx="2316">
                  <c:v>17.073456638949999</c:v>
                </c:pt>
                <c:pt idx="2317">
                  <c:v>17.11301742621</c:v>
                </c:pt>
                <c:pt idx="2318">
                  <c:v>17.150239753680001</c:v>
                </c:pt>
                <c:pt idx="2319">
                  <c:v>17.185112649939999</c:v>
                </c:pt>
                <c:pt idx="2320">
                  <c:v>17.217625835970001</c:v>
                </c:pt>
                <c:pt idx="2321">
                  <c:v>17.247769728190001</c:v>
                </c:pt>
                <c:pt idx="2322">
                  <c:v>17.27553544121</c:v>
                </c:pt>
                <c:pt idx="2323">
                  <c:v>17.300914790549999</c:v>
                </c:pt>
                <c:pt idx="2324">
                  <c:v>17.323900294960001</c:v>
                </c:pt>
                <c:pt idx="2325">
                  <c:v>17.344485178700001</c:v>
                </c:pt>
                <c:pt idx="2326">
                  <c:v>17.362663373459998</c:v>
                </c:pt>
                <c:pt idx="2327">
                  <c:v>17.37842952023</c:v>
                </c:pt>
                <c:pt idx="2328">
                  <c:v>17.39177897083</c:v>
                </c:pt>
                <c:pt idx="2329">
                  <c:v>17.40270778927</c:v>
                </c:pt>
                <c:pt idx="2330">
                  <c:v>17.411212752939999</c:v>
                </c:pt>
                <c:pt idx="2331">
                  <c:v>17.41729135357</c:v>
                </c:pt>
                <c:pt idx="2332">
                  <c:v>17.420941797920001</c:v>
                </c:pt>
                <c:pt idx="2333">
                  <c:v>17.422163008350001</c:v>
                </c:pt>
                <c:pt idx="2334">
                  <c:v>17.420954623109999</c:v>
                </c:pt>
                <c:pt idx="2335">
                  <c:v>17.417316996499999</c:v>
                </c:pt>
                <c:pt idx="2336">
                  <c:v>17.411251198670001</c:v>
                </c:pt>
                <c:pt idx="2337">
                  <c:v>17.402759015409998</c:v>
                </c:pt>
                <c:pt idx="2338">
                  <c:v>17.391842947560001</c:v>
                </c:pt>
                <c:pt idx="2339">
                  <c:v>17.37850621027</c:v>
                </c:pt>
                <c:pt idx="2340">
                  <c:v>17.362752732090001</c:v>
                </c:pt>
                <c:pt idx="2341">
                  <c:v>17.344587153789998</c:v>
                </c:pt>
                <c:pt idx="2342">
                  <c:v>17.324014826980001</c:v>
                </c:pt>
                <c:pt idx="2343">
                  <c:v>17.30104181259</c:v>
                </c:pt>
                <c:pt idx="2344">
                  <c:v>17.275674878979999</c:v>
                </c:pt>
                <c:pt idx="2345">
                  <c:v>17.247921500050001</c:v>
                </c:pt>
                <c:pt idx="2346">
                  <c:v>17.217789852999999</c:v>
                </c:pt>
                <c:pt idx="2347">
                  <c:v>17.185288815869999</c:v>
                </c:pt>
                <c:pt idx="2348">
                  <c:v>17.15042796502</c:v>
                </c:pt>
                <c:pt idx="2349">
                  <c:v>17.113217572220002</c:v>
                </c:pt>
                <c:pt idx="2350">
                  <c:v>17.073668601680001</c:v>
                </c:pt>
                <c:pt idx="2351">
                  <c:v>17.031792706779999</c:v>
                </c:pt>
                <c:pt idx="2352">
                  <c:v>16.987602226660002</c:v>
                </c:pt>
                <c:pt idx="2353">
                  <c:v>16.941110182599999</c:v>
                </c:pt>
                <c:pt idx="2354">
                  <c:v>16.892330274110002</c:v>
                </c:pt>
                <c:pt idx="2355">
                  <c:v>16.841276874999998</c:v>
                </c:pt>
                <c:pt idx="2356">
                  <c:v>16.787965029030001</c:v>
                </c:pt>
                <c:pt idx="2357">
                  <c:v>16.732410445580001</c:v>
                </c:pt>
                <c:pt idx="2358">
                  <c:v>16.67462949495</c:v>
                </c:pt>
                <c:pt idx="2359">
                  <c:v>16.614639203549999</c:v>
                </c:pt>
                <c:pt idx="2360">
                  <c:v>16.552457248909999</c:v>
                </c:pt>
                <c:pt idx="2361">
                  <c:v>16.488101954449998</c:v>
                </c:pt>
                <c:pt idx="2362">
                  <c:v>16.421592284070002</c:v>
                </c:pt>
                <c:pt idx="2363">
                  <c:v>16.35294783658</c:v>
                </c:pt>
                <c:pt idx="2364">
                  <c:v>16.282188839909999</c:v>
                </c:pt>
                <c:pt idx="2365">
                  <c:v>16.209336145160002</c:v>
                </c:pt>
                <c:pt idx="2366">
                  <c:v>16.134411220459999</c:v>
                </c:pt>
                <c:pt idx="2367">
                  <c:v>16.057436144610001</c:v>
                </c:pt>
                <c:pt idx="2368">
                  <c:v>15.978433600620001</c:v>
                </c:pt>
                <c:pt idx="2369">
                  <c:v>15.897426868989999</c:v>
                </c:pt>
                <c:pt idx="2370">
                  <c:v>15.814439820860001</c:v>
                </c:pt>
                <c:pt idx="2371">
                  <c:v>15.729496911</c:v>
                </c:pt>
                <c:pt idx="2372">
                  <c:v>15.64262317054</c:v>
                </c:pt>
                <c:pt idx="2373">
                  <c:v>15.55384419966</c:v>
                </c:pt>
                <c:pt idx="2374">
                  <c:v>15.46318616001</c:v>
                </c:pt>
                <c:pt idx="2375">
                  <c:v>15.370675767010001</c:v>
                </c:pt>
                <c:pt idx="2376">
                  <c:v>15.27634028198</c:v>
                </c:pt>
                <c:pt idx="2377">
                  <c:v>15.1802075041</c:v>
                </c:pt>
                <c:pt idx="2378">
                  <c:v>15.08230576219</c:v>
                </c:pt>
                <c:pt idx="2379">
                  <c:v>14.982663906439999</c:v>
                </c:pt>
                <c:pt idx="2380">
                  <c:v>14.88131129982</c:v>
                </c:pt>
                <c:pt idx="2381">
                  <c:v>14.77827780948</c:v>
                </c:pt>
                <c:pt idx="2382">
                  <c:v>14.67359379793</c:v>
                </c:pt>
                <c:pt idx="2383">
                  <c:v>14.56729011408</c:v>
                </c:pt>
                <c:pt idx="2384">
                  <c:v>14.45939808418</c:v>
                </c:pt>
                <c:pt idx="2385">
                  <c:v>14.349949502579999</c:v>
                </c:pt>
                <c:pt idx="2386">
                  <c:v>14.238976622319999</c:v>
                </c:pt>
                <c:pt idx="2387">
                  <c:v>14.12651214567</c:v>
                </c:pt>
                <c:pt idx="2388">
                  <c:v>14.0125892145</c:v>
                </c:pt>
                <c:pt idx="2389">
                  <c:v>13.89724140046</c:v>
                </c:pt>
                <c:pt idx="2390">
                  <c:v>13.78050269513</c:v>
                </c:pt>
                <c:pt idx="2391">
                  <c:v>13.6624075</c:v>
                </c:pt>
                <c:pt idx="2392">
                  <c:v>13.54299061629</c:v>
                </c:pt>
                <c:pt idx="2393">
                  <c:v>13.42228723477</c:v>
                </c:pt>
                <c:pt idx="2394">
                  <c:v>13.30033292531</c:v>
                </c:pt>
                <c:pt idx="2395">
                  <c:v>13.17716362645</c:v>
                </c:pt>
                <c:pt idx="2396">
                  <c:v>13.05281563478</c:v>
                </c:pt>
                <c:pt idx="2397">
                  <c:v>12.927325594259999</c:v>
                </c:pt>
                <c:pt idx="2398">
                  <c:v>12.800730485420001</c:v>
                </c:pt>
                <c:pt idx="2399">
                  <c:v>12.67306761445</c:v>
                </c:pt>
                <c:pt idx="2400">
                  <c:v>12.54437460221</c:v>
                </c:pt>
                <c:pt idx="2401">
                  <c:v>12.414689373150001</c:v>
                </c:pt>
                <c:pt idx="2402">
                  <c:v>12.284050144129999</c:v>
                </c:pt>
                <c:pt idx="2403">
                  <c:v>12.15249541316</c:v>
                </c:pt>
                <c:pt idx="2404">
                  <c:v>12.02006394803</c:v>
                </c:pt>
                <c:pt idx="2405">
                  <c:v>11.886794774929999</c:v>
                </c:pt>
                <c:pt idx="2406">
                  <c:v>11.75272716692</c:v>
                </c:pt>
                <c:pt idx="2407">
                  <c:v>11.61790063234</c:v>
                </c:pt>
                <c:pt idx="2408">
                  <c:v>11.48235490321</c:v>
                </c:pt>
                <c:pt idx="2409">
                  <c:v>11.346129923499999</c:v>
                </c:pt>
                <c:pt idx="2410">
                  <c:v>11.209265837329999</c:v>
                </c:pt>
                <c:pt idx="2411">
                  <c:v>11.07180297719</c:v>
                </c:pt>
                <c:pt idx="2412">
                  <c:v>10.933781852019999</c:v>
                </c:pt>
                <c:pt idx="2413">
                  <c:v>10.795243135290001</c:v>
                </c:pt>
                <c:pt idx="2414">
                  <c:v>10.656227652989999</c:v>
                </c:pt>
                <c:pt idx="2415">
                  <c:v>10.51677637161</c:v>
                </c:pt>
                <c:pt idx="2416">
                  <c:v>10.3769303861</c:v>
                </c:pt>
                <c:pt idx="2417">
                  <c:v>10.2367309077</c:v>
                </c:pt>
                <c:pt idx="2418">
                  <c:v>10.09621925183</c:v>
                </c:pt>
                <c:pt idx="2419">
                  <c:v>9.955436825924</c:v>
                </c:pt>
                <c:pt idx="2420">
                  <c:v>9.8144251171849994</c:v>
                </c:pt>
                <c:pt idx="2421">
                  <c:v>9.6732256804040002</c:v>
                </c:pt>
                <c:pt idx="2422">
                  <c:v>9.5318801256869996</c:v>
                </c:pt>
                <c:pt idx="2423">
                  <c:v>9.3904301062020004</c:v>
                </c:pt>
                <c:pt idx="2424">
                  <c:v>9.2489173059009993</c:v>
                </c:pt>
                <c:pt idx="2425">
                  <c:v>9.1073834272339997</c:v>
                </c:pt>
                <c:pt idx="2426">
                  <c:v>8.9658701788629998</c:v>
                </c:pt>
                <c:pt idx="2427">
                  <c:v>8.8244192633659999</c:v>
                </c:pt>
                <c:pt idx="2428">
                  <c:v>8.6830723649510002</c:v>
                </c:pt>
                <c:pt idx="2429">
                  <c:v>8.5418711371680001</c:v>
                </c:pt>
                <c:pt idx="2430">
                  <c:v>8.4008571906369998</c:v>
                </c:pt>
                <c:pt idx="2431">
                  <c:v>8.2600720807830008</c:v>
                </c:pt>
                <c:pt idx="2432">
                  <c:v>8.1195572955870006</c:v>
                </c:pt>
                <c:pt idx="2433">
                  <c:v>7.9793542433670002</c:v>
                </c:pt>
                <c:pt idx="2434">
                  <c:v>7.8395042405639996</c:v>
                </c:pt>
                <c:pt idx="2435">
                  <c:v>7.700048499577</c:v>
                </c:pt>
                <c:pt idx="2436">
                  <c:v>7.5610281166090001</c:v>
                </c:pt>
                <c:pt idx="2437">
                  <c:v>7.4224840595590003</c:v>
                </c:pt>
                <c:pt idx="2438">
                  <c:v>7.2844571559500002</c:v>
                </c:pt>
                <c:pt idx="2439">
                  <c:v>7.1469880808959996</c:v>
                </c:pt>
                <c:pt idx="2440">
                  <c:v>7.0101173451110004</c:v>
                </c:pt>
                <c:pt idx="2441">
                  <c:v>6.8738852829769996</c:v>
                </c:pt>
                <c:pt idx="2442">
                  <c:v>6.7383320406509997</c:v>
                </c:pt>
                <c:pt idx="2443">
                  <c:v>6.6034975642409997</c:v>
                </c:pt>
                <c:pt idx="2444">
                  <c:v>6.4694215880239998</c:v>
                </c:pt>
                <c:pt idx="2445">
                  <c:v>6.3361436227450003</c:v>
                </c:pt>
                <c:pt idx="2446">
                  <c:v>6.2037029439679996</c:v>
                </c:pt>
                <c:pt idx="2447">
                  <c:v>6.0721385805040002</c:v>
                </c:pt>
                <c:pt idx="2448">
                  <c:v>5.9414893029059996</c:v>
                </c:pt>
                <c:pt idx="2449">
                  <c:v>5.8117936120470004</c:v>
                </c:pt>
                <c:pt idx="2450">
                  <c:v>5.6830897277689996</c:v>
                </c:pt>
                <c:pt idx="2451">
                  <c:v>5.5554155776250003</c:v>
                </c:pt>
                <c:pt idx="2452">
                  <c:v>5.4288087856959999</c:v>
                </c:pt>
                <c:pt idx="2453">
                  <c:v>5.3033066615070004</c:v>
                </c:pt>
                <c:pt idx="2454">
                  <c:v>5.1789461890300004</c:v>
                </c:pt>
                <c:pt idx="2455">
                  <c:v>5.0557640157839998</c:v>
                </c:pt>
                <c:pt idx="2456">
                  <c:v>4.933796442037</c:v>
                </c:pt>
                <c:pt idx="2457">
                  <c:v>4.813079410107</c:v>
                </c:pt>
                <c:pt idx="2458">
                  <c:v>4.6936484937680003</c:v>
                </c:pt>
                <c:pt idx="2459">
                  <c:v>4.5755388877680003</c:v>
                </c:pt>
                <c:pt idx="2460">
                  <c:v>4.4587853974589997</c:v>
                </c:pt>
                <c:pt idx="2461">
                  <c:v>4.3434224285349998</c:v>
                </c:pt>
                <c:pt idx="2462">
                  <c:v>4.2294839768949997</c:v>
                </c:pt>
                <c:pt idx="2463">
                  <c:v>4.1170036186259997</c:v>
                </c:pt>
                <c:pt idx="2464">
                  <c:v>4.0060145001040004</c:v>
                </c:pt>
                <c:pt idx="2465">
                  <c:v>3.8965493282280002</c:v>
                </c:pt>
                <c:pt idx="2466">
                  <c:v>3.7886403607829999</c:v>
                </c:pt>
                <c:pt idx="2467">
                  <c:v>3.682319396929</c:v>
                </c:pt>
                <c:pt idx="2468">
                  <c:v>3.5776177678319998</c:v>
                </c:pt>
                <c:pt idx="2469">
                  <c:v>3.474566327432</c:v>
                </c:pt>
                <c:pt idx="2470">
                  <c:v>3.3731954433469999</c:v>
                </c:pt>
                <c:pt idx="2471">
                  <c:v>3.273534987928</c:v>
                </c:pt>
                <c:pt idx="2472">
                  <c:v>3.175614329449</c:v>
                </c:pt>
                <c:pt idx="2473">
                  <c:v>3.079462323459</c:v>
                </c:pt>
                <c:pt idx="2474">
                  <c:v>2.9851073042720002</c:v>
                </c:pt>
                <c:pt idx="2475">
                  <c:v>2.8925770766230001</c:v>
                </c:pt>
                <c:pt idx="2476">
                  <c:v>2.8018989074679999</c:v>
                </c:pt>
                <c:pt idx="2477">
                  <c:v>2.713099517951</c:v>
                </c:pt>
                <c:pt idx="2478">
                  <c:v>2.6262050755300002</c:v>
                </c:pt>
                <c:pt idx="2479">
                  <c:v>2.541241186263</c:v>
                </c:pt>
                <c:pt idx="2480">
                  <c:v>2.4582328872630002</c:v>
                </c:pt>
                <c:pt idx="2481">
                  <c:v>2.377204639321</c:v>
                </c:pt>
                <c:pt idx="2482">
                  <c:v>2.2981803196950001</c:v>
                </c:pt>
                <c:pt idx="2483">
                  <c:v>2.2211832150739999</c:v>
                </c:pt>
                <c:pt idx="2484">
                  <c:v>2.1462360147139998</c:v>
                </c:pt>
                <c:pt idx="2485">
                  <c:v>2.0733608037539999</c:v>
                </c:pt>
                <c:pt idx="2486">
                  <c:v>2.0025790567059998</c:v>
                </c:pt>
                <c:pt idx="2487">
                  <c:v>1.933911631128</c:v>
                </c:pt>
                <c:pt idx="2488">
                  <c:v>1.867378761471</c:v>
                </c:pt>
                <c:pt idx="2489">
                  <c:v>1.8030000531270001</c:v>
                </c:pt>
                <c:pt idx="2490">
                  <c:v>1.7407944766379999</c:v>
                </c:pt>
                <c:pt idx="2491">
                  <c:v>1.6807803621170001</c:v>
                </c:pt>
                <c:pt idx="2492">
                  <c:v>1.622975393838</c:v>
                </c:pt>
                <c:pt idx="2493">
                  <c:v>1.567396605029</c:v>
                </c:pt>
                <c:pt idx="2494">
                  <c:v>1.5140603728490001</c:v>
                </c:pt>
                <c:pt idx="2495">
                  <c:v>1.4629824135659999</c:v>
                </c:pt>
                <c:pt idx="2496">
                  <c:v>1.4141777779189999</c:v>
                </c:pt>
                <c:pt idx="2497">
                  <c:v>1.367660846688</c:v>
                </c:pt>
                <c:pt idx="2498">
                  <c:v>1.3234453264529999</c:v>
                </c:pt>
                <c:pt idx="2499">
                  <c:v>1.281544245556</c:v>
                </c:pt>
                <c:pt idx="2500">
                  <c:v>1.2419699502620001</c:v>
                </c:pt>
                <c:pt idx="2501">
                  <c:v>1.2047341011170001</c:v>
                </c:pt>
                <c:pt idx="2502">
                  <c:v>1.1698476695160001</c:v>
                </c:pt>
                <c:pt idx="2503">
                  <c:v>1.1373209344670001</c:v>
                </c:pt>
                <c:pt idx="2504">
                  <c:v>1.107163479562</c:v>
                </c:pt>
                <c:pt idx="2505">
                  <c:v>1.079384190154</c:v>
                </c:pt>
                <c:pt idx="2506">
                  <c:v>1.053991250738</c:v>
                </c:pt>
                <c:pt idx="2507">
                  <c:v>1.030992142538</c:v>
                </c:pt>
                <c:pt idx="2508">
                  <c:v>1.010393641301</c:v>
                </c:pt>
                <c:pt idx="2509">
                  <c:v>0.99220181530410001</c:v>
                </c:pt>
                <c:pt idx="2510">
                  <c:v>0.97642202356429997</c:v>
                </c:pt>
                <c:pt idx="2511">
                  <c:v>0.96305891425760004</c:v>
                </c:pt>
                <c:pt idx="2512">
                  <c:v>0.952116423351</c:v>
                </c:pt>
                <c:pt idx="2513">
                  <c:v>0.94359777344189999</c:v>
                </c:pt>
                <c:pt idx="2514">
                  <c:v>0.93750547280859997</c:v>
                </c:pt>
                <c:pt idx="2515">
                  <c:v>0.93384131467069997</c:v>
                </c:pt>
                <c:pt idx="2516">
                  <c:v>0.93260637666120005</c:v>
                </c:pt>
                <c:pt idx="2517">
                  <c:v>0.93380102050839997</c:v>
                </c:pt>
                <c:pt idx="2518">
                  <c:v>0.93742489192980005</c:v>
                </c:pt>
                <c:pt idx="2519">
                  <c:v>0.94347692073589995</c:v>
                </c:pt>
                <c:pt idx="2520">
                  <c:v>0.95195532114610004</c:v>
                </c:pt>
                <c:pt idx="2521">
                  <c:v>0.96285759231479995</c:v>
                </c:pt>
                <c:pt idx="2522">
                  <c:v>0.97618051906820003</c:v>
                </c:pt>
                <c:pt idx="2523">
                  <c:v>0.99192017285239997</c:v>
                </c:pt>
                <c:pt idx="2524">
                  <c:v>1.01007191289</c:v>
                </c:pt>
                <c:pt idx="2525">
                  <c:v>1.03063038755</c:v>
                </c:pt>
                <c:pt idx="2526">
                  <c:v>1.053589535922</c:v>
                </c:pt>
                <c:pt idx="2527">
                  <c:v>1.078942589605</c:v>
                </c:pt>
                <c:pt idx="2528">
                  <c:v>1.106682074699</c:v>
                </c:pt>
                <c:pt idx="2529">
                  <c:v>1.136799814013</c:v>
                </c:pt>
                <c:pt idx="2530">
                  <c:v>1.1692869294679999</c:v>
                </c:pt>
                <c:pt idx="2531">
                  <c:v>1.2041338447179999</c:v>
                </c:pt>
                <c:pt idx="2532">
                  <c:v>1.241330287971</c:v>
                </c:pt>
                <c:pt idx="2533">
                  <c:v>1.2808652950170001</c:v>
                </c:pt>
                <c:pt idx="2534">
                  <c:v>1.3227272124580001</c:v>
                </c:pt>
                <c:pt idx="2535">
                  <c:v>1.3669037011409999</c:v>
                </c:pt>
                <c:pt idx="2536">
                  <c:v>1.413381739798</c:v>
                </c:pt>
                <c:pt idx="2537">
                  <c:v>1.462147628881</c:v>
                </c:pt>
                <c:pt idx="2538">
                  <c:v>1.5131869945980001</c:v>
                </c:pt>
                <c:pt idx="2539">
                  <c:v>1.5664847931550001</c:v>
                </c:pt>
                <c:pt idx="2540">
                  <c:v>1.6220253151799999</c:v>
                </c:pt>
                <c:pt idx="2541">
                  <c:v>1.6797921903619999</c:v>
                </c:pt>
                <c:pt idx="2542">
                  <c:v>1.73976839227</c:v>
                </c:pt>
                <c:pt idx="2543">
                  <c:v>1.801936243371</c:v>
                </c:pt>
                <c:pt idx="2544">
                  <c:v>1.8662774202429999</c:v>
                </c:pt>
                <c:pt idx="2545">
                  <c:v>1.9327729589710001</c:v>
                </c:pt>
                <c:pt idx="2546">
                  <c:v>2.0014032607369998</c:v>
                </c:pt>
                <c:pt idx="2547">
                  <c:v>2.0721480975979998</c:v>
                </c:pt>
                <c:pt idx="2548">
                  <c:v>2.1449866184439998</c:v>
                </c:pt>
                <c:pt idx="2549">
                  <c:v>2.2198973551469998</c:v>
                </c:pt>
                <c:pt idx="2550">
                  <c:v>2.2968582288819999</c:v>
                </c:pt>
                <c:pt idx="2551">
                  <c:v>2.37584655664</c:v>
                </c:pt>
                <c:pt idx="2552">
                  <c:v>2.4568390579070001</c:v>
                </c:pt>
                <c:pt idx="2553">
                  <c:v>2.5398118615310001</c:v>
                </c:pt>
                <c:pt idx="2554">
                  <c:v>2.6247405127499999</c:v>
                </c:pt>
                <c:pt idx="2555">
                  <c:v>2.7115999804039999</c:v>
                </c:pt>
                <c:pt idx="2556">
                  <c:v>2.8003646643120002</c:v>
                </c:pt>
                <c:pt idx="2557">
                  <c:v>2.8910084028130001</c:v>
                </c:pt>
                <c:pt idx="2558">
                  <c:v>2.9835044804769999</c:v>
                </c:pt>
                <c:pt idx="2559">
                  <c:v>3.0778256359810001</c:v>
                </c:pt>
                <c:pt idx="2560">
                  <c:v>3.1739440701410002</c:v>
                </c:pt>
                <c:pt idx="2561">
                  <c:v>3.2718314541010001</c:v>
                </c:pt>
                <c:pt idx="2562">
                  <c:v>3.3714589376899999</c:v>
                </c:pt>
                <c:pt idx="2563">
                  <c:v>3.4727971579169998</c:v>
                </c:pt>
                <c:pt idx="2564">
                  <c:v>3.5758162476250002</c:v>
                </c:pt>
                <c:pt idx="2565">
                  <c:v>3.6804858442990001</c:v>
                </c:pt>
                <c:pt idx="2566">
                  <c:v>3.7867750990069999</c:v>
                </c:pt>
                <c:pt idx="2567">
                  <c:v>3.894652685494</c:v>
                </c:pt>
                <c:pt idx="2568">
                  <c:v>4.004086809416</c:v>
                </c:pt>
                <c:pt idx="2569">
                  <c:v>4.1150452177050001</c:v>
                </c:pt>
                <c:pt idx="2570">
                  <c:v>4.2274952080819999</c:v>
                </c:pt>
                <c:pt idx="2571">
                  <c:v>4.3414036386839996</c:v>
                </c:pt>
                <c:pt idx="2572">
                  <c:v>4.4567369378409998</c:v>
                </c:pt>
                <c:pt idx="2573">
                  <c:v>4.573461113964</c:v>
                </c:pt>
                <c:pt idx="2574">
                  <c:v>4.6915417655629996</c:v>
                </c:pt>
                <c:pt idx="2575">
                  <c:v>4.8109440913880004</c:v>
                </c:pt>
                <c:pt idx="2576">
                  <c:v>4.9316329006819997</c:v>
                </c:pt>
                <c:pt idx="2577">
                  <c:v>5.0535726235530003</c:v>
                </c:pt>
                <c:pt idx="2578">
                  <c:v>5.1767273214590004</c:v>
                </c:pt>
                <c:pt idx="2579">
                  <c:v>5.301060697794</c:v>
                </c:pt>
                <c:pt idx="2580">
                  <c:v>5.4265361085899997</c:v>
                </c:pt>
                <c:pt idx="2581">
                  <c:v>5.5531165733129999</c:v>
                </c:pt>
                <c:pt idx="2582">
                  <c:v>5.6807647857630004</c:v>
                </c:pt>
                <c:pt idx="2583">
                  <c:v>5.8094431250660001</c:v>
                </c:pt>
                <c:pt idx="2584">
                  <c:v>5.9391136667650004</c:v>
                </c:pt>
                <c:pt idx="2585">
                  <c:v>6.0697381939920003</c:v>
                </c:pt>
                <c:pt idx="2586">
                  <c:v>6.2012782087340002</c:v>
                </c:pt>
                <c:pt idx="2587">
                  <c:v>6.3336949431780001</c:v>
                </c:pt>
                <c:pt idx="2588">
                  <c:v>6.4669493711330004</c:v>
                </c:pt>
                <c:pt idx="2589">
                  <c:v>6.6010022195370004</c:v>
                </c:pt>
                <c:pt idx="2590">
                  <c:v>6.735813980024</c:v>
                </c:pt>
                <c:pt idx="2591">
                  <c:v>6.8713449205729997</c:v>
                </c:pt>
                <c:pt idx="2592">
                  <c:v>7.0075550972159997</c:v>
                </c:pt>
                <c:pt idx="2593">
                  <c:v>7.1444043658060004</c:v>
                </c:pt>
                <c:pt idx="2594">
                  <c:v>7.2818523938529998</c:v>
                </c:pt>
                <c:pt idx="2595">
                  <c:v>7.4198586724059998</c:v>
                </c:pt>
                <c:pt idx="2596">
                  <c:v>7.5583825279930004</c:v>
                </c:pt>
                <c:pt idx="2597">
                  <c:v>7.6973831346079997</c:v>
                </c:pt>
                <c:pt idx="2598">
                  <c:v>7.8368195257410003</c:v>
                </c:pt>
                <c:pt idx="2599">
                  <c:v>7.9766506064540001</c:v>
                </c:pt>
                <c:pt idx="2600">
                  <c:v>8.1168351654870001</c:v>
                </c:pt>
                <c:pt idx="2601">
                  <c:v>8.2573318874080002</c:v>
                </c:pt>
                <c:pt idx="2602">
                  <c:v>8.3980993647879991</c:v>
                </c:pt>
                <c:pt idx="2603">
                  <c:v>8.5390961103999992</c:v>
                </c:pt>
                <c:pt idx="2604">
                  <c:v>8.6802805694499998</c:v>
                </c:pt>
                <c:pt idx="2605">
                  <c:v>8.8216111318209993</c:v>
                </c:pt>
                <c:pt idx="2606">
                  <c:v>8.9630461443379996</c:v>
                </c:pt>
                <c:pt idx="2607">
                  <c:v>9.1045439230389995</c:v>
                </c:pt>
                <c:pt idx="2608">
                  <c:v>9.2460627654660001</c:v>
                </c:pt>
                <c:pt idx="2609">
                  <c:v>9.3875609629469992</c:v>
                </c:pt>
                <c:pt idx="2610">
                  <c:v>9.5289968128960005</c:v>
                </c:pt>
                <c:pt idx="2611">
                  <c:v>9.6703286310949998</c:v>
                </c:pt>
                <c:pt idx="2612">
                  <c:v>9.8115147639840004</c:v>
                </c:pt>
                <c:pt idx="2613">
                  <c:v>9.9525136009359993</c:v>
                </c:pt>
                <c:pt idx="2614">
                  <c:v>10.09328358652</c:v>
                </c:pt>
                <c:pt idx="2615">
                  <c:v>10.23378323274</c:v>
                </c:pt>
                <c:pt idx="2616">
                  <c:v>10.37397113127</c:v>
                </c:pt>
                <c:pt idx="2617">
                  <c:v>10.51380596566</c:v>
                </c:pt>
                <c:pt idx="2618">
                  <c:v>10.6532465235</c:v>
                </c:pt>
                <c:pt idx="2619">
                  <c:v>10.792251708589999</c:v>
                </c:pt>
                <c:pt idx="2620">
                  <c:v>10.930780553010001</c:v>
                </c:pt>
                <c:pt idx="2621">
                  <c:v>11.068792229230001</c:v>
                </c:pt>
                <c:pt idx="2622">
                  <c:v>11.206246062130001</c:v>
                </c:pt>
                <c:pt idx="2623">
                  <c:v>11.34310154099</c:v>
                </c:pt>
                <c:pt idx="2624">
                  <c:v>11.479318331409999</c:v>
                </c:pt>
                <c:pt idx="2625">
                  <c:v>11.614856287229999</c:v>
                </c:pt>
                <c:pt idx="2626">
                  <c:v>11.74967546233</c:v>
                </c:pt>
                <c:pt idx="2627">
                  <c:v>11.883736122429999</c:v>
                </c:pt>
                <c:pt idx="2628">
                  <c:v>12.016998756770001</c:v>
                </c:pt>
                <c:pt idx="2629">
                  <c:v>12.14942408978</c:v>
                </c:pt>
                <c:pt idx="2630">
                  <c:v>12.28097309264</c:v>
                </c:pt>
                <c:pt idx="2631">
                  <c:v>12.411606994790001</c:v>
                </c:pt>
                <c:pt idx="2632">
                  <c:v>12.54128729534</c:v>
                </c:pt>
                <c:pt idx="2633">
                  <c:v>12.669975774439999</c:v>
                </c:pt>
                <c:pt idx="2634">
                  <c:v>12.79763450454</c:v>
                </c:pt>
                <c:pt idx="2635">
                  <c:v>12.92422586154</c:v>
                </c:pt>
                <c:pt idx="2636">
                  <c:v>13.049712535919999</c:v>
                </c:pt>
                <c:pt idx="2637">
                  <c:v>13.174057543669999</c:v>
                </c:pt>
                <c:pt idx="2638">
                  <c:v>13.297224237289999</c:v>
                </c:pt>
                <c:pt idx="2639">
                  <c:v>13.4191763165</c:v>
                </c:pt>
                <c:pt idx="2640">
                  <c:v>13.539877838960001</c:v>
                </c:pt>
                <c:pt idx="2641">
                  <c:v>13.65929323089</c:v>
                </c:pt>
                <c:pt idx="2642">
                  <c:v>13.777387297540001</c:v>
                </c:pt>
                <c:pt idx="2643">
                  <c:v>13.894125233540001</c:v>
                </c:pt>
                <c:pt idx="2644">
                  <c:v>14.0094726332</c:v>
                </c:pt>
                <c:pt idx="2645">
                  <c:v>14.12339550061</c:v>
                </c:pt>
                <c:pt idx="2646">
                  <c:v>14.235860259660001</c:v>
                </c:pt>
                <c:pt idx="2647">
                  <c:v>14.346833763979999</c:v>
                </c:pt>
                <c:pt idx="2648">
                  <c:v>14.45628330666</c:v>
                </c:pt>
                <c:pt idx="2649">
                  <c:v>14.56417662989</c:v>
                </c:pt>
                <c:pt idx="2650">
                  <c:v>14.670481934530001</c:v>
                </c:pt>
                <c:pt idx="2651">
                  <c:v>14.77516788938</c:v>
                </c:pt>
                <c:pt idx="2652">
                  <c:v>14.878203640500001</c:v>
                </c:pt>
                <c:pt idx="2653">
                  <c:v>14.97955882027</c:v>
                </c:pt>
                <c:pt idx="2654">
                  <c:v>15.07920355632</c:v>
                </c:pt>
                <c:pt idx="2655">
                  <c:v>15.17710848037</c:v>
                </c:pt>
                <c:pt idx="2656">
                  <c:v>15.27324473687</c:v>
                </c:pt>
                <c:pt idx="2657">
                  <c:v>15.36758399148</c:v>
                </c:pt>
                <c:pt idx="2658">
                  <c:v>15.460098439479999</c:v>
                </c:pt>
                <c:pt idx="2659">
                  <c:v>15.55076081388</c:v>
                </c:pt>
                <c:pt idx="2660">
                  <c:v>15.63954439355</c:v>
                </c:pt>
                <c:pt idx="2661">
                  <c:v>15.726423011010001</c:v>
                </c:pt>
                <c:pt idx="2662">
                  <c:v>15.81137106019</c:v>
                </c:pt>
                <c:pt idx="2663">
                  <c:v>15.894363503979999</c:v>
                </c:pt>
                <c:pt idx="2664">
                  <c:v>15.975375881570001</c:v>
                </c:pt>
                <c:pt idx="2665">
                  <c:v>16.054384315699998</c:v>
                </c:pt>
                <c:pt idx="2666">
                  <c:v>16.131365519669998</c:v>
                </c:pt>
                <c:pt idx="2667">
                  <c:v>16.206296804219999</c:v>
                </c:pt>
                <c:pt idx="2668">
                  <c:v>16.279156084189999</c:v>
                </c:pt>
                <c:pt idx="2669">
                  <c:v>16.34992188507</c:v>
                </c:pt>
                <c:pt idx="2670">
                  <c:v>16.41857334929</c:v>
                </c:pt>
                <c:pt idx="2671">
                  <c:v>16.485090242390001</c:v>
                </c:pt>
                <c:pt idx="2672">
                  <c:v>16.549452958970001</c:v>
                </c:pt>
                <c:pt idx="2673">
                  <c:v>16.611642528480001</c:v>
                </c:pt>
                <c:pt idx="2674">
                  <c:v>16.671640620800002</c:v>
                </c:pt>
                <c:pt idx="2675">
                  <c:v>16.729429551639999</c:v>
                </c:pt>
                <c:pt idx="2676">
                  <c:v>16.784992287769999</c:v>
                </c:pt>
                <c:pt idx="2677">
                  <c:v>16.838312452019998</c:v>
                </c:pt>
                <c:pt idx="2678">
                  <c:v>16.889374328110001</c:v>
                </c:pt>
                <c:pt idx="2679">
                  <c:v>16.938162865300001</c:v>
                </c:pt>
                <c:pt idx="2680">
                  <c:v>16.984663682800001</c:v>
                </c:pt>
                <c:pt idx="2681">
                  <c:v>17.028863074010001</c:v>
                </c:pt>
                <c:pt idx="2682">
                  <c:v>17.070748010589998</c:v>
                </c:pt>
                <c:pt idx="2683">
                  <c:v>17.110306146269998</c:v>
                </c:pt>
                <c:pt idx="2684">
                  <c:v>17.147525820489999</c:v>
                </c:pt>
                <c:pt idx="2685">
                  <c:v>17.182396061839999</c:v>
                </c:pt>
                <c:pt idx="2686">
                  <c:v>17.214906591310001</c:v>
                </c:pt>
                <c:pt idx="2687">
                  <c:v>17.245047825309999</c:v>
                </c:pt>
                <c:pt idx="2688">
                  <c:v>17.272810878449999</c:v>
                </c:pt>
                <c:pt idx="2689">
                  <c:v>17.298187566260001</c:v>
                </c:pt>
                <c:pt idx="2690">
                  <c:v>17.32117040748</c:v>
                </c:pt>
                <c:pt idx="2691">
                  <c:v>17.341752626369999</c:v>
                </c:pt>
                <c:pt idx="2692">
                  <c:v>17.359928154639999</c:v>
                </c:pt>
                <c:pt idx="2693">
                  <c:v>17.375691633260001</c:v>
                </c:pt>
                <c:pt idx="2694">
                  <c:v>17.389038414049999</c:v>
                </c:pt>
                <c:pt idx="2695">
                  <c:v>17.399964561040001</c:v>
                </c:pt>
                <c:pt idx="2696">
                  <c:v>17.408466851610001</c:v>
                </c:pt>
                <c:pt idx="2697">
                  <c:v>17.414542777489999</c:v>
                </c:pt>
                <c:pt idx="2698">
                  <c:v>17.418190545440002</c:v>
                </c:pt>
                <c:pt idx="2699">
                  <c:v>17.419409077819999</c:v>
                </c:pt>
                <c:pt idx="2700">
                  <c:v>17.418198012889999</c:v>
                </c:pt>
                <c:pt idx="2701">
                  <c:v>17.414557704930001</c:v>
                </c:pt>
                <c:pt idx="2702">
                  <c:v>17.40848922412</c:v>
                </c:pt>
                <c:pt idx="2703">
                  <c:v>17.399994356240001</c:v>
                </c:pt>
                <c:pt idx="2704">
                  <c:v>17.389075602110001</c:v>
                </c:pt>
                <c:pt idx="2705">
                  <c:v>17.375736176899998</c:v>
                </c:pt>
                <c:pt idx="2706">
                  <c:v>17.359980009169998</c:v>
                </c:pt>
                <c:pt idx="2707">
                  <c:v>17.34181173967</c:v>
                </c:pt>
                <c:pt idx="2708">
                  <c:v>17.321236720030001</c:v>
                </c:pt>
                <c:pt idx="2709">
                  <c:v>17.298261011160001</c:v>
                </c:pt>
                <c:pt idx="2710">
                  <c:v>17.272891381440001</c:v>
                </c:pt>
                <c:pt idx="2711">
                  <c:v>17.245135304769999</c:v>
                </c:pt>
                <c:pt idx="2712">
                  <c:v>17.215000958320001</c:v>
                </c:pt>
                <c:pt idx="2713">
                  <c:v>17.18249722018</c:v>
                </c:pt>
                <c:pt idx="2714">
                  <c:v>17.14763366667</c:v>
                </c:pt>
                <c:pt idx="2715">
                  <c:v>17.11042056958</c:v>
                </c:pt>
                <c:pt idx="2716">
                  <c:v>17.070868893109999</c:v>
                </c:pt>
                <c:pt idx="2717">
                  <c:v>17.028990290660001</c:v>
                </c:pt>
                <c:pt idx="2718">
                  <c:v>16.984797101360002</c:v>
                </c:pt>
                <c:pt idx="2719">
                  <c:v>16.93830234648</c:v>
                </c:pt>
                <c:pt idx="2720">
                  <c:v>16.889519725549999</c:v>
                </c:pt>
                <c:pt idx="2721">
                  <c:v>16.838463612360002</c:v>
                </c:pt>
                <c:pt idx="2722">
                  <c:v>16.785149050689999</c:v>
                </c:pt>
                <c:pt idx="2723">
                  <c:v>16.72959174991</c:v>
                </c:pt>
                <c:pt idx="2724">
                  <c:v>16.671808080329999</c:v>
                </c:pt>
                <c:pt idx="2725">
                  <c:v>16.611815068350001</c:v>
                </c:pt>
                <c:pt idx="2726">
                  <c:v>16.54963039151</c:v>
                </c:pt>
                <c:pt idx="2727">
                  <c:v>16.48527237323</c:v>
                </c:pt>
                <c:pt idx="2728">
                  <c:v>16.418759977400001</c:v>
                </c:pt>
                <c:pt idx="2729">
                  <c:v>16.350112802839998</c:v>
                </c:pt>
                <c:pt idx="2730">
                  <c:v>16.279351077480001</c:v>
                </c:pt>
                <c:pt idx="2731">
                  <c:v>16.206495652419999</c:v>
                </c:pt>
                <c:pt idx="2732">
                  <c:v>16.13156799579</c:v>
                </c:pt>
                <c:pt idx="2733">
                  <c:v>16.054590186390001</c:v>
                </c:pt>
                <c:pt idx="2734">
                  <c:v>15.97558490724</c:v>
                </c:pt>
                <c:pt idx="2735">
                  <c:v>15.89457543883</c:v>
                </c:pt>
                <c:pt idx="2736">
                  <c:v>15.811585652310001</c:v>
                </c:pt>
                <c:pt idx="2737">
                  <c:v>15.726640002430001</c:v>
                </c:pt>
                <c:pt idx="2738">
                  <c:v>15.63976352035</c:v>
                </c:pt>
                <c:pt idx="2739">
                  <c:v>15.550981806239999</c:v>
                </c:pt>
                <c:pt idx="2740">
                  <c:v>15.46032102174</c:v>
                </c:pt>
                <c:pt idx="2741">
                  <c:v>15.36780788229</c:v>
                </c:pt>
                <c:pt idx="2742">
                  <c:v>15.27346964919</c:v>
                </c:pt>
                <c:pt idx="2743">
                  <c:v>15.17733412163</c:v>
                </c:pt>
                <c:pt idx="2744">
                  <c:v>15.07942962844</c:v>
                </c:pt>
                <c:pt idx="2745">
                  <c:v>14.9797850198</c:v>
                </c:pt>
                <c:pt idx="2746">
                  <c:v>14.87842965868</c:v>
                </c:pt>
                <c:pt idx="2747">
                  <c:v>14.77539341224</c:v>
                </c:pt>
                <c:pt idx="2748">
                  <c:v>14.67070664297</c:v>
                </c:pt>
                <c:pt idx="2749">
                  <c:v>14.564400199810001</c:v>
                </c:pt>
                <c:pt idx="2750">
                  <c:v>14.456505409</c:v>
                </c:pt>
                <c:pt idx="2751">
                  <c:v>14.34705406488</c:v>
                </c:pt>
                <c:pt idx="2752">
                  <c:v>14.2360784205</c:v>
                </c:pt>
                <c:pt idx="2753">
                  <c:v>14.123611178139999</c:v>
                </c:pt>
                <c:pt idx="2754">
                  <c:v>14.009685479650001</c:v>
                </c:pt>
                <c:pt idx="2755">
                  <c:v>13.894334896689999</c:v>
                </c:pt>
                <c:pt idx="2756">
                  <c:v>13.77759342085</c:v>
                </c:pt>
                <c:pt idx="2757">
                  <c:v>13.6594954536</c:v>
                </c:pt>
                <c:pt idx="2758">
                  <c:v>13.5400757962</c:v>
                </c:pt>
                <c:pt idx="2759">
                  <c:v>13.41936963937</c:v>
                </c:pt>
                <c:pt idx="2760">
                  <c:v>13.297412553019999</c:v>
                </c:pt>
                <c:pt idx="2761">
                  <c:v>13.17424047567</c:v>
                </c:pt>
                <c:pt idx="2762">
                  <c:v>13.04988970392</c:v>
                </c:pt>
                <c:pt idx="2763">
                  <c:v>12.924396881730001</c:v>
                </c:pt>
                <c:pt idx="2764">
                  <c:v>12.79779898963</c:v>
                </c:pt>
                <c:pt idx="2765">
                  <c:v>12.67013333381</c:v>
                </c:pt>
                <c:pt idx="2766">
                  <c:v>12.541437535129999</c:v>
                </c:pt>
                <c:pt idx="2767">
                  <c:v>12.41174951805</c:v>
                </c:pt>
                <c:pt idx="2768">
                  <c:v>12.281107499419999</c:v>
                </c:pt>
                <c:pt idx="2769">
                  <c:v>12.14954997724</c:v>
                </c:pt>
                <c:pt idx="2770">
                  <c:v>12.01711571933</c:v>
                </c:pt>
                <c:pt idx="2771">
                  <c:v>11.88384375187</c:v>
                </c:pt>
                <c:pt idx="2772">
                  <c:v>11.7497733479</c:v>
                </c:pt>
                <c:pt idx="2773">
                  <c:v>11.61494401579</c:v>
                </c:pt>
                <c:pt idx="2774">
                  <c:v>11.479395487550001</c:v>
                </c:pt>
                <c:pt idx="2775">
                  <c:v>11.343167707139999</c:v>
                </c:pt>
                <c:pt idx="2776">
                  <c:v>11.206300818700001</c:v>
                </c:pt>
                <c:pt idx="2777">
                  <c:v>11.068835154709999</c:v>
                </c:pt>
                <c:pt idx="2778">
                  <c:v>10.93081122411</c:v>
                </c:pt>
                <c:pt idx="2779">
                  <c:v>10.792269700369999</c:v>
                </c:pt>
                <c:pt idx="2780">
                  <c:v>10.653251409479999</c:v>
                </c:pt>
                <c:pt idx="2781">
                  <c:v>10.513797317950001</c:v>
                </c:pt>
                <c:pt idx="2782">
                  <c:v>10.37394852071</c:v>
                </c:pt>
                <c:pt idx="2783">
                  <c:v>10.233746228999999</c:v>
                </c:pt>
                <c:pt idx="2784">
                  <c:v>10.09323175826</c:v>
                </c:pt>
                <c:pt idx="2785">
                  <c:v>9.9524465159000002</c:v>
                </c:pt>
                <c:pt idx="2786">
                  <c:v>9.8114319891429993</c:v>
                </c:pt>
                <c:pt idx="2787">
                  <c:v>9.6702297327730005</c:v>
                </c:pt>
                <c:pt idx="2788">
                  <c:v>9.5288813568999995</c:v>
                </c:pt>
                <c:pt idx="2789">
                  <c:v>9.3874285146910008</c:v>
                </c:pt>
                <c:pt idx="2790">
                  <c:v>9.2459128900989995</c:v>
                </c:pt>
                <c:pt idx="2791">
                  <c:v>9.1043761855759993</c:v>
                </c:pt>
                <c:pt idx="2792">
                  <c:v>8.9628601097829996</c:v>
                </c:pt>
                <c:pt idx="2793">
                  <c:v>8.8214063652999997</c:v>
                </c:pt>
                <c:pt idx="2794">
                  <c:v>8.6800566363359994</c:v>
                </c:pt>
                <c:pt idx="2795">
                  <c:v>8.5388525764430003</c:v>
                </c:pt>
                <c:pt idx="2796">
                  <c:v>8.3978357962400008</c:v>
                </c:pt>
                <c:pt idx="2797">
                  <c:v>8.2570478511530006</c:v>
                </c:pt>
                <c:pt idx="2798">
                  <c:v>8.1165302291660009</c:v>
                </c:pt>
                <c:pt idx="2799">
                  <c:v>7.976324338595</c:v>
                </c:pt>
                <c:pt idx="2800">
                  <c:v>7.8364714958850001</c:v>
                </c:pt>
                <c:pt idx="2801">
                  <c:v>7.6970129134330003</c:v>
                </c:pt>
                <c:pt idx="2802">
                  <c:v>7.5579896874449997</c:v>
                </c:pt>
                <c:pt idx="2803">
                  <c:v>7.4194427858200003</c:v>
                </c:pt>
                <c:pt idx="2804">
                  <c:v>7.2814130360830003</c:v>
                </c:pt>
                <c:pt idx="2805">
                  <c:v>7.143941113346</c:v>
                </c:pt>
                <c:pt idx="2806">
                  <c:v>7.0070675283270001</c:v>
                </c:pt>
                <c:pt idx="2807">
                  <c:v>6.8708326154080002</c:v>
                </c:pt>
                <c:pt idx="2808">
                  <c:v>6.7352765207480001</c:v>
                </c:pt>
                <c:pt idx="2809">
                  <c:v>6.6004391904529998</c:v>
                </c:pt>
                <c:pt idx="2810">
                  <c:v>6.4663603588029996</c:v>
                </c:pt>
                <c:pt idx="2811">
                  <c:v>6.333079536544</c:v>
                </c:pt>
                <c:pt idx="2812">
                  <c:v>6.2006359992400002</c:v>
                </c:pt>
                <c:pt idx="2813">
                  <c:v>6.0690687757040003</c:v>
                </c:pt>
                <c:pt idx="2814">
                  <c:v>5.9384166364890003</c:v>
                </c:pt>
                <c:pt idx="2815">
                  <c:v>5.8087180824690003</c:v>
                </c:pt>
                <c:pt idx="2816">
                  <c:v>5.6800113334880002</c:v>
                </c:pt>
                <c:pt idx="2817">
                  <c:v>5.5523343170980004</c:v>
                </c:pt>
                <c:pt idx="2818">
                  <c:v>5.4257246573830002</c:v>
                </c:pt>
                <c:pt idx="2819">
                  <c:v>5.3002196638679999</c:v>
                </c:pt>
                <c:pt idx="2820">
                  <c:v>5.1758563205249999</c:v>
                </c:pt>
                <c:pt idx="2821">
                  <c:v>5.0526712748750002</c:v>
                </c:pt>
                <c:pt idx="2822">
                  <c:v>4.9307008271879997</c:v>
                </c:pt>
                <c:pt idx="2823">
                  <c:v>4.8099809197800001</c:v>
                </c:pt>
                <c:pt idx="2824">
                  <c:v>4.6905471264280001</c:v>
                </c:pt>
                <c:pt idx="2825">
                  <c:v>4.5724346418820003</c:v>
                </c:pt>
                <c:pt idx="2826">
                  <c:v>4.4556782714920002</c:v>
                </c:pt>
                <c:pt idx="2827">
                  <c:v>4.3403124209549997</c:v>
                </c:pt>
                <c:pt idx="2828">
                  <c:v>4.2263710861700003</c:v>
                </c:pt>
                <c:pt idx="2829">
                  <c:v>4.1138878432250001</c:v>
                </c:pt>
                <c:pt idx="2830">
                  <c:v>4.0028958384970004</c:v>
                </c:pt>
                <c:pt idx="2831">
                  <c:v>3.8934277788879998</c:v>
                </c:pt>
                <c:pt idx="2832">
                  <c:v>3.7855159221800001</c:v>
                </c:pt>
                <c:pt idx="2833">
                  <c:v>3.6791920675359999</c:v>
                </c:pt>
                <c:pt idx="2834">
                  <c:v>3.5744875461240002</c:v>
                </c:pt>
                <c:pt idx="2835">
                  <c:v>3.4714332118839999</c:v>
                </c:pt>
                <c:pt idx="2836">
                  <c:v>3.3700594324340001</c:v>
                </c:pt>
                <c:pt idx="2837">
                  <c:v>3.270396080127</c:v>
                </c:pt>
                <c:pt idx="2838">
                  <c:v>3.172472523238</c:v>
                </c:pt>
                <c:pt idx="2839">
                  <c:v>3.0763176173160001</c:v>
                </c:pt>
                <c:pt idx="2840">
                  <c:v>2.9819596966769999</c:v>
                </c:pt>
                <c:pt idx="2841">
                  <c:v>2.8894265660570002</c:v>
                </c:pt>
                <c:pt idx="2842">
                  <c:v>2.7987454924109998</c:v>
                </c:pt>
                <c:pt idx="2843">
                  <c:v>2.7099431968859999</c:v>
                </c:pt>
                <c:pt idx="2844">
                  <c:v>2.6230458469400002</c:v>
                </c:pt>
                <c:pt idx="2845">
                  <c:v>2.538079048632</c:v>
                </c:pt>
                <c:pt idx="2846">
                  <c:v>2.4550678390780001</c:v>
                </c:pt>
                <c:pt idx="2847">
                  <c:v>2.3740366790670002</c:v>
                </c:pt>
                <c:pt idx="2848">
                  <c:v>2.2950094458589998</c:v>
                </c:pt>
                <c:pt idx="2849">
                  <c:v>2.2180094261429999</c:v>
                </c:pt>
                <c:pt idx="2850">
                  <c:v>2.143059309177</c:v>
                </c:pt>
                <c:pt idx="2851">
                  <c:v>2.0701811801019998</c:v>
                </c:pt>
                <c:pt idx="2852">
                  <c:v>1.99939651343</c:v>
                </c:pt>
                <c:pt idx="2853">
                  <c:v>1.930726166718</c:v>
                </c:pt>
                <c:pt idx="2854">
                  <c:v>1.864190374421</c:v>
                </c:pt>
                <c:pt idx="2855">
                  <c:v>1.79980874193</c:v>
                </c:pt>
                <c:pt idx="2856">
                  <c:v>1.737600239789</c:v>
                </c:pt>
                <c:pt idx="2857">
                  <c:v>1.6775831981110001</c:v>
                </c:pt>
                <c:pt idx="2858">
                  <c:v>1.619775301172</c:v>
                </c:pt>
                <c:pt idx="2859">
                  <c:v>1.5641935821999999</c:v>
                </c:pt>
                <c:pt idx="2860">
                  <c:v>1.510854418356</c:v>
                </c:pt>
                <c:pt idx="2861">
                  <c:v>1.4597735259069999</c:v>
                </c:pt>
                <c:pt idx="2862">
                  <c:v>1.410965955595</c:v>
                </c:pt>
                <c:pt idx="2863">
                  <c:v>1.3644460882</c:v>
                </c:pt>
                <c:pt idx="2864">
                  <c:v>1.3202276303030001</c:v>
                </c:pt>
                <c:pt idx="2865">
                  <c:v>1.278323610248</c:v>
                </c:pt>
                <c:pt idx="2866">
                  <c:v>1.2387463742989999</c:v>
                </c:pt>
                <c:pt idx="2867">
                  <c:v>1.2015075830040001</c:v>
                </c:pt>
                <c:pt idx="2868">
                  <c:v>1.1666182077589999</c:v>
                </c:pt>
                <c:pt idx="2869">
                  <c:v>1.1340885275720001</c:v>
                </c:pt>
                <c:pt idx="2870">
                  <c:v>1.1039281260380001</c:v>
                </c:pt>
                <c:pt idx="2871">
                  <c:v>1.0761458885099999</c:v>
                </c:pt>
                <c:pt idx="2872">
                  <c:v>1.0507499994830001</c:v>
                </c:pt>
                <c:pt idx="2873">
                  <c:v>1.0277479401809999</c:v>
                </c:pt>
                <c:pt idx="2874">
                  <c:v>1.0071464863549999</c:v>
                </c:pt>
                <c:pt idx="2875">
                  <c:v>0.98895170628259998</c:v>
                </c:pt>
                <c:pt idx="2876">
                  <c:v>0.97316895897980005</c:v>
                </c:pt>
                <c:pt idx="2877">
                  <c:v>0.95980289262459995</c:v>
                </c:pt>
                <c:pt idx="2878">
                  <c:v>0.94885744318480003</c:v>
                </c:pt>
                <c:pt idx="2879">
                  <c:v>0.94033583325869996</c:v>
                </c:pt>
                <c:pt idx="2880">
                  <c:v>0.93424057112570003</c:v>
                </c:pt>
                <c:pt idx="2881">
                  <c:v>0.93057345000629998</c:v>
                </c:pt>
                <c:pt idx="2882">
                  <c:v>0.92933554753439995</c:v>
                </c:pt>
                <c:pt idx="2883">
                  <c:v>0.93052722543949995</c:v>
                </c:pt>
                <c:pt idx="2884">
                  <c:v>0.93414812943960002</c:v>
                </c:pt>
                <c:pt idx="2885">
                  <c:v>0.94019718934649998</c:v>
                </c:pt>
                <c:pt idx="2886">
                  <c:v>0.94867261938049996</c:v>
                </c:pt>
                <c:pt idx="2887">
                  <c:v>0.95957191869680003</c:v>
                </c:pt>
                <c:pt idx="2888">
                  <c:v>0.97289187212280004</c:v>
                </c:pt>
                <c:pt idx="2889">
                  <c:v>0.98862855110519998</c:v>
                </c:pt>
                <c:pt idx="2890">
                  <c:v>1.0067773148679999</c:v>
                </c:pt>
                <c:pt idx="2891">
                  <c:v>1.0273328117810001</c:v>
                </c:pt>
                <c:pt idx="2892">
                  <c:v>1.0502889809339999</c:v>
                </c:pt>
                <c:pt idx="2893">
                  <c:v>1.0756390539280001</c:v>
                </c:pt>
                <c:pt idx="2894">
                  <c:v>1.103375556864</c:v>
                </c:pt>
                <c:pt idx="2895">
                  <c:v>1.1334903125510001</c:v>
                </c:pt>
                <c:pt idx="2896">
                  <c:v>1.1659744429109999</c:v>
                </c:pt>
                <c:pt idx="2897">
                  <c:v>1.2008183716</c:v>
                </c:pt>
                <c:pt idx="2898">
                  <c:v>1.238011826827</c:v>
                </c:pt>
                <c:pt idx="2899">
                  <c:v>1.277543844382</c:v>
                </c:pt>
                <c:pt idx="2900">
                  <c:v>1.3194027708680001</c:v>
                </c:pt>
                <c:pt idx="2901">
                  <c:v>1.3635762671330001</c:v>
                </c:pt>
                <c:pt idx="2902">
                  <c:v>1.4100513119110001</c:v>
                </c:pt>
                <c:pt idx="2903">
                  <c:v>1.458814205653</c:v>
                </c:pt>
                <c:pt idx="2904">
                  <c:v>1.509850574571</c:v>
                </c:pt>
                <c:pt idx="2905">
                  <c:v>1.563145374868</c:v>
                </c:pt>
                <c:pt idx="2906">
                  <c:v>1.6186828971759999</c:v>
                </c:pt>
                <c:pt idx="2907">
                  <c:v>1.6764467711840001</c:v>
                </c:pt>
                <c:pt idx="2908">
                  <c:v>1.736419970462</c:v>
                </c:pt>
                <c:pt idx="2909">
                  <c:v>1.7985848174779999</c:v>
                </c:pt>
                <c:pt idx="2910">
                  <c:v>1.8629229888109999</c:v>
                </c:pt>
                <c:pt idx="2911">
                  <c:v>1.9294155205450001</c:v>
                </c:pt>
                <c:pt idx="2912">
                  <c:v>1.9980428138669999</c:v>
                </c:pt>
                <c:pt idx="2913">
                  <c:v>2.0687846408319999</c:v>
                </c:pt>
                <c:pt idx="2914">
                  <c:v>2.1416201503319998</c:v>
                </c:pt>
                <c:pt idx="2915">
                  <c:v>2.216527874239</c:v>
                </c:pt>
                <c:pt idx="2916">
                  <c:v>2.2934857337299999</c:v>
                </c:pt>
                <c:pt idx="2917">
                  <c:v>2.372471045797</c:v>
                </c:pt>
                <c:pt idx="2918">
                  <c:v>2.4534605299260002</c:v>
                </c:pt>
                <c:pt idx="2919">
                  <c:v>2.5364303149660001</c:v>
                </c:pt>
                <c:pt idx="2920">
                  <c:v>2.6213559461570002</c:v>
                </c:pt>
                <c:pt idx="2921">
                  <c:v>2.7082123923400001</c:v>
                </c:pt>
                <c:pt idx="2922">
                  <c:v>2.796974053334</c:v>
                </c:pt>
                <c:pt idx="2923">
                  <c:v>2.887614767479</c:v>
                </c:pt>
                <c:pt idx="2924">
                  <c:v>2.9801078193460002</c:v>
                </c:pt>
                <c:pt idx="2925">
                  <c:v>3.0744259476139999</c:v>
                </c:pt>
                <c:pt idx="2926">
                  <c:v>3.1705413530989999</c:v>
                </c:pt>
                <c:pt idx="2927">
                  <c:v>3.2684257069470002</c:v>
                </c:pt>
                <c:pt idx="2928">
                  <c:v>3.3680501589860001</c:v>
                </c:pt>
                <c:pt idx="2929">
                  <c:v>3.4693853462269999</c:v>
                </c:pt>
                <c:pt idx="2930">
                  <c:v>3.5724014015150001</c:v>
                </c:pt>
                <c:pt idx="2931">
                  <c:v>3.6770679623340001</c:v>
                </c:pt>
                <c:pt idx="2932">
                  <c:v>3.7833541797539998</c:v>
                </c:pt>
                <c:pt idx="2933">
                  <c:v>3.8912287275219999</c:v>
                </c:pt>
                <c:pt idx="2934">
                  <c:v>4.0006598112929996</c:v>
                </c:pt>
                <c:pt idx="2935">
                  <c:v>4.1116151780020003</c:v>
                </c:pt>
                <c:pt idx="2936">
                  <c:v>4.2240621253689996</c:v>
                </c:pt>
                <c:pt idx="2937">
                  <c:v>4.3379675115329999</c:v>
                </c:pt>
                <c:pt idx="2938">
                  <c:v>4.4532977648249998</c:v>
                </c:pt>
                <c:pt idx="2939">
                  <c:v>4.570018893656</c:v>
                </c:pt>
                <c:pt idx="2940">
                  <c:v>4.6880964965379999</c:v>
                </c:pt>
                <c:pt idx="2941">
                  <c:v>4.8074957722220004</c:v>
                </c:pt>
                <c:pt idx="2942">
                  <c:v>4.9281815299509999</c:v>
                </c:pt>
                <c:pt idx="2943">
                  <c:v>5.0501181998359996</c:v>
                </c:pt>
                <c:pt idx="2944">
                  <c:v>5.1732698433340003</c:v>
                </c:pt>
                <c:pt idx="2945">
                  <c:v>5.2976001638400003</c:v>
                </c:pt>
                <c:pt idx="2946">
                  <c:v>5.4230725173880003</c:v>
                </c:pt>
                <c:pt idx="2947">
                  <c:v>5.549649923444</c:v>
                </c:pt>
                <c:pt idx="2948">
                  <c:v>5.67729507581</c:v>
                </c:pt>
                <c:pt idx="2949">
                  <c:v>5.8059703536120004</c:v>
                </c:pt>
                <c:pt idx="2950">
                  <c:v>5.9356378323939998</c:v>
                </c:pt>
                <c:pt idx="2951">
                  <c:v>6.0662592952900001</c:v>
                </c:pt>
                <c:pt idx="2952">
                  <c:v>6.1977962442879999</c:v>
                </c:pt>
                <c:pt idx="2953">
                  <c:v>6.3302099115740003</c:v>
                </c:pt>
                <c:pt idx="2954">
                  <c:v>6.4634612709599999</c:v>
                </c:pt>
                <c:pt idx="2955">
                  <c:v>6.5975110493829998</c:v>
                </c:pt>
                <c:pt idx="2956">
                  <c:v>6.7323197384800002</c:v>
                </c:pt>
                <c:pt idx="2957">
                  <c:v>6.8678476062309999</c:v>
                </c:pt>
                <c:pt idx="2958">
                  <c:v>7.0040547086669998</c:v>
                </c:pt>
                <c:pt idx="2959">
                  <c:v>7.1409009016429996</c:v>
                </c:pt>
                <c:pt idx="2960">
                  <c:v>7.2783458526710003</c:v>
                </c:pt>
                <c:pt idx="2961">
                  <c:v>7.4163490527990001</c:v>
                </c:pt>
                <c:pt idx="2962">
                  <c:v>7.554869828557</c:v>
                </c:pt>
                <c:pt idx="2963">
                  <c:v>7.69386735394</c:v>
                </c:pt>
                <c:pt idx="2964">
                  <c:v>7.8333006624400001</c:v>
                </c:pt>
                <c:pt idx="2965">
                  <c:v>7.9731286591180002</c:v>
                </c:pt>
                <c:pt idx="2966">
                  <c:v>8.1133101327160002</c:v>
                </c:pt>
                <c:pt idx="2967">
                  <c:v>8.2538037678029994</c:v>
                </c:pt>
                <c:pt idx="2968">
                  <c:v>8.3945681569499992</c:v>
                </c:pt>
                <c:pt idx="2969">
                  <c:v>8.5355618129330004</c:v>
                </c:pt>
                <c:pt idx="2970">
                  <c:v>8.6767431809570006</c:v>
                </c:pt>
                <c:pt idx="2971">
                  <c:v>8.8180706509069999</c:v>
                </c:pt>
                <c:pt idx="2972">
                  <c:v>8.9595025696080004</c:v>
                </c:pt>
                <c:pt idx="2973">
                  <c:v>9.1009972531009993</c:v>
                </c:pt>
                <c:pt idx="2974">
                  <c:v>9.2425129989269994</c:v>
                </c:pt>
                <c:pt idx="2975">
                  <c:v>9.3840080984150003</c:v>
                </c:pt>
                <c:pt idx="2976">
                  <c:v>9.5254408489810007</c:v>
                </c:pt>
                <c:pt idx="2977">
                  <c:v>9.6667695664069999</c:v>
                </c:pt>
                <c:pt idx="2978">
                  <c:v>9.8079525971359995</c:v>
                </c:pt>
                <c:pt idx="2979">
                  <c:v>9.9489483305390003</c:v>
                </c:pt>
                <c:pt idx="2980">
                  <c:v>10.089715211190001</c:v>
                </c:pt>
                <c:pt idx="2981">
                  <c:v>10.230211751080001</c:v>
                </c:pt>
                <c:pt idx="2982">
                  <c:v>10.370396541910001</c:v>
                </c:pt>
                <c:pt idx="2983">
                  <c:v>10.51022826721</c:v>
                </c:pt>
                <c:pt idx="2984">
                  <c:v>10.64966571459</c:v>
                </c:pt>
                <c:pt idx="2985">
                  <c:v>10.78866778782</c:v>
                </c:pt>
                <c:pt idx="2986">
                  <c:v>10.92719351901</c:v>
                </c:pt>
                <c:pt idx="2987">
                  <c:v>11.06520208061</c:v>
                </c:pt>
                <c:pt idx="2988">
                  <c:v>11.202652797520001</c:v>
                </c:pt>
                <c:pt idx="2989">
                  <c:v>11.339505159010001</c:v>
                </c:pt>
                <c:pt idx="2990">
                  <c:v>11.47571883068</c:v>
                </c:pt>
                <c:pt idx="2991">
                  <c:v>11.61125366638</c:v>
                </c:pt>
                <c:pt idx="2992">
                  <c:v>11.746069719979999</c:v>
                </c:pt>
                <c:pt idx="2993">
                  <c:v>11.880127257210001</c:v>
                </c:pt>
                <c:pt idx="2994">
                  <c:v>12.013386767309999</c:v>
                </c:pt>
                <c:pt idx="2995">
                  <c:v>12.1458089747</c:v>
                </c:pt>
                <c:pt idx="2996">
                  <c:v>12.277354850569999</c:v>
                </c:pt>
                <c:pt idx="2997">
                  <c:v>12.40798562436</c:v>
                </c:pt>
                <c:pt idx="2998">
                  <c:v>12.537662795179999</c:v>
                </c:pt>
                <c:pt idx="2999">
                  <c:v>12.6663481432</c:v>
                </c:pt>
                <c:pt idx="3000">
                  <c:v>12.79400374083</c:v>
                </c:pt>
                <c:pt idx="3001">
                  <c:v>12.920591964010001</c:v>
                </c:pt>
                <c:pt idx="3002">
                  <c:v>13.046075503180001</c:v>
                </c:pt>
                <c:pt idx="3003">
                  <c:v>13.17041737439</c:v>
                </c:pt>
                <c:pt idx="3004">
                  <c:v>13.29358093009</c:v>
                </c:pt>
                <c:pt idx="3005">
                  <c:v>13.415529870009999</c:v>
                </c:pt>
                <c:pt idx="3006">
                  <c:v>13.536228251820001</c:v>
                </c:pt>
                <c:pt idx="3007">
                  <c:v>13.65564050175</c:v>
                </c:pt>
                <c:pt idx="3008">
                  <c:v>13.773731425039999</c:v>
                </c:pt>
                <c:pt idx="3009">
                  <c:v>13.89046621632</c:v>
                </c:pt>
                <c:pt idx="3010">
                  <c:v>14.0058104699</c:v>
                </c:pt>
                <c:pt idx="3011">
                  <c:v>14.119730189869999</c:v>
                </c:pt>
                <c:pt idx="3012">
                  <c:v>14.23219180013</c:v>
                </c:pt>
                <c:pt idx="3013">
                  <c:v>14.343162154310001</c:v>
                </c:pt>
                <c:pt idx="3014">
                  <c:v>14.45260854548</c:v>
                </c:pt>
                <c:pt idx="3015">
                  <c:v>14.560498715870001</c:v>
                </c:pt>
                <c:pt idx="3016">
                  <c:v>14.666800866299999</c:v>
                </c:pt>
                <c:pt idx="3017">
                  <c:v>14.7714836656</c:v>
                </c:pt>
                <c:pt idx="3018">
                  <c:v>14.87451625982</c:v>
                </c:pt>
                <c:pt idx="3019">
                  <c:v>14.975868281329999</c:v>
                </c:pt>
                <c:pt idx="3020">
                  <c:v>15.075509857789999</c:v>
                </c:pt>
                <c:pt idx="3021">
                  <c:v>15.173411620890001</c:v>
                </c:pt>
                <c:pt idx="3022">
                  <c:v>15.2695447151</c:v>
                </c:pt>
                <c:pt idx="3023">
                  <c:v>15.363880806079999</c:v>
                </c:pt>
                <c:pt idx="3024">
                  <c:v>15.45639208909</c:v>
                </c:pt>
                <c:pt idx="3025">
                  <c:v>15.547051297179999</c:v>
                </c:pt>
                <c:pt idx="3026">
                  <c:v>15.63583170918</c:v>
                </c:pt>
                <c:pt idx="3027">
                  <c:v>15.722707157629999</c:v>
                </c:pt>
                <c:pt idx="3028">
                  <c:v>15.80765203647</c:v>
                </c:pt>
                <c:pt idx="3029">
                  <c:v>15.89064130857</c:v>
                </c:pt>
                <c:pt idx="3030">
                  <c:v>15.971650513149999</c:v>
                </c:pt>
                <c:pt idx="3031">
                  <c:v>16.050655772919999</c:v>
                </c:pt>
                <c:pt idx="3032">
                  <c:v>16.127633801190001</c:v>
                </c:pt>
                <c:pt idx="3033">
                  <c:v>16.202561908709999</c:v>
                </c:pt>
                <c:pt idx="3034">
                  <c:v>16.275418010319999</c:v>
                </c:pt>
                <c:pt idx="3035">
                  <c:v>16.346180631509998</c:v>
                </c:pt>
                <c:pt idx="3036">
                  <c:v>16.414828914699999</c:v>
                </c:pt>
                <c:pt idx="3037">
                  <c:v>16.48134262544</c:v>
                </c:pt>
                <c:pt idx="3038">
                  <c:v>16.545702158329998</c:v>
                </c:pt>
                <c:pt idx="3039">
                  <c:v>16.60788854282</c:v>
                </c:pt>
                <c:pt idx="3040">
                  <c:v>16.667883448790001</c:v>
                </c:pt>
                <c:pt idx="3041">
                  <c:v>16.725669191960002</c:v>
                </c:pt>
                <c:pt idx="3042">
                  <c:v>16.78122873909</c:v>
                </c:pt>
                <c:pt idx="3043">
                  <c:v>16.834545713019999</c:v>
                </c:pt>
                <c:pt idx="3044">
                  <c:v>16.88560439746</c:v>
                </c:pt>
                <c:pt idx="3045">
                  <c:v>16.93438974168</c:v>
                </c:pt>
                <c:pt idx="3046">
                  <c:v>16.980887364889998</c:v>
                </c:pt>
                <c:pt idx="3047">
                  <c:v>17.02508356049</c:v>
                </c:pt>
                <c:pt idx="3048">
                  <c:v>17.066965300130001</c:v>
                </c:pt>
                <c:pt idx="3049">
                  <c:v>17.106520237560002</c:v>
                </c:pt>
                <c:pt idx="3050">
                  <c:v>17.143736712199999</c:v>
                </c:pt>
                <c:pt idx="3051">
                  <c:v>17.17860375267</c:v>
                </c:pt>
                <c:pt idx="3052">
                  <c:v>17.211111079929999</c:v>
                </c:pt>
                <c:pt idx="3053">
                  <c:v>17.241249110399998</c:v>
                </c:pt>
                <c:pt idx="3054">
                  <c:v>17.269008958720001</c:v>
                </c:pt>
                <c:pt idx="3055">
                  <c:v>17.294382440370001</c:v>
                </c:pt>
                <c:pt idx="3056">
                  <c:v>17.317362074129999</c:v>
                </c:pt>
                <c:pt idx="3057">
                  <c:v>17.337941084250001</c:v>
                </c:pt>
                <c:pt idx="3058">
                  <c:v>17.356113402430001</c:v>
                </c:pt>
                <c:pt idx="3059">
                  <c:v>17.371873669660001</c:v>
                </c:pt>
                <c:pt idx="3060">
                  <c:v>17.385217237749998</c:v>
                </c:pt>
                <c:pt idx="3061">
                  <c:v>17.39614017073</c:v>
                </c:pt>
                <c:pt idx="3062">
                  <c:v>17.404639245990001</c:v>
                </c:pt>
                <c:pt idx="3063">
                  <c:v>17.41071195524</c:v>
                </c:pt>
                <c:pt idx="3064">
                  <c:v>17.414356505259999</c:v>
                </c:pt>
                <c:pt idx="3065">
                  <c:v>17.415571818410001</c:v>
                </c:pt>
                <c:pt idx="3066">
                  <c:v>17.41435753296</c:v>
                </c:pt>
                <c:pt idx="3067">
                  <c:v>17.410714003159999</c:v>
                </c:pt>
                <c:pt idx="3068">
                  <c:v>17.404642299220001</c:v>
                </c:pt>
                <c:pt idx="3069">
                  <c:v>17.396144206900001</c:v>
                </c:pt>
                <c:pt idx="3070">
                  <c:v>17.38522222704</c:v>
                </c:pt>
                <c:pt idx="3071">
                  <c:v>17.371879574800001</c:v>
                </c:pt>
                <c:pt idx="3072">
                  <c:v>17.356120178739999</c:v>
                </c:pt>
                <c:pt idx="3073">
                  <c:v>17.337948679619998</c:v>
                </c:pt>
                <c:pt idx="3074">
                  <c:v>17.317370429069999</c:v>
                </c:pt>
                <c:pt idx="3075">
                  <c:v>17.29439148798</c:v>
                </c:pt>
                <c:pt idx="3076">
                  <c:v>17.26901862475</c:v>
                </c:pt>
                <c:pt idx="3077">
                  <c:v>17.24125931328</c:v>
                </c:pt>
                <c:pt idx="3078">
                  <c:v>17.211121730750001</c:v>
                </c:pt>
                <c:pt idx="3079">
                  <c:v>17.178614755230001</c:v>
                </c:pt>
                <c:pt idx="3080">
                  <c:v>17.14374796305</c:v>
                </c:pt>
                <c:pt idx="3081">
                  <c:v>17.10653162601</c:v>
                </c:pt>
                <c:pt idx="3082">
                  <c:v>17.0669767083</c:v>
                </c:pt>
                <c:pt idx="3083">
                  <c:v>17.02509486332</c:v>
                </c:pt>
                <c:pt idx="3084">
                  <c:v>16.980898430210001</c:v>
                </c:pt>
                <c:pt idx="3085">
                  <c:v>16.934400430229999</c:v>
                </c:pt>
                <c:pt idx="3086">
                  <c:v>16.885614562920001</c:v>
                </c:pt>
                <c:pt idx="3087">
                  <c:v>16.83455520207</c:v>
                </c:pt>
                <c:pt idx="3088">
                  <c:v>16.781237391459999</c:v>
                </c:pt>
                <c:pt idx="3089">
                  <c:v>16.72567684046</c:v>
                </c:pt>
                <c:pt idx="3090">
                  <c:v>16.667889919370001</c:v>
                </c:pt>
                <c:pt idx="3091">
                  <c:v>16.60789365462</c:v>
                </c:pt>
                <c:pt idx="3092">
                  <c:v>16.545705723720001</c:v>
                </c:pt>
                <c:pt idx="3093">
                  <c:v>16.4813444501</c:v>
                </c:pt>
                <c:pt idx="3094">
                  <c:v>16.414828797670001</c:v>
                </c:pt>
                <c:pt idx="3095">
                  <c:v>16.346178365219998</c:v>
                </c:pt>
                <c:pt idx="3096">
                  <c:v>16.275413380700002</c:v>
                </c:pt>
                <c:pt idx="3097">
                  <c:v>16.202554695220002</c:v>
                </c:pt>
                <c:pt idx="3098">
                  <c:v>16.12762377688</c:v>
                </c:pt>
                <c:pt idx="3099">
                  <c:v>16.050642704520001</c:v>
                </c:pt>
                <c:pt idx="3100">
                  <c:v>15.97163416113</c:v>
                </c:pt>
                <c:pt idx="3101">
                  <c:v>15.89062142721</c:v>
                </c:pt>
                <c:pt idx="3102">
                  <c:v>15.807628373909999</c:v>
                </c:pt>
                <c:pt idx="3103">
                  <c:v>15.722679456</c:v>
                </c:pt>
                <c:pt idx="3104">
                  <c:v>15.635799704609999</c:v>
                </c:pt>
                <c:pt idx="3105">
                  <c:v>15.54701471992</c:v>
                </c:pt>
                <c:pt idx="3106">
                  <c:v>15.456350663589999</c:v>
                </c:pt>
                <c:pt idx="3107">
                  <c:v>15.36383425104</c:v>
                </c:pt>
                <c:pt idx="3108">
                  <c:v>15.269492743580001</c:v>
                </c:pt>
                <c:pt idx="3109">
                  <c:v>15.1733539404</c:v>
                </c:pt>
                <c:pt idx="3110">
                  <c:v>15.07544617033</c:v>
                </c:pt>
                <c:pt idx="3111">
                  <c:v>14.975798283550001</c:v>
                </c:pt>
                <c:pt idx="3112">
                  <c:v>14.874439643040001</c:v>
                </c:pt>
                <c:pt idx="3113">
                  <c:v>14.771400115940001</c:v>
                </c:pt>
                <c:pt idx="3114">
                  <c:v>14.666710064769999</c:v>
                </c:pt>
                <c:pt idx="3115">
                  <c:v>14.560400338439999</c:v>
                </c:pt>
                <c:pt idx="3116">
                  <c:v>14.45250226322</c:v>
                </c:pt>
                <c:pt idx="3117">
                  <c:v>14.343047633419999</c:v>
                </c:pt>
                <c:pt idx="3118">
                  <c:v>14.232068702119999</c:v>
                </c:pt>
                <c:pt idx="3119">
                  <c:v>14.119598171590001</c:v>
                </c:pt>
                <c:pt idx="3120">
                  <c:v>14.00566918368</c:v>
                </c:pt>
                <c:pt idx="3121">
                  <c:v>13.890315310049999</c:v>
                </c:pt>
                <c:pt idx="3122">
                  <c:v>13.773570542290001</c:v>
                </c:pt>
                <c:pt idx="3123">
                  <c:v>13.65546928188</c:v>
                </c:pt>
                <c:pt idx="3124">
                  <c:v>13.53604633006</c:v>
                </c:pt>
                <c:pt idx="3125">
                  <c:v>13.41533687758</c:v>
                </c:pt>
                <c:pt idx="3126">
                  <c:v>13.29337649432</c:v>
                </c:pt>
                <c:pt idx="3127">
                  <c:v>13.170201118830001</c:v>
                </c:pt>
                <c:pt idx="3128">
                  <c:v>13.04584704769</c:v>
                </c:pt>
                <c:pt idx="3129">
                  <c:v>12.920350924879999</c:v>
                </c:pt>
                <c:pt idx="3130">
                  <c:v>12.793749730909999</c:v>
                </c:pt>
                <c:pt idx="3131">
                  <c:v>12.666080771980001</c:v>
                </c:pt>
                <c:pt idx="3132">
                  <c:v>12.53738166896</c:v>
                </c:pt>
                <c:pt idx="3133">
                  <c:v>12.407690346300001</c:v>
                </c:pt>
                <c:pt idx="3134">
                  <c:v>12.27704502085</c:v>
                </c:pt>
                <c:pt idx="3135">
                  <c:v>12.14548419062</c:v>
                </c:pt>
                <c:pt idx="3136">
                  <c:v>12.01304662343</c:v>
                </c:pt>
                <c:pt idx="3137">
                  <c:v>11.87977134544</c:v>
                </c:pt>
                <c:pt idx="3138">
                  <c:v>11.74569762972</c:v>
                </c:pt>
                <c:pt idx="3139">
                  <c:v>11.61086498463</c:v>
                </c:pt>
                <c:pt idx="3140">
                  <c:v>11.47531314217</c:v>
                </c:pt>
                <c:pt idx="3141">
                  <c:v>11.33908204632</c:v>
                </c:pt>
                <c:pt idx="3142">
                  <c:v>11.20221184121</c:v>
                </c:pt>
                <c:pt idx="3143">
                  <c:v>11.064742859320001</c:v>
                </c:pt>
                <c:pt idx="3144">
                  <c:v>10.9267156096</c:v>
                </c:pt>
                <c:pt idx="3145">
                  <c:v>10.7881707655</c:v>
                </c:pt>
                <c:pt idx="3146">
                  <c:v>10.64914915304</c:v>
                </c:pt>
                <c:pt idx="3147">
                  <c:v>10.50969173871</c:v>
                </c:pt>
                <c:pt idx="3148">
                  <c:v>10.369839617449999</c:v>
                </c:pt>
                <c:pt idx="3149">
                  <c:v>10.229634000500001</c:v>
                </c:pt>
                <c:pt idx="3150">
                  <c:v>10.0891162033</c:v>
                </c:pt>
                <c:pt idx="3151">
                  <c:v>9.9483276332549995</c:v>
                </c:pt>
                <c:pt idx="3152">
                  <c:v>9.8073097775970002</c:v>
                </c:pt>
                <c:pt idx="3153">
                  <c:v>9.6661041911089995</c:v>
                </c:pt>
                <c:pt idx="3154">
                  <c:v>9.5247524839000004</c:v>
                </c:pt>
                <c:pt idx="3155">
                  <c:v>9.3832963091400003</c:v>
                </c:pt>
                <c:pt idx="3156">
                  <c:v>9.2417773507819998</c:v>
                </c:pt>
                <c:pt idx="3157">
                  <c:v>9.1002373112790007</c:v>
                </c:pt>
                <c:pt idx="3158">
                  <c:v>8.9587178992939993</c:v>
                </c:pt>
                <c:pt idx="3159">
                  <c:v>8.8172608174080001</c:v>
                </c:pt>
                <c:pt idx="3160">
                  <c:v>8.6759077498289994</c:v>
                </c:pt>
                <c:pt idx="3161">
                  <c:v>8.5347003501110006</c:v>
                </c:pt>
                <c:pt idx="3162">
                  <c:v>8.3936802288750005</c:v>
                </c:pt>
                <c:pt idx="3163">
                  <c:v>8.2528889415470008</c:v>
                </c:pt>
                <c:pt idx="3164">
                  <c:v>8.1123679761119991</c:v>
                </c:pt>
                <c:pt idx="3165">
                  <c:v>7.9721587408870001</c:v>
                </c:pt>
                <c:pt idx="3166">
                  <c:v>7.8323025523169996</c:v>
                </c:pt>
                <c:pt idx="3167">
                  <c:v>7.6928406228029997</c:v>
                </c:pt>
                <c:pt idx="3168">
                  <c:v>7.5538140485480003</c:v>
                </c:pt>
                <c:pt idx="3169">
                  <c:v>7.4152637974560003</c:v>
                </c:pt>
                <c:pt idx="3170">
                  <c:v>7.2772306970490002</c:v>
                </c:pt>
                <c:pt idx="3171">
                  <c:v>7.1397554224439999</c:v>
                </c:pt>
                <c:pt idx="3172">
                  <c:v>7.0028784843569998</c:v>
                </c:pt>
                <c:pt idx="3173">
                  <c:v>6.8666402171709997</c:v>
                </c:pt>
                <c:pt idx="3174">
                  <c:v>6.7310807670469996</c:v>
                </c:pt>
                <c:pt idx="3175">
                  <c:v>6.5962400800919996</c:v>
                </c:pt>
                <c:pt idx="3176">
                  <c:v>6.4621578905880002</c:v>
                </c:pt>
                <c:pt idx="3177">
                  <c:v>6.3288737092789997</c:v>
                </c:pt>
                <c:pt idx="3178">
                  <c:v>6.1964268117329997</c:v>
                </c:pt>
                <c:pt idx="3179">
                  <c:v>6.0648562267620001</c:v>
                </c:pt>
                <c:pt idx="3180">
                  <c:v>5.9342007249210003</c:v>
                </c:pt>
                <c:pt idx="3181">
                  <c:v>5.8044988070850003</c:v>
                </c:pt>
                <c:pt idx="3182">
                  <c:v>5.6757886930980002</c:v>
                </c:pt>
                <c:pt idx="3183">
                  <c:v>5.5481083105140003</c:v>
                </c:pt>
                <c:pt idx="3184">
                  <c:v>5.4214952834170003</c:v>
                </c:pt>
                <c:pt idx="3185">
                  <c:v>5.2959869213340003</c:v>
                </c:pt>
                <c:pt idx="3186">
                  <c:v>5.1716202082380001</c:v>
                </c:pt>
                <c:pt idx="3187">
                  <c:v>5.0484317916499997</c:v>
                </c:pt>
                <c:pt idx="3188">
                  <c:v>4.9264579718409998</c:v>
                </c:pt>
                <c:pt idx="3189">
                  <c:v>4.8057346911290004</c:v>
                </c:pt>
                <c:pt idx="3190">
                  <c:v>4.6862975232909996</c:v>
                </c:pt>
                <c:pt idx="3191">
                  <c:v>4.5681816630779997</c:v>
                </c:pt>
                <c:pt idx="3192">
                  <c:v>4.4514219158430004</c:v>
                </c:pt>
                <c:pt idx="3193">
                  <c:v>4.3360526872799996</c:v>
                </c:pt>
                <c:pt idx="3194">
                  <c:v>4.2221079732930002</c:v>
                </c:pt>
                <c:pt idx="3195">
                  <c:v>4.1096213499690002</c:v>
                </c:pt>
                <c:pt idx="3196">
                  <c:v>3.9986259636870001</c:v>
                </c:pt>
                <c:pt idx="3197">
                  <c:v>3.8891545213469998</c:v>
                </c:pt>
                <c:pt idx="3198">
                  <c:v>3.781239280736</c:v>
                </c:pt>
                <c:pt idx="3199">
                  <c:v>3.6749120410149998</c:v>
                </c:pt>
                <c:pt idx="3200">
                  <c:v>3.5702041333549999</c:v>
                </c:pt>
                <c:pt idx="3201">
                  <c:v>3.4671464116949999</c:v>
                </c:pt>
                <c:pt idx="3202">
                  <c:v>3.3657692436560001</c:v>
                </c:pt>
                <c:pt idx="3203">
                  <c:v>3.2661025015909999</c:v>
                </c:pt>
                <c:pt idx="3204">
                  <c:v>3.1681755537749998</c:v>
                </c:pt>
                <c:pt idx="3205">
                  <c:v>3.0720172557600001</c:v>
                </c:pt>
                <c:pt idx="3206">
                  <c:v>2.9776559418619999</c:v>
                </c:pt>
                <c:pt idx="3207">
                  <c:v>2.885119416817</c:v>
                </c:pt>
                <c:pt idx="3208">
                  <c:v>2.7944349475829999</c:v>
                </c:pt>
                <c:pt idx="3209">
                  <c:v>2.705629255306</c:v>
                </c:pt>
                <c:pt idx="3210">
                  <c:v>2.6187285074459998</c:v>
                </c:pt>
                <c:pt idx="3211">
                  <c:v>2.5337583100629999</c:v>
                </c:pt>
                <c:pt idx="3212">
                  <c:v>2.4507437002730001</c:v>
                </c:pt>
                <c:pt idx="3213">
                  <c:v>2.369709138867</c:v>
                </c:pt>
                <c:pt idx="3214">
                  <c:v>2.2906785031060002</c:v>
                </c:pt>
                <c:pt idx="3215">
                  <c:v>2.2136750796790001</c:v>
                </c:pt>
                <c:pt idx="3216">
                  <c:v>2.138721557847</c:v>
                </c:pt>
                <c:pt idx="3217">
                  <c:v>2.0658400227490001</c:v>
                </c:pt>
                <c:pt idx="3218">
                  <c:v>1.9950519489</c:v>
                </c:pt>
                <c:pt idx="3219">
                  <c:v>1.926378193858</c:v>
                </c:pt>
                <c:pt idx="3220">
                  <c:v>1.8598389920789999</c:v>
                </c:pt>
                <c:pt idx="3221">
                  <c:v>1.7954539489529999</c:v>
                </c:pt>
                <c:pt idx="3222">
                  <c:v>1.7332420350269999</c:v>
                </c:pt>
                <c:pt idx="3223">
                  <c:v>1.6732215804149999</c:v>
                </c:pt>
                <c:pt idx="3224">
                  <c:v>1.6154102693920001</c:v>
                </c:pt>
                <c:pt idx="3225">
                  <c:v>1.5598251351900001</c:v>
                </c:pt>
                <c:pt idx="3226">
                  <c:v>1.5064825549680001</c:v>
                </c:pt>
                <c:pt idx="3227">
                  <c:v>1.4553982449959999</c:v>
                </c:pt>
                <c:pt idx="3228">
                  <c:v>1.406587256016</c:v>
                </c:pt>
                <c:pt idx="3229">
                  <c:v>1.3600639688089999</c:v>
                </c:pt>
                <c:pt idx="3230">
                  <c:v>1.315842089957</c:v>
                </c:pt>
                <c:pt idx="3231">
                  <c:v>1.273934647805</c:v>
                </c:pt>
                <c:pt idx="3232">
                  <c:v>1.234353988619</c:v>
                </c:pt>
                <c:pt idx="3233">
                  <c:v>1.1971117729459999</c:v>
                </c:pt>
                <c:pt idx="3234">
                  <c:v>1.162218972185</c:v>
                </c:pt>
                <c:pt idx="3235">
                  <c:v>1.1296858653440001</c:v>
                </c:pt>
                <c:pt idx="3236">
                  <c:v>1.099522036018</c:v>
                </c:pt>
                <c:pt idx="3237">
                  <c:v>1.0717363695619999</c:v>
                </c:pt>
                <c:pt idx="3238">
                  <c:v>1.046337050472</c:v>
                </c:pt>
                <c:pt idx="3239">
                  <c:v>1.023331559974</c:v>
                </c:pt>
                <c:pt idx="3240">
                  <c:v>1.0027266738180001</c:v>
                </c:pt>
                <c:pt idx="3241">
                  <c:v>0.98452846028240004</c:v>
                </c:pt>
                <c:pt idx="3242">
                  <c:v>0.96874227838589999</c:v>
                </c:pt>
                <c:pt idx="3243">
                  <c:v>0.95537277630670003</c:v>
                </c:pt>
                <c:pt idx="3244">
                  <c:v>0.94442389001350002</c:v>
                </c:pt>
                <c:pt idx="3245">
                  <c:v>0.93589884210579999</c:v>
                </c:pt>
                <c:pt idx="3246">
                  <c:v>0.92980014086359997</c:v>
                </c:pt>
                <c:pt idx="3247">
                  <c:v>0.92612957950859998</c:v>
                </c:pt>
                <c:pt idx="3248">
                  <c:v>0.9248882356757</c:v>
                </c:pt>
                <c:pt idx="3249">
                  <c:v>0.92607647109510005</c:v>
                </c:pt>
                <c:pt idx="3250">
                  <c:v>0.92969393148610002</c:v>
                </c:pt>
                <c:pt idx="3251">
                  <c:v>0.93573954666119996</c:v>
                </c:pt>
                <c:pt idx="3252">
                  <c:v>0.94421153084179998</c:v>
                </c:pt>
                <c:pt idx="3253">
                  <c:v>0.95510738318400001</c:v>
                </c:pt>
                <c:pt idx="3254">
                  <c:v>0.96842388851619998</c:v>
                </c:pt>
                <c:pt idx="3255">
                  <c:v>0.98415711828609997</c:v>
                </c:pt>
                <c:pt idx="3256">
                  <c:v>1.0023024317189999</c:v>
                </c:pt>
                <c:pt idx="3257">
                  <c:v>1.022854477184</c:v>
                </c:pt>
                <c:pt idx="3258">
                  <c:v>1.045807193775</c:v>
                </c:pt>
                <c:pt idx="3259">
                  <c:v>1.07115381309</c:v>
                </c:pt>
                <c:pt idx="3260">
                  <c:v>1.098886861235</c:v>
                </c:pt>
                <c:pt idx="3261">
                  <c:v>1.128998161016</c:v>
                </c:pt>
                <c:pt idx="3262">
                  <c:v>1.16147883436</c:v>
                </c:pt>
                <c:pt idx="3263">
                  <c:v>1.1963193049209999</c:v>
                </c:pt>
                <c:pt idx="3264">
                  <c:v>1.23350930091</c:v>
                </c:pt>
                <c:pt idx="3265">
                  <c:v>1.273037858118</c:v>
                </c:pt>
                <c:pt idx="3266">
                  <c:v>1.314893323148</c:v>
                </c:pt>
                <c:pt idx="3267">
                  <c:v>1.359063356851</c:v>
                </c:pt>
                <c:pt idx="3268">
                  <c:v>1.4055349379590001</c:v>
                </c:pt>
                <c:pt idx="3269">
                  <c:v>1.4542943669270001</c:v>
                </c:pt>
                <c:pt idx="3270">
                  <c:v>1.5053272699660001</c:v>
                </c:pt>
                <c:pt idx="3271">
                  <c:v>1.558618603282</c:v>
                </c:pt>
                <c:pt idx="3272">
                  <c:v>1.6141526575059999</c:v>
                </c:pt>
                <c:pt idx="3273">
                  <c:v>1.6719130623280001</c:v>
                </c:pt>
                <c:pt idx="3274">
                  <c:v>1.731882791319</c:v>
                </c:pt>
                <c:pt idx="3275">
                  <c:v>1.79404416695</c:v>
                </c:pt>
                <c:pt idx="3276">
                  <c:v>1.858378865798</c:v>
                </c:pt>
                <c:pt idx="3277">
                  <c:v>1.9248679239499999</c:v>
                </c:pt>
                <c:pt idx="3278">
                  <c:v>1.9934917425930001</c:v>
                </c:pt>
                <c:pt idx="3279">
                  <c:v>2.0642300937829998</c:v>
                </c:pt>
                <c:pt idx="3280">
                  <c:v>2.137062126415</c:v>
                </c:pt>
                <c:pt idx="3281">
                  <c:v>2.2119663723579999</c:v>
                </c:pt>
                <c:pt idx="3282">
                  <c:v>2.2889207527940001</c:v>
                </c:pt>
                <c:pt idx="3283">
                  <c:v>2.3679025847120001</c:v>
                </c:pt>
                <c:pt idx="3284">
                  <c:v>2.4488885876030002</c:v>
                </c:pt>
                <c:pt idx="3285">
                  <c:v>2.5318548903139999</c:v>
                </c:pt>
                <c:pt idx="3286">
                  <c:v>2.6167770380870001</c:v>
                </c:pt>
                <c:pt idx="3287">
                  <c:v>2.703629999765</c:v>
                </c:pt>
                <c:pt idx="3288">
                  <c:v>2.7923881751650002</c:v>
                </c:pt>
                <c:pt idx="3289">
                  <c:v>2.883025402631</c:v>
                </c:pt>
                <c:pt idx="3290">
                  <c:v>2.975514966735</c:v>
                </c:pt>
                <c:pt idx="3291">
                  <c:v>3.0698296061539998</c:v>
                </c:pt>
                <c:pt idx="3292">
                  <c:v>3.1659415217069999</c:v>
                </c:pt>
                <c:pt idx="3293">
                  <c:v>3.2638223845400001</c:v>
                </c:pt>
                <c:pt idx="3294">
                  <c:v>3.3634433444840002</c:v>
                </c:pt>
                <c:pt idx="3295">
                  <c:v>3.4647750385489999</c:v>
                </c:pt>
                <c:pt idx="3296">
                  <c:v>3.5677875995820001</c:v>
                </c:pt>
                <c:pt idx="3297">
                  <c:v>3.6724506650670001</c:v>
                </c:pt>
                <c:pt idx="3298">
                  <c:v>3.778733386076</c:v>
                </c:pt>
                <c:pt idx="3299">
                  <c:v>3.8866044363549999</c:v>
                </c:pt>
                <c:pt idx="3300">
                  <c:v>3.9960320215629999</c:v>
                </c:pt>
                <c:pt idx="3301">
                  <c:v>4.1069838886329997</c:v>
                </c:pt>
                <c:pt idx="3302">
                  <c:v>4.2194273352879996</c:v>
                </c:pt>
                <c:pt idx="3303">
                  <c:v>4.3333292196670001</c:v>
                </c:pt>
                <c:pt idx="3304">
                  <c:v>4.4486559701020001</c:v>
                </c:pt>
                <c:pt idx="3305">
                  <c:v>4.5653735950050001</c:v>
                </c:pt>
                <c:pt idx="3306">
                  <c:v>4.6834476928899997</c:v>
                </c:pt>
                <c:pt idx="3307">
                  <c:v>4.802843462507</c:v>
                </c:pt>
                <c:pt idx="3308">
                  <c:v>4.9235257131020003</c:v>
                </c:pt>
                <c:pt idx="3309">
                  <c:v>5.045458874785</c:v>
                </c:pt>
                <c:pt idx="3310">
                  <c:v>5.1686070090139999</c:v>
                </c:pt>
                <c:pt idx="3311">
                  <c:v>5.2929338191879998</c:v>
                </c:pt>
                <c:pt idx="3312">
                  <c:v>5.4184026613379999</c:v>
                </c:pt>
                <c:pt idx="3313">
                  <c:v>5.5449765549340002</c:v>
                </c:pt>
                <c:pt idx="3314">
                  <c:v>5.6726181937759996</c:v>
                </c:pt>
                <c:pt idx="3315">
                  <c:v>5.8012899569940002</c:v>
                </c:pt>
                <c:pt idx="3316">
                  <c:v>5.9309539201319996</c:v>
                </c:pt>
                <c:pt idx="3317">
                  <c:v>6.0615718663229998</c:v>
                </c:pt>
                <c:pt idx="3318">
                  <c:v>6.1931052975579997</c:v>
                </c:pt>
                <c:pt idx="3319">
                  <c:v>6.3255154460240002</c:v>
                </c:pt>
                <c:pt idx="3320">
                  <c:v>6.4587632855320001</c:v>
                </c:pt>
                <c:pt idx="3321">
                  <c:v>6.5928095430229998</c:v>
                </c:pt>
                <c:pt idx="3322">
                  <c:v>6.7276147101330004</c:v>
                </c:pt>
                <c:pt idx="3323">
                  <c:v>6.8631390548419997</c:v>
                </c:pt>
                <c:pt idx="3324">
                  <c:v>6.9993426331839999</c:v>
                </c:pt>
                <c:pt idx="3325">
                  <c:v>7.1361853010149998</c:v>
                </c:pt>
                <c:pt idx="3326">
                  <c:v>7.2736267258450003</c:v>
                </c:pt>
                <c:pt idx="3327">
                  <c:v>7.4116263987269999</c:v>
                </c:pt>
                <c:pt idx="3328">
                  <c:v>7.5501436461890004</c:v>
                </c:pt>
                <c:pt idx="3329">
                  <c:v>7.6891376422280002</c:v>
                </c:pt>
                <c:pt idx="3330">
                  <c:v>7.8285674203370004</c:v>
                </c:pt>
                <c:pt idx="3331">
                  <c:v>7.9683918855769997</c:v>
                </c:pt>
                <c:pt idx="3332">
                  <c:v>8.1085698266919994</c:v>
                </c:pt>
                <c:pt idx="3333">
                  <c:v>8.2490599282530006</c:v>
                </c:pt>
                <c:pt idx="3334">
                  <c:v>8.3898207828300002</c:v>
                </c:pt>
                <c:pt idx="3335">
                  <c:v>8.5308109031990007</c:v>
                </c:pt>
                <c:pt idx="3336">
                  <c:v>8.6719887345690001</c:v>
                </c:pt>
                <c:pt idx="3337">
                  <c:v>8.8133126668250004</c:v>
                </c:pt>
                <c:pt idx="3338">
                  <c:v>8.9547410467919999</c:v>
                </c:pt>
                <c:pt idx="3339">
                  <c:v>9.0962321905119996</c:v>
                </c:pt>
                <c:pt idx="3340">
                  <c:v>9.2377443955260006</c:v>
                </c:pt>
                <c:pt idx="3341">
                  <c:v>9.3792359531679992</c:v>
                </c:pt>
                <c:pt idx="3342">
                  <c:v>9.5206651608499993</c:v>
                </c:pt>
                <c:pt idx="3343">
                  <c:v>9.6619903343580003</c:v>
                </c:pt>
                <c:pt idx="3344">
                  <c:v>9.8031698201340003</c:v>
                </c:pt>
                <c:pt idx="3345">
                  <c:v>9.9441620075530004</c:v>
                </c:pt>
                <c:pt idx="3346">
                  <c:v>10.08492534118</c:v>
                </c:pt>
                <c:pt idx="3347">
                  <c:v>10.225418333029999</c:v>
                </c:pt>
                <c:pt idx="3348">
                  <c:v>10.365599574779999</c:v>
                </c:pt>
                <c:pt idx="3349">
                  <c:v>10.50542774997</c:v>
                </c:pt>
                <c:pt idx="3350">
                  <c:v>10.64486164621</c:v>
                </c:pt>
                <c:pt idx="3351">
                  <c:v>10.78386016728</c:v>
                </c:pt>
                <c:pt idx="3352">
                  <c:v>10.922382345280001</c:v>
                </c:pt>
                <c:pt idx="3353">
                  <c:v>11.06038735267</c:v>
                </c:pt>
                <c:pt idx="3354">
                  <c:v>11.19783451434</c:v>
                </c:pt>
                <c:pt idx="3355">
                  <c:v>11.334683319570001</c:v>
                </c:pt>
                <c:pt idx="3356">
                  <c:v>11.47089343395</c:v>
                </c:pt>
                <c:pt idx="3357">
                  <c:v>11.606424711340001</c:v>
                </c:pt>
                <c:pt idx="3358">
                  <c:v>11.741237205619999</c:v>
                </c:pt>
                <c:pt idx="3359">
                  <c:v>11.8752911825</c:v>
                </c:pt>
                <c:pt idx="3360">
                  <c:v>12.008547131229999</c:v>
                </c:pt>
                <c:pt idx="3361">
                  <c:v>12.14096577624</c:v>
                </c:pt>
                <c:pt idx="3362">
                  <c:v>12.27250808871</c:v>
                </c:pt>
                <c:pt idx="3363">
                  <c:v>12.40313529808</c:v>
                </c:pt>
                <c:pt idx="3364">
                  <c:v>12.53280890347</c:v>
                </c:pt>
                <c:pt idx="3365">
                  <c:v>12.66149068503</c:v>
                </c:pt>
                <c:pt idx="3366">
                  <c:v>12.78914271521</c:v>
                </c:pt>
                <c:pt idx="3367">
                  <c:v>12.91572736991</c:v>
                </c:pt>
                <c:pt idx="3368">
                  <c:v>13.041207339610001</c:v>
                </c:pt>
                <c:pt idx="3369">
                  <c:v>13.16554564032</c:v>
                </c:pt>
                <c:pt idx="3370">
                  <c:v>13.288705624509999</c:v>
                </c:pt>
                <c:pt idx="3371">
                  <c:v>13.410650991920001</c:v>
                </c:pt>
                <c:pt idx="3372">
                  <c:v>13.53134580022</c:v>
                </c:pt>
                <c:pt idx="3373">
                  <c:v>13.650754475619999</c:v>
                </c:pt>
                <c:pt idx="3374">
                  <c:v>13.76884182337</c:v>
                </c:pt>
                <c:pt idx="3375">
                  <c:v>13.88557303812</c:v>
                </c:pt>
                <c:pt idx="3376">
                  <c:v>14.000913714159999</c:v>
                </c:pt>
                <c:pt idx="3377">
                  <c:v>14.11482985558</c:v>
                </c:pt>
                <c:pt idx="3378">
                  <c:v>14.227287886299999</c:v>
                </c:pt>
                <c:pt idx="3379">
                  <c:v>14.33825465993</c:v>
                </c:pt>
                <c:pt idx="3380">
                  <c:v>14.44769746956</c:v>
                </c:pt>
                <c:pt idx="3381">
                  <c:v>14.555584057400001</c:v>
                </c:pt>
                <c:pt idx="3382">
                  <c:v>14.66188262429</c:v>
                </c:pt>
                <c:pt idx="3383">
                  <c:v>14.76656183904</c:v>
                </c:pt>
                <c:pt idx="3384">
                  <c:v>14.869590847730001</c:v>
                </c:pt>
                <c:pt idx="3385">
                  <c:v>14.970939282710001</c:v>
                </c:pt>
                <c:pt idx="3386">
                  <c:v>15.07057727163</c:v>
                </c:pt>
                <c:pt idx="3387">
                  <c:v>15.16847544622</c:v>
                </c:pt>
                <c:pt idx="3388">
                  <c:v>15.26460495091</c:v>
                </c:pt>
                <c:pt idx="3389">
                  <c:v>15.358937451379999</c:v>
                </c:pt>
                <c:pt idx="3390">
                  <c:v>15.451445142900001</c:v>
                </c:pt>
                <c:pt idx="3391">
                  <c:v>15.5421007585</c:v>
                </c:pt>
                <c:pt idx="3392">
                  <c:v>15.63087757702</c:v>
                </c:pt>
                <c:pt idx="3393">
                  <c:v>15.717749431010001</c:v>
                </c:pt>
                <c:pt idx="3394">
                  <c:v>15.802690714400001</c:v>
                </c:pt>
                <c:pt idx="3395">
                  <c:v>15.88567639007</c:v>
                </c:pt>
                <c:pt idx="3396">
                  <c:v>15.96668199722</c:v>
                </c:pt>
                <c:pt idx="3397">
                  <c:v>16.045683658590001</c:v>
                </c:pt>
                <c:pt idx="3398">
                  <c:v>16.122658087480001</c:v>
                </c:pt>
                <c:pt idx="3399">
                  <c:v>16.197582594619998</c:v>
                </c:pt>
                <c:pt idx="3400">
                  <c:v>16.27043509488</c:v>
                </c:pt>
                <c:pt idx="3401">
                  <c:v>16.341194113730001</c:v>
                </c:pt>
                <c:pt idx="3402">
                  <c:v>16.40983879361</c:v>
                </c:pt>
                <c:pt idx="3403">
                  <c:v>16.47634890006</c:v>
                </c:pt>
                <c:pt idx="3404">
                  <c:v>16.540704827679999</c:v>
                </c:pt>
                <c:pt idx="3405">
                  <c:v>16.60288760593</c:v>
                </c:pt>
                <c:pt idx="3406">
                  <c:v>16.662878904669999</c:v>
                </c:pt>
                <c:pt idx="3407">
                  <c:v>16.72066103965</c:v>
                </c:pt>
                <c:pt idx="3408">
                  <c:v>16.776216977600001</c:v>
                </c:pt>
                <c:pt idx="3409">
                  <c:v>16.829530341390001</c:v>
                </c:pt>
                <c:pt idx="3410">
                  <c:v>16.880585414710001</c:v>
                </c:pt>
                <c:pt idx="3411">
                  <c:v>16.929367146840001</c:v>
                </c:pt>
                <c:pt idx="3412">
                  <c:v>16.97586115699</c:v>
                </c:pt>
                <c:pt idx="3413">
                  <c:v>17.020053738560001</c:v>
                </c:pt>
                <c:pt idx="3414">
                  <c:v>17.061931863209999</c:v>
                </c:pt>
                <c:pt idx="3415">
                  <c:v>17.101483184669998</c:v>
                </c:pt>
                <c:pt idx="3416">
                  <c:v>17.138696042389999</c:v>
                </c:pt>
                <c:pt idx="3417">
                  <c:v>17.17355946496</c:v>
                </c:pt>
                <c:pt idx="3418">
                  <c:v>17.20606317336</c:v>
                </c:pt>
                <c:pt idx="3419">
                  <c:v>17.23619758401</c:v>
                </c:pt>
                <c:pt idx="3420">
                  <c:v>17.263953811530001</c:v>
                </c:pt>
                <c:pt idx="3421">
                  <c:v>17.289323671439998</c:v>
                </c:pt>
                <c:pt idx="3422">
                  <c:v>17.31229968249</c:v>
                </c:pt>
                <c:pt idx="3423">
                  <c:v>17.332875068930001</c:v>
                </c:pt>
                <c:pt idx="3424">
                  <c:v>17.351043762490001</c:v>
                </c:pt>
                <c:pt idx="3425">
                  <c:v>17.36680040413</c:v>
                </c:pt>
                <c:pt idx="3426">
                  <c:v>17.380140345680001</c:v>
                </c:pt>
                <c:pt idx="3427">
                  <c:v>17.391059651150002</c:v>
                </c:pt>
                <c:pt idx="3428">
                  <c:v>17.39955509795</c:v>
                </c:pt>
                <c:pt idx="3429">
                  <c:v>17.405624177789999</c:v>
                </c:pt>
                <c:pt idx="3430">
                  <c:v>17.40926509745</c:v>
                </c:pt>
                <c:pt idx="3431">
                  <c:v>17.41047677928</c:v>
                </c:pt>
                <c:pt idx="3432">
                  <c:v>17.409258861550001</c:v>
                </c:pt>
                <c:pt idx="3433">
                  <c:v>17.40561169854</c:v>
                </c:pt>
                <c:pt idx="3434">
                  <c:v>17.399536360420001</c:v>
                </c:pt>
                <c:pt idx="3435">
                  <c:v>17.391034632979999</c:v>
                </c:pt>
                <c:pt idx="3436">
                  <c:v>17.38010901705</c:v>
                </c:pt>
                <c:pt idx="3437">
                  <c:v>17.366762727800001</c:v>
                </c:pt>
                <c:pt idx="3438">
                  <c:v>17.35099969377</c:v>
                </c:pt>
                <c:pt idx="3439">
                  <c:v>17.332824555750001</c:v>
                </c:pt>
                <c:pt idx="3440">
                  <c:v>17.312242665340001</c:v>
                </c:pt>
                <c:pt idx="3441">
                  <c:v>17.28926008346</c:v>
                </c:pt>
                <c:pt idx="3442">
                  <c:v>17.263883578489999</c:v>
                </c:pt>
                <c:pt idx="3443">
                  <c:v>17.23612062434</c:v>
                </c:pt>
                <c:pt idx="3444">
                  <c:v>17.205979398189999</c:v>
                </c:pt>
                <c:pt idx="3445">
                  <c:v>17.173468778109999</c:v>
                </c:pt>
                <c:pt idx="3446">
                  <c:v>17.138598340430001</c:v>
                </c:pt>
                <c:pt idx="3447">
                  <c:v>17.101378356950001</c:v>
                </c:pt>
                <c:pt idx="3448">
                  <c:v>17.061819791870001</c:v>
                </c:pt>
                <c:pt idx="3449">
                  <c:v>17.01993429857</c:v>
                </c:pt>
                <c:pt idx="3450">
                  <c:v>16.97573421621</c:v>
                </c:pt>
                <c:pt idx="3451">
                  <c:v>16.92923256605</c:v>
                </c:pt>
                <c:pt idx="3452">
                  <c:v>16.880443047629999</c:v>
                </c:pt>
                <c:pt idx="3453">
                  <c:v>16.829380034730001</c:v>
                </c:pt>
                <c:pt idx="3454">
                  <c:v>16.776058571139998</c:v>
                </c:pt>
                <c:pt idx="3455">
                  <c:v>16.72049436623</c:v>
                </c:pt>
                <c:pt idx="3456">
                  <c:v>16.6627037903</c:v>
                </c:pt>
                <c:pt idx="3457">
                  <c:v>16.602703869780001</c:v>
                </c:pt>
                <c:pt idx="3458">
                  <c:v>16.540512282190001</c:v>
                </c:pt>
                <c:pt idx="3459">
                  <c:v>16.47614735094</c:v>
                </c:pt>
                <c:pt idx="3460">
                  <c:v>16.409628039960001</c:v>
                </c:pt>
                <c:pt idx="3461">
                  <c:v>16.340973948039998</c:v>
                </c:pt>
                <c:pt idx="3462">
                  <c:v>16.270205303120001</c:v>
                </c:pt>
                <c:pt idx="3463">
                  <c:v>16.197342956309999</c:v>
                </c:pt>
                <c:pt idx="3464">
                  <c:v>16.12240837573</c:v>
                </c:pt>
                <c:pt idx="3465">
                  <c:v>16.045423640199999</c:v>
                </c:pt>
                <c:pt idx="3466">
                  <c:v>15.966411432719999</c:v>
                </c:pt>
                <c:pt idx="3467">
                  <c:v>15.885395033789999</c:v>
                </c:pt>
                <c:pt idx="3468">
                  <c:v>15.80239831457</c:v>
                </c:pt>
                <c:pt idx="3469">
                  <c:v>15.717445729810001</c:v>
                </c:pt>
                <c:pt idx="3470">
                  <c:v>15.630562310649999</c:v>
                </c:pt>
                <c:pt idx="3471">
                  <c:v>15.541773657289999</c:v>
                </c:pt>
                <c:pt idx="3472">
                  <c:v>15.45110593137</c:v>
                </c:pt>
                <c:pt idx="3473">
                  <c:v>15.35858584831</c:v>
                </c:pt>
                <c:pt idx="3474">
                  <c:v>15.26424066943</c:v>
                </c:pt>
                <c:pt idx="3475">
                  <c:v>15.16809819391</c:v>
                </c:pt>
                <c:pt idx="3476">
                  <c:v>15.0701867506</c:v>
                </c:pt>
                <c:pt idx="3477">
                  <c:v>14.97053518966</c:v>
                </c:pt>
                <c:pt idx="3478">
                  <c:v>14.86917287408</c:v>
                </c:pt>
                <c:pt idx="3479">
                  <c:v>14.766129671010001</c:v>
                </c:pt>
                <c:pt idx="3480">
                  <c:v>14.661435942960001</c:v>
                </c:pt>
                <c:pt idx="3481">
                  <c:v>14.555122538839999</c:v>
                </c:pt>
                <c:pt idx="3482">
                  <c:v>14.447220784920001</c:v>
                </c:pt>
                <c:pt idx="3483">
                  <c:v>14.33776247552</c:v>
                </c:pt>
                <c:pt idx="3484">
                  <c:v>14.226779863719999</c:v>
                </c:pt>
                <c:pt idx="3485">
                  <c:v>14.114305651780001</c:v>
                </c:pt>
                <c:pt idx="3486">
                  <c:v>14.000372981550001</c:v>
                </c:pt>
                <c:pt idx="3487">
                  <c:v>13.88501542471</c:v>
                </c:pt>
                <c:pt idx="3488">
                  <c:v>13.768266972839999</c:v>
                </c:pt>
                <c:pt idx="3489">
                  <c:v>13.65016202741</c:v>
                </c:pt>
                <c:pt idx="3490">
                  <c:v>13.53073538968</c:v>
                </c:pt>
                <c:pt idx="3491">
                  <c:v>13.41002225039</c:v>
                </c:pt>
                <c:pt idx="3492">
                  <c:v>13.28805817942</c:v>
                </c:pt>
                <c:pt idx="3493">
                  <c:v>13.164879115330001</c:v>
                </c:pt>
                <c:pt idx="3494">
                  <c:v>13.04052135469</c:v>
                </c:pt>
                <c:pt idx="3495">
                  <c:v>12.91502154148</c:v>
                </c:pt>
                <c:pt idx="3496">
                  <c:v>12.78841665623</c:v>
                </c:pt>
                <c:pt idx="3497">
                  <c:v>12.66074400512</c:v>
                </c:pt>
                <c:pt idx="3498">
                  <c:v>12.53204120903</c:v>
                </c:pt>
                <c:pt idx="3499">
                  <c:v>12.4023461924</c:v>
                </c:pt>
                <c:pt idx="3500">
                  <c:v>12.2716971721</c:v>
                </c:pt>
                <c:pt idx="3501">
                  <c:v>12.140132646130001</c:v>
                </c:pt>
                <c:pt idx="3502">
                  <c:v>12.007691382300001</c:v>
                </c:pt>
                <c:pt idx="3503">
                  <c:v>11.874412406799999</c:v>
                </c:pt>
                <c:pt idx="3504">
                  <c:v>11.740334992679999</c:v>
                </c:pt>
                <c:pt idx="3505">
                  <c:v>11.60549864829</c:v>
                </c:pt>
                <c:pt idx="3506">
                  <c:v>11.46994310567</c:v>
                </c:pt>
                <c:pt idx="3507">
                  <c:v>11.33370830876</c:v>
                </c:pt>
                <c:pt idx="3508">
                  <c:v>11.1968344017</c:v>
                </c:pt>
                <c:pt idx="3509">
                  <c:v>11.059361716990001</c:v>
                </c:pt>
                <c:pt idx="3510">
                  <c:v>10.921330763569999</c:v>
                </c:pt>
                <c:pt idx="3511">
                  <c:v>10.78278221489</c:v>
                </c:pt>
                <c:pt idx="3512">
                  <c:v>10.64375689697</c:v>
                </c:pt>
                <c:pt idx="3513">
                  <c:v>10.504295776299999</c:v>
                </c:pt>
                <c:pt idx="3514">
                  <c:v>10.364439947819999</c:v>
                </c:pt>
                <c:pt idx="3515">
                  <c:v>10.22423062278</c:v>
                </c:pt>
                <c:pt idx="3516">
                  <c:v>10.0837091166</c:v>
                </c:pt>
                <c:pt idx="3517">
                  <c:v>9.9429168367149998</c:v>
                </c:pt>
                <c:pt idx="3518">
                  <c:v>9.8018952703379991</c:v>
                </c:pt>
                <c:pt idx="3519">
                  <c:v>9.6606859722589995</c:v>
                </c:pt>
                <c:pt idx="3520">
                  <c:v>9.5193305525880003</c:v>
                </c:pt>
                <c:pt idx="3521">
                  <c:v>9.3778706644940009</c:v>
                </c:pt>
                <c:pt idx="3522">
                  <c:v>9.236347991932</c:v>
                </c:pt>
                <c:pt idx="3523">
                  <c:v>9.0948042373559996</c:v>
                </c:pt>
                <c:pt idx="3524">
                  <c:v>8.9532811094289997</c:v>
                </c:pt>
                <c:pt idx="3525">
                  <c:v>8.8118203107329993</c:v>
                </c:pt>
                <c:pt idx="3526">
                  <c:v>8.6704635254780005</c:v>
                </c:pt>
                <c:pt idx="3527">
                  <c:v>8.5292524072189995</c:v>
                </c:pt>
                <c:pt idx="3528">
                  <c:v>8.3882285665760001</c:v>
                </c:pt>
                <c:pt idx="3529">
                  <c:v>8.2474335589770007</c:v>
                </c:pt>
                <c:pt idx="3530">
                  <c:v>8.1069088724080007</c:v>
                </c:pt>
                <c:pt idx="3531">
                  <c:v>7.9666959151869996</c:v>
                </c:pt>
                <c:pt idx="3532">
                  <c:v>7.8268360037609996</c:v>
                </c:pt>
                <c:pt idx="3533">
                  <c:v>7.6873703505290001</c:v>
                </c:pt>
                <c:pt idx="3534">
                  <c:v>7.5483400516980002</c:v>
                </c:pt>
                <c:pt idx="3535">
                  <c:v>7.4097860751700004</c:v>
                </c:pt>
                <c:pt idx="3536">
                  <c:v>7.2717492484699999</c:v>
                </c:pt>
                <c:pt idx="3537">
                  <c:v>7.1342702467140002</c:v>
                </c:pt>
                <c:pt idx="3538">
                  <c:v>6.9973895806210002</c:v>
                </c:pt>
                <c:pt idx="3539">
                  <c:v>6.8611475845749998</c:v>
                </c:pt>
                <c:pt idx="3540">
                  <c:v>6.7255844047359998</c:v>
                </c:pt>
                <c:pt idx="3541">
                  <c:v>6.5907399872120003</c:v>
                </c:pt>
                <c:pt idx="3542">
                  <c:v>6.4566540662870002</c:v>
                </c:pt>
                <c:pt idx="3543">
                  <c:v>6.3233661527059999</c:v>
                </c:pt>
                <c:pt idx="3544">
                  <c:v>6.1909155220369998</c:v>
                </c:pt>
                <c:pt idx="3545">
                  <c:v>6.0593412030930001</c:v>
                </c:pt>
                <c:pt idx="3546">
                  <c:v>5.9286819664310002</c:v>
                </c:pt>
                <c:pt idx="3547">
                  <c:v>5.7989763129250003</c:v>
                </c:pt>
                <c:pt idx="3548">
                  <c:v>5.6702624624210003</c:v>
                </c:pt>
                <c:pt idx="3549">
                  <c:v>5.5425783424750001</c:v>
                </c:pt>
                <c:pt idx="3550">
                  <c:v>5.41596157717</c:v>
                </c:pt>
                <c:pt idx="3551">
                  <c:v>5.2904494760340004</c:v>
                </c:pt>
                <c:pt idx="3552">
                  <c:v>5.1660790230410001</c:v>
                </c:pt>
                <c:pt idx="3553">
                  <c:v>5.0428868657150003</c:v>
                </c:pt>
                <c:pt idx="3554">
                  <c:v>4.9209093043249998</c:v>
                </c:pt>
                <c:pt idx="3555">
                  <c:v>4.8001822811919999</c:v>
                </c:pt>
                <c:pt idx="3556">
                  <c:v>4.6807413700930001</c:v>
                </c:pt>
                <c:pt idx="3557">
                  <c:v>4.5626217657800003</c:v>
                </c:pt>
                <c:pt idx="3558">
                  <c:v>4.4458582736050003</c:v>
                </c:pt>
                <c:pt idx="3559">
                  <c:v>4.330485299267</c:v>
                </c:pt>
                <c:pt idx="3560">
                  <c:v>4.2165368386670004</c:v>
                </c:pt>
                <c:pt idx="3561">
                  <c:v>4.1040464678950004</c:v>
                </c:pt>
                <c:pt idx="3562">
                  <c:v>3.9930473333290002</c:v>
                </c:pt>
                <c:pt idx="3563">
                  <c:v>3.883572141873</c:v>
                </c:pt>
                <c:pt idx="3564">
                  <c:v>3.775653151312</c:v>
                </c:pt>
                <c:pt idx="3565">
                  <c:v>3.6693221608100002</c:v>
                </c:pt>
                <c:pt idx="3566">
                  <c:v>3.564610501537</c:v>
                </c:pt>
                <c:pt idx="3567">
                  <c:v>3.4615490274330001</c:v>
                </c:pt>
                <c:pt idx="3568">
                  <c:v>3.3601681061219999</c:v>
                </c:pt>
                <c:pt idx="3569">
                  <c:v>3.2604976099549998</c:v>
                </c:pt>
                <c:pt idx="3570">
                  <c:v>3.1625669072110001</c:v>
                </c:pt>
                <c:pt idx="3571">
                  <c:v>3.0664048534399999</c:v>
                </c:pt>
                <c:pt idx="3572">
                  <c:v>2.9720397829610001</c:v>
                </c:pt>
                <c:pt idx="3573">
                  <c:v>2.8794995005090001</c:v>
                </c:pt>
                <c:pt idx="3574">
                  <c:v>2.7888112730430001</c:v>
                </c:pt>
                <c:pt idx="3575">
                  <c:v>2.7000018217130002</c:v>
                </c:pt>
                <c:pt idx="3576">
                  <c:v>2.6130973139760001</c:v>
                </c:pt>
                <c:pt idx="3577">
                  <c:v>2.528123355895</c:v>
                </c:pt>
                <c:pt idx="3578">
                  <c:v>2.445104984586</c:v>
                </c:pt>
                <c:pt idx="3579">
                  <c:v>2.364066660842</c:v>
                </c:pt>
                <c:pt idx="3580">
                  <c:v>2.2850322619229999</c:v>
                </c:pt>
                <c:pt idx="3581">
                  <c:v>2.2080250745210002</c:v>
                </c:pt>
                <c:pt idx="3582">
                  <c:v>2.133067787896</c:v>
                </c:pt>
                <c:pt idx="3583">
                  <c:v>2.060182487189</c:v>
                </c:pt>
                <c:pt idx="3584">
                  <c:v>1.9893906469160001</c:v>
                </c:pt>
                <c:pt idx="3585">
                  <c:v>1.920713124635</c:v>
                </c:pt>
                <c:pt idx="3586">
                  <c:v>1.8541701548030001</c:v>
                </c:pt>
                <c:pt idx="3587">
                  <c:v>1.7897813428110001</c:v>
                </c:pt>
                <c:pt idx="3588">
                  <c:v>1.727565659208</c:v>
                </c:pt>
                <c:pt idx="3589">
                  <c:v>1.6675414341070001</c:v>
                </c:pt>
                <c:pt idx="3590">
                  <c:v>1.6097263517860001</c:v>
                </c:pt>
                <c:pt idx="3591">
                  <c:v>1.5541374454750001</c:v>
                </c:pt>
                <c:pt idx="3592">
                  <c:v>1.500791092337</c:v>
                </c:pt>
                <c:pt idx="3593">
                  <c:v>1.4497030086410001</c:v>
                </c:pt>
                <c:pt idx="3594">
                  <c:v>1.40088824513</c:v>
                </c:pt>
                <c:pt idx="3595">
                  <c:v>1.3543611825869999</c:v>
                </c:pt>
                <c:pt idx="3596">
                  <c:v>1.3101355275940001</c:v>
                </c:pt>
                <c:pt idx="3597">
                  <c:v>1.2682243084960001</c:v>
                </c:pt>
                <c:pt idx="3598">
                  <c:v>1.2286398715610001</c:v>
                </c:pt>
                <c:pt idx="3599">
                  <c:v>1.1913938773370001</c:v>
                </c:pt>
                <c:pt idx="3600">
                  <c:v>1.1564972972230001</c:v>
                </c:pt>
                <c:pt idx="3601">
                  <c:v>1.1239604102280001</c:v>
                </c:pt>
                <c:pt idx="3602">
                  <c:v>1.093792799949</c:v>
                </c:pt>
                <c:pt idx="3603">
                  <c:v>1.0660033517409999</c:v>
                </c:pt>
                <c:pt idx="3604">
                  <c:v>1.0406002501010001</c:v>
                </c:pt>
                <c:pt idx="3605">
                  <c:v>1.017590976256</c:v>
                </c:pt>
                <c:pt idx="3606">
                  <c:v>0.99698230595619997</c:v>
                </c:pt>
                <c:pt idx="3607">
                  <c:v>0.97878030748199996</c:v>
                </c:pt>
                <c:pt idx="3608">
                  <c:v>0.962990339852</c:v>
                </c:pt>
                <c:pt idx="3609">
                  <c:v>0.9496170512455</c:v>
                </c:pt>
                <c:pt idx="3610">
                  <c:v>0.93866437763230004</c:v>
                </c:pt>
                <c:pt idx="3611">
                  <c:v>0.93013554161260004</c:v>
                </c:pt>
                <c:pt idx="3612">
                  <c:v>0.92403305146720005</c:v>
                </c:pt>
                <c:pt idx="3613">
                  <c:v>0.9203587004189</c:v>
                </c:pt>
                <c:pt idx="3614">
                  <c:v>0.91911356610320005</c:v>
                </c:pt>
                <c:pt idx="3615">
                  <c:v>0.92029801025129998</c:v>
                </c:pt>
                <c:pt idx="3616">
                  <c:v>0.92391167858330003</c:v>
                </c:pt>
                <c:pt idx="3617">
                  <c:v>0.92995350091270002</c:v>
                </c:pt>
                <c:pt idx="3618">
                  <c:v>0.93842169146160004</c:v>
                </c:pt>
                <c:pt idx="3619">
                  <c:v>0.94931374938699997</c:v>
                </c:pt>
                <c:pt idx="3620">
                  <c:v>0.96262645951829995</c:v>
                </c:pt>
                <c:pt idx="3621">
                  <c:v>0.97835589330380002</c:v>
                </c:pt>
                <c:pt idx="3622">
                  <c:v>0.99649740996970004</c:v>
                </c:pt>
                <c:pt idx="3623">
                  <c:v>1.017045657887</c:v>
                </c:pt>
                <c:pt idx="3624">
                  <c:v>1.0399945761480001</c:v>
                </c:pt>
                <c:pt idx="3625">
                  <c:v>1.065337396354</c:v>
                </c:pt>
                <c:pt idx="3626">
                  <c:v>1.093066644611</c:v>
                </c:pt>
                <c:pt idx="3627">
                  <c:v>1.1231741437260001</c:v>
                </c:pt>
                <c:pt idx="3628">
                  <c:v>1.1556510156249999</c:v>
                </c:pt>
                <c:pt idx="3629">
                  <c:v>1.1904876839659999</c:v>
                </c:pt>
                <c:pt idx="3630">
                  <c:v>1.2276738769590001</c:v>
                </c:pt>
                <c:pt idx="3631">
                  <c:v>1.267198630397</c:v>
                </c:pt>
                <c:pt idx="3632">
                  <c:v>1.3090502908820001</c:v>
                </c:pt>
                <c:pt idx="3633">
                  <c:v>1.3532165192679999</c:v>
                </c:pt>
                <c:pt idx="3634">
                  <c:v>1.399684294287</c:v>
                </c:pt>
                <c:pt idx="3635">
                  <c:v>1.448439916394</c:v>
                </c:pt>
                <c:pt idx="3636">
                  <c:v>1.4994690118009999</c:v>
                </c:pt>
                <c:pt idx="3637">
                  <c:v>1.552756536715</c:v>
                </c:pt>
                <c:pt idx="3638">
                  <c:v>1.6082867817690001</c:v>
                </c:pt>
                <c:pt idx="3639">
                  <c:v>1.6660433766530001</c:v>
                </c:pt>
                <c:pt idx="3640">
                  <c:v>1.7260092949400001</c:v>
                </c:pt>
                <c:pt idx="3641">
                  <c:v>1.7881668590990001</c:v>
                </c:pt>
                <c:pt idx="3642">
                  <c:v>1.85249774571</c:v>
                </c:pt>
                <c:pt idx="3643">
                  <c:v>1.918982990862</c:v>
                </c:pt>
                <c:pt idx="3644">
                  <c:v>1.9876029957400001</c:v>
                </c:pt>
                <c:pt idx="3645">
                  <c:v>2.0583375324030002</c:v>
                </c:pt>
                <c:pt idx="3646">
                  <c:v>2.131165749744</c:v>
                </c:pt>
                <c:pt idx="3647">
                  <c:v>2.2060661796379999</c:v>
                </c:pt>
                <c:pt idx="3648">
                  <c:v>2.2830167432619999</c:v>
                </c:pt>
                <c:pt idx="3649">
                  <c:v>2.3619947576109999</c:v>
                </c:pt>
                <c:pt idx="3650">
                  <c:v>2.4429769421729999</c:v>
                </c:pt>
                <c:pt idx="3651">
                  <c:v>2.525939425797</c:v>
                </c:pt>
                <c:pt idx="3652">
                  <c:v>2.6108577537270001</c:v>
                </c:pt>
                <c:pt idx="3653">
                  <c:v>2.697706894805</c:v>
                </c:pt>
                <c:pt idx="3654">
                  <c:v>2.7864612488509999</c:v>
                </c:pt>
                <c:pt idx="3655">
                  <c:v>2.8770946542079998</c:v>
                </c:pt>
                <c:pt idx="3656">
                  <c:v>2.96958039545</c:v>
                </c:pt>
                <c:pt idx="3657">
                  <c:v>3.063891211254</c:v>
                </c:pt>
                <c:pt idx="3658">
                  <c:v>3.1599993024400002</c:v>
                </c:pt>
                <c:pt idx="3659">
                  <c:v>3.2578763401559998</c:v>
                </c:pt>
                <c:pt idx="3660">
                  <c:v>3.3574934742320002</c:v>
                </c:pt>
                <c:pt idx="3661">
                  <c:v>3.4588213416800002</c:v>
                </c:pt>
                <c:pt idx="3662">
                  <c:v>3.5618300753479999</c:v>
                </c:pt>
                <c:pt idx="3663">
                  <c:v>3.6664893127210001</c:v>
                </c:pt>
                <c:pt idx="3664">
                  <c:v>3.7727682048700002</c:v>
                </c:pt>
                <c:pt idx="3665">
                  <c:v>3.8806354255439999</c:v>
                </c:pt>
                <c:pt idx="3666">
                  <c:v>3.9900591804009999</c:v>
                </c:pt>
                <c:pt idx="3667">
                  <c:v>4.101007216378</c:v>
                </c:pt>
                <c:pt idx="3668">
                  <c:v>4.2134468311940001</c:v>
                </c:pt>
                <c:pt idx="3669">
                  <c:v>4.3273448829939998</c:v>
                </c:pt>
                <c:pt idx="3670">
                  <c:v>4.4426678001070004</c:v>
                </c:pt>
                <c:pt idx="3671">
                  <c:v>4.559381590948</c:v>
                </c:pt>
                <c:pt idx="3672">
                  <c:v>4.6774518540300001</c:v>
                </c:pt>
                <c:pt idx="3673">
                  <c:v>4.7968437881049999</c:v>
                </c:pt>
                <c:pt idx="3674">
                  <c:v>4.9175222024199998</c:v>
                </c:pt>
                <c:pt idx="3675">
                  <c:v>5.0394515270860003</c:v>
                </c:pt>
                <c:pt idx="3676">
                  <c:v>5.1625958235620004</c:v>
                </c:pt>
                <c:pt idx="3677">
                  <c:v>5.2869187952459997</c:v>
                </c:pt>
                <c:pt idx="3678">
                  <c:v>5.4123837981719998</c:v>
                </c:pt>
                <c:pt idx="3679">
                  <c:v>5.5389538518089996</c:v>
                </c:pt>
                <c:pt idx="3680">
                  <c:v>5.66659164996</c:v>
                </c:pt>
                <c:pt idx="3681">
                  <c:v>5.7952595717540003</c:v>
                </c:pt>
                <c:pt idx="3682">
                  <c:v>5.9249196927360002</c:v>
                </c:pt>
                <c:pt idx="3683">
                  <c:v>6.0555337960419999</c:v>
                </c:pt>
                <c:pt idx="3684">
                  <c:v>6.18706338366</c:v>
                </c:pt>
                <c:pt idx="3685">
                  <c:v>6.3194696877809999</c:v>
                </c:pt>
                <c:pt idx="3686">
                  <c:v>6.4527136822170004</c:v>
                </c:pt>
                <c:pt idx="3687">
                  <c:v>6.5867560939059997</c:v>
                </c:pt>
                <c:pt idx="3688">
                  <c:v>6.7215574144890002</c:v>
                </c:pt>
                <c:pt idx="3689">
                  <c:v>6.8570779119459999</c:v>
                </c:pt>
                <c:pt idx="3690">
                  <c:v>6.9932776423099998</c:v>
                </c:pt>
                <c:pt idx="3691">
                  <c:v>7.1301164614400001</c:v>
                </c:pt>
                <c:pt idx="3692">
                  <c:v>7.2675540368449996</c:v>
                </c:pt>
                <c:pt idx="3693">
                  <c:v>7.4055498595799998</c:v>
                </c:pt>
                <c:pt idx="3694">
                  <c:v>7.5440632561739998</c:v>
                </c:pt>
                <c:pt idx="3695">
                  <c:v>7.6830534006239999</c:v>
                </c:pt>
                <c:pt idx="3696">
                  <c:v>7.8224793264230001</c:v>
                </c:pt>
                <c:pt idx="3697">
                  <c:v>7.9622999386349997</c:v>
                </c:pt>
                <c:pt idx="3698">
                  <c:v>8.1024740260049999</c:v>
                </c:pt>
                <c:pt idx="3699">
                  <c:v>8.2429602731019997</c:v>
                </c:pt>
                <c:pt idx="3700">
                  <c:v>8.3837172724990001</c:v>
                </c:pt>
                <c:pt idx="3701">
                  <c:v>8.524703536973</c:v>
                </c:pt>
                <c:pt idx="3702">
                  <c:v>8.6658775117320008</c:v>
                </c:pt>
                <c:pt idx="3703">
                  <c:v>8.8071975866629995</c:v>
                </c:pt>
                <c:pt idx="3704">
                  <c:v>8.9486221085929998</c:v>
                </c:pt>
                <c:pt idx="3705">
                  <c:v>9.0901093935630009</c:v>
                </c:pt>
                <c:pt idx="3706">
                  <c:v>9.2316177391160004</c:v>
                </c:pt>
                <c:pt idx="3707">
                  <c:v>9.373105436586</c:v>
                </c:pt>
                <c:pt idx="3708">
                  <c:v>9.5145307833860002</c:v>
                </c:pt>
                <c:pt idx="3709">
                  <c:v>9.6558520953030005</c:v>
                </c:pt>
                <c:pt idx="3710">
                  <c:v>9.7970277187800008</c:v>
                </c:pt>
                <c:pt idx="3711">
                  <c:v>9.9380160431920004</c:v>
                </c:pt>
                <c:pt idx="3712">
                  <c:v>10.078775513109999</c:v>
                </c:pt>
                <c:pt idx="3713">
                  <c:v>10.21926464054</c:v>
                </c:pt>
                <c:pt idx="3714">
                  <c:v>10.359442017159999</c:v>
                </c:pt>
                <c:pt idx="3715">
                  <c:v>10.49926632653</c:v>
                </c:pt>
                <c:pt idx="3716">
                  <c:v>10.638696356240001</c:v>
                </c:pt>
                <c:pt idx="3717">
                  <c:v>10.77769101008</c:v>
                </c:pt>
                <c:pt idx="3718">
                  <c:v>10.91620932014</c:v>
                </c:pt>
                <c:pt idx="3719">
                  <c:v>11.0542104589</c:v>
                </c:pt>
                <c:pt idx="3720">
                  <c:v>11.19165375123</c:v>
                </c:pt>
                <c:pt idx="3721">
                  <c:v>11.32849868642</c:v>
                </c:pt>
                <c:pt idx="3722">
                  <c:v>11.464704930070001</c:v>
                </c:pt>
                <c:pt idx="3723">
                  <c:v>11.60023233603</c:v>
                </c:pt>
                <c:pt idx="3724">
                  <c:v>11.735040958180001</c:v>
                </c:pt>
                <c:pt idx="3725">
                  <c:v>11.869091062240001</c:v>
                </c:pt>
                <c:pt idx="3726">
                  <c:v>12.00234313745</c:v>
                </c:pt>
                <c:pt idx="3727">
                  <c:v>12.13475790825</c:v>
                </c:pt>
                <c:pt idx="3728">
                  <c:v>12.26629634581</c:v>
                </c:pt>
                <c:pt idx="3729">
                  <c:v>12.396919679590001</c:v>
                </c:pt>
                <c:pt idx="3730">
                  <c:v>12.52658940869</c:v>
                </c:pt>
                <c:pt idx="3731">
                  <c:v>12.65526731327</c:v>
                </c:pt>
                <c:pt idx="3732">
                  <c:v>12.78291546578</c:v>
                </c:pt>
                <c:pt idx="3733">
                  <c:v>12.909496242119999</c:v>
                </c:pt>
                <c:pt idx="3734">
                  <c:v>13.03497233277</c:v>
                </c:pt>
                <c:pt idx="3735">
                  <c:v>13.159306753739999</c:v>
                </c:pt>
                <c:pt idx="3736">
                  <c:v>13.28246285751</c:v>
                </c:pt>
                <c:pt idx="3737">
                  <c:v>13.40440434381</c:v>
                </c:pt>
                <c:pt idx="3738">
                  <c:v>13.52509527032</c:v>
                </c:pt>
                <c:pt idx="3739">
                  <c:v>13.644500063240001</c:v>
                </c:pt>
                <c:pt idx="3740">
                  <c:v>13.76258352784</c:v>
                </c:pt>
                <c:pt idx="3741">
                  <c:v>13.87931085874</c:v>
                </c:pt>
                <c:pt idx="3742">
                  <c:v>13.99464765025</c:v>
                </c:pt>
                <c:pt idx="3743">
                  <c:v>14.108559906469999</c:v>
                </c:pt>
                <c:pt idx="3744">
                  <c:v>14.221014051299999</c:v>
                </c:pt>
                <c:pt idx="3745">
                  <c:v>14.33197693836</c:v>
                </c:pt>
                <c:pt idx="3746">
                  <c:v>14.44141586075</c:v>
                </c:pt>
                <c:pt idx="3747">
                  <c:v>14.54929856067</c:v>
                </c:pt>
                <c:pt idx="3748">
                  <c:v>14.655593238950001</c:v>
                </c:pt>
                <c:pt idx="3749">
                  <c:v>14.76026856444</c:v>
                </c:pt>
                <c:pt idx="3750">
                  <c:v>14.863293683169999</c:v>
                </c:pt>
                <c:pt idx="3751">
                  <c:v>14.96463822752</c:v>
                </c:pt>
                <c:pt idx="3752">
                  <c:v>15.06427232515</c:v>
                </c:pt>
                <c:pt idx="3753">
                  <c:v>15.16216660776</c:v>
                </c:pt>
                <c:pt idx="3754">
                  <c:v>15.25829221981</c:v>
                </c:pt>
                <c:pt idx="3755">
                  <c:v>15.35262082697</c:v>
                </c:pt>
                <c:pt idx="3756">
                  <c:v>15.4451246245</c:v>
                </c:pt>
                <c:pt idx="3757">
                  <c:v>15.53577634544</c:v>
                </c:pt>
                <c:pt idx="3758">
                  <c:v>15.624549268639999</c:v>
                </c:pt>
                <c:pt idx="3759">
                  <c:v>15.71141722664</c:v>
                </c:pt>
                <c:pt idx="3760">
                  <c:v>15.796354613369999</c:v>
                </c:pt>
                <c:pt idx="3761">
                  <c:v>15.87933639171</c:v>
                </c:pt>
                <c:pt idx="3762">
                  <c:v>15.96033810087</c:v>
                </c:pt>
                <c:pt idx="3763">
                  <c:v>16.03933586358</c:v>
                </c:pt>
                <c:pt idx="3764">
                  <c:v>16.11630639314</c:v>
                </c:pt>
                <c:pt idx="3765">
                  <c:v>16.191227000310001</c:v>
                </c:pt>
                <c:pt idx="3766">
                  <c:v>16.264075599920002</c:v>
                </c:pt>
                <c:pt idx="3767">
                  <c:v>16.334830717460001</c:v>
                </c:pt>
                <c:pt idx="3768">
                  <c:v>16.403471495369999</c:v>
                </c:pt>
                <c:pt idx="3769">
                  <c:v>16.46997769919</c:v>
                </c:pt>
                <c:pt idx="3770">
                  <c:v>16.53432972353</c:v>
                </c:pt>
                <c:pt idx="3771">
                  <c:v>16.596508597829999</c:v>
                </c:pt>
                <c:pt idx="3772">
                  <c:v>16.656495991970001</c:v>
                </c:pt>
                <c:pt idx="3773">
                  <c:v>16.71427422168</c:v>
                </c:pt>
                <c:pt idx="3774">
                  <c:v>16.769826253729999</c:v>
                </c:pt>
                <c:pt idx="3775">
                  <c:v>16.823135710940001</c:v>
                </c:pt>
                <c:pt idx="3776">
                  <c:v>16.87418687704</c:v>
                </c:pt>
                <c:pt idx="3777">
                  <c:v>16.922964701289999</c:v>
                </c:pt>
                <c:pt idx="3778">
                  <c:v>16.9694548029</c:v>
                </c:pt>
                <c:pt idx="3779">
                  <c:v>17.013643475289999</c:v>
                </c:pt>
                <c:pt idx="3780">
                  <c:v>17.055517690110001</c:v>
                </c:pt>
                <c:pt idx="3781">
                  <c:v>17.09506510109</c:v>
                </c:pt>
                <c:pt idx="3782">
                  <c:v>17.132274047669998</c:v>
                </c:pt>
                <c:pt idx="3783">
                  <c:v>17.167133558450001</c:v>
                </c:pt>
                <c:pt idx="3784">
                  <c:v>17.199633354429999</c:v>
                </c:pt>
                <c:pt idx="3785">
                  <c:v>17.22976385199</c:v>
                </c:pt>
                <c:pt idx="3786">
                  <c:v>17.257516165790001</c:v>
                </c:pt>
                <c:pt idx="3787">
                  <c:v>17.28288211133</c:v>
                </c:pt>
                <c:pt idx="3788">
                  <c:v>17.30585420737</c:v>
                </c:pt>
                <c:pt idx="3789">
                  <c:v>17.326425678149999</c:v>
                </c:pt>
                <c:pt idx="3790">
                  <c:v>17.34459045541</c:v>
                </c:pt>
                <c:pt idx="3791">
                  <c:v>17.360343180099999</c:v>
                </c:pt>
                <c:pt idx="3792">
                  <c:v>17.37367920406</c:v>
                </c:pt>
                <c:pt idx="3793">
                  <c:v>17.384594591310002</c:v>
                </c:pt>
                <c:pt idx="3794">
                  <c:v>17.39308611925</c:v>
                </c:pt>
                <c:pt idx="3795">
                  <c:v>17.39915127958</c:v>
                </c:pt>
                <c:pt idx="3796">
                  <c:v>17.402788279100001</c:v>
                </c:pt>
                <c:pt idx="3797">
                  <c:v>17.403996040149998</c:v>
                </c:pt>
                <c:pt idx="3798">
                  <c:v>17.402774201</c:v>
                </c:pt>
                <c:pt idx="3799">
                  <c:v>17.399123115929999</c:v>
                </c:pt>
                <c:pt idx="3800">
                  <c:v>17.393043855129999</c:v>
                </c:pt>
                <c:pt idx="3801">
                  <c:v>17.384538204369999</c:v>
                </c:pt>
                <c:pt idx="3802">
                  <c:v>17.373608664479999</c:v>
                </c:pt>
                <c:pt idx="3803">
                  <c:v>17.36025845064</c:v>
                </c:pt>
                <c:pt idx="3804">
                  <c:v>17.344491491389999</c:v>
                </c:pt>
                <c:pt idx="3805">
                  <c:v>17.32631242751</c:v>
                </c:pt>
                <c:pt idx="3806">
                  <c:v>17.305726610619999</c:v>
                </c:pt>
                <c:pt idx="3807">
                  <c:v>17.282740101630001</c:v>
                </c:pt>
                <c:pt idx="3808">
                  <c:v>17.25735966892</c:v>
                </c:pt>
                <c:pt idx="3809">
                  <c:v>17.229592786400001</c:v>
                </c:pt>
                <c:pt idx="3810">
                  <c:v>17.19944763126</c:v>
                </c:pt>
                <c:pt idx="3811">
                  <c:v>17.166933081549999</c:v>
                </c:pt>
                <c:pt idx="3812">
                  <c:v>17.132058713629998</c:v>
                </c:pt>
                <c:pt idx="3813">
                  <c:v>17.09483479927</c:v>
                </c:pt>
                <c:pt idx="3814">
                  <c:v>17.05527230269</c:v>
                </c:pt>
                <c:pt idx="3815">
                  <c:v>17.013382877280002</c:v>
                </c:pt>
                <c:pt idx="3816">
                  <c:v>16.969178862180001</c:v>
                </c:pt>
                <c:pt idx="3817">
                  <c:v>16.922673278649999</c:v>
                </c:pt>
                <c:pt idx="3818">
                  <c:v>16.87387982624</c:v>
                </c:pt>
                <c:pt idx="3819">
                  <c:v>16.822812878739999</c:v>
                </c:pt>
                <c:pt idx="3820">
                  <c:v>16.76948747993</c:v>
                </c:pt>
                <c:pt idx="3821">
                  <c:v>16.713919339170001</c:v>
                </c:pt>
                <c:pt idx="3822">
                  <c:v>16.656124826780001</c:v>
                </c:pt>
                <c:pt idx="3823">
                  <c:v>16.596120969179999</c:v>
                </c:pt>
                <c:pt idx="3824">
                  <c:v>16.533925443899999</c:v>
                </c:pt>
                <c:pt idx="3825">
                  <c:v>16.46955657434</c:v>
                </c:pt>
                <c:pt idx="3826">
                  <c:v>16.403033324430002</c:v>
                </c:pt>
                <c:pt idx="3827">
                  <c:v>16.334375292979999</c:v>
                </c:pt>
                <c:pt idx="3828">
                  <c:v>16.26360270791</c:v>
                </c:pt>
                <c:pt idx="3829">
                  <c:v>16.190736420339999</c:v>
                </c:pt>
                <c:pt idx="3830">
                  <c:v>16.115797898379999</c:v>
                </c:pt>
                <c:pt idx="3831">
                  <c:v>16.038809220859999</c:v>
                </c:pt>
                <c:pt idx="3832">
                  <c:v>15.959793070790001</c:v>
                </c:pt>
                <c:pt idx="3833">
                  <c:v>15.87877272866</c:v>
                </c:pt>
                <c:pt idx="3834">
                  <c:v>15.79577206563</c:v>
                </c:pt>
                <c:pt idx="3835">
                  <c:v>15.71081553644</c:v>
                </c:pt>
                <c:pt idx="3836">
                  <c:v>15.62392817227</c:v>
                </c:pt>
                <c:pt idx="3837">
                  <c:v>15.535135573270001</c:v>
                </c:pt>
                <c:pt idx="3838">
                  <c:v>15.44446390111</c:v>
                </c:pt>
                <c:pt idx="3839">
                  <c:v>15.35193987121</c:v>
                </c:pt>
                <c:pt idx="3840">
                  <c:v>15.25759074488</c:v>
                </c:pt>
                <c:pt idx="3841">
                  <c:v>15.161444321319999</c:v>
                </c:pt>
                <c:pt idx="3842">
                  <c:v>15.06352892936</c:v>
                </c:pt>
                <c:pt idx="3843">
                  <c:v>14.96387341917</c:v>
                </c:pt>
                <c:pt idx="3844">
                  <c:v>14.862507153739999</c:v>
                </c:pt>
                <c:pt idx="3845">
                  <c:v>14.75946000021</c:v>
                </c:pt>
                <c:pt idx="3846">
                  <c:v>14.6547623211</c:v>
                </c:pt>
                <c:pt idx="3847">
                  <c:v>14.54844496534</c:v>
                </c:pt>
                <c:pt idx="3848">
                  <c:v>14.44053925917</c:v>
                </c:pt>
                <c:pt idx="3849">
                  <c:v>14.331076996929999</c:v>
                </c:pt>
                <c:pt idx="3850">
                  <c:v>14.22009043169</c:v>
                </c:pt>
                <c:pt idx="3851">
                  <c:v>14.107612265709999</c:v>
                </c:pt>
                <c:pt idx="3852">
                  <c:v>13.993675640859999</c:v>
                </c:pt>
                <c:pt idx="3853">
                  <c:v>13.8783141288</c:v>
                </c:pt>
                <c:pt idx="3854">
                  <c:v>13.761561721110001</c:v>
                </c:pt>
                <c:pt idx="3855">
                  <c:v>13.64345281928</c:v>
                </c:pt>
                <c:pt idx="3856">
                  <c:v>13.52402222455</c:v>
                </c:pt>
                <c:pt idx="3857">
                  <c:v>13.40330512767</c:v>
                </c:pt>
                <c:pt idx="3858">
                  <c:v>13.281337098530001</c:v>
                </c:pt>
                <c:pt idx="3859">
                  <c:v>13.158154075660001</c:v>
                </c:pt>
                <c:pt idx="3860">
                  <c:v>13.03379235567</c:v>
                </c:pt>
                <c:pt idx="3861">
                  <c:v>12.908288582520001</c:v>
                </c:pt>
                <c:pt idx="3862">
                  <c:v>12.781679736739999</c:v>
                </c:pt>
                <c:pt idx="3863">
                  <c:v>12.654003124520001</c:v>
                </c:pt>
                <c:pt idx="3864">
                  <c:v>12.525296366719999</c:v>
                </c:pt>
                <c:pt idx="3865">
                  <c:v>12.39559738781</c:v>
                </c:pt>
                <c:pt idx="3866">
                  <c:v>12.26494440464</c:v>
                </c:pt>
                <c:pt idx="3867">
                  <c:v>12.13337591522</c:v>
                </c:pt>
                <c:pt idx="3868">
                  <c:v>12.00093068736</c:v>
                </c:pt>
                <c:pt idx="3869">
                  <c:v>11.86764774725</c:v>
                </c:pt>
                <c:pt idx="3870">
                  <c:v>11.733566367930001</c:v>
                </c:pt>
                <c:pt idx="3871">
                  <c:v>11.59872605778</c:v>
                </c:pt>
                <c:pt idx="3872">
                  <c:v>11.4631665488</c:v>
                </c:pt>
                <c:pt idx="3873">
                  <c:v>11.326927784960001</c:v>
                </c:pt>
                <c:pt idx="3874">
                  <c:v>11.190049910400001</c:v>
                </c:pt>
                <c:pt idx="3875">
                  <c:v>11.052573257600001</c:v>
                </c:pt>
                <c:pt idx="3876">
                  <c:v>10.91453833552</c:v>
                </c:pt>
                <c:pt idx="3877">
                  <c:v>10.77598581761</c:v>
                </c:pt>
                <c:pt idx="3878">
                  <c:v>10.636956529880001</c:v>
                </c:pt>
                <c:pt idx="3879">
                  <c:v>10.497491438819999</c:v>
                </c:pt>
                <c:pt idx="3880">
                  <c:v>10.35763163939</c:v>
                </c:pt>
                <c:pt idx="3881">
                  <c:v>10.21741834282</c:v>
                </c:pt>
                <c:pt idx="3882">
                  <c:v>10.07689286455</c:v>
                </c:pt>
                <c:pt idx="3883">
                  <c:v>9.9360966119909992</c:v>
                </c:pt>
                <c:pt idx="3884">
                  <c:v>9.7950710723770005</c:v>
                </c:pt>
                <c:pt idx="3885">
                  <c:v>9.65385780049</c:v>
                </c:pt>
                <c:pt idx="3886">
                  <c:v>9.5124984064429992</c:v>
                </c:pt>
                <c:pt idx="3887">
                  <c:v>9.3710345434059992</c:v>
                </c:pt>
                <c:pt idx="3888">
                  <c:v>9.2295078953350007</c:v>
                </c:pt>
                <c:pt idx="3889">
                  <c:v>9.0879601646830004</c:v>
                </c:pt>
                <c:pt idx="3890">
                  <c:v>8.9464330601149999</c:v>
                </c:pt>
                <c:pt idx="3891">
                  <c:v>8.8049682842140005</c:v>
                </c:pt>
                <c:pt idx="3892">
                  <c:v>8.6636075211910004</c:v>
                </c:pt>
                <c:pt idx="3893">
                  <c:v>8.5223924245999996</c:v>
                </c:pt>
                <c:pt idx="3894">
                  <c:v>8.3813646050640003</c:v>
                </c:pt>
                <c:pt idx="3895">
                  <c:v>8.2405656180110007</c:v>
                </c:pt>
                <c:pt idx="3896">
                  <c:v>8.1000369514270005</c:v>
                </c:pt>
                <c:pt idx="3897">
                  <c:v>7.959820013631</c:v>
                </c:pt>
                <c:pt idx="3898">
                  <c:v>7.8199561210709998</c:v>
                </c:pt>
                <c:pt idx="3899">
                  <c:v>7.680486486146</c:v>
                </c:pt>
                <c:pt idx="3900">
                  <c:v>7.5414522050650001</c:v>
                </c:pt>
                <c:pt idx="3901">
                  <c:v>7.4028942457299998</c:v>
                </c:pt>
                <c:pt idx="3902">
                  <c:v>7.2648534356679999</c:v>
                </c:pt>
                <c:pt idx="3903">
                  <c:v>7.1273704499940003</c:v>
                </c:pt>
                <c:pt idx="3904">
                  <c:v>6.9904857994289999</c:v>
                </c:pt>
                <c:pt idx="3905">
                  <c:v>6.8542398183559996</c:v>
                </c:pt>
                <c:pt idx="3906">
                  <c:v>6.7186726529380003</c:v>
                </c:pt>
                <c:pt idx="3907">
                  <c:v>6.5838242492830004</c:v>
                </c:pt>
                <c:pt idx="3908">
                  <c:v>6.4497343416749997</c:v>
                </c:pt>
                <c:pt idx="3909">
                  <c:v>6.3164424408600004</c:v>
                </c:pt>
                <c:pt idx="3910">
                  <c:v>6.1839878224079996</c:v>
                </c:pt>
                <c:pt idx="3911">
                  <c:v>6.052409515131</c:v>
                </c:pt>
                <c:pt idx="3912">
                  <c:v>5.9217462895870003</c:v>
                </c:pt>
                <c:pt idx="3913">
                  <c:v>5.7920366466519999</c:v>
                </c:pt>
                <c:pt idx="3914">
                  <c:v>5.6633188061729998</c:v>
                </c:pt>
                <c:pt idx="3915">
                  <c:v>5.5356306957039996</c:v>
                </c:pt>
                <c:pt idx="3916">
                  <c:v>5.4090099393309998</c:v>
                </c:pt>
                <c:pt idx="3917">
                  <c:v>5.2834938465830001</c:v>
                </c:pt>
                <c:pt idx="3918">
                  <c:v>5.1591194014340003</c:v>
                </c:pt>
                <c:pt idx="3919">
                  <c:v>5.0359232514089998</c:v>
                </c:pt>
                <c:pt idx="3920">
                  <c:v>4.913941696777</c:v>
                </c:pt>
                <c:pt idx="3921">
                  <c:v>4.7932106798599996</c:v>
                </c:pt>
                <c:pt idx="3922">
                  <c:v>4.6737657744360002</c:v>
                </c:pt>
                <c:pt idx="3923">
                  <c:v>4.5556421752579999</c:v>
                </c:pt>
                <c:pt idx="3924">
                  <c:v>4.4388746876790002</c:v>
                </c:pt>
                <c:pt idx="3925">
                  <c:v>4.3234977173980003</c:v>
                </c:pt>
                <c:pt idx="3926">
                  <c:v>4.2095452603170003</c:v>
                </c:pt>
                <c:pt idx="3927">
                  <c:v>4.0970508925260001</c:v>
                </c:pt>
                <c:pt idx="3928">
                  <c:v>3.9860477604060001</c:v>
                </c:pt>
                <c:pt idx="3929">
                  <c:v>3.8765685708589999</c:v>
                </c:pt>
                <c:pt idx="3930">
                  <c:v>3.7686455816729998</c:v>
                </c:pt>
                <c:pt idx="3931">
                  <c:v>3.662310592011</c:v>
                </c:pt>
                <c:pt idx="3932">
                  <c:v>3.5575949330440002</c:v>
                </c:pt>
                <c:pt idx="3933">
                  <c:v>3.4545294587150002</c:v>
                </c:pt>
                <c:pt idx="3934">
                  <c:v>3.353144536646</c:v>
                </c:pt>
                <c:pt idx="3935">
                  <c:v>3.2534700391900002</c:v>
                </c:pt>
                <c:pt idx="3936">
                  <c:v>3.1555353346260002</c:v>
                </c:pt>
                <c:pt idx="3937">
                  <c:v>3.0593692785050002</c:v>
                </c:pt>
                <c:pt idx="3938">
                  <c:v>2.9650002051470001</c:v>
                </c:pt>
                <c:pt idx="3939">
                  <c:v>2.8724559192879999</c:v>
                </c:pt>
                <c:pt idx="3940">
                  <c:v>2.7817636878880001</c:v>
                </c:pt>
                <c:pt idx="3941">
                  <c:v>2.6929502320959999</c:v>
                </c:pt>
                <c:pt idx="3942">
                  <c:v>2.606041719372</c:v>
                </c:pt>
                <c:pt idx="3943">
                  <c:v>2.521063755778</c:v>
                </c:pt>
                <c:pt idx="3944">
                  <c:v>2.4380413784320001</c:v>
                </c:pt>
                <c:pt idx="3945">
                  <c:v>2.3569990481260001</c:v>
                </c:pt>
                <c:pt idx="3946">
                  <c:v>2.2779606421229999</c:v>
                </c:pt>
                <c:pt idx="3947">
                  <c:v>2.2009494471150002</c:v>
                </c:pt>
                <c:pt idx="3948">
                  <c:v>2.1259881523609998</c:v>
                </c:pt>
                <c:pt idx="3949">
                  <c:v>2.0530988430049999</c:v>
                </c:pt>
                <c:pt idx="3950">
                  <c:v>1.9823029935630001</c:v>
                </c:pt>
                <c:pt idx="3951">
                  <c:v>1.9136214615930001</c:v>
                </c:pt>
                <c:pt idx="3952">
                  <c:v>1.847074481553</c:v>
                </c:pt>
                <c:pt idx="3953">
                  <c:v>1.7826816588359999</c:v>
                </c:pt>
                <c:pt idx="3954">
                  <c:v>1.7204619639909999</c:v>
                </c:pt>
                <c:pt idx="3955">
                  <c:v>1.66043372713</c:v>
                </c:pt>
                <c:pt idx="3956">
                  <c:v>1.602614632534</c:v>
                </c:pt>
                <c:pt idx="3957">
                  <c:v>1.5470217134340001</c:v>
                </c:pt>
                <c:pt idx="3958">
                  <c:v>1.493671346992</c:v>
                </c:pt>
                <c:pt idx="3959">
                  <c:v>1.4425792494780001</c:v>
                </c:pt>
                <c:pt idx="3960">
                  <c:v>1.3937604716359999</c:v>
                </c:pt>
                <c:pt idx="3961">
                  <c:v>1.34722939425</c:v>
                </c:pt>
                <c:pt idx="3962">
                  <c:v>1.302999723903</c:v>
                </c:pt>
                <c:pt idx="3963">
                  <c:v>1.261084488941</c:v>
                </c:pt>
                <c:pt idx="3964">
                  <c:v>1.2214960356310001</c:v>
                </c:pt>
                <c:pt idx="3965">
                  <c:v>1.1842460245240001</c:v>
                </c:pt>
                <c:pt idx="3966">
                  <c:v>1.149345427017</c:v>
                </c:pt>
                <c:pt idx="3967">
                  <c:v>1.1168045221230001</c:v>
                </c:pt>
                <c:pt idx="3968">
                  <c:v>1.0866328934380001</c:v>
                </c:pt>
                <c:pt idx="3969">
                  <c:v>1.058839426317</c:v>
                </c:pt>
                <c:pt idx="3970">
                  <c:v>1.0334323052579999</c:v>
                </c:pt>
                <c:pt idx="3971">
                  <c:v>1.01041901149</c:v>
                </c:pt>
                <c:pt idx="3972">
                  <c:v>0.98980632076310004</c:v>
                </c:pt>
                <c:pt idx="3973">
                  <c:v>0.9716003013583</c:v>
                </c:pt>
                <c:pt idx="3974">
                  <c:v>0.9558063122953</c:v>
                </c:pt>
                <c:pt idx="3975">
                  <c:v>0.94242900175400002</c:v>
                </c:pt>
                <c:pt idx="3976">
                  <c:v>0.9314723057048</c:v>
                </c:pt>
                <c:pt idx="3977">
                  <c:v>0.92293944674869999</c:v>
                </c:pt>
                <c:pt idx="3978">
                  <c:v>0.91683293316729997</c:v>
                </c:pt>
                <c:pt idx="3979">
                  <c:v>0.91315455818390001</c:v>
                </c:pt>
                <c:pt idx="3980">
                  <c:v>0.91190539943500004</c:v>
                </c:pt>
                <c:pt idx="3981">
                  <c:v>0.91308581865240002</c:v>
                </c:pt>
                <c:pt idx="3982">
                  <c:v>0.91669546155699999</c:v>
                </c:pt>
                <c:pt idx="3983">
                  <c:v>0.92273325796289996</c:v>
                </c:pt>
                <c:pt idx="3984">
                  <c:v>0.93119742209300005</c:v>
                </c:pt>
                <c:pt idx="3985">
                  <c:v>0.94208545310509995</c:v>
                </c:pt>
                <c:pt idx="3986">
                  <c:v>0.95539413582900001</c:v>
                </c:pt>
                <c:pt idx="3987">
                  <c:v>0.97111954171420001</c:v>
                </c:pt>
                <c:pt idx="3988">
                  <c:v>0.9892570299872</c:v>
                </c:pt>
                <c:pt idx="3989">
                  <c:v>1.0098012490199999</c:v>
                </c:pt>
                <c:pt idx="3990">
                  <c:v>1.032746137905</c:v>
                </c:pt>
                <c:pt idx="3991">
                  <c:v>1.0580849282460001</c:v>
                </c:pt>
                <c:pt idx="3992">
                  <c:v>1.085810146147</c:v>
                </c:pt>
                <c:pt idx="3993">
                  <c:v>1.115913614418</c:v>
                </c:pt>
                <c:pt idx="3994">
                  <c:v>1.1483864549859999</c:v>
                </c:pt>
                <c:pt idx="3995">
                  <c:v>1.183219091507</c:v>
                </c:pt>
                <c:pt idx="3996">
                  <c:v>1.220401252194</c:v>
                </c:pt>
                <c:pt idx="3997">
                  <c:v>1.2599219728390001</c:v>
                </c:pt>
                <c:pt idx="3998">
                  <c:v>1.3017696000479999</c:v>
                </c:pt>
                <c:pt idx="3999">
                  <c:v>1.3459317946710001</c:v>
                </c:pt>
                <c:pt idx="4000">
                  <c:v>1.3923955354440001</c:v>
                </c:pt>
                <c:pt idx="4001">
                  <c:v>1.4411471228229999</c:v>
                </c:pt>
                <c:pt idx="4002">
                  <c:v>1.492172183019</c:v>
                </c:pt>
                <c:pt idx="4003">
                  <c:v>1.545455672241</c:v>
                </c:pt>
                <c:pt idx="4004">
                  <c:v>1.6009818811209999</c:v>
                </c:pt>
                <c:pt idx="4005">
                  <c:v>1.658734439352</c:v>
                </c:pt>
                <c:pt idx="4006">
                  <c:v>1.7186963205050001</c:v>
                </c:pt>
                <c:pt idx="4007">
                  <c:v>1.7808498470530001</c:v>
                </c:pt>
                <c:pt idx="4008">
                  <c:v>1.8451766955740001</c:v>
                </c:pt>
                <c:pt idx="4009">
                  <c:v>1.9116579021590001</c:v>
                </c:pt>
                <c:pt idx="4010">
                  <c:v>1.9802738679930001</c:v>
                </c:pt>
                <c:pt idx="4011">
                  <c:v>2.0510043651359999</c:v>
                </c:pt>
                <c:pt idx="4012">
                  <c:v>2.1238285424829999</c:v>
                </c:pt>
                <c:pt idx="4013">
                  <c:v>2.1987249319069999</c:v>
                </c:pt>
                <c:pt idx="4014">
                  <c:v>2.2756714545880001</c:v>
                </c:pt>
                <c:pt idx="4015">
                  <c:v>2.3546454275199999</c:v>
                </c:pt>
                <c:pt idx="4016">
                  <c:v>2.4356235701940001</c:v>
                </c:pt>
                <c:pt idx="4017">
                  <c:v>2.5185820114580002</c:v>
                </c:pt>
                <c:pt idx="4018">
                  <c:v>2.6034962965570001</c:v>
                </c:pt>
                <c:pt idx="4019">
                  <c:v>2.6903413943340002</c:v>
                </c:pt>
                <c:pt idx="4020">
                  <c:v>2.7790917046089998</c:v>
                </c:pt>
                <c:pt idx="4021">
                  <c:v>2.869721065727</c:v>
                </c:pt>
                <c:pt idx="4022">
                  <c:v>2.9622027622610001</c:v>
                </c:pt>
                <c:pt idx="4023">
                  <c:v>3.0565095328899998</c:v>
                </c:pt>
                <c:pt idx="4024">
                  <c:v>3.152613578435</c:v>
                </c:pt>
                <c:pt idx="4025">
                  <c:v>3.2504865700429999</c:v>
                </c:pt>
                <c:pt idx="4026">
                  <c:v>3.3500996575470001</c:v>
                </c:pt>
                <c:pt idx="4027">
                  <c:v>3.451423477958</c:v>
                </c:pt>
                <c:pt idx="4028">
                  <c:v>3.5544281641239999</c:v>
                </c:pt>
                <c:pt idx="4029">
                  <c:v>3.6590833535330001</c:v>
                </c:pt>
                <c:pt idx="4030">
                  <c:v>3.7653581972549999</c:v>
                </c:pt>
                <c:pt idx="4031">
                  <c:v>3.8732213690420001</c:v>
                </c:pt>
                <c:pt idx="4032">
                  <c:v>3.982641074549</c:v>
                </c:pt>
                <c:pt idx="4033">
                  <c:v>4.0935850607160003</c:v>
                </c:pt>
                <c:pt idx="4034">
                  <c:v>4.2060206252640002</c:v>
                </c:pt>
                <c:pt idx="4035">
                  <c:v>4.3199146263349997</c:v>
                </c:pt>
                <c:pt idx="4036">
                  <c:v>4.4352334922620003</c:v>
                </c:pt>
                <c:pt idx="4037">
                  <c:v>4.5519432314600001</c:v>
                </c:pt>
                <c:pt idx="4038">
                  <c:v>4.6700094424419998</c:v>
                </c:pt>
                <c:pt idx="4039">
                  <c:v>4.7893973239610004</c:v>
                </c:pt>
                <c:pt idx="4040">
                  <c:v>4.9100716852639996</c:v>
                </c:pt>
                <c:pt idx="4041">
                  <c:v>5.0319969564629998</c:v>
                </c:pt>
                <c:pt idx="4042">
                  <c:v>5.1551371990190002</c:v>
                </c:pt>
                <c:pt idx="4043">
                  <c:v>5.2794561163290004</c:v>
                </c:pt>
                <c:pt idx="4044">
                  <c:v>5.4049170644290001</c:v>
                </c:pt>
                <c:pt idx="4045">
                  <c:v>5.5314830627890004</c:v>
                </c:pt>
                <c:pt idx="4046">
                  <c:v>5.65911680521</c:v>
                </c:pt>
                <c:pt idx="4047">
                  <c:v>5.7877806708249997</c:v>
                </c:pt>
                <c:pt idx="4048">
                  <c:v>5.9174367351779997</c:v>
                </c:pt>
                <c:pt idx="4049">
                  <c:v>6.0480467814049996</c:v>
                </c:pt>
                <c:pt idx="4050">
                  <c:v>6.179572311497</c:v>
                </c:pt>
                <c:pt idx="4051">
                  <c:v>6.3119745576430004</c:v>
                </c:pt>
                <c:pt idx="4052">
                  <c:v>6.4452144936579998</c:v>
                </c:pt>
                <c:pt idx="4053">
                  <c:v>6.5792528464800002</c:v>
                </c:pt>
                <c:pt idx="4054">
                  <c:v>6.7140501077500003</c:v>
                </c:pt>
                <c:pt idx="4055">
                  <c:v>6.849566545449</c:v>
                </c:pt>
                <c:pt idx="4056">
                  <c:v>6.9857622156110004</c:v>
                </c:pt>
                <c:pt idx="4057">
                  <c:v>7.1225969740949999</c:v>
                </c:pt>
                <c:pt idx="4058">
                  <c:v>7.2600304884120002</c:v>
                </c:pt>
                <c:pt idx="4059">
                  <c:v>7.398022249616</c:v>
                </c:pt>
                <c:pt idx="4060">
                  <c:v>7.5365315842390004</c:v>
                </c:pt>
                <c:pt idx="4061">
                  <c:v>7.6755176662759999</c:v>
                </c:pt>
                <c:pt idx="4062">
                  <c:v>7.8149395292230004</c:v>
                </c:pt>
                <c:pt idx="4063">
                  <c:v>7.9547560781440003</c:v>
                </c:pt>
                <c:pt idx="4064">
                  <c:v>8.0949261017830008</c:v>
                </c:pt>
                <c:pt idx="4065">
                  <c:v>8.2354082847119994</c:v>
                </c:pt>
                <c:pt idx="4066">
                  <c:v>8.3761612195040005</c:v>
                </c:pt>
                <c:pt idx="4067">
                  <c:v>8.5171434189359996</c:v>
                </c:pt>
                <c:pt idx="4068">
                  <c:v>8.658313328218</c:v>
                </c:pt>
                <c:pt idx="4069">
                  <c:v>8.7996293372360004</c:v>
                </c:pt>
                <c:pt idx="4070">
                  <c:v>8.9410497928179993</c:v>
                </c:pt>
                <c:pt idx="4071">
                  <c:v>9.0825330110069995</c:v>
                </c:pt>
                <c:pt idx="4072">
                  <c:v>9.2240372893470006</c:v>
                </c:pt>
                <c:pt idx="4073">
                  <c:v>9.3655209191700006</c:v>
                </c:pt>
                <c:pt idx="4074">
                  <c:v>9.5069421978920001</c:v>
                </c:pt>
                <c:pt idx="4075">
                  <c:v>9.6482594413000005</c:v>
                </c:pt>
                <c:pt idx="4076">
                  <c:v>9.7894309958379999</c:v>
                </c:pt>
                <c:pt idx="4077">
                  <c:v>9.9304152508809995</c:v>
                </c:pt>
                <c:pt idx="4078">
                  <c:v>10.071170650999999</c:v>
                </c:pt>
                <c:pt idx="4079">
                  <c:v>10.2116557082</c:v>
                </c:pt>
                <c:pt idx="4080">
                  <c:v>10.351829014170001</c:v>
                </c:pt>
                <c:pt idx="4081">
                  <c:v>10.49164925246</c:v>
                </c:pt>
                <c:pt idx="4082">
                  <c:v>10.631075210660001</c:v>
                </c:pt>
                <c:pt idx="4083">
                  <c:v>10.77006579257</c:v>
                </c:pt>
                <c:pt idx="4084">
                  <c:v>10.90858003027</c:v>
                </c:pt>
                <c:pt idx="4085">
                  <c:v>11.046577096249999</c:v>
                </c:pt>
                <c:pt idx="4086">
                  <c:v>11.184016315379999</c:v>
                </c:pt>
                <c:pt idx="4087">
                  <c:v>11.320857176940001</c:v>
                </c:pt>
                <c:pt idx="4088">
                  <c:v>11.45705934655</c:v>
                </c:pt>
                <c:pt idx="4089">
                  <c:v>11.59258267803</c:v>
                </c:pt>
                <c:pt idx="4090">
                  <c:v>11.72738722529</c:v>
                </c:pt>
                <c:pt idx="4091">
                  <c:v>11.86143325404</c:v>
                </c:pt>
                <c:pt idx="4092">
                  <c:v>11.99468125352</c:v>
                </c:pt>
                <c:pt idx="4093">
                  <c:v>12.127091948169999</c:v>
                </c:pt>
                <c:pt idx="4094">
                  <c:v>12.25862630916</c:v>
                </c:pt>
                <c:pt idx="4095">
                  <c:v>12.38924556595</c:v>
                </c:pt>
                <c:pt idx="4096">
                  <c:v>12.51891121765</c:v>
                </c:pt>
                <c:pt idx="4097">
                  <c:v>12.64758504442</c:v>
                </c:pt>
                <c:pt idx="4098">
                  <c:v>12.7752291187</c:v>
                </c:pt>
                <c:pt idx="4099">
                  <c:v>12.90180581639</c:v>
                </c:pt>
                <c:pt idx="4100">
                  <c:v>13.027277827980001</c:v>
                </c:pt>
                <c:pt idx="4101">
                  <c:v>13.151608169479999</c:v>
                </c:pt>
                <c:pt idx="4102">
                  <c:v>13.274760193360001</c:v>
                </c:pt>
                <c:pt idx="4103">
                  <c:v>13.396697599359999</c:v>
                </c:pt>
                <c:pt idx="4104">
                  <c:v>13.517384445159999</c:v>
                </c:pt>
                <c:pt idx="4105">
                  <c:v>13.63678515696</c:v>
                </c:pt>
                <c:pt idx="4106">
                  <c:v>13.754864540030001</c:v>
                </c:pt>
                <c:pt idx="4107">
                  <c:v>13.87158778899</c:v>
                </c:pt>
                <c:pt idx="4108">
                  <c:v>13.98692049816</c:v>
                </c:pt>
                <c:pt idx="4109">
                  <c:v>14.10082867162</c:v>
                </c:pt>
                <c:pt idx="4110">
                  <c:v>14.21327873329</c:v>
                </c:pt>
                <c:pt idx="4111">
                  <c:v>14.32423753678</c:v>
                </c:pt>
                <c:pt idx="4112">
                  <c:v>14.43367237519</c:v>
                </c:pt>
                <c:pt idx="4113">
                  <c:v>14.54155099073</c:v>
                </c:pt>
                <c:pt idx="4114">
                  <c:v>14.647841584229999</c:v>
                </c:pt>
                <c:pt idx="4115">
                  <c:v>14.752512824529999</c:v>
                </c:pt>
                <c:pt idx="4116">
                  <c:v>14.85553385767</c:v>
                </c:pt>
                <c:pt idx="4117">
                  <c:v>14.95687431603</c:v>
                </c:pt>
                <c:pt idx="4118">
                  <c:v>15.056504327260001</c:v>
                </c:pt>
                <c:pt idx="4119">
                  <c:v>15.154394523080001</c:v>
                </c:pt>
                <c:pt idx="4120">
                  <c:v>15.250516047930001</c:v>
                </c:pt>
                <c:pt idx="4121">
                  <c:v>15.344840567489999</c:v>
                </c:pt>
                <c:pt idx="4122">
                  <c:v>15.43734027703</c:v>
                </c:pt>
                <c:pt idx="4123">
                  <c:v>15.52798790958</c:v>
                </c:pt>
                <c:pt idx="4124">
                  <c:v>15.616756743990001</c:v>
                </c:pt>
                <c:pt idx="4125">
                  <c:v>15.7036206128</c:v>
                </c:pt>
                <c:pt idx="4126">
                  <c:v>15.788553909939999</c:v>
                </c:pt>
                <c:pt idx="4127">
                  <c:v>15.871531598300001</c:v>
                </c:pt>
                <c:pt idx="4128">
                  <c:v>15.952529217089999</c:v>
                </c:pt>
                <c:pt idx="4129">
                  <c:v>16.031522889030001</c:v>
                </c:pt>
                <c:pt idx="4130">
                  <c:v>16.10848932743</c:v>
                </c:pt>
                <c:pt idx="4131">
                  <c:v>16.183405843039999</c:v>
                </c:pt>
                <c:pt idx="4132">
                  <c:v>16.2562503507</c:v>
                </c:pt>
                <c:pt idx="4133">
                  <c:v>16.3270013759</c:v>
                </c:pt>
                <c:pt idx="4134">
                  <c:v>16.395638061090001</c:v>
                </c:pt>
                <c:pt idx="4135">
                  <c:v>16.462140171790001</c:v>
                </c:pt>
                <c:pt idx="4136">
                  <c:v>16.526488102609999</c:v>
                </c:pt>
                <c:pt idx="4137">
                  <c:v>16.588662883009999</c:v>
                </c:pt>
                <c:pt idx="4138">
                  <c:v>16.648646182869999</c:v>
                </c:pt>
                <c:pt idx="4139">
                  <c:v>16.706420317900001</c:v>
                </c:pt>
                <c:pt idx="4140">
                  <c:v>16.761968254879999</c:v>
                </c:pt>
                <c:pt idx="4141">
                  <c:v>16.815273616639999</c:v>
                </c:pt>
                <c:pt idx="4142">
                  <c:v>16.866320686910001</c:v>
                </c:pt>
                <c:pt idx="4143">
                  <c:v>16.91509441494</c:v>
                </c:pt>
                <c:pt idx="4144">
                  <c:v>16.96158041995</c:v>
                </c:pt>
                <c:pt idx="4145">
                  <c:v>17.005764995349999</c:v>
                </c:pt>
                <c:pt idx="4146">
                  <c:v>17.047635112799998</c:v>
                </c:pt>
                <c:pt idx="4147">
                  <c:v>17.087178426019999</c:v>
                </c:pt>
                <c:pt idx="4148">
                  <c:v>17.124383274469999</c:v>
                </c:pt>
                <c:pt idx="4149">
                  <c:v>17.15923868674</c:v>
                </c:pt>
                <c:pt idx="4150">
                  <c:v>17.191734383819998</c:v>
                </c:pt>
                <c:pt idx="4151">
                  <c:v>17.221860782109999</c:v>
                </c:pt>
                <c:pt idx="4152">
                  <c:v>17.24960899625</c:v>
                </c:pt>
                <c:pt idx="4153">
                  <c:v>17.274970841759998</c:v>
                </c:pt>
                <c:pt idx="4154">
                  <c:v>17.297938837379998</c:v>
                </c:pt>
                <c:pt idx="4155">
                  <c:v>17.31850620738</c:v>
                </c:pt>
                <c:pt idx="4156">
                  <c:v>17.336666883469999</c:v>
                </c:pt>
                <c:pt idx="4157">
                  <c:v>17.352415506629999</c:v>
                </c:pt>
                <c:pt idx="4158">
                  <c:v>17.365747428670002</c:v>
                </c:pt>
                <c:pt idx="4159">
                  <c:v>17.37665871363</c:v>
                </c:pt>
                <c:pt idx="4160">
                  <c:v>17.385146138900001</c:v>
                </c:pt>
                <c:pt idx="4161">
                  <c:v>17.3912071962</c:v>
                </c:pt>
                <c:pt idx="4162">
                  <c:v>17.394840092310002</c:v>
                </c:pt>
                <c:pt idx="4163">
                  <c:v>17.396043749579999</c:v>
                </c:pt>
                <c:pt idx="4164">
                  <c:v>17.394817806279999</c:v>
                </c:pt>
                <c:pt idx="4165">
                  <c:v>17.39116261669</c:v>
                </c:pt>
                <c:pt idx="4166">
                  <c:v>17.38507925099</c:v>
                </c:pt>
                <c:pt idx="4167">
                  <c:v>17.376569494969999</c:v>
                </c:pt>
                <c:pt idx="4168">
                  <c:v>17.365635849450001</c:v>
                </c:pt>
                <c:pt idx="4169">
                  <c:v>17.35228152961</c:v>
                </c:pt>
                <c:pt idx="4170">
                  <c:v>17.336510464</c:v>
                </c:pt>
                <c:pt idx="4171">
                  <c:v>17.318327293389999</c:v>
                </c:pt>
                <c:pt idx="4172">
                  <c:v>17.2977373694</c:v>
                </c:pt>
                <c:pt idx="4173">
                  <c:v>17.274746752940001</c:v>
                </c:pt>
                <c:pt idx="4174">
                  <c:v>17.249362212409999</c:v>
                </c:pt>
                <c:pt idx="4175">
                  <c:v>17.221591221699999</c:v>
                </c:pt>
                <c:pt idx="4176">
                  <c:v>17.191441957990001</c:v>
                </c:pt>
                <c:pt idx="4177">
                  <c:v>17.158923299369999</c:v>
                </c:pt>
                <c:pt idx="4178">
                  <c:v>17.124044822169999</c:v>
                </c:pt>
                <c:pt idx="4179">
                  <c:v>17.086816798169998</c:v>
                </c:pt>
                <c:pt idx="4180">
                  <c:v>17.047250191589999</c:v>
                </c:pt>
                <c:pt idx="4181">
                  <c:v>17.005356655820002</c:v>
                </c:pt>
                <c:pt idx="4182">
                  <c:v>16.961148529989998</c:v>
                </c:pt>
                <c:pt idx="4183">
                  <c:v>16.914638835390001</c:v>
                </c:pt>
                <c:pt idx="4184">
                  <c:v>16.865841271539999</c:v>
                </c:pt>
                <c:pt idx="4185">
                  <c:v>16.814770212239999</c:v>
                </c:pt>
                <c:pt idx="4186">
                  <c:v>16.761440701280002</c:v>
                </c:pt>
                <c:pt idx="4187">
                  <c:v>16.705868448019999</c:v>
                </c:pt>
                <c:pt idx="4188">
                  <c:v>16.64806982276</c:v>
                </c:pt>
                <c:pt idx="4189">
                  <c:v>16.588061851940001</c:v>
                </c:pt>
                <c:pt idx="4190">
                  <c:v>16.52586221308</c:v>
                </c:pt>
                <c:pt idx="4191">
                  <c:v>16.461489229600001</c:v>
                </c:pt>
                <c:pt idx="4192">
                  <c:v>16.39496186541</c:v>
                </c:pt>
                <c:pt idx="4193">
                  <c:v>16.326299719320001</c:v>
                </c:pt>
                <c:pt idx="4194">
                  <c:v>16.255523019270001</c:v>
                </c:pt>
                <c:pt idx="4195">
                  <c:v>16.182652616359999</c:v>
                </c:pt>
                <c:pt idx="4196">
                  <c:v>16.10770997873</c:v>
                </c:pt>
                <c:pt idx="4197">
                  <c:v>16.030717185170001</c:v>
                </c:pt>
                <c:pt idx="4198">
                  <c:v>15.951696918710001</c:v>
                </c:pt>
                <c:pt idx="4199">
                  <c:v>15.870672459850001</c:v>
                </c:pt>
                <c:pt idx="4200">
                  <c:v>15.78766767974</c:v>
                </c:pt>
                <c:pt idx="4201">
                  <c:v>15.70270703313</c:v>
                </c:pt>
                <c:pt idx="4202">
                  <c:v>15.615815551180001</c:v>
                </c:pt>
                <c:pt idx="4203">
                  <c:v>15.52701883406</c:v>
                </c:pt>
                <c:pt idx="4204">
                  <c:v>15.43634304343</c:v>
                </c:pt>
                <c:pt idx="4205">
                  <c:v>15.343814894719999</c:v>
                </c:pt>
                <c:pt idx="4206">
                  <c:v>15.24946164925</c:v>
                </c:pt>
                <c:pt idx="4207">
                  <c:v>15.15331110618</c:v>
                </c:pt>
                <c:pt idx="4208">
                  <c:v>15.05539159438</c:v>
                </c:pt>
                <c:pt idx="4209">
                  <c:v>14.955731964010001</c:v>
                </c:pt>
                <c:pt idx="4210">
                  <c:v>14.854361578060001</c:v>
                </c:pt>
                <c:pt idx="4211">
                  <c:v>14.75131030367</c:v>
                </c:pt>
                <c:pt idx="4212">
                  <c:v>14.64660850336</c:v>
                </c:pt>
                <c:pt idx="4213">
                  <c:v>14.540287026050001</c:v>
                </c:pt>
                <c:pt idx="4214">
                  <c:v>14.432377197999999</c:v>
                </c:pt>
                <c:pt idx="4215">
                  <c:v>14.32291081354</c:v>
                </c:pt>
                <c:pt idx="4216">
                  <c:v>14.211920125740001</c:v>
                </c:pt>
                <c:pt idx="4217">
                  <c:v>14.099437836870001</c:v>
                </c:pt>
                <c:pt idx="4218">
                  <c:v>13.985497088780001</c:v>
                </c:pt>
                <c:pt idx="4219">
                  <c:v>13.87013145315</c:v>
                </c:pt>
                <c:pt idx="4220">
                  <c:v>13.753374921560001</c:v>
                </c:pt>
                <c:pt idx="4221">
                  <c:v>13.63526189549</c:v>
                </c:pt>
                <c:pt idx="4222">
                  <c:v>13.515827176189999</c:v>
                </c:pt>
                <c:pt idx="4223">
                  <c:v>13.395105954410001</c:v>
                </c:pt>
                <c:pt idx="4224">
                  <c:v>13.273133800029999</c:v>
                </c:pt>
                <c:pt idx="4225">
                  <c:v>13.149946651600001</c:v>
                </c:pt>
                <c:pt idx="4226">
                  <c:v>13.02558080571</c:v>
                </c:pt>
                <c:pt idx="4227">
                  <c:v>12.900072906329999</c:v>
                </c:pt>
                <c:pt idx="4228">
                  <c:v>12.773459933990001</c:v>
                </c:pt>
                <c:pt idx="4229">
                  <c:v>12.64577919487</c:v>
                </c:pt>
                <c:pt idx="4230">
                  <c:v>12.517068309860001</c:v>
                </c:pt>
                <c:pt idx="4231">
                  <c:v>12.3873652034</c:v>
                </c:pt>
                <c:pt idx="4232">
                  <c:v>12.25670809236</c:v>
                </c:pt>
                <c:pt idx="4233">
                  <c:v>12.12513547474</c:v>
                </c:pt>
                <c:pt idx="4234">
                  <c:v>11.99268611836</c:v>
                </c:pt>
                <c:pt idx="4235">
                  <c:v>11.859399049389999</c:v>
                </c:pt>
                <c:pt idx="4236">
                  <c:v>11.7253135409</c:v>
                </c:pt>
                <c:pt idx="4237">
                  <c:v>11.59046910124</c:v>
                </c:pt>
                <c:pt idx="4238">
                  <c:v>11.454905462439999</c:v>
                </c:pt>
                <c:pt idx="4239">
                  <c:v>11.31866256845</c:v>
                </c:pt>
                <c:pt idx="4240">
                  <c:v>11.18178056342</c:v>
                </c:pt>
                <c:pt idx="4241">
                  <c:v>11.04429977983</c:v>
                </c:pt>
                <c:pt idx="4242">
                  <c:v>10.90626072663</c:v>
                </c:pt>
                <c:pt idx="4243">
                  <c:v>10.76770407729</c:v>
                </c:pt>
                <c:pt idx="4244">
                  <c:v>10.628670657800001</c:v>
                </c:pt>
                <c:pt idx="4245">
                  <c:v>10.48920143468</c:v>
                </c:pt>
                <c:pt idx="4246">
                  <c:v>10.34933750285</c:v>
                </c:pt>
                <c:pt idx="4247">
                  <c:v>10.20912007357</c:v>
                </c:pt>
                <c:pt idx="4248">
                  <c:v>10.06859046227</c:v>
                </c:pt>
                <c:pt idx="4249">
                  <c:v>9.9277900763679998</c:v>
                </c:pt>
                <c:pt idx="4250">
                  <c:v>9.786760403093</c:v>
                </c:pt>
                <c:pt idx="4251">
                  <c:v>9.6455429972300006</c:v>
                </c:pt>
                <c:pt idx="4252">
                  <c:v>9.5041794688919996</c:v>
                </c:pt>
                <c:pt idx="4253">
                  <c:v>9.3627114712499999</c:v>
                </c:pt>
                <c:pt idx="4254">
                  <c:v>9.2211806882590004</c:v>
                </c:pt>
                <c:pt idx="4255">
                  <c:v>9.0796288223739996</c:v>
                </c:pt>
                <c:pt idx="4256">
                  <c:v>8.9380975822619995</c:v>
                </c:pt>
                <c:pt idx="4257">
                  <c:v>8.7966286705049992</c:v>
                </c:pt>
                <c:pt idx="4258">
                  <c:v>8.6552637713140008</c:v>
                </c:pt>
                <c:pt idx="4259">
                  <c:v>8.5140445382440006</c:v>
                </c:pt>
                <c:pt idx="4260">
                  <c:v>8.3730125819199994</c:v>
                </c:pt>
                <c:pt idx="4261">
                  <c:v>8.2322094577690006</c:v>
                </c:pt>
                <c:pt idx="4262">
                  <c:v>8.0916766537780003</c:v>
                </c:pt>
                <c:pt idx="4263">
                  <c:v>7.9514555782679999</c:v>
                </c:pt>
                <c:pt idx="4264">
                  <c:v>7.8115875476849999</c:v>
                </c:pt>
                <c:pt idx="4265">
                  <c:v>7.6721137744319998</c:v>
                </c:pt>
                <c:pt idx="4266">
                  <c:v>7.5330753547149998</c:v>
                </c:pt>
                <c:pt idx="4267">
                  <c:v>7.3945132564389997</c:v>
                </c:pt>
                <c:pt idx="4268">
                  <c:v>7.2564683071309997</c:v>
                </c:pt>
                <c:pt idx="4269">
                  <c:v>7.1189811819070004</c:v>
                </c:pt>
                <c:pt idx="4270">
                  <c:v>6.9820923914869999</c:v>
                </c:pt>
                <c:pt idx="4271">
                  <c:v>6.8458422702570001</c:v>
                </c:pt>
                <c:pt idx="4272">
                  <c:v>6.7102709643780001</c:v>
                </c:pt>
                <c:pt idx="4273">
                  <c:v>6.5754184199620003</c:v>
                </c:pt>
                <c:pt idx="4274">
                  <c:v>6.4413243712900004</c:v>
                </c:pt>
                <c:pt idx="4275">
                  <c:v>6.308028329111</c:v>
                </c:pt>
                <c:pt idx="4276">
                  <c:v>6.1755695689949999</c:v>
                </c:pt>
                <c:pt idx="4277">
                  <c:v>6.043987119754</c:v>
                </c:pt>
                <c:pt idx="4278">
                  <c:v>5.9133197519480003</c:v>
                </c:pt>
                <c:pt idx="4279">
                  <c:v>5.7836059664519999</c:v>
                </c:pt>
                <c:pt idx="4280">
                  <c:v>5.6548839831139999</c:v>
                </c:pt>
                <c:pt idx="4281">
                  <c:v>5.5271917294890001</c:v>
                </c:pt>
                <c:pt idx="4282">
                  <c:v>5.4005668296650002</c:v>
                </c:pt>
                <c:pt idx="4283">
                  <c:v>5.2750465931679997</c:v>
                </c:pt>
                <c:pt idx="4284">
                  <c:v>5.1506680039769996</c:v>
                </c:pt>
                <c:pt idx="4285">
                  <c:v>5.027467709613</c:v>
                </c:pt>
                <c:pt idx="4286">
                  <c:v>4.905482010349</c:v>
                </c:pt>
                <c:pt idx="4287">
                  <c:v>4.7847468485069999</c:v>
                </c:pt>
                <c:pt idx="4288">
                  <c:v>4.6652977978659997</c:v>
                </c:pt>
                <c:pt idx="4289">
                  <c:v>4.5471700531770001</c:v>
                </c:pt>
                <c:pt idx="4290">
                  <c:v>4.430398419796</c:v>
                </c:pt>
                <c:pt idx="4291">
                  <c:v>4.3150173034219996</c:v>
                </c:pt>
                <c:pt idx="4292">
                  <c:v>4.2010606999590001</c:v>
                </c:pt>
                <c:pt idx="4293">
                  <c:v>4.0885621854950003</c:v>
                </c:pt>
                <c:pt idx="4294">
                  <c:v>3.9775549064129998</c:v>
                </c:pt>
                <c:pt idx="4295">
                  <c:v>3.8680715696150001</c:v>
                </c:pt>
                <c:pt idx="4296">
                  <c:v>3.7601444328909999</c:v>
                </c:pt>
                <c:pt idx="4297">
                  <c:v>3.653805295403</c:v>
                </c:pt>
                <c:pt idx="4298">
                  <c:v>3.5490854883240002</c:v>
                </c:pt>
                <c:pt idx="4299">
                  <c:v>3.4460158655959998</c:v>
                </c:pt>
                <c:pt idx="4300">
                  <c:v>3.3446267948430002</c:v>
                </c:pt>
                <c:pt idx="4301">
                  <c:v>3.244948148417</c:v>
                </c:pt>
                <c:pt idx="4302">
                  <c:v>3.1470092946000001</c:v>
                </c:pt>
                <c:pt idx="4303">
                  <c:v>3.0508390889419998</c:v>
                </c:pt>
                <c:pt idx="4304">
                  <c:v>2.9564658657640002</c:v>
                </c:pt>
                <c:pt idx="4305">
                  <c:v>2.863917429802</c:v>
                </c:pt>
                <c:pt idx="4306">
                  <c:v>2.7732210480180002</c:v>
                </c:pt>
                <c:pt idx="4307">
                  <c:v>2.6844034415600002</c:v>
                </c:pt>
                <c:pt idx="4308">
                  <c:v>2.597490777889</c:v>
                </c:pt>
                <c:pt idx="4309">
                  <c:v>2.5125086630690001</c:v>
                </c:pt>
                <c:pt idx="4310">
                  <c:v>2.4294821342159998</c:v>
                </c:pt>
                <c:pt idx="4311">
                  <c:v>2.3484356521260001</c:v>
                </c:pt>
                <c:pt idx="4312">
                  <c:v>2.2693930940590001</c:v>
                </c:pt>
                <c:pt idx="4313">
                  <c:v>2.1923777467100001</c:v>
                </c:pt>
                <c:pt idx="4314">
                  <c:v>2.117412299338</c:v>
                </c:pt>
                <c:pt idx="4315">
                  <c:v>2.0445188370879999</c:v>
                </c:pt>
                <c:pt idx="4316">
                  <c:v>1.9737188344750001</c:v>
                </c:pt>
                <c:pt idx="4317">
                  <c:v>1.905033149059</c:v>
                </c:pt>
                <c:pt idx="4318">
                  <c:v>1.838482015299</c:v>
                </c:pt>
                <c:pt idx="4319">
                  <c:v>1.774085038588</c:v>
                </c:pt>
                <c:pt idx="4320">
                  <c:v>1.7118611894739999</c:v>
                </c:pt>
                <c:pt idx="4321">
                  <c:v>1.651828798073</c:v>
                </c:pt>
                <c:pt idx="4322">
                  <c:v>1.5940055486639999</c:v>
                </c:pt>
                <c:pt idx="4323">
                  <c:v>1.538408474478</c:v>
                </c:pt>
                <c:pt idx="4324">
                  <c:v>1.48505395268</c:v>
                </c:pt>
                <c:pt idx="4325">
                  <c:v>1.433957699539</c:v>
                </c:pt>
                <c:pt idx="4326">
                  <c:v>1.385134765801</c:v>
                </c:pt>
                <c:pt idx="4327">
                  <c:v>1.3385995322490001</c:v>
                </c:pt>
                <c:pt idx="4328">
                  <c:v>1.294365705468</c:v>
                </c:pt>
                <c:pt idx="4329">
                  <c:v>1.252446313803</c:v>
                </c:pt>
                <c:pt idx="4330">
                  <c:v>1.212853703523</c:v>
                </c:pt>
                <c:pt idx="4331">
                  <c:v>1.175599535178</c:v>
                </c:pt>
                <c:pt idx="4332">
                  <c:v>1.1406947801680001</c:v>
                </c:pt>
                <c:pt idx="4333">
                  <c:v>1.1081497175049999</c:v>
                </c:pt>
                <c:pt idx="4334">
                  <c:v>1.077973930785</c:v>
                </c:pt>
                <c:pt idx="4335">
                  <c:v>1.050176305365</c:v>
                </c:pt>
                <c:pt idx="4336">
                  <c:v>1.0247650257430001</c:v>
                </c:pt>
                <c:pt idx="4337">
                  <c:v>1.0017475731479999</c:v>
                </c:pt>
                <c:pt idx="4338">
                  <c:v>0.98113072333219997</c:v>
                </c:pt>
                <c:pt idx="4339">
                  <c:v>0.96292054457590004</c:v>
                </c:pt>
                <c:pt idx="4340">
                  <c:v>0.94712239589979996</c:v>
                </c:pt>
                <c:pt idx="4341">
                  <c:v>0.93374092548419996</c:v>
                </c:pt>
                <c:pt idx="4342">
                  <c:v>0.92278006930040002</c:v>
                </c:pt>
                <c:pt idx="4343">
                  <c:v>0.91424304994969996</c:v>
                </c:pt>
                <c:pt idx="4344">
                  <c:v>0.90813237571450001</c:v>
                </c:pt>
                <c:pt idx="4345">
                  <c:v>0.90444983981869997</c:v>
                </c:pt>
                <c:pt idx="4346">
                  <c:v>0.90319651989909999</c:v>
                </c:pt>
                <c:pt idx="4347">
                  <c:v>0.9043727776885</c:v>
                </c:pt>
                <c:pt idx="4348">
                  <c:v>0.90797825890799999</c:v>
                </c:pt>
                <c:pt idx="4349">
                  <c:v>0.9140118933725</c:v>
                </c:pt>
                <c:pt idx="4350">
                  <c:v>0.9224718953055</c:v>
                </c:pt>
                <c:pt idx="4351">
                  <c:v>0.93335576386529995</c:v>
                </c:pt>
                <c:pt idx="4352">
                  <c:v>0.94666028388229995</c:v>
                </c:pt>
                <c:pt idx="4353">
                  <c:v>0.96238152680669997</c:v>
                </c:pt>
                <c:pt idx="4354">
                  <c:v>0.98051485186539999</c:v>
                </c:pt>
                <c:pt idx="4355">
                  <c:v>1.001054907431</c:v>
                </c:pt>
                <c:pt idx="4356">
                  <c:v>1.0239956325970001</c:v>
                </c:pt>
                <c:pt idx="4357">
                  <c:v>1.0493302589669999</c:v>
                </c:pt>
                <c:pt idx="4358">
                  <c:v>1.077051312646</c:v>
                </c:pt>
                <c:pt idx="4359">
                  <c:v>1.1071506164439999</c:v>
                </c:pt>
                <c:pt idx="4360">
                  <c:v>1.1396192922890001</c:v>
                </c:pt>
                <c:pt idx="4361">
                  <c:v>1.1744477638390001</c:v>
                </c:pt>
                <c:pt idx="4362">
                  <c:v>1.2116257593049999</c:v>
                </c:pt>
                <c:pt idx="4363">
                  <c:v>1.251142314482</c:v>
                </c:pt>
                <c:pt idx="4364">
                  <c:v>1.292985775974</c:v>
                </c:pt>
                <c:pt idx="4365">
                  <c:v>1.3371438046340001</c:v>
                </c:pt>
                <c:pt idx="4366">
                  <c:v>1.383603379198</c:v>
                </c:pt>
                <c:pt idx="4367">
                  <c:v>1.43235080012</c:v>
                </c:pt>
                <c:pt idx="4368">
                  <c:v>1.483371693616</c:v>
                </c:pt>
                <c:pt idx="4369">
                  <c:v>1.5366510158919999</c:v>
                </c:pt>
                <c:pt idx="4370">
                  <c:v>1.592173057583</c:v>
                </c:pt>
                <c:pt idx="4371">
                  <c:v>1.64992144838</c:v>
                </c:pt>
                <c:pt idx="4372">
                  <c:v>1.709879161858</c:v>
                </c:pt>
                <c:pt idx="4373">
                  <c:v>1.772028520486</c:v>
                </c:pt>
                <c:pt idx="4374">
                  <c:v>1.8363512008480001</c:v>
                </c:pt>
                <c:pt idx="4375">
                  <c:v>1.9028282390310001</c:v>
                </c:pt>
                <c:pt idx="4376">
                  <c:v>1.971440036223</c:v>
                </c:pt>
                <c:pt idx="4377">
                  <c:v>2.0421663644830002</c:v>
                </c:pt>
                <c:pt idx="4378">
                  <c:v>2.1149863727080001</c:v>
                </c:pt>
                <c:pt idx="4379">
                  <c:v>2.1898785927720001</c:v>
                </c:pt>
                <c:pt idx="4380">
                  <c:v>2.2668209458540001</c:v>
                </c:pt>
                <c:pt idx="4381">
                  <c:v>2.3457907489499998</c:v>
                </c:pt>
                <c:pt idx="4382">
                  <c:v>2.426764721549</c:v>
                </c:pt>
                <c:pt idx="4383">
                  <c:v>2.5097189925030001</c:v>
                </c:pt>
                <c:pt idx="4384">
                  <c:v>2.5946291070559999</c:v>
                </c:pt>
                <c:pt idx="4385">
                  <c:v>2.6814700340500002</c:v>
                </c:pt>
                <c:pt idx="4386">
                  <c:v>2.7702161733090001</c:v>
                </c:pt>
                <c:pt idx="4387">
                  <c:v>2.8608413631760001</c:v>
                </c:pt>
                <c:pt idx="4388">
                  <c:v>2.953318888224</c:v>
                </c:pt>
                <c:pt idx="4389">
                  <c:v>3.0476214871359999</c:v>
                </c:pt>
                <c:pt idx="4390">
                  <c:v>3.1437213607299999</c:v>
                </c:pt>
                <c:pt idx="4391">
                  <c:v>3.2415901801559999</c:v>
                </c:pt>
                <c:pt idx="4392">
                  <c:v>3.3411990952449999</c:v>
                </c:pt>
                <c:pt idx="4393">
                  <c:v>3.442518743011</c:v>
                </c:pt>
                <c:pt idx="4394">
                  <c:v>3.5455192563020002</c:v>
                </c:pt>
                <c:pt idx="4395">
                  <c:v>3.650170272605</c:v>
                </c:pt>
                <c:pt idx="4396">
                  <c:v>3.7564409429940002</c:v>
                </c:pt>
                <c:pt idx="4397">
                  <c:v>3.8642999412169998</c:v>
                </c:pt>
                <c:pt idx="4398">
                  <c:v>3.9737154729339998</c:v>
                </c:pt>
                <c:pt idx="4399">
                  <c:v>4.0846552850820004</c:v>
                </c:pt>
                <c:pt idx="4400">
                  <c:v>4.197086675385</c:v>
                </c:pt>
                <c:pt idx="4401">
                  <c:v>4.3109765019840003</c:v>
                </c:pt>
                <c:pt idx="4402">
                  <c:v>4.4262911932140003</c:v>
                </c:pt>
                <c:pt idx="4403">
                  <c:v>4.542996757489</c:v>
                </c:pt>
                <c:pt idx="4404">
                  <c:v>4.6610587933229999</c:v>
                </c:pt>
                <c:pt idx="4405">
                  <c:v>4.7804424994710004</c:v>
                </c:pt>
                <c:pt idx="4406">
                  <c:v>4.9011126851800002</c:v>
                </c:pt>
                <c:pt idx="4407">
                  <c:v>5.0230337805609997</c:v>
                </c:pt>
                <c:pt idx="4408">
                  <c:v>5.146169847076</c:v>
                </c:pt>
                <c:pt idx="4409">
                  <c:v>5.270484588125</c:v>
                </c:pt>
                <c:pt idx="4410">
                  <c:v>5.3959413597420003</c:v>
                </c:pt>
                <c:pt idx="4411">
                  <c:v>5.522503181397</c:v>
                </c:pt>
                <c:pt idx="4412">
                  <c:v>5.6501327468950002</c:v>
                </c:pt>
                <c:pt idx="4413">
                  <c:v>5.7787924353660003</c:v>
                </c:pt>
                <c:pt idx="4414">
                  <c:v>5.9084443223559999</c:v>
                </c:pt>
                <c:pt idx="4415">
                  <c:v>6.0390501910029997</c:v>
                </c:pt>
                <c:pt idx="4416">
                  <c:v>6.170571543296</c:v>
                </c:pt>
                <c:pt idx="4417">
                  <c:v>6.3029696114259997</c:v>
                </c:pt>
                <c:pt idx="4418">
                  <c:v>6.4362053692080003</c:v>
                </c:pt>
                <c:pt idx="4419">
                  <c:v>6.5702395435809997</c:v>
                </c:pt>
                <c:pt idx="4420">
                  <c:v>6.705032626186</c:v>
                </c:pt>
                <c:pt idx="4421">
                  <c:v>6.8405448850050004</c:v>
                </c:pt>
                <c:pt idx="4422">
                  <c:v>6.9767363760740002</c:v>
                </c:pt>
                <c:pt idx="4423">
                  <c:v>7.1135669552490004</c:v>
                </c:pt>
                <c:pt idx="4424">
                  <c:v>7.2509962900450002</c:v>
                </c:pt>
                <c:pt idx="4425">
                  <c:v>7.3889838715150002</c:v>
                </c:pt>
                <c:pt idx="4426">
                  <c:v>7.5274890261909997</c:v>
                </c:pt>
                <c:pt idx="4427">
                  <c:v>7.6664709280699999</c:v>
                </c:pt>
                <c:pt idx="4428">
                  <c:v>7.8058886106480001</c:v>
                </c:pt>
                <c:pt idx="4429">
                  <c:v>7.9457009789889996</c:v>
                </c:pt>
                <c:pt idx="4430">
                  <c:v>8.0858668218379997</c:v>
                </c:pt>
                <c:pt idx="4431">
                  <c:v>8.2263448237670005</c:v>
                </c:pt>
                <c:pt idx="4432">
                  <c:v>8.3670935773509996</c:v>
                </c:pt>
                <c:pt idx="4433">
                  <c:v>8.5080715953659993</c:v>
                </c:pt>
                <c:pt idx="4434">
                  <c:v>8.6492373230229997</c:v>
                </c:pt>
                <c:pt idx="4435">
                  <c:v>8.7905491502099995</c:v>
                </c:pt>
                <c:pt idx="4436">
                  <c:v>8.9319654237540007</c:v>
                </c:pt>
                <c:pt idx="4437">
                  <c:v>9.0734444596980008</c:v>
                </c:pt>
                <c:pt idx="4438">
                  <c:v>9.2149445555869995</c:v>
                </c:pt>
                <c:pt idx="4439">
                  <c:v>9.3564240027550003</c:v>
                </c:pt>
                <c:pt idx="4440">
                  <c:v>9.4978410986180002</c:v>
                </c:pt>
                <c:pt idx="4441">
                  <c:v>9.6391541589620005</c:v>
                </c:pt>
                <c:pt idx="4442">
                  <c:v>9.7803215302339996</c:v>
                </c:pt>
                <c:pt idx="4443">
                  <c:v>9.9213016018070004</c:v>
                </c:pt>
                <c:pt idx="4444">
                  <c:v>10.062052818250001</c:v>
                </c:pt>
                <c:pt idx="4445">
                  <c:v>10.202533691579999</c:v>
                </c:pt>
                <c:pt idx="4446">
                  <c:v>10.342702813480001</c:v>
                </c:pt>
                <c:pt idx="4447">
                  <c:v>10.482518867490001</c:v>
                </c:pt>
                <c:pt idx="4448">
                  <c:v>10.62194064122</c:v>
                </c:pt>
                <c:pt idx="4449">
                  <c:v>10.760927038449999</c:v>
                </c:pt>
                <c:pt idx="4450">
                  <c:v>10.899437091279999</c:v>
                </c:pt>
                <c:pt idx="4451">
                  <c:v>11.03742997218</c:v>
                </c:pt>
                <c:pt idx="4452">
                  <c:v>11.174865006039999</c:v>
                </c:pt>
                <c:pt idx="4453">
                  <c:v>11.311701682140001</c:v>
                </c:pt>
                <c:pt idx="4454">
                  <c:v>11.44789966608</c:v>
                </c:pt>
                <c:pt idx="4455">
                  <c:v>11.583418811710001</c:v>
                </c:pt>
                <c:pt idx="4456">
                  <c:v>11.71821917291</c:v>
                </c:pt>
                <c:pt idx="4457">
                  <c:v>11.8522610154</c:v>
                </c:pt>
                <c:pt idx="4458">
                  <c:v>11.98550482844</c:v>
                </c:pt>
                <c:pt idx="4459">
                  <c:v>12.117911336440001</c:v>
                </c:pt>
                <c:pt idx="4460">
                  <c:v>12.24944151061</c:v>
                </c:pt>
                <c:pt idx="4461">
                  <c:v>12.380056580370001</c:v>
                </c:pt>
                <c:pt idx="4462">
                  <c:v>12.50971804485</c:v>
                </c:pt>
                <c:pt idx="4463">
                  <c:v>12.63838768421</c:v>
                </c:pt>
                <c:pt idx="4464">
                  <c:v>12.76602757088</c:v>
                </c:pt>
                <c:pt idx="4465">
                  <c:v>12.89260008079</c:v>
                </c:pt>
                <c:pt idx="4466">
                  <c:v>13.01806790439</c:v>
                </c:pt>
                <c:pt idx="4467">
                  <c:v>13.142394057720001</c:v>
                </c:pt>
                <c:pt idx="4468">
                  <c:v>13.26554189324</c:v>
                </c:pt>
                <c:pt idx="4469">
                  <c:v>13.38747511069</c:v>
                </c:pt>
                <c:pt idx="4470">
                  <c:v>13.508157767749999</c:v>
                </c:pt>
                <c:pt idx="4471">
                  <c:v>13.62755429063</c:v>
                </c:pt>
                <c:pt idx="4472">
                  <c:v>13.74562948458</c:v>
                </c:pt>
                <c:pt idx="4473">
                  <c:v>13.862348544250001</c:v>
                </c:pt>
                <c:pt idx="4474">
                  <c:v>13.977677063930001</c:v>
                </c:pt>
                <c:pt idx="4475">
                  <c:v>14.09158104772</c:v>
                </c:pt>
                <c:pt idx="4476">
                  <c:v>14.20402691954</c:v>
                </c:pt>
                <c:pt idx="4477">
                  <c:v>14.31498153299</c:v>
                </c:pt>
                <c:pt idx="4478">
                  <c:v>14.424412181179999</c:v>
                </c:pt>
                <c:pt idx="4479">
                  <c:v>14.53228660631</c:v>
                </c:pt>
                <c:pt idx="4480">
                  <c:v>14.638573009230001</c:v>
                </c:pt>
                <c:pt idx="4481">
                  <c:v>14.743240058750001</c:v>
                </c:pt>
                <c:pt idx="4482">
                  <c:v>14.84625690094</c:v>
                </c:pt>
                <c:pt idx="4483">
                  <c:v>14.94759316817</c:v>
                </c:pt>
                <c:pt idx="4484">
                  <c:v>15.04721898809</c:v>
                </c:pt>
                <c:pt idx="4485">
                  <c:v>15.145104992409999</c:v>
                </c:pt>
                <c:pt idx="4486">
                  <c:v>15.24122232559</c:v>
                </c:pt>
                <c:pt idx="4487">
                  <c:v>15.335542653299999</c:v>
                </c:pt>
                <c:pt idx="4488">
                  <c:v>15.42803817081</c:v>
                </c:pt>
                <c:pt idx="4489">
                  <c:v>15.518681611150001</c:v>
                </c:pt>
                <c:pt idx="4490">
                  <c:v>15.607446253179999</c:v>
                </c:pt>
                <c:pt idx="4491">
                  <c:v>15.69430592942</c:v>
                </c:pt>
                <c:pt idx="4492">
                  <c:v>15.77923503383</c:v>
                </c:pt>
                <c:pt idx="4493">
                  <c:v>15.86220852928</c:v>
                </c:pt>
                <c:pt idx="4494">
                  <c:v>15.943201954979999</c:v>
                </c:pt>
                <c:pt idx="4495">
                  <c:v>16.022191433650001</c:v>
                </c:pt>
                <c:pt idx="4496">
                  <c:v>16.099153678619999</c:v>
                </c:pt>
                <c:pt idx="4497">
                  <c:v>16.174066000620002</c:v>
                </c:pt>
                <c:pt idx="4498">
                  <c:v>16.246906314499999</c:v>
                </c:pt>
                <c:pt idx="4499">
                  <c:v>16.31765314575</c:v>
                </c:pt>
                <c:pt idx="4500">
                  <c:v>16.3862856368</c:v>
                </c:pt>
                <c:pt idx="4501">
                  <c:v>16.4527835532</c:v>
                </c:pt>
                <c:pt idx="4502">
                  <c:v>16.517127289560001</c:v>
                </c:pt>
                <c:pt idx="4503">
                  <c:v>16.579297875320002</c:v>
                </c:pt>
                <c:pt idx="4504">
                  <c:v>16.639276980359998</c:v>
                </c:pt>
                <c:pt idx="4505">
                  <c:v>16.69704692042</c:v>
                </c:pt>
                <c:pt idx="4506">
                  <c:v>16.75259066225</c:v>
                </c:pt>
                <c:pt idx="4507">
                  <c:v>16.805891828699998</c:v>
                </c:pt>
                <c:pt idx="4508">
                  <c:v>16.85693470348</c:v>
                </c:pt>
                <c:pt idx="4509">
                  <c:v>16.905704235870001</c:v>
                </c:pt>
                <c:pt idx="4510">
                  <c:v>16.952186045059999</c:v>
                </c:pt>
                <c:pt idx="4511">
                  <c:v>16.996366424480001</c:v>
                </c:pt>
                <c:pt idx="4512">
                  <c:v>17.038232345779999</c:v>
                </c:pt>
                <c:pt idx="4513">
                  <c:v>17.077771462680001</c:v>
                </c:pt>
                <c:pt idx="4514">
                  <c:v>17.114972114650001</c:v>
                </c:pt>
                <c:pt idx="4515">
                  <c:v>17.14982333028</c:v>
                </c:pt>
                <c:pt idx="4516">
                  <c:v>17.182314830549998</c:v>
                </c:pt>
                <c:pt idx="4517">
                  <c:v>17.21243703188</c:v>
                </c:pt>
                <c:pt idx="4518">
                  <c:v>17.240181048890001</c:v>
                </c:pt>
                <c:pt idx="4519">
                  <c:v>17.265538697099998</c:v>
                </c:pt>
                <c:pt idx="4520">
                  <c:v>17.288502495279999</c:v>
                </c:pt>
                <c:pt idx="4521">
                  <c:v>17.309065667660001</c:v>
                </c:pt>
                <c:pt idx="4522">
                  <c:v>17.327222145970001</c:v>
                </c:pt>
                <c:pt idx="4523">
                  <c:v>17.342966571200002</c:v>
                </c:pt>
                <c:pt idx="4524">
                  <c:v>17.356294295150001</c:v>
                </c:pt>
                <c:pt idx="4525">
                  <c:v>17.367201381859999</c:v>
                </c:pt>
                <c:pt idx="4526">
                  <c:v>17.37568460872</c:v>
                </c:pt>
                <c:pt idx="4527">
                  <c:v>17.381741467449999</c:v>
                </c:pt>
                <c:pt idx="4528">
                  <c:v>17.38537016483</c:v>
                </c:pt>
                <c:pt idx="4529">
                  <c:v>17.386569623220002</c:v>
                </c:pt>
                <c:pt idx="4530">
                  <c:v>17.385339480879999</c:v>
                </c:pt>
                <c:pt idx="4531">
                  <c:v>17.381680092100002</c:v>
                </c:pt>
                <c:pt idx="4532">
                  <c:v>17.37559252706</c:v>
                </c:pt>
                <c:pt idx="4533">
                  <c:v>17.367078571530001</c:v>
                </c:pt>
                <c:pt idx="4534">
                  <c:v>17.35614072636</c:v>
                </c:pt>
                <c:pt idx="4535">
                  <c:v>17.342782206710002</c:v>
                </c:pt>
                <c:pt idx="4536">
                  <c:v>17.327006941130001</c:v>
                </c:pt>
                <c:pt idx="4537">
                  <c:v>17.308819570410002</c:v>
                </c:pt>
                <c:pt idx="4538">
                  <c:v>17.288225446150001</c:v>
                </c:pt>
                <c:pt idx="4539">
                  <c:v>17.26523062927</c:v>
                </c:pt>
                <c:pt idx="4540">
                  <c:v>17.239841888170002</c:v>
                </c:pt>
                <c:pt idx="4541">
                  <c:v>17.212066696739999</c:v>
                </c:pt>
                <c:pt idx="4542">
                  <c:v>17.18191323217</c:v>
                </c:pt>
                <c:pt idx="4543">
                  <c:v>17.14939037253</c:v>
                </c:pt>
                <c:pt idx="4544">
                  <c:v>17.11450769416</c:v>
                </c:pt>
                <c:pt idx="4545">
                  <c:v>17.077275468850001</c:v>
                </c:pt>
                <c:pt idx="4546">
                  <c:v>17.037704660799999</c:v>
                </c:pt>
                <c:pt idx="4547">
                  <c:v>16.995806923420002</c:v>
                </c:pt>
                <c:pt idx="4548">
                  <c:v>16.95159459584</c:v>
                </c:pt>
                <c:pt idx="4549">
                  <c:v>16.90508069933</c:v>
                </c:pt>
                <c:pt idx="4550">
                  <c:v>16.856278933430001</c:v>
                </c:pt>
                <c:pt idx="4551">
                  <c:v>16.805203671939999</c:v>
                </c:pt>
                <c:pt idx="4552">
                  <c:v>16.75186995864</c:v>
                </c:pt>
                <c:pt idx="4553">
                  <c:v>16.696293502890001</c:v>
                </c:pt>
                <c:pt idx="4554">
                  <c:v>16.638490675010001</c:v>
                </c:pt>
                <c:pt idx="4555">
                  <c:v>16.578478501420001</c:v>
                </c:pt>
                <c:pt idx="4556">
                  <c:v>16.516274659650001</c:v>
                </c:pt>
                <c:pt idx="4557">
                  <c:v>16.451897473119999</c:v>
                </c:pt>
                <c:pt idx="4558">
                  <c:v>16.385365905730001</c:v>
                </c:pt>
                <c:pt idx="4559">
                  <c:v>16.316699556300001</c:v>
                </c:pt>
                <c:pt idx="4560">
                  <c:v>16.245918652770001</c:v>
                </c:pt>
                <c:pt idx="4561">
                  <c:v>16.173044046249998</c:v>
                </c:pt>
                <c:pt idx="4562">
                  <c:v>16.098097204849999</c:v>
                </c:pt>
                <c:pt idx="4563">
                  <c:v>16.021100207410001</c:v>
                </c:pt>
                <c:pt idx="4564">
                  <c:v>15.942075736910001</c:v>
                </c:pt>
                <c:pt idx="4565">
                  <c:v>15.86104707388</c:v>
                </c:pt>
                <c:pt idx="4566">
                  <c:v>15.77803808945</c:v>
                </c:pt>
                <c:pt idx="4567">
                  <c:v>15.6930732384</c:v>
                </c:pt>
                <c:pt idx="4568">
                  <c:v>15.60617755186</c:v>
                </c:pt>
                <c:pt idx="4569">
                  <c:v>15.51737663003</c:v>
                </c:pt>
                <c:pt idx="4570">
                  <c:v>15.42669663455</c:v>
                </c:pt>
                <c:pt idx="4571">
                  <c:v>15.33416428085</c:v>
                </c:pt>
                <c:pt idx="4572">
                  <c:v>15.239806830239999</c:v>
                </c:pt>
                <c:pt idx="4573">
                  <c:v>15.143652081919999</c:v>
                </c:pt>
                <c:pt idx="4574">
                  <c:v>15.04572836473</c:v>
                </c:pt>
                <c:pt idx="4575">
                  <c:v>14.946064528839999</c:v>
                </c:pt>
                <c:pt idx="4576">
                  <c:v>14.84468993722</c:v>
                </c:pt>
                <c:pt idx="4577">
                  <c:v>14.741634457050001</c:v>
                </c:pt>
                <c:pt idx="4578">
                  <c:v>14.636928450819999</c:v>
                </c:pt>
                <c:pt idx="4579">
                  <c:v>14.53060276746</c:v>
                </c:pt>
                <c:pt idx="4580">
                  <c:v>14.42268873323</c:v>
                </c:pt>
                <c:pt idx="4581">
                  <c:v>14.31321814246</c:v>
                </c:pt>
                <c:pt idx="4582">
                  <c:v>14.202223248219999</c:v>
                </c:pt>
                <c:pt idx="4583">
                  <c:v>14.08973675278</c:v>
                </c:pt>
                <c:pt idx="4584">
                  <c:v>13.975791797999999</c:v>
                </c:pt>
                <c:pt idx="4585">
                  <c:v>13.86042195554</c:v>
                </c:pt>
                <c:pt idx="4586">
                  <c:v>13.743661217</c:v>
                </c:pt>
                <c:pt idx="4587">
                  <c:v>13.625543983849999</c:v>
                </c:pt>
                <c:pt idx="4588">
                  <c:v>13.506105057339999</c:v>
                </c:pt>
                <c:pt idx="4589">
                  <c:v>13.38537962823</c:v>
                </c:pt>
                <c:pt idx="4590">
                  <c:v>13.26340326639</c:v>
                </c:pt>
                <c:pt idx="4591">
                  <c:v>13.14021191038</c:v>
                </c:pt>
                <c:pt idx="4592">
                  <c:v>13.015841856790001</c:v>
                </c:pt>
                <c:pt idx="4593">
                  <c:v>12.890329749579999</c:v>
                </c:pt>
                <c:pt idx="4594">
                  <c:v>12.763712569280001</c:v>
                </c:pt>
                <c:pt idx="4595">
                  <c:v>12.636027622089999</c:v>
                </c:pt>
                <c:pt idx="4596">
                  <c:v>12.50731252888</c:v>
                </c:pt>
                <c:pt idx="4597">
                  <c:v>12.37760521411</c:v>
                </c:pt>
                <c:pt idx="4598">
                  <c:v>12.246943894619999</c:v>
                </c:pt>
                <c:pt idx="4599">
                  <c:v>12.115367068439999</c:v>
                </c:pt>
                <c:pt idx="4600">
                  <c:v>11.98291350337</c:v>
                </c:pt>
                <c:pt idx="4601">
                  <c:v>11.849622225599999</c:v>
                </c:pt>
                <c:pt idx="4602">
                  <c:v>11.71553250819</c:v>
                </c:pt>
                <c:pt idx="4603">
                  <c:v>11.58068385949</c:v>
                </c:pt>
                <c:pt idx="4604">
                  <c:v>11.445116011530001</c:v>
                </c:pt>
                <c:pt idx="4605">
                  <c:v>11.30886890827</c:v>
                </c:pt>
                <c:pt idx="4606">
                  <c:v>11.17198269384</c:v>
                </c:pt>
                <c:pt idx="4607">
                  <c:v>11.034497700739999</c:v>
                </c:pt>
                <c:pt idx="4608">
                  <c:v>10.896454437919999</c:v>
                </c:pt>
                <c:pt idx="4609">
                  <c:v>10.75789357883</c:v>
                </c:pt>
                <c:pt idx="4610">
                  <c:v>10.618855949489999</c:v>
                </c:pt>
                <c:pt idx="4611">
                  <c:v>10.47938251639</c:v>
                </c:pt>
                <c:pt idx="4612">
                  <c:v>10.339514374469999</c:v>
                </c:pt>
                <c:pt idx="4613">
                  <c:v>10.199292734989999</c:v>
                </c:pt>
                <c:pt idx="4614">
                  <c:v>10.05875891338</c:v>
                </c:pt>
                <c:pt idx="4615">
                  <c:v>9.9179543170530007</c:v>
                </c:pt>
                <c:pt idx="4616">
                  <c:v>9.7769204332380006</c:v>
                </c:pt>
                <c:pt idx="4617">
                  <c:v>9.635698816723</c:v>
                </c:pt>
                <c:pt idx="4618">
                  <c:v>9.4943310776230003</c:v>
                </c:pt>
                <c:pt idx="4619">
                  <c:v>9.3528588691069992</c:v>
                </c:pt>
                <c:pt idx="4620">
                  <c:v>9.2113238751320008</c:v>
                </c:pt>
                <c:pt idx="4621">
                  <c:v>9.0697677981540004</c:v>
                </c:pt>
                <c:pt idx="4622">
                  <c:v>8.9282323468379996</c:v>
                </c:pt>
                <c:pt idx="4623">
                  <c:v>8.7867592237679997</c:v>
                </c:pt>
                <c:pt idx="4624">
                  <c:v>8.6453901131559991</c:v>
                </c:pt>
                <c:pt idx="4625">
                  <c:v>8.5041666685579997</c:v>
                </c:pt>
                <c:pt idx="4626">
                  <c:v>8.3631305005980003</c:v>
                </c:pt>
                <c:pt idx="4627">
                  <c:v>8.2223231647030008</c:v>
                </c:pt>
                <c:pt idx="4628">
                  <c:v>8.0817861488629994</c:v>
                </c:pt>
                <c:pt idx="4629">
                  <c:v>7.9415608613969999</c:v>
                </c:pt>
                <c:pt idx="4630">
                  <c:v>7.8016886187540004</c:v>
                </c:pt>
                <c:pt idx="4631">
                  <c:v>7.6622106333340003</c:v>
                </c:pt>
                <c:pt idx="4632">
                  <c:v>7.5231680013469999</c:v>
                </c:pt>
                <c:pt idx="4633">
                  <c:v>7.384601690697</c:v>
                </c:pt>
                <c:pt idx="4634">
                  <c:v>7.2465525289099997</c:v>
                </c:pt>
                <c:pt idx="4635">
                  <c:v>7.1090611911049999</c:v>
                </c:pt>
                <c:pt idx="4636">
                  <c:v>6.9721681880009996</c:v>
                </c:pt>
                <c:pt idx="4637">
                  <c:v>6.8359138539849997</c:v>
                </c:pt>
                <c:pt idx="4638">
                  <c:v>6.7003383352189996</c:v>
                </c:pt>
                <c:pt idx="4639">
                  <c:v>6.5654815778140003</c:v>
                </c:pt>
                <c:pt idx="4640">
                  <c:v>6.4313833160530001</c:v>
                </c:pt>
                <c:pt idx="4641">
                  <c:v>6.2980830606850002</c:v>
                </c:pt>
                <c:pt idx="4642">
                  <c:v>6.1656200872789997</c:v>
                </c:pt>
                <c:pt idx="4643">
                  <c:v>6.0340334246509997</c:v>
                </c:pt>
                <c:pt idx="4644">
                  <c:v>5.9033618433579997</c:v>
                </c:pt>
                <c:pt idx="4645">
                  <c:v>5.7736438442770002</c:v>
                </c:pt>
                <c:pt idx="4646">
                  <c:v>5.6449176472560003</c:v>
                </c:pt>
                <c:pt idx="4647">
                  <c:v>5.5172211798520001</c:v>
                </c:pt>
                <c:pt idx="4648">
                  <c:v>5.39059206615</c:v>
                </c:pt>
                <c:pt idx="4649">
                  <c:v>5.2650676156809997</c:v>
                </c:pt>
                <c:pt idx="4650">
                  <c:v>5.14068481242</c:v>
                </c:pt>
                <c:pt idx="4651">
                  <c:v>5.0174803038929996</c:v>
                </c:pt>
                <c:pt idx="4652">
                  <c:v>4.89549039037</c:v>
                </c:pt>
                <c:pt idx="4653">
                  <c:v>4.774751014175</c:v>
                </c:pt>
                <c:pt idx="4654">
                  <c:v>4.6552977490860004</c:v>
                </c:pt>
                <c:pt idx="4655">
                  <c:v>4.5371657898570001</c:v>
                </c:pt>
                <c:pt idx="4656">
                  <c:v>4.4203899418430002</c:v>
                </c:pt>
                <c:pt idx="4657">
                  <c:v>4.3050046107429996</c:v>
                </c:pt>
                <c:pt idx="4658">
                  <c:v>4.1910437924619997</c:v>
                </c:pt>
                <c:pt idx="4659">
                  <c:v>4.0785410630890002</c:v>
                </c:pt>
                <c:pt idx="4660">
                  <c:v>3.967529569006</c:v>
                </c:pt>
                <c:pt idx="4661">
                  <c:v>3.8580420171180001</c:v>
                </c:pt>
                <c:pt idx="4662">
                  <c:v>3.7501106652130001</c:v>
                </c:pt>
                <c:pt idx="4663">
                  <c:v>3.6437673124550001</c:v>
                </c:pt>
                <c:pt idx="4664">
                  <c:v>3.5390432900170001</c:v>
                </c:pt>
                <c:pt idx="4665">
                  <c:v>3.4359694518410002</c:v>
                </c:pt>
                <c:pt idx="4666">
                  <c:v>3.3345761655519999</c:v>
                </c:pt>
                <c:pt idx="4667">
                  <c:v>3.2348933035030001</c:v>
                </c:pt>
                <c:pt idx="4668">
                  <c:v>3.1369502339739999</c:v>
                </c:pt>
                <c:pt idx="4669">
                  <c:v>3.0407758125190001</c:v>
                </c:pt>
                <c:pt idx="4670">
                  <c:v>2.9463983734569998</c:v>
                </c:pt>
                <c:pt idx="4671">
                  <c:v>2.853845721526</c:v>
                </c:pt>
                <c:pt idx="4672">
                  <c:v>2.7631451236869999</c:v>
                </c:pt>
                <c:pt idx="4673">
                  <c:v>2.6743233010899998</c:v>
                </c:pt>
                <c:pt idx="4674">
                  <c:v>2.587406421196</c:v>
                </c:pt>
                <c:pt idx="4675">
                  <c:v>2.502420090068</c:v>
                </c:pt>
                <c:pt idx="4676">
                  <c:v>2.4193893448239998</c:v>
                </c:pt>
                <c:pt idx="4677">
                  <c:v>2.33833864626</c:v>
                </c:pt>
                <c:pt idx="4678">
                  <c:v>2.2592918716370001</c:v>
                </c:pt>
                <c:pt idx="4679">
                  <c:v>2.1822723076489998</c:v>
                </c:pt>
                <c:pt idx="4680">
                  <c:v>2.107302643558</c:v>
                </c:pt>
                <c:pt idx="4681">
                  <c:v>2.0344049645069999</c:v>
                </c:pt>
                <c:pt idx="4682">
                  <c:v>1.963600745013</c:v>
                </c:pt>
                <c:pt idx="4683">
                  <c:v>1.894910842636</c:v>
                </c:pt>
                <c:pt idx="4684">
                  <c:v>1.8283554918360001</c:v>
                </c:pt>
                <c:pt idx="4685">
                  <c:v>1.7639542980039999</c:v>
                </c:pt>
                <c:pt idx="4686">
                  <c:v>1.7017262316920001</c:v>
                </c:pt>
                <c:pt idx="4687">
                  <c:v>1.6416896230139999</c:v>
                </c:pt>
                <c:pt idx="4688">
                  <c:v>1.583862156251</c:v>
                </c:pt>
                <c:pt idx="4689">
                  <c:v>1.528260864633</c:v>
                </c:pt>
                <c:pt idx="4690">
                  <c:v>1.474902125327</c:v>
                </c:pt>
                <c:pt idx="4691">
                  <c:v>1.423801654602</c:v>
                </c:pt>
                <c:pt idx="4692">
                  <c:v>1.3749745032030001</c:v>
                </c:pt>
                <c:pt idx="4693">
                  <c:v>1.328435051916</c:v>
                </c:pt>
                <c:pt idx="4694">
                  <c:v>1.284197007323</c:v>
                </c:pt>
                <c:pt idx="4695">
                  <c:v>1.2422733977730001</c:v>
                </c:pt>
                <c:pt idx="4696">
                  <c:v>1.202676569534</c:v>
                </c:pt>
                <c:pt idx="4697">
                  <c:v>1.1654181831570001</c:v>
                </c:pt>
                <c:pt idx="4698">
                  <c:v>1.130509210042</c:v>
                </c:pt>
                <c:pt idx="4699">
                  <c:v>1.0979599292</c:v>
                </c:pt>
                <c:pt idx="4700">
                  <c:v>1.0677799242299999</c:v>
                </c:pt>
                <c:pt idx="4701">
                  <c:v>1.0399780804879999</c:v>
                </c:pt>
                <c:pt idx="4702">
                  <c:v>1.0145625824740001</c:v>
                </c:pt>
                <c:pt idx="4703">
                  <c:v>0.99154091141519995</c:v>
                </c:pt>
                <c:pt idx="4704">
                  <c:v>0.97091984306540002</c:v>
                </c:pt>
                <c:pt idx="4705">
                  <c:v>0.95270544570560001</c:v>
                </c:pt>
                <c:pt idx="4706">
                  <c:v>0.93690307835660003</c:v>
                </c:pt>
                <c:pt idx="4707">
                  <c:v>0.92351738919939996</c:v>
                </c:pt>
                <c:pt idx="4708">
                  <c:v>0.91255231420549998</c:v>
                </c:pt>
                <c:pt idx="4709">
                  <c:v>0.9040110759769</c:v>
                </c:pt>
                <c:pt idx="4710">
                  <c:v>0.89789618279630001</c:v>
                </c:pt>
                <c:pt idx="4711">
                  <c:v>0.89420942788820001</c:v>
                </c:pt>
                <c:pt idx="4712">
                  <c:v>0.89295188888980004</c:v>
                </c:pt>
                <c:pt idx="4713">
                  <c:v>0.89412392753430003</c:v>
                </c:pt>
                <c:pt idx="4714">
                  <c:v>0.89772518954339997</c:v>
                </c:pt>
                <c:pt idx="4715">
                  <c:v>0.90375460473229996</c:v>
                </c:pt>
                <c:pt idx="4716">
                  <c:v>0.91221038732500004</c:v>
                </c:pt>
                <c:pt idx="4717">
                  <c:v>0.92309003648029997</c:v>
                </c:pt>
                <c:pt idx="4718">
                  <c:v>0.93639033702920005</c:v>
                </c:pt>
                <c:pt idx="4719">
                  <c:v>0.95210736042199995</c:v>
                </c:pt>
                <c:pt idx="4720">
                  <c:v>0.97023646588650003</c:v>
                </c:pt>
                <c:pt idx="4721">
                  <c:v>0.99077230179529996</c:v>
                </c:pt>
                <c:pt idx="4722">
                  <c:v>1.0137088072430001</c:v>
                </c:pt>
                <c:pt idx="4723">
                  <c:v>1.039039213833</c:v>
                </c:pt>
                <c:pt idx="4724">
                  <c:v>1.0667560476710001</c:v>
                </c:pt>
                <c:pt idx="4725">
                  <c:v>1.0968511315680001</c:v>
                </c:pt>
                <c:pt idx="4726">
                  <c:v>1.1293155874509999</c:v>
                </c:pt>
                <c:pt idx="4727">
                  <c:v>1.1641398389790001</c:v>
                </c:pt>
                <c:pt idx="4728">
                  <c:v>1.2013136143650001</c:v>
                </c:pt>
                <c:pt idx="4729">
                  <c:v>1.2408259494030001</c:v>
                </c:pt>
                <c:pt idx="4730">
                  <c:v>1.282665190698</c:v>
                </c:pt>
                <c:pt idx="4731">
                  <c:v>1.3268189991029999</c:v>
                </c:pt>
                <c:pt idx="4732">
                  <c:v>1.3732743533539999</c:v>
                </c:pt>
                <c:pt idx="4733">
                  <c:v>1.4220175539069999</c:v>
                </c:pt>
                <c:pt idx="4734">
                  <c:v>1.473034226977</c:v>
                </c:pt>
                <c:pt idx="4735">
                  <c:v>1.526309328772</c:v>
                </c:pt>
                <c:pt idx="4736">
                  <c:v>1.5818271499250001</c:v>
                </c:pt>
                <c:pt idx="4737">
                  <c:v>1.639571320131</c:v>
                </c:pt>
                <c:pt idx="4738">
                  <c:v>1.6995248129610001</c:v>
                </c:pt>
                <c:pt idx="4739">
                  <c:v>1.7616699508889999</c:v>
                </c:pt>
                <c:pt idx="4740">
                  <c:v>1.8259884104949999</c:v>
                </c:pt>
                <c:pt idx="4741">
                  <c:v>1.892461227871</c:v>
                </c:pt>
                <c:pt idx="4742">
                  <c:v>1.9610688042019999</c:v>
                </c:pt>
                <c:pt idx="4743">
                  <c:v>2.0317909115499999</c:v>
                </c:pt>
                <c:pt idx="4744">
                  <c:v>2.1046066988100001</c:v>
                </c:pt>
                <c:pt idx="4745">
                  <c:v>2.1794946978569998</c:v>
                </c:pt>
                <c:pt idx="4746">
                  <c:v>2.2564328298719998</c:v>
                </c:pt>
                <c:pt idx="4747">
                  <c:v>2.33539841185</c:v>
                </c:pt>
                <c:pt idx="4748">
                  <c:v>2.4163681632810001</c:v>
                </c:pt>
                <c:pt idx="4749">
                  <c:v>2.4993182130179998</c:v>
                </c:pt>
                <c:pt idx="4750">
                  <c:v>2.584224106303</c:v>
                </c:pt>
                <c:pt idx="4751">
                  <c:v>2.6710608119830002</c:v>
                </c:pt>
                <c:pt idx="4752">
                  <c:v>2.7598027298779999</c:v>
                </c:pt>
                <c:pt idx="4753">
                  <c:v>2.850423698333</c:v>
                </c:pt>
                <c:pt idx="4754">
                  <c:v>2.9428970019229999</c:v>
                </c:pt>
                <c:pt idx="4755">
                  <c:v>3.0371953793280002</c:v>
                </c:pt>
                <c:pt idx="4756">
                  <c:v>3.1332910313700002</c:v>
                </c:pt>
                <c:pt idx="4757">
                  <c:v>3.2311556291970001</c:v>
                </c:pt>
                <c:pt idx="4758">
                  <c:v>3.330760322643</c:v>
                </c:pt>
                <c:pt idx="4759">
                  <c:v>3.4320757487189999</c:v>
                </c:pt>
                <c:pt idx="4760">
                  <c:v>3.5350720402769999</c:v>
                </c:pt>
                <c:pt idx="4761">
                  <c:v>3.6397188348020002</c:v>
                </c:pt>
                <c:pt idx="4762">
                  <c:v>3.7459852833689999</c:v>
                </c:pt>
                <c:pt idx="4763">
                  <c:v>3.8538400597270002</c:v>
                </c:pt>
                <c:pt idx="4764">
                  <c:v>3.9632513695360001</c:v>
                </c:pt>
                <c:pt idx="4765">
                  <c:v>4.0741869597339999</c:v>
                </c:pt>
                <c:pt idx="4766">
                  <c:v>4.1866141280439999</c:v>
                </c:pt>
                <c:pt idx="4767">
                  <c:v>4.3004997326090004</c:v>
                </c:pt>
                <c:pt idx="4768">
                  <c:v>4.4158102017639997</c:v>
                </c:pt>
                <c:pt idx="4769">
                  <c:v>4.5325115439230004</c:v>
                </c:pt>
                <c:pt idx="4770">
                  <c:v>4.6505693576010003</c:v>
                </c:pt>
                <c:pt idx="4771">
                  <c:v>4.769948841553</c:v>
                </c:pt>
                <c:pt idx="4772">
                  <c:v>4.8906148050259999</c:v>
                </c:pt>
                <c:pt idx="4773">
                  <c:v>5.0125316781339997</c:v>
                </c:pt>
                <c:pt idx="4774">
                  <c:v>5.1356635223370004</c:v>
                </c:pt>
                <c:pt idx="4775">
                  <c:v>5.259974041035</c:v>
                </c:pt>
                <c:pt idx="4776">
                  <c:v>5.3854265902630001</c:v>
                </c:pt>
                <c:pt idx="4777">
                  <c:v>5.511984189493</c:v>
                </c:pt>
                <c:pt idx="4778">
                  <c:v>5.6396095325289997</c:v>
                </c:pt>
                <c:pt idx="4779">
                  <c:v>5.7682649985019996</c:v>
                </c:pt>
                <c:pt idx="4780">
                  <c:v>5.8979126629580003</c:v>
                </c:pt>
                <c:pt idx="4781">
                  <c:v>6.0285143090349997</c:v>
                </c:pt>
                <c:pt idx="4782">
                  <c:v>6.1600314387240003</c:v>
                </c:pt>
                <c:pt idx="4783">
                  <c:v>6.2924252842149997</c:v>
                </c:pt>
                <c:pt idx="4784">
                  <c:v>6.4256568193239998</c:v>
                </c:pt>
                <c:pt idx="4785">
                  <c:v>6.5596867709910001</c:v>
                </c:pt>
                <c:pt idx="4786">
                  <c:v>6.6944756308560001</c:v>
                </c:pt>
                <c:pt idx="4787">
                  <c:v>6.8299836669029999</c:v>
                </c:pt>
                <c:pt idx="4788">
                  <c:v>6.9661709351669998</c:v>
                </c:pt>
                <c:pt idx="4789">
                  <c:v>7.102997291506</c:v>
                </c:pt>
                <c:pt idx="4790">
                  <c:v>7.2404224034339997</c:v>
                </c:pt>
                <c:pt idx="4791">
                  <c:v>7.3784057620050003</c:v>
                </c:pt>
                <c:pt idx="4792">
                  <c:v>7.5169066937510003</c:v>
                </c:pt>
                <c:pt idx="4793">
                  <c:v>7.6558843726710002</c:v>
                </c:pt>
                <c:pt idx="4794">
                  <c:v>7.7952978322600002</c:v>
                </c:pt>
                <c:pt idx="4795">
                  <c:v>7.9351059775820003</c:v>
                </c:pt>
                <c:pt idx="4796">
                  <c:v>8.0752675973840002</c:v>
                </c:pt>
                <c:pt idx="4797">
                  <c:v>8.2157413762380003</c:v>
                </c:pt>
                <c:pt idx="4798">
                  <c:v>8.3564859067179995</c:v>
                </c:pt>
                <c:pt idx="4799">
                  <c:v>8.4974597016020006</c:v>
                </c:pt>
                <c:pt idx="4800">
                  <c:v>8.6386212061009999</c:v>
                </c:pt>
                <c:pt idx="4801">
                  <c:v>8.7799288101029997</c:v>
                </c:pt>
                <c:pt idx="4802">
                  <c:v>8.9213408604360005</c:v>
                </c:pt>
                <c:pt idx="4803">
                  <c:v>9.0628156731439997</c:v>
                </c:pt>
                <c:pt idx="4804">
                  <c:v>9.2043115457710005</c:v>
                </c:pt>
                <c:pt idx="4805">
                  <c:v>9.3457867696519994</c:v>
                </c:pt>
                <c:pt idx="4806">
                  <c:v>9.4871996422030005</c:v>
                </c:pt>
                <c:pt idx="4807">
                  <c:v>9.628508479213</c:v>
                </c:pt>
                <c:pt idx="4808">
                  <c:v>9.7696716271249997</c:v>
                </c:pt>
                <c:pt idx="4809">
                  <c:v>9.9106474753160008</c:v>
                </c:pt>
                <c:pt idx="4810">
                  <c:v>10.05139446836</c:v>
                </c:pt>
                <c:pt idx="4811">
                  <c:v>10.19187111826</c:v>
                </c:pt>
                <c:pt idx="4812">
                  <c:v>10.332036016709999</c:v>
                </c:pt>
                <c:pt idx="4813">
                  <c:v>10.47184784725</c:v>
                </c:pt>
                <c:pt idx="4814">
                  <c:v>10.61126539748</c:v>
                </c:pt>
                <c:pt idx="4815">
                  <c:v>10.750247571199999</c:v>
                </c:pt>
                <c:pt idx="4816">
                  <c:v>10.888753400500001</c:v>
                </c:pt>
                <c:pt idx="4817">
                  <c:v>11.026742057850001</c:v>
                </c:pt>
                <c:pt idx="4818">
                  <c:v>11.16417286814</c:v>
                </c:pt>
                <c:pt idx="4819">
                  <c:v>11.301005320650001</c:v>
                </c:pt>
                <c:pt idx="4820">
                  <c:v>11.437199080979999</c:v>
                </c:pt>
                <c:pt idx="4821">
                  <c:v>11.57271400298</c:v>
                </c:pt>
                <c:pt idx="4822">
                  <c:v>11.70751014054</c:v>
                </c:pt>
                <c:pt idx="4823">
                  <c:v>11.84154775937</c:v>
                </c:pt>
                <c:pt idx="4824">
                  <c:v>11.974787348730001</c:v>
                </c:pt>
                <c:pt idx="4825">
                  <c:v>12.107189633040001</c:v>
                </c:pt>
                <c:pt idx="4826">
                  <c:v>12.238715583499999</c:v>
                </c:pt>
                <c:pt idx="4827">
                  <c:v>12.369326429539999</c:v>
                </c:pt>
                <c:pt idx="4828">
                  <c:v>12.498983670279999</c:v>
                </c:pt>
                <c:pt idx="4829">
                  <c:v>12.62764908588</c:v>
                </c:pt>
                <c:pt idx="4830">
                  <c:v>12.75528474879</c:v>
                </c:pt>
                <c:pt idx="4831">
                  <c:v>12.88185303491</c:v>
                </c:pt>
                <c:pt idx="4832">
                  <c:v>13.00731663471</c:v>
                </c:pt>
                <c:pt idx="4833">
                  <c:v>13.13163856423</c:v>
                </c:pt>
                <c:pt idx="4834">
                  <c:v>13.254782175940001</c:v>
                </c:pt>
                <c:pt idx="4835">
                  <c:v>13.376711169549999</c:v>
                </c:pt>
                <c:pt idx="4836">
                  <c:v>13.49738960276</c:v>
                </c:pt>
                <c:pt idx="4837">
                  <c:v>13.61678190179</c:v>
                </c:pt>
                <c:pt idx="4838">
                  <c:v>13.73485287187</c:v>
                </c:pt>
                <c:pt idx="4839">
                  <c:v>13.851567707659999</c:v>
                </c:pt>
                <c:pt idx="4840">
                  <c:v>13.96689200346</c:v>
                </c:pt>
                <c:pt idx="4841">
                  <c:v>14.08079176335</c:v>
                </c:pt>
                <c:pt idx="4842">
                  <c:v>14.19323341126</c:v>
                </c:pt>
                <c:pt idx="4843">
                  <c:v>14.304183800800001</c:v>
                </c:pt>
                <c:pt idx="4844">
                  <c:v>14.41361022507</c:v>
                </c:pt>
                <c:pt idx="4845">
                  <c:v>14.521480426269999</c:v>
                </c:pt>
                <c:pt idx="4846">
                  <c:v>14.62776260525</c:v>
                </c:pt>
                <c:pt idx="4847">
                  <c:v>14.73242543083</c:v>
                </c:pt>
                <c:pt idx="4848">
                  <c:v>14.83543804906</c:v>
                </c:pt>
                <c:pt idx="4849">
                  <c:v>14.93677009234</c:v>
                </c:pt>
                <c:pt idx="4850">
                  <c:v>15.036391688289999</c:v>
                </c:pt>
                <c:pt idx="4851">
                  <c:v>15.134273468649999</c:v>
                </c:pt>
                <c:pt idx="4852">
                  <c:v>15.23038657785</c:v>
                </c:pt>
                <c:pt idx="4853">
                  <c:v>15.324702681590001</c:v>
                </c:pt>
                <c:pt idx="4854">
                  <c:v>15.417193975109999</c:v>
                </c:pt>
                <c:pt idx="4855">
                  <c:v>15.507833191470001</c:v>
                </c:pt>
                <c:pt idx="4856">
                  <c:v>15.59659360951</c:v>
                </c:pt>
                <c:pt idx="4857">
                  <c:v>15.683449061759999</c:v>
                </c:pt>
                <c:pt idx="4858">
                  <c:v>15.76837394218</c:v>
                </c:pt>
                <c:pt idx="4859">
                  <c:v>15.851343213630001</c:v>
                </c:pt>
                <c:pt idx="4860">
                  <c:v>15.93233241533</c:v>
                </c:pt>
                <c:pt idx="4861">
                  <c:v>16.011317670010001</c:v>
                </c:pt>
                <c:pt idx="4862">
                  <c:v>16.088275690980002</c:v>
                </c:pt>
                <c:pt idx="4863">
                  <c:v>16.16318378898</c:v>
                </c:pt>
                <c:pt idx="4864">
                  <c:v>16.236019878859999</c:v>
                </c:pt>
                <c:pt idx="4865">
                  <c:v>16.306762486109999</c:v>
                </c:pt>
                <c:pt idx="4866">
                  <c:v>16.375390753160001</c:v>
                </c:pt>
                <c:pt idx="4867">
                  <c:v>16.44188444557</c:v>
                </c:pt>
                <c:pt idx="4868">
                  <c:v>16.506223957930001</c:v>
                </c:pt>
                <c:pt idx="4869">
                  <c:v>16.568390319700001</c:v>
                </c:pt>
                <c:pt idx="4870">
                  <c:v>16.628365200760001</c:v>
                </c:pt>
                <c:pt idx="4871">
                  <c:v>16.686130916829999</c:v>
                </c:pt>
                <c:pt idx="4872">
                  <c:v>16.74167043468</c:v>
                </c:pt>
                <c:pt idx="4873">
                  <c:v>16.794967377140001</c:v>
                </c:pt>
                <c:pt idx="4874">
                  <c:v>16.846006027960001</c:v>
                </c:pt>
                <c:pt idx="4875">
                  <c:v>16.894771336369999</c:v>
                </c:pt>
                <c:pt idx="4876">
                  <c:v>16.9412489216</c:v>
                </c:pt>
                <c:pt idx="4877">
                  <c:v>16.985425077049999</c:v>
                </c:pt>
                <c:pt idx="4878">
                  <c:v>17.0272867744</c:v>
                </c:pt>
                <c:pt idx="4879">
                  <c:v>17.066821667359999</c:v>
                </c:pt>
                <c:pt idx="4880">
                  <c:v>17.10401809539</c:v>
                </c:pt>
                <c:pt idx="4881">
                  <c:v>17.138865087079999</c:v>
                </c:pt>
                <c:pt idx="4882">
                  <c:v>17.17135236343</c:v>
                </c:pt>
                <c:pt idx="4883">
                  <c:v>17.20147034084</c:v>
                </c:pt>
                <c:pt idx="4884">
                  <c:v>17.229210133950001</c:v>
                </c:pt>
                <c:pt idx="4885">
                  <c:v>17.254563558249998</c:v>
                </c:pt>
                <c:pt idx="4886">
                  <c:v>17.277523132540001</c:v>
                </c:pt>
                <c:pt idx="4887">
                  <c:v>17.29808208104</c:v>
                </c:pt>
                <c:pt idx="4888">
                  <c:v>17.316234335480001</c:v>
                </c:pt>
                <c:pt idx="4889">
                  <c:v>17.331974536840001</c:v>
                </c:pt>
                <c:pt idx="4890">
                  <c:v>17.345298036949998</c:v>
                </c:pt>
                <c:pt idx="4891">
                  <c:v>17.356200899809998</c:v>
                </c:pt>
                <c:pt idx="4892">
                  <c:v>17.36467990285</c:v>
                </c:pt>
                <c:pt idx="4893">
                  <c:v>17.370732537769999</c:v>
                </c:pt>
                <c:pt idx="4894">
                  <c:v>17.374357011339999</c:v>
                </c:pt>
                <c:pt idx="4895">
                  <c:v>17.37555224594</c:v>
                </c:pt>
                <c:pt idx="4896">
                  <c:v>17.374317879829999</c:v>
                </c:pt>
                <c:pt idx="4897">
                  <c:v>17.370654267279999</c:v>
                </c:pt>
                <c:pt idx="4898">
                  <c:v>17.364562478490001</c:v>
                </c:pt>
                <c:pt idx="4899">
                  <c:v>17.35604429923</c:v>
                </c:pt>
                <c:pt idx="4900">
                  <c:v>17.34510223034</c:v>
                </c:pt>
                <c:pt idx="4901">
                  <c:v>17.331739486989999</c:v>
                </c:pt>
                <c:pt idx="4902">
                  <c:v>17.31595999772</c:v>
                </c:pt>
                <c:pt idx="4903">
                  <c:v>17.297768403319999</c:v>
                </c:pt>
                <c:pt idx="4904">
                  <c:v>17.27717005541</c:v>
                </c:pt>
                <c:pt idx="4905">
                  <c:v>17.254171014899999</c:v>
                </c:pt>
                <c:pt idx="4906">
                  <c:v>17.228778050180001</c:v>
                </c:pt>
                <c:pt idx="4907">
                  <c:v>17.200998635139999</c:v>
                </c:pt>
                <c:pt idx="4908">
                  <c:v>17.17084094698</c:v>
                </c:pt>
                <c:pt idx="4909">
                  <c:v>17.138313863770001</c:v>
                </c:pt>
                <c:pt idx="4910">
                  <c:v>17.103426961859999</c:v>
                </c:pt>
                <c:pt idx="4911">
                  <c:v>17.06619051302</c:v>
                </c:pt>
                <c:pt idx="4912">
                  <c:v>17.026615481459999</c:v>
                </c:pt>
                <c:pt idx="4913">
                  <c:v>16.984713520589999</c:v>
                </c:pt>
                <c:pt idx="4914">
                  <c:v>16.94049696954</c:v>
                </c:pt>
                <c:pt idx="4915">
                  <c:v>16.893978849589999</c:v>
                </c:pt>
                <c:pt idx="4916">
                  <c:v>16.845172860270001</c:v>
                </c:pt>
                <c:pt idx="4917">
                  <c:v>16.79409337537</c:v>
                </c:pt>
                <c:pt idx="4918">
                  <c:v>16.740755438680001</c:v>
                </c:pt>
                <c:pt idx="4919">
                  <c:v>16.685174759580001</c:v>
                </c:pt>
                <c:pt idx="4920">
                  <c:v>16.627367708360001</c:v>
                </c:pt>
                <c:pt idx="4921">
                  <c:v>16.567351311460001</c:v>
                </c:pt>
                <c:pt idx="4922">
                  <c:v>16.505143246399999</c:v>
                </c:pt>
                <c:pt idx="4923">
                  <c:v>16.4407618366</c:v>
                </c:pt>
                <c:pt idx="4924">
                  <c:v>16.374226045970001</c:v>
                </c:pt>
                <c:pt idx="4925">
                  <c:v>16.305555473329999</c:v>
                </c:pt>
                <c:pt idx="4926">
                  <c:v>16.234770346609999</c:v>
                </c:pt>
                <c:pt idx="4927">
                  <c:v>16.161891516920001</c:v>
                </c:pt>
                <c:pt idx="4928">
                  <c:v>16.086940452389999</c:v>
                </c:pt>
                <c:pt idx="4929">
                  <c:v>16.009939231819999</c:v>
                </c:pt>
                <c:pt idx="4930">
                  <c:v>15.930910538239999</c:v>
                </c:pt>
                <c:pt idx="4931">
                  <c:v>15.849877652150001</c:v>
                </c:pt>
                <c:pt idx="4932">
                  <c:v>15.766864444699999</c:v>
                </c:pt>
                <c:pt idx="4933">
                  <c:v>15.681895370639999</c:v>
                </c:pt>
                <c:pt idx="4934">
                  <c:v>15.594995461130001</c:v>
                </c:pt>
                <c:pt idx="4935">
                  <c:v>15.506190316350001</c:v>
                </c:pt>
                <c:pt idx="4936">
                  <c:v>15.41550609796</c:v>
                </c:pt>
                <c:pt idx="4937">
                  <c:v>15.32296952137</c:v>
                </c:pt>
                <c:pt idx="4938">
                  <c:v>15.228607847919999</c:v>
                </c:pt>
                <c:pt idx="4939">
                  <c:v>15.132448876770001</c:v>
                </c:pt>
                <c:pt idx="4940">
                  <c:v>15.03452093678</c:v>
                </c:pt>
                <c:pt idx="4941">
                  <c:v>14.934852878119999</c:v>
                </c:pt>
                <c:pt idx="4942">
                  <c:v>14.833474063780001</c:v>
                </c:pt>
                <c:pt idx="4943">
                  <c:v>14.73041436091</c:v>
                </c:pt>
                <c:pt idx="4944">
                  <c:v>14.62570413201</c:v>
                </c:pt>
                <c:pt idx="4945">
                  <c:v>14.51937422602</c:v>
                </c:pt>
                <c:pt idx="4946">
                  <c:v>14.411455969189999</c:v>
                </c:pt>
                <c:pt idx="4947">
                  <c:v>14.301981155849999</c:v>
                </c:pt>
                <c:pt idx="4948">
                  <c:v>14.190982039070001</c:v>
                </c:pt>
                <c:pt idx="4949">
                  <c:v>14.07849132114</c:v>
                </c:pt>
                <c:pt idx="4950">
                  <c:v>13.96454214389</c:v>
                </c:pt>
                <c:pt idx="4951">
                  <c:v>13.849168079009999</c:v>
                </c:pt>
                <c:pt idx="4952">
                  <c:v>13.73240311807</c:v>
                </c:pt>
                <c:pt idx="4953">
                  <c:v>13.61428166256</c:v>
                </c:pt>
                <c:pt idx="4954">
                  <c:v>13.49483851373</c:v>
                </c:pt>
                <c:pt idx="4955">
                  <c:v>13.37410886234</c:v>
                </c:pt>
                <c:pt idx="4956">
                  <c:v>13.252128278260001</c:v>
                </c:pt>
                <c:pt idx="4957">
                  <c:v>13.128932700029999</c:v>
                </c:pt>
                <c:pt idx="4958">
                  <c:v>13.00455842427</c:v>
                </c:pt>
                <c:pt idx="4959">
                  <c:v>12.879042094920001</c:v>
                </c:pt>
                <c:pt idx="4960">
                  <c:v>12.75242069253</c:v>
                </c:pt>
                <c:pt idx="4961">
                  <c:v>12.62473152329</c:v>
                </c:pt>
                <c:pt idx="4962">
                  <c:v>12.496012208070001</c:v>
                </c:pt>
                <c:pt idx="4963">
                  <c:v>12.36630067131</c:v>
                </c:pt>
                <c:pt idx="4964">
                  <c:v>12.235635129889999</c:v>
                </c:pt>
                <c:pt idx="4965">
                  <c:v>12.104054081819999</c:v>
                </c:pt>
                <c:pt idx="4966">
                  <c:v>11.97159629489</c:v>
                </c:pt>
                <c:pt idx="4967">
                  <c:v>11.838300795309999</c:v>
                </c:pt>
                <c:pt idx="4968">
                  <c:v>11.70420685613</c:v>
                </c:pt>
                <c:pt idx="4969">
                  <c:v>11.569353985699999</c:v>
                </c:pt>
                <c:pt idx="4970">
                  <c:v>11.43378191605</c:v>
                </c:pt>
                <c:pt idx="4971">
                  <c:v>11.297530591139999</c:v>
                </c:pt>
                <c:pt idx="4972">
                  <c:v>11.160640155119999</c:v>
                </c:pt>
                <c:pt idx="4973">
                  <c:v>11.023150940460001</c:v>
                </c:pt>
                <c:pt idx="4974">
                  <c:v>10.88510345612</c:v>
                </c:pt>
                <c:pt idx="4975">
                  <c:v>10.746538375569999</c:v>
                </c:pt>
                <c:pt idx="4976">
                  <c:v>10.6074965248</c:v>
                </c:pt>
                <c:pt idx="4977">
                  <c:v>10.468018870330001</c:v>
                </c:pt>
                <c:pt idx="4978">
                  <c:v>10.32814650708</c:v>
                </c:pt>
                <c:pt idx="4979">
                  <c:v>10.187920646309999</c:v>
                </c:pt>
                <c:pt idx="4980">
                  <c:v>10.047382603459999</c:v>
                </c:pt>
                <c:pt idx="4981">
                  <c:v>9.9065737859370007</c:v>
                </c:pt>
                <c:pt idx="4982">
                  <c:v>9.7655356809760008</c:v>
                </c:pt>
                <c:pt idx="4983">
                  <c:v>9.6243098433629992</c:v>
                </c:pt>
                <c:pt idx="4984">
                  <c:v>9.4829378832119993</c:v>
                </c:pt>
                <c:pt idx="4985">
                  <c:v>9.3414614536930003</c:v>
                </c:pt>
                <c:pt idx="4986">
                  <c:v>9.1999222387639996</c:v>
                </c:pt>
                <c:pt idx="4987">
                  <c:v>9.0583619408809994</c:v>
                </c:pt>
                <c:pt idx="4988">
                  <c:v>8.9168222687099998</c:v>
                </c:pt>
                <c:pt idx="4989">
                  <c:v>8.7753449248340001</c:v>
                </c:pt>
                <c:pt idx="4990">
                  <c:v>8.6339715934670007</c:v>
                </c:pt>
                <c:pt idx="4991">
                  <c:v>8.4927439281639998</c:v>
                </c:pt>
                <c:pt idx="4992">
                  <c:v>8.3517035395489998</c:v>
                </c:pt>
                <c:pt idx="4993">
                  <c:v>8.2108919830520009</c:v>
                </c:pt>
                <c:pt idx="4994">
                  <c:v>8.0703507466609992</c:v>
                </c:pt>
                <c:pt idx="4995">
                  <c:v>7.9301212386959996</c:v>
                </c:pt>
                <c:pt idx="4996">
                  <c:v>7.7902447756060003</c:v>
                </c:pt>
                <c:pt idx="4997">
                  <c:v>7.6507625697929997</c:v>
                </c:pt>
                <c:pt idx="4998">
                  <c:v>7.511715717465</c:v>
                </c:pt>
                <c:pt idx="4999">
                  <c:v>7.3731451865280002</c:v>
                </c:pt>
                <c:pt idx="5000">
                  <c:v>7.2350918045080004</c:v>
                </c:pt>
                <c:pt idx="5001">
                  <c:v>7.0975962465239997</c:v>
                </c:pt>
                <c:pt idx="5002">
                  <c:v>6.9606990232969999</c:v>
                </c:pt>
                <c:pt idx="5003">
                  <c:v>6.824440469212</c:v>
                </c:pt>
                <c:pt idx="5004">
                  <c:v>6.6888607304320002</c:v>
                </c:pt>
                <c:pt idx="5005">
                  <c:v>6.5539997530690002</c:v>
                </c:pt>
                <c:pt idx="5006">
                  <c:v>6.4198972714069997</c:v>
                </c:pt>
                <c:pt idx="5007">
                  <c:v>6.2865927961940002</c:v>
                </c:pt>
                <c:pt idx="5008">
                  <c:v>6.1541256029999998</c:v>
                </c:pt>
                <c:pt idx="5009">
                  <c:v>6.0225347206409996</c:v>
                </c:pt>
                <c:pt idx="5010">
                  <c:v>5.8918589196750002</c:v>
                </c:pt>
                <c:pt idx="5011">
                  <c:v>5.7621367009790001</c:v>
                </c:pt>
                <c:pt idx="5012">
                  <c:v>5.6334062844019996</c:v>
                </c:pt>
                <c:pt idx="5013">
                  <c:v>5.5057055975000004</c:v>
                </c:pt>
                <c:pt idx="5014">
                  <c:v>5.3790722643600004</c:v>
                </c:pt>
                <c:pt idx="5015">
                  <c:v>5.2535435945120001</c:v>
                </c:pt>
                <c:pt idx="5016">
                  <c:v>5.1291565719329997</c:v>
                </c:pt>
                <c:pt idx="5017">
                  <c:v>5.0059478441470002</c:v>
                </c:pt>
                <c:pt idx="5018">
                  <c:v>4.8839537114259999</c:v>
                </c:pt>
                <c:pt idx="5019">
                  <c:v>4.7632101160940001</c:v>
                </c:pt>
                <c:pt idx="5020">
                  <c:v>4.64375263193</c:v>
                </c:pt>
                <c:pt idx="5021">
                  <c:v>4.5256164536870003</c:v>
                </c:pt>
                <c:pt idx="5022">
                  <c:v>4.4088363867210001</c:v>
                </c:pt>
                <c:pt idx="5023">
                  <c:v>4.2934468367329996</c:v>
                </c:pt>
                <c:pt idx="5024">
                  <c:v>4.179481799625</c:v>
                </c:pt>
                <c:pt idx="5025">
                  <c:v>4.0669748514900004</c:v>
                </c:pt>
                <c:pt idx="5026">
                  <c:v>3.9559591387080002</c:v>
                </c:pt>
                <c:pt idx="5027">
                  <c:v>3.8464673681849999</c:v>
                </c:pt>
                <c:pt idx="5028">
                  <c:v>3.7385317977080001</c:v>
                </c:pt>
                <c:pt idx="5029">
                  <c:v>3.6321842264450002</c:v>
                </c:pt>
                <c:pt idx="5030">
                  <c:v>3.5274559855650001</c:v>
                </c:pt>
                <c:pt idx="5031">
                  <c:v>3.4243779290140002</c:v>
                </c:pt>
                <c:pt idx="5032">
                  <c:v>3.3229804244149999</c:v>
                </c:pt>
                <c:pt idx="5033">
                  <c:v>3.2232933441229998</c:v>
                </c:pt>
                <c:pt idx="5034">
                  <c:v>3.1253460564169999</c:v>
                </c:pt>
                <c:pt idx="5035">
                  <c:v>3.0291674168520002</c:v>
                </c:pt>
                <c:pt idx="5036">
                  <c:v>2.9347857597479998</c:v>
                </c:pt>
                <c:pt idx="5037">
                  <c:v>2.8422288898420001</c:v>
                </c:pt>
                <c:pt idx="5038">
                  <c:v>2.7515240740959999</c:v>
                </c:pt>
                <c:pt idx="5039">
                  <c:v>2.6626980336599999</c:v>
                </c:pt>
                <c:pt idx="5040">
                  <c:v>2.5757769359960001</c:v>
                </c:pt>
                <c:pt idx="5041">
                  <c:v>2.4907863871679998</c:v>
                </c:pt>
                <c:pt idx="5042">
                  <c:v>2.407751424293</c:v>
                </c:pt>
                <c:pt idx="5043">
                  <c:v>2.3266965081680002</c:v>
                </c:pt>
                <c:pt idx="5044">
                  <c:v>2.2476455160539999</c:v>
                </c:pt>
                <c:pt idx="5045">
                  <c:v>2.1706217346460002</c:v>
                </c:pt>
                <c:pt idx="5046">
                  <c:v>2.0956478532060001</c:v>
                </c:pt>
                <c:pt idx="5047">
                  <c:v>2.0227459568769999</c:v>
                </c:pt>
                <c:pt idx="5048">
                  <c:v>1.9519375201760001</c:v>
                </c:pt>
                <c:pt idx="5049">
                  <c:v>1.8832434006650001</c:v>
                </c:pt>
                <c:pt idx="5050">
                  <c:v>1.8166838328020001</c:v>
                </c:pt>
                <c:pt idx="5051">
                  <c:v>1.752278421982</c:v>
                </c:pt>
                <c:pt idx="5052">
                  <c:v>1.690046138754</c:v>
                </c:pt>
                <c:pt idx="5053">
                  <c:v>1.6300053132329999</c:v>
                </c:pt>
                <c:pt idx="5054">
                  <c:v>1.5721736297010001</c:v>
                </c:pt>
                <c:pt idx="5055">
                  <c:v>1.51656812139</c:v>
                </c:pt>
                <c:pt idx="5056">
                  <c:v>1.4632051654630001</c:v>
                </c:pt>
                <c:pt idx="5057">
                  <c:v>1.412100478193</c:v>
                </c:pt>
                <c:pt idx="5058">
                  <c:v>1.3632691103250001</c:v>
                </c:pt>
                <c:pt idx="5059">
                  <c:v>1.316725442644</c:v>
                </c:pt>
                <c:pt idx="5060">
                  <c:v>1.2724831817340001</c:v>
                </c:pt>
                <c:pt idx="5061">
                  <c:v>1.2305553559419999</c:v>
                </c:pt>
                <c:pt idx="5062">
                  <c:v>1.1909543115379999</c:v>
                </c:pt>
                <c:pt idx="5063">
                  <c:v>1.153691709074</c:v>
                </c:pt>
                <c:pt idx="5064">
                  <c:v>1.118778519948</c:v>
                </c:pt>
                <c:pt idx="5065">
                  <c:v>1.086225023174</c:v>
                </c:pt>
                <c:pt idx="5066">
                  <c:v>1.0560408023500001</c:v>
                </c:pt>
                <c:pt idx="5067">
                  <c:v>1.028234742832</c:v>
                </c:pt>
                <c:pt idx="5068">
                  <c:v>1.0028150291210001</c:v>
                </c:pt>
                <c:pt idx="5069">
                  <c:v>0.97978914244500004</c:v>
                </c:pt>
                <c:pt idx="5070">
                  <c:v>0.95916385855730002</c:v>
                </c:pt>
                <c:pt idx="5071">
                  <c:v>0.94094524573960003</c:v>
                </c:pt>
                <c:pt idx="5072">
                  <c:v>0.92513866301299996</c:v>
                </c:pt>
                <c:pt idx="5073">
                  <c:v>0.91174875855890003</c:v>
                </c:pt>
                <c:pt idx="5074">
                  <c:v>0.90077946834910005</c:v>
                </c:pt>
                <c:pt idx="5075">
                  <c:v>0.89223401498599997</c:v>
                </c:pt>
                <c:pt idx="5076">
                  <c:v>0.88611490675269999</c:v>
                </c:pt>
                <c:pt idx="5077">
                  <c:v>0.88242393687389997</c:v>
                </c:pt>
                <c:pt idx="5078">
                  <c:v>0.88116218298740001</c:v>
                </c:pt>
                <c:pt idx="5079">
                  <c:v>0.88233000682649998</c:v>
                </c:pt>
                <c:pt idx="5080">
                  <c:v>0.8859270541134</c:v>
                </c:pt>
                <c:pt idx="5081">
                  <c:v>0.89195225466359995</c:v>
                </c:pt>
                <c:pt idx="5082">
                  <c:v>0.90040382270149999</c:v>
                </c:pt>
                <c:pt idx="5083">
                  <c:v>0.91127925738619997</c:v>
                </c:pt>
                <c:pt idx="5084">
                  <c:v>0.92457534354909998</c:v>
                </c:pt>
                <c:pt idx="5085">
                  <c:v>0.94028815264090004</c:v>
                </c:pt>
                <c:pt idx="5086">
                  <c:v>0.95841304388960002</c:v>
                </c:pt>
                <c:pt idx="5087">
                  <c:v>0.97894466566820004</c:v>
                </c:pt>
                <c:pt idx="5088">
                  <c:v>1.0018769570720001</c:v>
                </c:pt>
                <c:pt idx="5089">
                  <c:v>1.027203149704</c:v>
                </c:pt>
                <c:pt idx="5090">
                  <c:v>1.05491576967</c:v>
                </c:pt>
                <c:pt idx="5091">
                  <c:v>1.0850066397839999</c:v>
                </c:pt>
                <c:pt idx="5092">
                  <c:v>1.11746688197</c:v>
                </c:pt>
                <c:pt idx="5093">
                  <c:v>1.1522869198900001</c:v>
                </c:pt>
                <c:pt idx="5094">
                  <c:v>1.189456481755</c:v>
                </c:pt>
                <c:pt idx="5095">
                  <c:v>1.2289646033599999</c:v>
                </c:pt>
                <c:pt idx="5096">
                  <c:v>1.2707996313109999</c:v>
                </c:pt>
                <c:pt idx="5097">
                  <c:v>1.314949226462</c:v>
                </c:pt>
                <c:pt idx="5098">
                  <c:v>1.361400367548</c:v>
                </c:pt>
                <c:pt idx="5099">
                  <c:v>1.4101393550270001</c:v>
                </c:pt>
                <c:pt idx="5100">
                  <c:v>1.461151815112</c:v>
                </c:pt>
                <c:pt idx="5101">
                  <c:v>1.514422704012</c:v>
                </c:pt>
                <c:pt idx="5102">
                  <c:v>1.569936312362</c:v>
                </c:pt>
                <c:pt idx="5103">
                  <c:v>1.627676269855</c:v>
                </c:pt>
                <c:pt idx="5104">
                  <c:v>1.6876255500649999</c:v>
                </c:pt>
                <c:pt idx="5105">
                  <c:v>1.7497664754640001</c:v>
                </c:pt>
                <c:pt idx="5106">
                  <c:v>1.814080722635</c:v>
                </c:pt>
                <c:pt idx="5107">
                  <c:v>1.8805493276659999</c:v>
                </c:pt>
                <c:pt idx="5108">
                  <c:v>1.9491526917469999</c:v>
                </c:pt>
                <c:pt idx="5109">
                  <c:v>2.0198705869369999</c:v>
                </c:pt>
                <c:pt idx="5110">
                  <c:v>2.0926821621339999</c:v>
                </c:pt>
                <c:pt idx="5111">
                  <c:v>2.1675659492110002</c:v>
                </c:pt>
                <c:pt idx="5112">
                  <c:v>2.2444998693509999</c:v>
                </c:pt>
                <c:pt idx="5113">
                  <c:v>2.3234612395480001</c:v>
                </c:pt>
                <c:pt idx="5114">
                  <c:v>2.4044267792939999</c:v>
                </c:pt>
                <c:pt idx="5115">
                  <c:v>2.4873726174409998</c:v>
                </c:pt>
                <c:pt idx="5116">
                  <c:v>2.5722742992319998</c:v>
                </c:pt>
                <c:pt idx="5117">
                  <c:v>2.6591067935130002</c:v>
                </c:pt>
                <c:pt idx="5118">
                  <c:v>2.7478445001059999</c:v>
                </c:pt>
                <c:pt idx="5119">
                  <c:v>2.8384612573560002</c:v>
                </c:pt>
                <c:pt idx="5120">
                  <c:v>2.9309303498379999</c:v>
                </c:pt>
                <c:pt idx="5121">
                  <c:v>3.025224516233</c:v>
                </c:pt>
                <c:pt idx="5122">
                  <c:v>3.121315957362</c:v>
                </c:pt>
                <c:pt idx="5123">
                  <c:v>3.2191763443750001</c:v>
                </c:pt>
                <c:pt idx="5124">
                  <c:v>3.3187768271050002</c:v>
                </c:pt>
                <c:pt idx="5125">
                  <c:v>3.4200880425640001</c:v>
                </c:pt>
                <c:pt idx="5126">
                  <c:v>3.5230801236040001</c:v>
                </c:pt>
                <c:pt idx="5127">
                  <c:v>3.6277227077109999</c:v>
                </c:pt>
                <c:pt idx="5128">
                  <c:v>3.733984945959</c:v>
                </c:pt>
                <c:pt idx="5129">
                  <c:v>3.8418355120990002</c:v>
                </c:pt>
                <c:pt idx="5130">
                  <c:v>3.9512426117900001</c:v>
                </c:pt>
                <c:pt idx="5131">
                  <c:v>4.062173991971</c:v>
                </c:pt>
                <c:pt idx="5132">
                  <c:v>4.1745969503650002</c:v>
                </c:pt>
                <c:pt idx="5133">
                  <c:v>4.2884783451170003</c:v>
                </c:pt>
                <c:pt idx="5134">
                  <c:v>4.4037846045590001</c:v>
                </c:pt>
                <c:pt idx="5135">
                  <c:v>4.5204817371079997</c:v>
                </c:pt>
                <c:pt idx="5136">
                  <c:v>4.6385353412799999</c:v>
                </c:pt>
                <c:pt idx="5137">
                  <c:v>4.7579106158269999</c:v>
                </c:pt>
                <c:pt idx="5138">
                  <c:v>4.8785723699989996</c:v>
                </c:pt>
                <c:pt idx="5139">
                  <c:v>5.0004850339090003</c:v>
                </c:pt>
                <c:pt idx="5140">
                  <c:v>5.1236126690189998</c:v>
                </c:pt>
                <c:pt idx="5141">
                  <c:v>5.2479189787270002</c:v>
                </c:pt>
                <c:pt idx="5142">
                  <c:v>5.3733673190719999</c:v>
                </c:pt>
                <c:pt idx="5143">
                  <c:v>5.4999207095219997</c:v>
                </c:pt>
                <c:pt idx="5144">
                  <c:v>5.6275418438839999</c:v>
                </c:pt>
                <c:pt idx="5145">
                  <c:v>5.7561931012879999</c:v>
                </c:pt>
                <c:pt idx="5146">
                  <c:v>5.8858365572810003</c:v>
                </c:pt>
                <c:pt idx="5147">
                  <c:v>6.016433995002</c:v>
                </c:pt>
                <c:pt idx="5148">
                  <c:v>6.1479469164409997</c:v>
                </c:pt>
                <c:pt idx="5149">
                  <c:v>6.2803365537899998</c:v>
                </c:pt>
                <c:pt idx="5150">
                  <c:v>6.4135638808630002</c:v>
                </c:pt>
                <c:pt idx="5151">
                  <c:v>6.5475896246019998</c:v>
                </c:pt>
                <c:pt idx="5152">
                  <c:v>6.6823742766479999</c:v>
                </c:pt>
                <c:pt idx="5153">
                  <c:v>6.8178781049839996</c:v>
                </c:pt>
                <c:pt idx="5154">
                  <c:v>6.9540611656440001</c:v>
                </c:pt>
                <c:pt idx="5155">
                  <c:v>7.0908833144900001</c:v>
                </c:pt>
                <c:pt idx="5156">
                  <c:v>7.2283042190340003</c:v>
                </c:pt>
                <c:pt idx="5157">
                  <c:v>7.3662833703299997</c:v>
                </c:pt>
                <c:pt idx="5158">
                  <c:v>7.5047800949110002</c:v>
                </c:pt>
                <c:pt idx="5159">
                  <c:v>7.6437535667769998</c:v>
                </c:pt>
                <c:pt idx="5160">
                  <c:v>7.7831628194220004</c:v>
                </c:pt>
                <c:pt idx="5161">
                  <c:v>7.9229667579110004</c:v>
                </c:pt>
                <c:pt idx="5162">
                  <c:v>8.0631241709919994</c:v>
                </c:pt>
                <c:pt idx="5163">
                  <c:v>8.2035937432360004</c:v>
                </c:pt>
                <c:pt idx="5164">
                  <c:v>8.344334067218</c:v>
                </c:pt>
                <c:pt idx="5165">
                  <c:v>8.4853036557170007</c:v>
                </c:pt>
                <c:pt idx="5166">
                  <c:v>8.6264609539439991</c:v>
                </c:pt>
                <c:pt idx="5167">
                  <c:v>8.7677643517860009</c:v>
                </c:pt>
                <c:pt idx="5168">
                  <c:v>8.9091721960729995</c:v>
                </c:pt>
                <c:pt idx="5169">
                  <c:v>9.0506428028479995</c:v>
                </c:pt>
                <c:pt idx="5170">
                  <c:v>9.1921344696570007</c:v>
                </c:pt>
                <c:pt idx="5171">
                  <c:v>9.3336054878339993</c:v>
                </c:pt>
                <c:pt idx="5172">
                  <c:v>9.4750141547949998</c:v>
                </c:pt>
                <c:pt idx="5173">
                  <c:v>9.6163187863299999</c:v>
                </c:pt>
                <c:pt idx="5174">
                  <c:v>9.7574777288829999</c:v>
                </c:pt>
                <c:pt idx="5175">
                  <c:v>9.8984493718300008</c:v>
                </c:pt>
                <c:pt idx="5176">
                  <c:v>10.039192159740001</c:v>
                </c:pt>
                <c:pt idx="5177">
                  <c:v>10.179664604639999</c:v>
                </c:pt>
                <c:pt idx="5178">
                  <c:v>10.31982529819</c:v>
                </c:pt>
                <c:pt idx="5179">
                  <c:v>10.45963292395</c:v>
                </c:pt>
                <c:pt idx="5180">
                  <c:v>10.59904626953</c:v>
                </c:pt>
                <c:pt idx="5181">
                  <c:v>10.7380242387</c:v>
                </c:pt>
                <c:pt idx="5182">
                  <c:v>10.87652586358</c:v>
                </c:pt>
                <c:pt idx="5183">
                  <c:v>11.014510316619999</c:v>
                </c:pt>
                <c:pt idx="5184">
                  <c:v>11.151936922719999</c:v>
                </c:pt>
                <c:pt idx="5185">
                  <c:v>11.28876517116</c:v>
                </c:pt>
                <c:pt idx="5186">
                  <c:v>11.424954727539999</c:v>
                </c:pt>
                <c:pt idx="5187">
                  <c:v>11.560465445709999</c:v>
                </c:pt>
                <c:pt idx="5188">
                  <c:v>11.695257379559999</c:v>
                </c:pt>
                <c:pt idx="5189">
                  <c:v>11.8292907948</c:v>
                </c:pt>
                <c:pt idx="5190">
                  <c:v>11.96252618069</c:v>
                </c:pt>
                <c:pt idx="5191">
                  <c:v>12.09492426165</c:v>
                </c:pt>
                <c:pt idx="5192">
                  <c:v>12.22644600888</c:v>
                </c:pt>
                <c:pt idx="5193">
                  <c:v>12.357052651809999</c:v>
                </c:pt>
                <c:pt idx="5194">
                  <c:v>12.48670568957</c:v>
                </c:pt>
                <c:pt idx="5195">
                  <c:v>12.615366902310001</c:v>
                </c:pt>
                <c:pt idx="5196">
                  <c:v>12.74299836248</c:v>
                </c:pt>
                <c:pt idx="5197">
                  <c:v>12.86956244598</c:v>
                </c:pt>
                <c:pt idx="5198">
                  <c:v>12.9950218433</c:v>
                </c:pt>
                <c:pt idx="5199">
                  <c:v>13.119339570439999</c:v>
                </c:pt>
                <c:pt idx="5200">
                  <c:v>13.2424789799</c:v>
                </c:pt>
                <c:pt idx="5201">
                  <c:v>13.364403771399999</c:v>
                </c:pt>
                <c:pt idx="5202">
                  <c:v>13.485078002610001</c:v>
                </c:pt>
                <c:pt idx="5203">
                  <c:v>13.60446609976</c:v>
                </c:pt>
                <c:pt idx="5204">
                  <c:v>13.7225328681</c:v>
                </c:pt>
                <c:pt idx="5205">
                  <c:v>13.83924350226</c:v>
                </c:pt>
                <c:pt idx="5206">
                  <c:v>13.95456359656</c:v>
                </c:pt>
                <c:pt idx="5207">
                  <c:v>14.06845915509</c:v>
                </c:pt>
                <c:pt idx="5208">
                  <c:v>14.18089660175</c:v>
                </c:pt>
                <c:pt idx="5209">
                  <c:v>14.29184279018</c:v>
                </c:pt>
                <c:pt idx="5210">
                  <c:v>14.401265013450001</c:v>
                </c:pt>
                <c:pt idx="5211">
                  <c:v>14.50913101379</c:v>
                </c:pt>
                <c:pt idx="5212">
                  <c:v>14.61540899203</c:v>
                </c:pt>
                <c:pt idx="5213">
                  <c:v>14.720067617010001</c:v>
                </c:pt>
                <c:pt idx="5214">
                  <c:v>14.823076034770001</c:v>
                </c:pt>
                <c:pt idx="5215">
                  <c:v>14.924403877690001</c:v>
                </c:pt>
                <c:pt idx="5216">
                  <c:v>15.024021273420001</c:v>
                </c:pt>
                <c:pt idx="5217">
                  <c:v>15.121898853679999</c:v>
                </c:pt>
                <c:pt idx="5218">
                  <c:v>15.21800776293</c:v>
                </c:pt>
                <c:pt idx="5219">
                  <c:v>15.31231966683</c:v>
                </c:pt>
                <c:pt idx="5220">
                  <c:v>15.404806760650001</c:v>
                </c:pt>
                <c:pt idx="5221">
                  <c:v>15.49544177744</c:v>
                </c:pt>
                <c:pt idx="5222">
                  <c:v>15.584197996029999</c:v>
                </c:pt>
                <c:pt idx="5223">
                  <c:v>15.671049248979999</c:v>
                </c:pt>
                <c:pt idx="5224">
                  <c:v>15.755969930219999</c:v>
                </c:pt>
                <c:pt idx="5225">
                  <c:v>15.83893500262</c:v>
                </c:pt>
                <c:pt idx="5226">
                  <c:v>15.919920005410001</c:v>
                </c:pt>
                <c:pt idx="5227">
                  <c:v>15.998901061310001</c:v>
                </c:pt>
                <c:pt idx="5228">
                  <c:v>16.075854883630001</c:v>
                </c:pt>
                <c:pt idx="5229">
                  <c:v>16.15075878311</c:v>
                </c:pt>
                <c:pt idx="5230">
                  <c:v>16.2235906746</c:v>
                </c:pt>
                <c:pt idx="5231">
                  <c:v>16.294329083600001</c:v>
                </c:pt>
                <c:pt idx="5232">
                  <c:v>16.362953152549998</c:v>
                </c:pt>
                <c:pt idx="5233">
                  <c:v>16.429442646969999</c:v>
                </c:pt>
                <c:pt idx="5234">
                  <c:v>16.49377796149</c:v>
                </c:pt>
                <c:pt idx="5235">
                  <c:v>16.555940125540001</c:v>
                </c:pt>
                <c:pt idx="5236">
                  <c:v>16.615910809030002</c:v>
                </c:pt>
                <c:pt idx="5237">
                  <c:v>16.67367232766</c:v>
                </c:pt>
                <c:pt idx="5238">
                  <c:v>16.729207648199999</c:v>
                </c:pt>
                <c:pt idx="5239">
                  <c:v>16.782500393500001</c:v>
                </c:pt>
                <c:pt idx="5240">
                  <c:v>16.833534847279999</c:v>
                </c:pt>
                <c:pt idx="5241">
                  <c:v>16.8822959588</c:v>
                </c:pt>
                <c:pt idx="5242">
                  <c:v>16.928769347269998</c:v>
                </c:pt>
                <c:pt idx="5243">
                  <c:v>16.972941306109998</c:v>
                </c:pt>
                <c:pt idx="5244">
                  <c:v>17.014798806969999</c:v>
                </c:pt>
                <c:pt idx="5245">
                  <c:v>17.054329503590001</c:v>
                </c:pt>
                <c:pt idx="5246">
                  <c:v>17.091521735410002</c:v>
                </c:pt>
                <c:pt idx="5247">
                  <c:v>17.12636453104</c:v>
                </c:pt>
                <c:pt idx="5248">
                  <c:v>17.158847611460001</c:v>
                </c:pt>
                <c:pt idx="5249">
                  <c:v>17.18896139308</c:v>
                </c:pt>
                <c:pt idx="5250">
                  <c:v>17.21669699053</c:v>
                </c:pt>
                <c:pt idx="5251">
                  <c:v>17.24204621933</c:v>
                </c:pt>
                <c:pt idx="5252">
                  <c:v>17.265001598249999</c:v>
                </c:pt>
                <c:pt idx="5253">
                  <c:v>17.28555635152</c:v>
                </c:pt>
                <c:pt idx="5254">
                  <c:v>17.303704410880002</c:v>
                </c:pt>
                <c:pt idx="5255">
                  <c:v>17.319440417300001</c:v>
                </c:pt>
                <c:pt idx="5256">
                  <c:v>17.332759722590001</c:v>
                </c:pt>
                <c:pt idx="5257">
                  <c:v>17.343658390800002</c:v>
                </c:pt>
                <c:pt idx="5258">
                  <c:v>17.35213319931</c:v>
                </c:pt>
                <c:pt idx="5259">
                  <c:v>17.358181639849999</c:v>
                </c:pt>
                <c:pt idx="5260">
                  <c:v>17.36180191919</c:v>
                </c:pt>
                <c:pt idx="5261">
                  <c:v>17.362992959700001</c:v>
                </c:pt>
                <c:pt idx="5262">
                  <c:v>17.361754399639999</c:v>
                </c:pt>
                <c:pt idx="5263">
                  <c:v>17.35808659329</c:v>
                </c:pt>
                <c:pt idx="5264">
                  <c:v>17.351990610840001</c:v>
                </c:pt>
                <c:pt idx="5265">
                  <c:v>17.343468238060002</c:v>
                </c:pt>
                <c:pt idx="5266">
                  <c:v>17.332521975790002</c:v>
                </c:pt>
                <c:pt idx="5267">
                  <c:v>17.319155039209999</c:v>
                </c:pt>
                <c:pt idx="5268">
                  <c:v>17.303371356869999</c:v>
                </c:pt>
                <c:pt idx="5269">
                  <c:v>17.285175569530001</c:v>
                </c:pt>
                <c:pt idx="5270">
                  <c:v>17.26457302883</c:v>
                </c:pt>
                <c:pt idx="5271">
                  <c:v>17.241569795669999</c:v>
                </c:pt>
                <c:pt idx="5272">
                  <c:v>17.216172638450001</c:v>
                </c:pt>
                <c:pt idx="5273">
                  <c:v>17.188389031069999</c:v>
                </c:pt>
                <c:pt idx="5274">
                  <c:v>17.1582271507</c:v>
                </c:pt>
                <c:pt idx="5275">
                  <c:v>17.125695875440002</c:v>
                </c:pt>
                <c:pt idx="5276">
                  <c:v>17.09080478161</c:v>
                </c:pt>
                <c:pt idx="5277">
                  <c:v>17.05356414101</c:v>
                </c:pt>
                <c:pt idx="5278">
                  <c:v>17.013984917839998</c:v>
                </c:pt>
                <c:pt idx="5279">
                  <c:v>16.972078765500001</c:v>
                </c:pt>
                <c:pt idx="5280">
                  <c:v>16.927858023140001</c:v>
                </c:pt>
                <c:pt idx="5281">
                  <c:v>16.88133571202</c:v>
                </c:pt>
                <c:pt idx="5282">
                  <c:v>16.832525531680002</c:v>
                </c:pt>
                <c:pt idx="5283">
                  <c:v>16.781441855920001</c:v>
                </c:pt>
                <c:pt idx="5284">
                  <c:v>16.728099728509999</c:v>
                </c:pt>
                <c:pt idx="5285">
                  <c:v>16.67251485884</c:v>
                </c:pt>
                <c:pt idx="5286">
                  <c:v>16.614703617210001</c:v>
                </c:pt>
                <c:pt idx="5287">
                  <c:v>16.55468303004</c:v>
                </c:pt>
                <c:pt idx="5288">
                  <c:v>16.49247077487</c:v>
                </c:pt>
                <c:pt idx="5289">
                  <c:v>16.428085175100001</c:v>
                </c:pt>
                <c:pt idx="5290">
                  <c:v>16.361545194670001</c:v>
                </c:pt>
                <c:pt idx="5291">
                  <c:v>16.292870432370002</c:v>
                </c:pt>
                <c:pt idx="5292">
                  <c:v>16.22208111614</c:v>
                </c:pt>
                <c:pt idx="5293">
                  <c:v>16.149198097100001</c:v>
                </c:pt>
                <c:pt idx="5294">
                  <c:v>16.074242843370001</c:v>
                </c:pt>
                <c:pt idx="5295">
                  <c:v>15.997237433760001</c:v>
                </c:pt>
                <c:pt idx="5296">
                  <c:v>15.91820455129</c:v>
                </c:pt>
                <c:pt idx="5297">
                  <c:v>15.837167476459999</c:v>
                </c:pt>
                <c:pt idx="5298">
                  <c:v>15.754150080420001</c:v>
                </c:pt>
                <c:pt idx="5299">
                  <c:v>15.66917681793</c:v>
                </c:pt>
                <c:pt idx="5300">
                  <c:v>15.58227272015</c:v>
                </c:pt>
                <c:pt idx="5301">
                  <c:v>15.493463387249999</c:v>
                </c:pt>
                <c:pt idx="5302">
                  <c:v>15.402774980889999</c:v>
                </c:pt>
                <c:pt idx="5303">
                  <c:v>15.3102342165</c:v>
                </c:pt>
                <c:pt idx="5304">
                  <c:v>15.21586835539</c:v>
                </c:pt>
                <c:pt idx="5305">
                  <c:v>15.119705196749999</c:v>
                </c:pt>
                <c:pt idx="5306">
                  <c:v>15.02177306942</c:v>
                </c:pt>
                <c:pt idx="5307">
                  <c:v>14.922100823579999</c:v>
                </c:pt>
                <c:pt idx="5308">
                  <c:v>14.82071782221</c:v>
                </c:pt>
                <c:pt idx="5309">
                  <c:v>14.71765393247</c:v>
                </c:pt>
                <c:pt idx="5310">
                  <c:v>14.61293951687</c:v>
                </c:pt>
                <c:pt idx="5311">
                  <c:v>14.50660542432</c:v>
                </c:pt>
                <c:pt idx="5312">
                  <c:v>14.3986829811</c:v>
                </c:pt>
                <c:pt idx="5313">
                  <c:v>14.289203981529999</c:v>
                </c:pt>
                <c:pt idx="5314">
                  <c:v>14.17820067868</c:v>
                </c:pt>
                <c:pt idx="5315">
                  <c:v>14.06570577482</c:v>
                </c:pt>
                <c:pt idx="5316">
                  <c:v>13.951752411819999</c:v>
                </c:pt>
                <c:pt idx="5317">
                  <c:v>13.836374161349999</c:v>
                </c:pt>
                <c:pt idx="5318">
                  <c:v>13.71960501497</c:v>
                </c:pt>
                <c:pt idx="5319">
                  <c:v>13.601479374189999</c:v>
                </c:pt>
                <c:pt idx="5320">
                  <c:v>13.482032040249999</c:v>
                </c:pt>
                <c:pt idx="5321">
                  <c:v>13.361298203900001</c:v>
                </c:pt>
                <c:pt idx="5322">
                  <c:v>13.239313435030001</c:v>
                </c:pt>
                <c:pt idx="5323">
                  <c:v>13.11611367217</c:v>
                </c:pt>
                <c:pt idx="5324">
                  <c:v>12.99173521194</c:v>
                </c:pt>
                <c:pt idx="5325">
                  <c:v>12.866214698289999</c:v>
                </c:pt>
                <c:pt idx="5326">
                  <c:v>12.739589111760001</c:v>
                </c:pt>
                <c:pt idx="5327">
                  <c:v>12.61189575853</c:v>
                </c:pt>
                <c:pt idx="5328">
                  <c:v>12.483172259490001</c:v>
                </c:pt>
                <c:pt idx="5329">
                  <c:v>12.353456539090001</c:v>
                </c:pt>
                <c:pt idx="5330">
                  <c:v>12.222786814179999</c:v>
                </c:pt>
                <c:pt idx="5331">
                  <c:v>12.09120158278</c:v>
                </c:pt>
                <c:pt idx="5332">
                  <c:v>11.95873961269</c:v>
                </c:pt>
                <c:pt idx="5333">
                  <c:v>11.825439930110001</c:v>
                </c:pt>
                <c:pt idx="5334">
                  <c:v>11.691341808100001</c:v>
                </c:pt>
                <c:pt idx="5335">
                  <c:v>11.556484755</c:v>
                </c:pt>
                <c:pt idx="5336">
                  <c:v>11.420908502850001</c:v>
                </c:pt>
                <c:pt idx="5337">
                  <c:v>11.284652995609999</c:v>
                </c:pt>
                <c:pt idx="5338">
                  <c:v>11.147758377420001</c:v>
                </c:pt>
                <c:pt idx="5339">
                  <c:v>11.010264980760001</c:v>
                </c:pt>
                <c:pt idx="5340">
                  <c:v>10.87221331458</c:v>
                </c:pt>
                <c:pt idx="5341">
                  <c:v>10.733644052360001</c:v>
                </c:pt>
                <c:pt idx="5342">
                  <c:v>10.59459802009</c:v>
                </c:pt>
                <c:pt idx="5343">
                  <c:v>10.45511618428</c:v>
                </c:pt>
                <c:pt idx="5344">
                  <c:v>10.315239639870001</c:v>
                </c:pt>
                <c:pt idx="5345">
                  <c:v>10.175009598100001</c:v>
                </c:pt>
                <c:pt idx="5346">
                  <c:v>10.03446737442</c:v>
                </c:pt>
                <c:pt idx="5347">
                  <c:v>9.8936543762370004</c:v>
                </c:pt>
                <c:pt idx="5348">
                  <c:v>9.7526120907839999</c:v>
                </c:pt>
                <c:pt idx="5349">
                  <c:v>9.6113820728480004</c:v>
                </c:pt>
                <c:pt idx="5350">
                  <c:v>9.4700059325429997</c:v>
                </c:pt>
                <c:pt idx="5351">
                  <c:v>9.3285253230409992</c:v>
                </c:pt>
                <c:pt idx="5352">
                  <c:v>9.1869819282989997</c:v>
                </c:pt>
                <c:pt idx="5353">
                  <c:v>9.0454174507729999</c:v>
                </c:pt>
                <c:pt idx="5354">
                  <c:v>8.9038735991289997</c:v>
                </c:pt>
                <c:pt idx="5355">
                  <c:v>8.7623920759520004</c:v>
                </c:pt>
                <c:pt idx="5356">
                  <c:v>8.6210145654550008</c:v>
                </c:pt>
                <c:pt idx="5357">
                  <c:v>8.4797827211940007</c:v>
                </c:pt>
                <c:pt idx="5358">
                  <c:v>8.3387381537920007</c:v>
                </c:pt>
                <c:pt idx="5359">
                  <c:v>8.1979224186809994</c:v>
                </c:pt>
                <c:pt idx="5360">
                  <c:v>8.0573770038479999</c:v>
                </c:pt>
                <c:pt idx="5361">
                  <c:v>7.9171433176130002</c:v>
                </c:pt>
                <c:pt idx="5362">
                  <c:v>7.7772626764270001</c:v>
                </c:pt>
                <c:pt idx="5363">
                  <c:v>7.6377762926899999</c:v>
                </c:pt>
                <c:pt idx="5364">
                  <c:v>7.4987252626130001</c:v>
                </c:pt>
                <c:pt idx="5365">
                  <c:v>7.3601505540999996</c:v>
                </c:pt>
                <c:pt idx="5366">
                  <c:v>7.2220929946789996</c:v>
                </c:pt>
                <c:pt idx="5367">
                  <c:v>7.0845932594679999</c:v>
                </c:pt>
                <c:pt idx="5368">
                  <c:v>6.9476918591879997</c:v>
                </c:pt>
                <c:pt idx="5369">
                  <c:v>6.8114291282249999</c:v>
                </c:pt>
                <c:pt idx="5370">
                  <c:v>6.675845212744</c:v>
                </c:pt>
                <c:pt idx="5371">
                  <c:v>6.5409800588540001</c:v>
                </c:pt>
                <c:pt idx="5372">
                  <c:v>6.4068734008410004</c:v>
                </c:pt>
                <c:pt idx="5373">
                  <c:v>6.2735647494529996</c:v>
                </c:pt>
                <c:pt idx="5374">
                  <c:v>6.1410933802610002</c:v>
                </c:pt>
                <c:pt idx="5375">
                  <c:v>6.0094983220799998</c:v>
                </c:pt>
                <c:pt idx="5376">
                  <c:v>5.878818345469</c:v>
                </c:pt>
                <c:pt idx="5377">
                  <c:v>5.7490919513060001</c:v>
                </c:pt>
                <c:pt idx="5378">
                  <c:v>5.6203573594389997</c:v>
                </c:pt>
                <c:pt idx="5379">
                  <c:v>5.4926524974240003</c:v>
                </c:pt>
                <c:pt idx="5380">
                  <c:v>5.36601498935</c:v>
                </c:pt>
                <c:pt idx="5381">
                  <c:v>5.2404821447460002</c:v>
                </c:pt>
                <c:pt idx="5382">
                  <c:v>5.11609094759</c:v>
                </c:pt>
                <c:pt idx="5383">
                  <c:v>4.9928780454049999</c:v>
                </c:pt>
                <c:pt idx="5384">
                  <c:v>4.8708797384649998</c:v>
                </c:pt>
                <c:pt idx="5385">
                  <c:v>4.7501319690930002</c:v>
                </c:pt>
                <c:pt idx="5386">
                  <c:v>4.6306703110690002</c:v>
                </c:pt>
                <c:pt idx="5387">
                  <c:v>4.5125299591469998</c:v>
                </c:pt>
                <c:pt idx="5388">
                  <c:v>4.3957457186809998</c:v>
                </c:pt>
                <c:pt idx="5389">
                  <c:v>4.2803519953739997</c:v>
                </c:pt>
                <c:pt idx="5390">
                  <c:v>4.1663827851280004</c:v>
                </c:pt>
                <c:pt idx="5391">
                  <c:v>4.0538716640350003</c:v>
                </c:pt>
                <c:pt idx="5392">
                  <c:v>3.9428517784779999</c:v>
                </c:pt>
                <c:pt idx="5393">
                  <c:v>3.833355835361</c:v>
                </c:pt>
                <c:pt idx="5394">
                  <c:v>3.7254160924719999</c:v>
                </c:pt>
                <c:pt idx="5395">
                  <c:v>3.6190643489790002</c:v>
                </c:pt>
                <c:pt idx="5396">
                  <c:v>3.5143319360519998</c:v>
                </c:pt>
                <c:pt idx="5397">
                  <c:v>3.4112497076360002</c:v>
                </c:pt>
                <c:pt idx="5398">
                  <c:v>3.3098480313560001</c:v>
                </c:pt>
                <c:pt idx="5399">
                  <c:v>3.2101567795660002</c:v>
                </c:pt>
                <c:pt idx="5400">
                  <c:v>3.1122053205459999</c:v>
                </c:pt>
                <c:pt idx="5401">
                  <c:v>3.01602250985</c:v>
                </c:pt>
                <c:pt idx="5402">
                  <c:v>2.9216366817999999</c:v>
                </c:pt>
                <c:pt idx="5403">
                  <c:v>2.8290756411319999</c:v>
                </c:pt>
                <c:pt idx="5404">
                  <c:v>2.738366654809</c:v>
                </c:pt>
                <c:pt idx="5405">
                  <c:v>2.6495364439809999</c:v>
                </c:pt>
                <c:pt idx="5406">
                  <c:v>2.5626111761099999</c:v>
                </c:pt>
                <c:pt idx="5407">
                  <c:v>2.4776164572599999</c:v>
                </c:pt>
                <c:pt idx="5408">
                  <c:v>2.3945773245500002</c:v>
                </c:pt>
                <c:pt idx="5409">
                  <c:v>2.313518238775</c:v>
                </c:pt>
                <c:pt idx="5410">
                  <c:v>2.2344630771989999</c:v>
                </c:pt>
                <c:pt idx="5411">
                  <c:v>2.1574351265140002</c:v>
                </c:pt>
                <c:pt idx="5412">
                  <c:v>2.0824570759840002</c:v>
                </c:pt>
                <c:pt idx="5413">
                  <c:v>2.0095510107529999</c:v>
                </c:pt>
                <c:pt idx="5414">
                  <c:v>1.9387384053379999</c:v>
                </c:pt>
                <c:pt idx="5415">
                  <c:v>1.870040117299</c:v>
                </c:pt>
                <c:pt idx="5416">
                  <c:v>1.8034763810979999</c:v>
                </c:pt>
                <c:pt idx="5417">
                  <c:v>1.7390668021269999</c:v>
                </c:pt>
                <c:pt idx="5418">
                  <c:v>1.6768303509360001</c:v>
                </c:pt>
                <c:pt idx="5419">
                  <c:v>1.616785357643</c:v>
                </c:pt>
                <c:pt idx="5420">
                  <c:v>1.558949506526</c:v>
                </c:pt>
                <c:pt idx="5421">
                  <c:v>1.5033398308199999</c:v>
                </c:pt>
                <c:pt idx="5422">
                  <c:v>1.449972707688</c:v>
                </c:pt>
                <c:pt idx="5423">
                  <c:v>1.398863853403</c:v>
                </c:pt>
                <c:pt idx="5424">
                  <c:v>1.35002831871</c:v>
                </c:pt>
                <c:pt idx="5425">
                  <c:v>1.3034804843929999</c:v>
                </c:pt>
                <c:pt idx="5426">
                  <c:v>1.2592340570389999</c:v>
                </c:pt>
                <c:pt idx="5427">
                  <c:v>1.2173020649949999</c:v>
                </c:pt>
                <c:pt idx="5428">
                  <c:v>1.1776968545290001</c:v>
                </c:pt>
                <c:pt idx="5429">
                  <c:v>1.140430086194</c:v>
                </c:pt>
                <c:pt idx="5430">
                  <c:v>1.1055127313899999</c:v>
                </c:pt>
                <c:pt idx="5431">
                  <c:v>1.07295506913</c:v>
                </c:pt>
                <c:pt idx="5432">
                  <c:v>1.0427666830110001</c:v>
                </c:pt>
                <c:pt idx="5433">
                  <c:v>1.0149564583920001</c:v>
                </c:pt>
                <c:pt idx="5434">
                  <c:v>0.98953257977270004</c:v>
                </c:pt>
                <c:pt idx="5435">
                  <c:v>0.96650252838109996</c:v>
                </c:pt>
                <c:pt idx="5436">
                  <c:v>0.94587307997140002</c:v>
                </c:pt>
                <c:pt idx="5437">
                  <c:v>0.92765030282530003</c:v>
                </c:pt>
                <c:pt idx="5438">
                  <c:v>0.9118395559643</c:v>
                </c:pt>
                <c:pt idx="5439">
                  <c:v>0.89844548756999998</c:v>
                </c:pt>
                <c:pt idx="5440">
                  <c:v>0.8874720336145</c:v>
                </c:pt>
                <c:pt idx="5441">
                  <c:v>0.87892241670049998</c:v>
                </c:pt>
                <c:pt idx="5442">
                  <c:v>0.87279914511120005</c:v>
                </c:pt>
                <c:pt idx="5443">
                  <c:v>0.86910401207179999</c:v>
                </c:pt>
                <c:pt idx="5444">
                  <c:v>0.86783809522010003</c:v>
                </c:pt>
                <c:pt idx="5445">
                  <c:v>0.86900175628980003</c:v>
                </c:pt>
                <c:pt idx="5446">
                  <c:v>0.87259464100350004</c:v>
                </c:pt>
                <c:pt idx="5447">
                  <c:v>0.87861567917679995</c:v>
                </c:pt>
                <c:pt idx="5448">
                  <c:v>0.88706308503440001</c:v>
                </c:pt>
                <c:pt idx="5449">
                  <c:v>0.89793435773569996</c:v>
                </c:pt>
                <c:pt idx="5450">
                  <c:v>0.91122628211229995</c:v>
                </c:pt>
                <c:pt idx="5451">
                  <c:v>0.92693492961519997</c:v>
                </c:pt>
                <c:pt idx="5452">
                  <c:v>0.94505565947269998</c:v>
                </c:pt>
                <c:pt idx="5453">
                  <c:v>0.96558312005799996</c:v>
                </c:pt>
                <c:pt idx="5454">
                  <c:v>0.98851125046650001</c:v>
                </c:pt>
                <c:pt idx="5455">
                  <c:v>1.013833282302</c:v>
                </c:pt>
                <c:pt idx="5456">
                  <c:v>1.041541741671</c:v>
                </c:pt>
                <c:pt idx="5457">
                  <c:v>1.0716284513850001</c:v>
                </c:pt>
                <c:pt idx="5458">
                  <c:v>1.104084533372</c:v>
                </c:pt>
                <c:pt idx="5459">
                  <c:v>1.1389004112909999</c:v>
                </c:pt>
                <c:pt idx="5460">
                  <c:v>1.176065813356</c:v>
                </c:pt>
                <c:pt idx="5461">
                  <c:v>1.2155697753600001</c:v>
                </c:pt>
                <c:pt idx="5462">
                  <c:v>1.257400643912</c:v>
                </c:pt>
                <c:pt idx="5463">
                  <c:v>1.3015460798630001</c:v>
                </c:pt>
                <c:pt idx="5464">
                  <c:v>1.34799306195</c:v>
                </c:pt>
                <c:pt idx="5465">
                  <c:v>1.3967278906309999</c:v>
                </c:pt>
                <c:pt idx="5466">
                  <c:v>1.44773619212</c:v>
                </c:pt>
                <c:pt idx="5467">
                  <c:v>1.5010029226249999</c:v>
                </c:pt>
                <c:pt idx="5468">
                  <c:v>1.5565123727829999</c:v>
                </c:pt>
                <c:pt idx="5469">
                  <c:v>1.6142481722849999</c:v>
                </c:pt>
                <c:pt idx="5470">
                  <c:v>1.674193294707</c:v>
                </c:pt>
                <c:pt idx="5471">
                  <c:v>1.73633006252</c:v>
                </c:pt>
                <c:pt idx="5472">
                  <c:v>1.800640152308</c:v>
                </c:pt>
                <c:pt idx="5473">
                  <c:v>1.86710460016</c:v>
                </c:pt>
                <c:pt idx="5474">
                  <c:v>1.935703807264</c:v>
                </c:pt>
                <c:pt idx="5475">
                  <c:v>2.0064175456819999</c:v>
                </c:pt>
                <c:pt idx="5476">
                  <c:v>2.0792249643099998</c:v>
                </c:pt>
                <c:pt idx="5477">
                  <c:v>2.154104595023</c:v>
                </c:pt>
                <c:pt idx="5478">
                  <c:v>2.231034359003</c:v>
                </c:pt>
                <c:pt idx="5479">
                  <c:v>2.309991573245</c:v>
                </c:pt>
                <c:pt idx="5480">
                  <c:v>2.3909529572410002</c:v>
                </c:pt>
                <c:pt idx="5481">
                  <c:v>2.473894639843</c:v>
                </c:pt>
                <c:pt idx="5482">
                  <c:v>2.5587921662939999</c:v>
                </c:pt>
                <c:pt idx="5483">
                  <c:v>2.6456205054419999</c:v>
                </c:pt>
                <c:pt idx="5484">
                  <c:v>2.7343540571070002</c:v>
                </c:pt>
                <c:pt idx="5485">
                  <c:v>2.8249666596359999</c:v>
                </c:pt>
                <c:pt idx="5486">
                  <c:v>2.9174315976030001</c:v>
                </c:pt>
                <c:pt idx="5487">
                  <c:v>3.0117216096899999</c:v>
                </c:pt>
                <c:pt idx="5488">
                  <c:v>3.1078088967180002</c:v>
                </c:pt>
                <c:pt idx="5489">
                  <c:v>3.205665129837</c:v>
                </c:pt>
                <c:pt idx="5490">
                  <c:v>3.3052614588810001</c:v>
                </c:pt>
                <c:pt idx="5491">
                  <c:v>3.4065685208619998</c:v>
                </c:pt>
                <c:pt idx="5492">
                  <c:v>3.5095564486309998</c:v>
                </c:pt>
                <c:pt idx="5493">
                  <c:v>3.6141948796759999</c:v>
                </c:pt>
                <c:pt idx="5494">
                  <c:v>3.7204529650709999</c:v>
                </c:pt>
                <c:pt idx="5495">
                  <c:v>3.8282993785660002</c:v>
                </c:pt>
                <c:pt idx="5496">
                  <c:v>3.9377023258219999</c:v>
                </c:pt>
                <c:pt idx="5497">
                  <c:v>4.0486295537760002</c:v>
                </c:pt>
                <c:pt idx="5498">
                  <c:v>4.161048360154</c:v>
                </c:pt>
                <c:pt idx="5499">
                  <c:v>4.2749256030989997</c:v>
                </c:pt>
                <c:pt idx="5500">
                  <c:v>4.390227710944</c:v>
                </c:pt>
                <c:pt idx="5501">
                  <c:v>4.5069206921070002</c:v>
                </c:pt>
                <c:pt idx="5502">
                  <c:v>4.6249701451030001</c:v>
                </c:pt>
                <c:pt idx="5503">
                  <c:v>4.744341268686</c:v>
                </c:pt>
                <c:pt idx="5504">
                  <c:v>4.8649988721039996</c:v>
                </c:pt>
                <c:pt idx="5505">
                  <c:v>4.9869073854719996</c:v>
                </c:pt>
                <c:pt idx="5506">
                  <c:v>5.1100308702500001</c:v>
                </c:pt>
                <c:pt idx="5507">
                  <c:v>5.2343330298400002</c:v>
                </c:pt>
                <c:pt idx="5508">
                  <c:v>5.3597772202770004</c:v>
                </c:pt>
                <c:pt idx="5509">
                  <c:v>5.4863264610340003</c:v>
                </c:pt>
                <c:pt idx="5510">
                  <c:v>5.6139434459129998</c:v>
                </c:pt>
                <c:pt idx="5511">
                  <c:v>5.7425905540490003</c:v>
                </c:pt>
                <c:pt idx="5512">
                  <c:v>5.8722298609859997</c:v>
                </c:pt>
                <c:pt idx="5513">
                  <c:v>6.0028231498649998</c:v>
                </c:pt>
                <c:pt idx="5514">
                  <c:v>6.1343319226749999</c:v>
                </c:pt>
                <c:pt idx="5515">
                  <c:v>6.2667174116090001</c:v>
                </c:pt>
                <c:pt idx="5516">
                  <c:v>6.3999405904820001</c:v>
                </c:pt>
                <c:pt idx="5517">
                  <c:v>6.5339621862349997</c:v>
                </c:pt>
                <c:pt idx="5518">
                  <c:v>6.6687426905090001</c:v>
                </c:pt>
                <c:pt idx="5519">
                  <c:v>6.8042423712869997</c:v>
                </c:pt>
                <c:pt idx="5520">
                  <c:v>6.9404212846059998</c:v>
                </c:pt>
                <c:pt idx="5521">
                  <c:v>7.0772392863259999</c:v>
                </c:pt>
                <c:pt idx="5522">
                  <c:v>7.2146560439589997</c:v>
                </c:pt>
                <c:pt idx="5523">
                  <c:v>7.3526310485600002</c:v>
                </c:pt>
                <c:pt idx="5524">
                  <c:v>7.4911236266629997</c:v>
                </c:pt>
                <c:pt idx="5525">
                  <c:v>7.6300929522659997</c:v>
                </c:pt>
                <c:pt idx="5526">
                  <c:v>7.7694980588659996</c:v>
                </c:pt>
                <c:pt idx="5527">
                  <c:v>7.9092978515260004</c:v>
                </c:pt>
                <c:pt idx="5528">
                  <c:v>8.0494511189960001</c:v>
                </c:pt>
                <c:pt idx="5529">
                  <c:v>8.1899165458459997</c:v>
                </c:pt>
                <c:pt idx="5530">
                  <c:v>8.3306527246509994</c:v>
                </c:pt>
                <c:pt idx="5531">
                  <c:v>8.4716181681910001</c:v>
                </c:pt>
                <c:pt idx="5532">
                  <c:v>8.6127713216770001</c:v>
                </c:pt>
                <c:pt idx="5533">
                  <c:v>8.7540705749969998</c:v>
                </c:pt>
                <c:pt idx="5534">
                  <c:v>8.8954742749799998</c:v>
                </c:pt>
                <c:pt idx="5535">
                  <c:v>9.0369407376709994</c:v>
                </c:pt>
                <c:pt idx="5536">
                  <c:v>9.178428260614</c:v>
                </c:pt>
                <c:pt idx="5537">
                  <c:v>9.3198951351439998</c:v>
                </c:pt>
                <c:pt idx="5538">
                  <c:v>9.4612996586789997</c:v>
                </c:pt>
                <c:pt idx="5539">
                  <c:v>9.6026001470069993</c:v>
                </c:pt>
                <c:pt idx="5540">
                  <c:v>9.7437549465730005</c:v>
                </c:pt>
                <c:pt idx="5541">
                  <c:v>9.8847224467539991</c:v>
                </c:pt>
                <c:pt idx="5542">
                  <c:v>10.02546109212</c:v>
                </c:pt>
                <c:pt idx="5543">
                  <c:v>10.16592939469</c:v>
                </c:pt>
                <c:pt idx="5544">
                  <c:v>10.30608594614</c:v>
                </c:pt>
                <c:pt idx="5545">
                  <c:v>10.445889430019999</c:v>
                </c:pt>
                <c:pt idx="5546">
                  <c:v>10.58529863393</c:v>
                </c:pt>
                <c:pt idx="5547">
                  <c:v>10.724272461669999</c:v>
                </c:pt>
                <c:pt idx="5548">
                  <c:v>10.86276994532</c:v>
                </c:pt>
                <c:pt idx="5549">
                  <c:v>11.000750257369999</c:v>
                </c:pt>
                <c:pt idx="5550">
                  <c:v>11.1381727227</c:v>
                </c:pt>
                <c:pt idx="5551">
                  <c:v>11.27499683059</c:v>
                </c:pt>
                <c:pt idx="5552">
                  <c:v>11.41118224665</c:v>
                </c:pt>
                <c:pt idx="5553">
                  <c:v>11.546688824709999</c:v>
                </c:pt>
                <c:pt idx="5554">
                  <c:v>11.68147661868</c:v>
                </c:pt>
                <c:pt idx="5555">
                  <c:v>11.81550589427</c:v>
                </c:pt>
                <c:pt idx="5556">
                  <c:v>11.94873714072</c:v>
                </c:pt>
                <c:pt idx="5557">
                  <c:v>12.081131082480001</c:v>
                </c:pt>
                <c:pt idx="5558">
                  <c:v>12.21264869072</c:v>
                </c:pt>
                <c:pt idx="5559">
                  <c:v>12.343251194900001</c:v>
                </c:pt>
                <c:pt idx="5560">
                  <c:v>12.47290009412</c:v>
                </c:pt>
                <c:pt idx="5561">
                  <c:v>12.60155716855</c:v>
                </c:pt>
                <c:pt idx="5562">
                  <c:v>12.72918449064</c:v>
                </c:pt>
                <c:pt idx="5563">
                  <c:v>12.85574443628</c:v>
                </c:pt>
                <c:pt idx="5564">
                  <c:v>12.981199695959999</c:v>
                </c:pt>
                <c:pt idx="5565">
                  <c:v>13.10551328571</c:v>
                </c:pt>
                <c:pt idx="5566">
                  <c:v>13.228648557990001</c:v>
                </c:pt>
                <c:pt idx="5567">
                  <c:v>13.350569212530001</c:v>
                </c:pt>
                <c:pt idx="5568">
                  <c:v>13.471239307019999</c:v>
                </c:pt>
                <c:pt idx="5569">
                  <c:v>13.590623267670001</c:v>
                </c:pt>
                <c:pt idx="5570">
                  <c:v>13.708685899740001</c:v>
                </c:pt>
                <c:pt idx="5571">
                  <c:v>13.82539239786</c:v>
                </c:pt>
                <c:pt idx="5572">
                  <c:v>13.94070835634</c:v>
                </c:pt>
                <c:pt idx="5573">
                  <c:v>14.05459977928</c:v>
                </c:pt>
                <c:pt idx="5574">
                  <c:v>14.167033090589999</c:v>
                </c:pt>
                <c:pt idx="5575">
                  <c:v>14.277975143880001</c:v>
                </c:pt>
                <c:pt idx="5576">
                  <c:v>14.38739323225</c:v>
                </c:pt>
                <c:pt idx="5577">
                  <c:v>14.495255097919999</c:v>
                </c:pt>
                <c:pt idx="5578">
                  <c:v>14.60152894172</c:v>
                </c:pt>
                <c:pt idx="5579">
                  <c:v>14.70618343248</c:v>
                </c:pt>
                <c:pt idx="5580">
                  <c:v>14.809187716249999</c:v>
                </c:pt>
                <c:pt idx="5581">
                  <c:v>14.910511425419999</c:v>
                </c:pt>
                <c:pt idx="5582">
                  <c:v>15.01012468763</c:v>
                </c:pt>
                <c:pt idx="5583">
                  <c:v>15.107998134600001</c:v>
                </c:pt>
                <c:pt idx="5584">
                  <c:v>15.20410291078</c:v>
                </c:pt>
                <c:pt idx="5585">
                  <c:v>15.298410681849999</c:v>
                </c:pt>
                <c:pt idx="5586">
                  <c:v>15.390893643069999</c:v>
                </c:pt>
                <c:pt idx="5587">
                  <c:v>15.48152452749</c:v>
                </c:pt>
                <c:pt idx="5588">
                  <c:v>15.570276613940001</c:v>
                </c:pt>
                <c:pt idx="5589">
                  <c:v>15.65712373499</c:v>
                </c:pt>
                <c:pt idx="5590">
                  <c:v>15.742040284550001</c:v>
                </c:pt>
                <c:pt idx="5591">
                  <c:v>15.82500122551</c:v>
                </c:pt>
                <c:pt idx="5592">
                  <c:v>15.90598209709</c:v>
                </c:pt>
                <c:pt idx="5593">
                  <c:v>15.984959022010001</c:v>
                </c:pt>
                <c:pt idx="5594">
                  <c:v>16.06190871359</c:v>
                </c:pt>
                <c:pt idx="5595">
                  <c:v>16.136808482559999</c:v>
                </c:pt>
                <c:pt idx="5596">
                  <c:v>16.20963624378</c:v>
                </c:pt>
                <c:pt idx="5597">
                  <c:v>16.28037052274</c:v>
                </c:pt>
                <c:pt idx="5598">
                  <c:v>16.348990461869999</c:v>
                </c:pt>
                <c:pt idx="5599">
                  <c:v>16.415475826720002</c:v>
                </c:pt>
                <c:pt idx="5600">
                  <c:v>16.4798070119</c:v>
                </c:pt>
                <c:pt idx="5601">
                  <c:v>16.541965046849999</c:v>
                </c:pt>
                <c:pt idx="5602">
                  <c:v>16.601931601459999</c:v>
                </c:pt>
                <c:pt idx="5603">
                  <c:v>16.659688991460001</c:v>
                </c:pt>
                <c:pt idx="5604">
                  <c:v>16.715220183610001</c:v>
                </c:pt>
                <c:pt idx="5605">
                  <c:v>16.768508800740001</c:v>
                </c:pt>
                <c:pt idx="5606">
                  <c:v>16.819539126590001</c:v>
                </c:pt>
                <c:pt idx="5607">
                  <c:v>16.868296110420001</c:v>
                </c:pt>
                <c:pt idx="5608">
                  <c:v>16.914765371430001</c:v>
                </c:pt>
                <c:pt idx="5609">
                  <c:v>16.958933203050002</c:v>
                </c:pt>
                <c:pt idx="5610">
                  <c:v>17.00078657693</c:v>
                </c:pt>
                <c:pt idx="5611">
                  <c:v>17.040313146799999</c:v>
                </c:pt>
                <c:pt idx="5612">
                  <c:v>17.077501252120001</c:v>
                </c:pt>
                <c:pt idx="5613">
                  <c:v>17.112339921469999</c:v>
                </c:pt>
                <c:pt idx="5614">
                  <c:v>17.14481887586</c:v>
                </c:pt>
                <c:pt idx="5615">
                  <c:v>17.17492853169</c:v>
                </c:pt>
                <c:pt idx="5616">
                  <c:v>17.202660003590001</c:v>
                </c:pt>
                <c:pt idx="5617">
                  <c:v>17.22800510707</c:v>
                </c:pt>
                <c:pt idx="5618">
                  <c:v>17.250956360899998</c:v>
                </c:pt>
                <c:pt idx="5619">
                  <c:v>17.271506989340001</c:v>
                </c:pt>
                <c:pt idx="5620">
                  <c:v>17.289650924090001</c:v>
                </c:pt>
                <c:pt idx="5621">
                  <c:v>17.305382806139999</c:v>
                </c:pt>
                <c:pt idx="5622">
                  <c:v>17.31869798732</c:v>
                </c:pt>
                <c:pt idx="5623">
                  <c:v>17.329592531639999</c:v>
                </c:pt>
                <c:pt idx="5624">
                  <c:v>17.338063216510001</c:v>
                </c:pt>
                <c:pt idx="5625">
                  <c:v>17.34410753365</c:v>
                </c:pt>
                <c:pt idx="5626">
                  <c:v>17.347723689830001</c:v>
                </c:pt>
                <c:pt idx="5627">
                  <c:v>17.348910607410001</c:v>
                </c:pt>
                <c:pt idx="5628">
                  <c:v>17.347667924669999</c:v>
                </c:pt>
                <c:pt idx="5629">
                  <c:v>17.34399599588</c:v>
                </c:pt>
                <c:pt idx="5630">
                  <c:v>17.337895891230001</c:v>
                </c:pt>
                <c:pt idx="5631">
                  <c:v>17.329369396490002</c:v>
                </c:pt>
                <c:pt idx="5632">
                  <c:v>17.318419012509999</c:v>
                </c:pt>
                <c:pt idx="5633">
                  <c:v>17.305047954460001</c:v>
                </c:pt>
                <c:pt idx="5634">
                  <c:v>17.289260150880001</c:v>
                </c:pt>
                <c:pt idx="5635">
                  <c:v>17.271060242560001</c:v>
                </c:pt>
                <c:pt idx="5636">
                  <c:v>17.250453581110001</c:v>
                </c:pt>
                <c:pt idx="5637">
                  <c:v>17.227446227449999</c:v>
                </c:pt>
                <c:pt idx="5638">
                  <c:v>17.202044949969999</c:v>
                </c:pt>
                <c:pt idx="5639">
                  <c:v>17.174257222569999</c:v>
                </c:pt>
                <c:pt idx="5640">
                  <c:v>17.144091222429999</c:v>
                </c:pt>
                <c:pt idx="5641">
                  <c:v>17.11155582764</c:v>
                </c:pt>
                <c:pt idx="5642">
                  <c:v>17.076660614529999</c:v>
                </c:pt>
                <c:pt idx="5643">
                  <c:v>17.039415854889999</c:v>
                </c:pt>
                <c:pt idx="5644">
                  <c:v>16.999832512920001</c:v>
                </c:pt>
                <c:pt idx="5645">
                  <c:v>16.957922242030001</c:v>
                </c:pt>
                <c:pt idx="5646">
                  <c:v>16.913697381359999</c:v>
                </c:pt>
                <c:pt idx="5647">
                  <c:v>16.86717095218</c:v>
                </c:pt>
                <c:pt idx="5648">
                  <c:v>16.818356654030001</c:v>
                </c:pt>
                <c:pt idx="5649">
                  <c:v>16.767268860689999</c:v>
                </c:pt>
                <c:pt idx="5650">
                  <c:v>16.713922615969999</c:v>
                </c:pt>
                <c:pt idx="5651">
                  <c:v>16.658333629219999</c:v>
                </c:pt>
                <c:pt idx="5652">
                  <c:v>16.600518270750001</c:v>
                </c:pt>
                <c:pt idx="5653">
                  <c:v>16.540493566999999</c:v>
                </c:pt>
                <c:pt idx="5654">
                  <c:v>16.478277195490001</c:v>
                </c:pt>
                <c:pt idx="5655">
                  <c:v>16.413887479629999</c:v>
                </c:pt>
                <c:pt idx="5656">
                  <c:v>16.347343383350001</c:v>
                </c:pt>
                <c:pt idx="5657">
                  <c:v>16.27866450546</c:v>
                </c:pt>
                <c:pt idx="5658">
                  <c:v>16.20787107388</c:v>
                </c:pt>
                <c:pt idx="5659">
                  <c:v>16.13498393974</c:v>
                </c:pt>
                <c:pt idx="5660">
                  <c:v>16.060024571149999</c:v>
                </c:pt>
                <c:pt idx="5661">
                  <c:v>15.98301504694</c:v>
                </c:pt>
                <c:pt idx="5662">
                  <c:v>15.90397805011</c:v>
                </c:pt>
                <c:pt idx="5663">
                  <c:v>15.822936861180001</c:v>
                </c:pt>
                <c:pt idx="5664">
                  <c:v>15.739915351280001</c:v>
                </c:pt>
                <c:pt idx="5665">
                  <c:v>15.654937975179999</c:v>
                </c:pt>
                <c:pt idx="5666">
                  <c:v>15.56802976404</c:v>
                </c:pt>
                <c:pt idx="5667">
                  <c:v>15.47921631803</c:v>
                </c:pt>
                <c:pt idx="5668">
                  <c:v>15.388523798810001</c:v>
                </c:pt>
                <c:pt idx="5669">
                  <c:v>15.295978921810001</c:v>
                </c:pt>
                <c:pt idx="5670">
                  <c:v>15.201608948340001</c:v>
                </c:pt>
                <c:pt idx="5671">
                  <c:v>15.105441677589999</c:v>
                </c:pt>
                <c:pt idx="5672">
                  <c:v>15.00750543841</c:v>
                </c:pt>
                <c:pt idx="5673">
                  <c:v>14.907829080959999</c:v>
                </c:pt>
                <c:pt idx="5674">
                  <c:v>14.806441968230001</c:v>
                </c:pt>
                <c:pt idx="5675">
                  <c:v>14.70337396739</c:v>
                </c:pt>
                <c:pt idx="5676">
                  <c:v>14.598655440929999</c:v>
                </c:pt>
                <c:pt idx="5677">
                  <c:v>14.49231723778</c:v>
                </c:pt>
                <c:pt idx="5678">
                  <c:v>14.38439068421</c:v>
                </c:pt>
                <c:pt idx="5679">
                  <c:v>14.27490757454</c:v>
                </c:pt>
                <c:pt idx="5680">
                  <c:v>14.16390016185</c:v>
                </c:pt>
                <c:pt idx="5681">
                  <c:v>14.0514011484</c:v>
                </c:pt>
                <c:pt idx="5682">
                  <c:v>13.937443676059999</c:v>
                </c:pt>
                <c:pt idx="5683">
                  <c:v>13.822061316499999</c:v>
                </c:pt>
                <c:pt idx="5684">
                  <c:v>13.70528806129</c:v>
                </c:pt>
                <c:pt idx="5685">
                  <c:v>13.587158311930001</c:v>
                </c:pt>
                <c:pt idx="5686">
                  <c:v>13.467706869660001</c:v>
                </c:pt>
                <c:pt idx="5687">
                  <c:v>13.346968925240001</c:v>
                </c:pt>
                <c:pt idx="5688">
                  <c:v>13.22498004855</c:v>
                </c:pt>
                <c:pt idx="5689">
                  <c:v>13.10177617814</c:v>
                </c:pt>
                <c:pt idx="5690">
                  <c:v>12.9773936106</c:v>
                </c:pt>
                <c:pt idx="5691">
                  <c:v>12.851868989890001</c:v>
                </c:pt>
                <c:pt idx="5692">
                  <c:v>12.72523929656</c:v>
                </c:pt>
                <c:pt idx="5693">
                  <c:v>12.5975418368</c:v>
                </c:pt>
                <c:pt idx="5694">
                  <c:v>12.468814231470001</c:v>
                </c:pt>
                <c:pt idx="5695">
                  <c:v>12.33909440503</c:v>
                </c:pt>
                <c:pt idx="5696">
                  <c:v>12.20842057434</c:v>
                </c:pt>
                <c:pt idx="5697">
                  <c:v>12.07683123742</c:v>
                </c:pt>
                <c:pt idx="5698">
                  <c:v>11.94436516208</c:v>
                </c:pt>
                <c:pt idx="5699">
                  <c:v>11.81106137449</c:v>
                </c:pt>
                <c:pt idx="5700">
                  <c:v>11.676959147730001</c:v>
                </c:pt>
                <c:pt idx="5701">
                  <c:v>11.54209799014</c:v>
                </c:pt>
                <c:pt idx="5702">
                  <c:v>11.406517633749999</c:v>
                </c:pt>
                <c:pt idx="5703">
                  <c:v>11.270258022529999</c:v>
                </c:pt>
                <c:pt idx="5704">
                  <c:v>11.13335930062</c:v>
                </c:pt>
                <c:pt idx="5705">
                  <c:v>10.9958618005</c:v>
                </c:pt>
                <c:pt idx="5706">
                  <c:v>10.857806031120001</c:v>
                </c:pt>
                <c:pt idx="5707">
                  <c:v>10.719232665950001</c:v>
                </c:pt>
                <c:pt idx="5708">
                  <c:v>10.580182531</c:v>
                </c:pt>
                <c:pt idx="5709">
                  <c:v>10.44069659276</c:v>
                </c:pt>
                <c:pt idx="5710">
                  <c:v>10.300815946169999</c:v>
                </c:pt>
                <c:pt idx="5711">
                  <c:v>10.160581802499999</c:v>
                </c:pt>
                <c:pt idx="5712">
                  <c:v>10.02003547716</c:v>
                </c:pt>
                <c:pt idx="5713">
                  <c:v>9.8792183775879998</c:v>
                </c:pt>
                <c:pt idx="5714">
                  <c:v>9.738171991003</c:v>
                </c:pt>
                <c:pt idx="5715">
                  <c:v>9.5969378721949994</c:v>
                </c:pt>
                <c:pt idx="5716">
                  <c:v>9.4555576312779994</c:v>
                </c:pt>
                <c:pt idx="5717">
                  <c:v>9.3140729214249998</c:v>
                </c:pt>
                <c:pt idx="5718">
                  <c:v>9.1725254265919993</c:v>
                </c:pt>
                <c:pt idx="5719">
                  <c:v>9.0309568492360004</c:v>
                </c:pt>
                <c:pt idx="5720">
                  <c:v>8.8894088980239996</c:v>
                </c:pt>
                <c:pt idx="5721">
                  <c:v>8.7479232755399998</c:v>
                </c:pt>
                <c:pt idx="5722">
                  <c:v>8.6065416659969998</c:v>
                </c:pt>
                <c:pt idx="5723">
                  <c:v>8.4653057229509994</c:v>
                </c:pt>
                <c:pt idx="5724">
                  <c:v>8.3242570570269994</c:v>
                </c:pt>
                <c:pt idx="5725">
                  <c:v>8.1834372236549999</c:v>
                </c:pt>
                <c:pt idx="5726">
                  <c:v>8.0428877108239991</c:v>
                </c:pt>
                <c:pt idx="5727">
                  <c:v>7.9026499268529999</c:v>
                </c:pt>
                <c:pt idx="5728">
                  <c:v>7.7627651881939999</c:v>
                </c:pt>
                <c:pt idx="5729">
                  <c:v>7.623274707248</c:v>
                </c:pt>
                <c:pt idx="5730">
                  <c:v>7.4842195802239999</c:v>
                </c:pt>
                <c:pt idx="5731">
                  <c:v>7.3456407750270003</c:v>
                </c:pt>
                <c:pt idx="5732">
                  <c:v>7.2075791191859997</c:v>
                </c:pt>
                <c:pt idx="5733">
                  <c:v>7.0700752878189999</c:v>
                </c:pt>
                <c:pt idx="5734">
                  <c:v>6.9331697916469999</c:v>
                </c:pt>
                <c:pt idx="5735">
                  <c:v>6.7969029650559998</c:v>
                </c:pt>
                <c:pt idx="5736">
                  <c:v>6.661314954211</c:v>
                </c:pt>
                <c:pt idx="5737">
                  <c:v>6.5264457052219997</c:v>
                </c:pt>
                <c:pt idx="5738">
                  <c:v>6.3923349523740001</c:v>
                </c:pt>
                <c:pt idx="5739">
                  <c:v>6.2590222064179999</c:v>
                </c:pt>
                <c:pt idx="5740">
                  <c:v>6.1265467429219997</c:v>
                </c:pt>
                <c:pt idx="5741">
                  <c:v>5.994947590702</c:v>
                </c:pt>
                <c:pt idx="5742">
                  <c:v>5.8642635203179996</c:v>
                </c:pt>
                <c:pt idx="5743">
                  <c:v>5.7345330326469997</c:v>
                </c:pt>
                <c:pt idx="5744">
                  <c:v>5.6057943475389997</c:v>
                </c:pt>
                <c:pt idx="5745">
                  <c:v>5.4780853925499997</c:v>
                </c:pt>
                <c:pt idx="5746">
                  <c:v>5.3514437917670001</c:v>
                </c:pt>
                <c:pt idx="5747">
                  <c:v>5.225906854722</c:v>
                </c:pt>
                <c:pt idx="5748">
                  <c:v>5.1015115653900001</c:v>
                </c:pt>
                <c:pt idx="5749">
                  <c:v>4.9782945712969999</c:v>
                </c:pt>
                <c:pt idx="5750">
                  <c:v>4.8562921727169996</c:v>
                </c:pt>
                <c:pt idx="5751">
                  <c:v>4.7355403119719996</c:v>
                </c:pt>
                <c:pt idx="5752">
                  <c:v>4.6160745628419999</c:v>
                </c:pt>
                <c:pt idx="5753">
                  <c:v>4.4979301200819997</c:v>
                </c:pt>
                <c:pt idx="5754">
                  <c:v>4.3811417890469997</c:v>
                </c:pt>
                <c:pt idx="5755">
                  <c:v>4.2657439754380002</c:v>
                </c:pt>
                <c:pt idx="5756">
                  <c:v>4.1517706751599999</c:v>
                </c:pt>
                <c:pt idx="5757">
                  <c:v>4.0392554643030003</c:v>
                </c:pt>
                <c:pt idx="5758">
                  <c:v>3.928231489251</c:v>
                </c:pt>
                <c:pt idx="5759">
                  <c:v>3.8187314569069999</c:v>
                </c:pt>
                <c:pt idx="5760">
                  <c:v>3.7107876250620002</c:v>
                </c:pt>
                <c:pt idx="5761">
                  <c:v>3.604431792882</c:v>
                </c:pt>
                <c:pt idx="5762">
                  <c:v>3.4996952915369999</c:v>
                </c:pt>
                <c:pt idx="5763">
                  <c:v>3.3966089749739998</c:v>
                </c:pt>
                <c:pt idx="5764">
                  <c:v>3.2952032108160001</c:v>
                </c:pt>
                <c:pt idx="5765">
                  <c:v>3.1955078714190002</c:v>
                </c:pt>
                <c:pt idx="5766">
                  <c:v>3.0975523250619998</c:v>
                </c:pt>
                <c:pt idx="5767">
                  <c:v>3.0013654273010002</c:v>
                </c:pt>
                <c:pt idx="5768">
                  <c:v>2.9069755124549999</c:v>
                </c:pt>
                <c:pt idx="5769">
                  <c:v>2.8144103852629998</c:v>
                </c:pt>
                <c:pt idx="5770">
                  <c:v>2.723697312688</c:v>
                </c:pt>
                <c:pt idx="5771">
                  <c:v>2.6348630158790001</c:v>
                </c:pt>
                <c:pt idx="5772">
                  <c:v>2.5479336622990001</c:v>
                </c:pt>
                <c:pt idx="5773">
                  <c:v>2.4629348580110002</c:v>
                </c:pt>
                <c:pt idx="5774">
                  <c:v>2.379891640136</c:v>
                </c:pt>
                <c:pt idx="5775">
                  <c:v>2.2988284694679999</c:v>
                </c:pt>
                <c:pt idx="5776">
                  <c:v>2.2197692232709998</c:v>
                </c:pt>
                <c:pt idx="5777">
                  <c:v>2.1427371882389998</c:v>
                </c:pt>
                <c:pt idx="5778">
                  <c:v>2.0677550536339999</c:v>
                </c:pt>
                <c:pt idx="5779">
                  <c:v>1.9948449046009999</c:v>
                </c:pt>
                <c:pt idx="5780">
                  <c:v>1.9240282156570001</c:v>
                </c:pt>
                <c:pt idx="5781">
                  <c:v>1.8553258443639999</c:v>
                </c:pt>
                <c:pt idx="5782">
                  <c:v>1.7887580251820001</c:v>
                </c:pt>
                <c:pt idx="5783">
                  <c:v>1.724344363503</c:v>
                </c:pt>
                <c:pt idx="5784">
                  <c:v>1.6621038298799999</c:v>
                </c:pt>
                <c:pt idx="5785">
                  <c:v>1.6020547544279999</c:v>
                </c:pt>
                <c:pt idx="5786">
                  <c:v>1.544214821427</c:v>
                </c:pt>
                <c:pt idx="5787">
                  <c:v>1.4886010641109999</c:v>
                </c:pt>
                <c:pt idx="5788">
                  <c:v>1.4352298596449999</c:v>
                </c:pt>
                <c:pt idx="5789">
                  <c:v>1.3841169243</c:v>
                </c:pt>
                <c:pt idx="5790">
                  <c:v>1.3352773088230001</c:v>
                </c:pt>
                <c:pt idx="5791">
                  <c:v>1.288725393997</c:v>
                </c:pt>
                <c:pt idx="5792">
                  <c:v>1.2444748864099999</c:v>
                </c:pt>
                <c:pt idx="5793">
                  <c:v>1.2025388144089999</c:v>
                </c:pt>
                <c:pt idx="5794">
                  <c:v>1.1629295242619999</c:v>
                </c:pt>
                <c:pt idx="5795">
                  <c:v>1.125658676522</c:v>
                </c:pt>
                <c:pt idx="5796">
                  <c:v>1.0907372425899999</c:v>
                </c:pt>
                <c:pt idx="5797">
                  <c:v>1.0581755014780001</c:v>
                </c:pt>
                <c:pt idx="5798">
                  <c:v>1.027983036785</c:v>
                </c:pt>
                <c:pt idx="5799">
                  <c:v>1.000168733869</c:v>
                </c:pt>
                <c:pt idx="5800">
                  <c:v>0.97474077722899999</c:v>
                </c:pt>
                <c:pt idx="5801">
                  <c:v>0.95170664809450001</c:v>
                </c:pt>
                <c:pt idx="5802">
                  <c:v>0.93107312221960004</c:v>
                </c:pt>
                <c:pt idx="5803">
                  <c:v>0.91284626788620005</c:v>
                </c:pt>
                <c:pt idx="5804">
                  <c:v>0.897031444116</c:v>
                </c:pt>
                <c:pt idx="5805">
                  <c:v>0.88363329909069999</c:v>
                </c:pt>
                <c:pt idx="5806">
                  <c:v>0.87265576878259998</c:v>
                </c:pt>
                <c:pt idx="5807">
                  <c:v>0.86410207579459997</c:v>
                </c:pt>
                <c:pt idx="5808">
                  <c:v>0.85797472841029998</c:v>
                </c:pt>
                <c:pt idx="5809">
                  <c:v>0.85427551985469996</c:v>
                </c:pt>
                <c:pt idx="5810">
                  <c:v>0.85300552776619998</c:v>
                </c:pt>
                <c:pt idx="5811">
                  <c:v>0.85416511387850003</c:v>
                </c:pt>
                <c:pt idx="5812">
                  <c:v>0.85775392391430005</c:v>
                </c:pt>
                <c:pt idx="5813">
                  <c:v>0.86377088768959998</c:v>
                </c:pt>
                <c:pt idx="5814">
                  <c:v>0.87221421942919997</c:v>
                </c:pt>
                <c:pt idx="5815">
                  <c:v>0.88308141829260001</c:v>
                </c:pt>
                <c:pt idx="5816">
                  <c:v>0.89636926911170001</c:v>
                </c:pt>
                <c:pt idx="5817">
                  <c:v>0.91207384333770003</c:v>
                </c:pt>
                <c:pt idx="5818">
                  <c:v>0.93019050019899996</c:v>
                </c:pt>
                <c:pt idx="5819">
                  <c:v>0.95071388806919999</c:v>
                </c:pt>
                <c:pt idx="5820">
                  <c:v>0.97363794604359999</c:v>
                </c:pt>
                <c:pt idx="5821">
                  <c:v>0.9989559057263</c:v>
                </c:pt>
                <c:pt idx="5822">
                  <c:v>1.0266602932240001</c:v>
                </c:pt>
                <c:pt idx="5823">
                  <c:v>1.056742931349</c:v>
                </c:pt>
                <c:pt idx="5824">
                  <c:v>1.089194942028</c:v>
                </c:pt>
                <c:pt idx="5825">
                  <c:v>1.124006748922</c:v>
                </c:pt>
                <c:pt idx="5826">
                  <c:v>1.1611680802440001</c:v>
                </c:pt>
                <c:pt idx="5827">
                  <c:v>1.200667971788</c:v>
                </c:pt>
                <c:pt idx="5828">
                  <c:v>1.2424947701610001</c:v>
                </c:pt>
                <c:pt idx="5829">
                  <c:v>1.286636136217</c:v>
                </c:pt>
                <c:pt idx="5830">
                  <c:v>1.3330790486919999</c:v>
                </c:pt>
                <c:pt idx="5831">
                  <c:v>1.381809808044</c:v>
                </c:pt>
                <c:pt idx="5832">
                  <c:v>1.4328140404880001</c:v>
                </c:pt>
                <c:pt idx="5833">
                  <c:v>1.4860767022320001</c:v>
                </c:pt>
                <c:pt idx="5834">
                  <c:v>1.5415820839109999</c:v>
                </c:pt>
                <c:pt idx="5835">
                  <c:v>1.5993138152199999</c:v>
                </c:pt>
                <c:pt idx="5836">
                  <c:v>1.659254869732</c:v>
                </c:pt>
                <c:pt idx="5837">
                  <c:v>1.7213875699200001</c:v>
                </c:pt>
                <c:pt idx="5838">
                  <c:v>1.7856935923670001</c:v>
                </c:pt>
                <c:pt idx="5839">
                  <c:v>1.8521539731629999</c:v>
                </c:pt>
                <c:pt idx="5840">
                  <c:v>1.920749113496</c:v>
                </c:pt>
                <c:pt idx="5841">
                  <c:v>1.9914587854279999</c:v>
                </c:pt>
                <c:pt idx="5842">
                  <c:v>2.0642621378560002</c:v>
                </c:pt>
                <c:pt idx="5843">
                  <c:v>2.1391377026540002</c:v>
                </c:pt>
                <c:pt idx="5844">
                  <c:v>2.216063401005</c:v>
                </c:pt>
                <c:pt idx="5845">
                  <c:v>2.295016549903</c:v>
                </c:pt>
                <c:pt idx="5846">
                  <c:v>2.3759738688419998</c:v>
                </c:pt>
                <c:pt idx="5847">
                  <c:v>2.4589114866720001</c:v>
                </c:pt>
                <c:pt idx="5848">
                  <c:v>2.5438049486400001</c:v>
                </c:pt>
                <c:pt idx="5849">
                  <c:v>2.6306292235890001</c:v>
                </c:pt>
                <c:pt idx="5850">
                  <c:v>2.7193587113439999</c:v>
                </c:pt>
                <c:pt idx="5851">
                  <c:v>2.809967250248</c:v>
                </c:pt>
                <c:pt idx="5852">
                  <c:v>2.9024281248779999</c:v>
                </c:pt>
                <c:pt idx="5853">
                  <c:v>2.9967140739159999</c:v>
                </c:pt>
                <c:pt idx="5854">
                  <c:v>3.092797298182</c:v>
                </c:pt>
                <c:pt idx="5855">
                  <c:v>3.190649468827</c:v>
                </c:pt>
                <c:pt idx="5856">
                  <c:v>3.2902417356839999</c:v>
                </c:pt>
                <c:pt idx="5857">
                  <c:v>3.391544735768</c:v>
                </c:pt>
                <c:pt idx="5858">
                  <c:v>3.4945286019270001</c:v>
                </c:pt>
                <c:pt idx="5859">
                  <c:v>3.5991629716509999</c:v>
                </c:pt>
                <c:pt idx="5860">
                  <c:v>3.7054169960130001</c:v>
                </c:pt>
                <c:pt idx="5861">
                  <c:v>3.8132593487649999</c:v>
                </c:pt>
                <c:pt idx="5862">
                  <c:v>3.9226582355659998</c:v>
                </c:pt>
                <c:pt idx="5863">
                  <c:v>4.0335814033549999</c:v>
                </c:pt>
                <c:pt idx="5864">
                  <c:v>4.1459961498569999</c:v>
                </c:pt>
                <c:pt idx="5865">
                  <c:v>4.2598693332159998</c:v>
                </c:pt>
                <c:pt idx="5866">
                  <c:v>4.3751673817650003</c:v>
                </c:pt>
                <c:pt idx="5867">
                  <c:v>4.4918563039209998</c:v>
                </c:pt>
                <c:pt idx="5868">
                  <c:v>4.6099016981999998</c:v>
                </c:pt>
                <c:pt idx="5869">
                  <c:v>4.7292687633570001</c:v>
                </c:pt>
                <c:pt idx="5870">
                  <c:v>4.8499223086400001</c:v>
                </c:pt>
                <c:pt idx="5871">
                  <c:v>4.9718267641629996</c:v>
                </c:pt>
                <c:pt idx="5872">
                  <c:v>5.0949461913879999</c:v>
                </c:pt>
                <c:pt idx="5873">
                  <c:v>5.2192442937149996</c:v>
                </c:pt>
                <c:pt idx="5874">
                  <c:v>5.3446844271809999</c:v>
                </c:pt>
                <c:pt idx="5875">
                  <c:v>5.4712296112569998</c:v>
                </c:pt>
                <c:pt idx="5876">
                  <c:v>5.5988425397489996</c:v>
                </c:pt>
                <c:pt idx="5877">
                  <c:v>5.7274855917879997</c:v>
                </c:pt>
                <c:pt idx="5878">
                  <c:v>5.8571208429209998</c:v>
                </c:pt>
                <c:pt idx="5879">
                  <c:v>5.9877100762869997</c:v>
                </c:pt>
                <c:pt idx="5880">
                  <c:v>6.1192147938770001</c:v>
                </c:pt>
                <c:pt idx="5881">
                  <c:v>6.2515962278829997</c:v>
                </c:pt>
                <c:pt idx="5882">
                  <c:v>6.3848153521209996</c:v>
                </c:pt>
                <c:pt idx="5883">
                  <c:v>6.5188328935330002</c:v>
                </c:pt>
                <c:pt idx="5884">
                  <c:v>6.6536093437580002</c:v>
                </c:pt>
                <c:pt idx="5885">
                  <c:v>6.7891049707809996</c:v>
                </c:pt>
                <c:pt idx="5886">
                  <c:v>6.925279830639</c:v>
                </c:pt>
                <c:pt idx="5887">
                  <c:v>7.0620937791890004</c:v>
                </c:pt>
                <c:pt idx="5888">
                  <c:v>7.1995064839480003</c:v>
                </c:pt>
                <c:pt idx="5889">
                  <c:v>7.3374774359690003</c:v>
                </c:pt>
                <c:pt idx="5890">
                  <c:v>7.4759659617849996</c:v>
                </c:pt>
                <c:pt idx="5891">
                  <c:v>7.614931235397</c:v>
                </c:pt>
                <c:pt idx="5892">
                  <c:v>7.7543322902979996</c:v>
                </c:pt>
                <c:pt idx="5893">
                  <c:v>7.8941280315559998</c:v>
                </c:pt>
                <c:pt idx="5894">
                  <c:v>8.0342772479180002</c:v>
                </c:pt>
                <c:pt idx="5895">
                  <c:v>8.1747386239549993</c:v>
                </c:pt>
                <c:pt idx="5896">
                  <c:v>8.3154707522429998</c:v>
                </c:pt>
                <c:pt idx="5897">
                  <c:v>8.4564321455609992</c:v>
                </c:pt>
                <c:pt idx="5898">
                  <c:v>8.5975812491209993</c:v>
                </c:pt>
                <c:pt idx="5899">
                  <c:v>8.7388764528100005</c:v>
                </c:pt>
                <c:pt idx="5900">
                  <c:v>8.8802761034579998</c:v>
                </c:pt>
                <c:pt idx="5901">
                  <c:v>9.0217385171100002</c:v>
                </c:pt>
                <c:pt idx="5902">
                  <c:v>9.1632219913109996</c:v>
                </c:pt>
                <c:pt idx="5903">
                  <c:v>9.3046848173949996</c:v>
                </c:pt>
                <c:pt idx="5904">
                  <c:v>9.4460852927809995</c:v>
                </c:pt>
                <c:pt idx="5905">
                  <c:v>9.5873817332570006</c:v>
                </c:pt>
                <c:pt idx="5906">
                  <c:v>9.7285324852669994</c:v>
                </c:pt>
                <c:pt idx="5907">
                  <c:v>9.8694959381909992</c:v>
                </c:pt>
                <c:pt idx="5908">
                  <c:v>10.0102305366</c:v>
                </c:pt>
                <c:pt idx="5909">
                  <c:v>10.1506947925</c:v>
                </c:pt>
                <c:pt idx="5910">
                  <c:v>10.29084729759</c:v>
                </c:pt>
                <c:pt idx="5911">
                  <c:v>10.4306467354</c:v>
                </c:pt>
                <c:pt idx="5912">
                  <c:v>10.570051893540001</c:v>
                </c:pt>
                <c:pt idx="5913">
                  <c:v>10.70902167581</c:v>
                </c:pt>
                <c:pt idx="5914">
                  <c:v>10.847515114289999</c:v>
                </c:pt>
                <c:pt idx="5915">
                  <c:v>10.98549138147</c:v>
                </c:pt>
                <c:pt idx="5916">
                  <c:v>11.122909802220001</c:v>
                </c:pt>
                <c:pt idx="5917">
                  <c:v>11.25972986583</c:v>
                </c:pt>
                <c:pt idx="5918">
                  <c:v>11.395911237909999</c:v>
                </c:pt>
                <c:pt idx="5919">
                  <c:v>11.531413772300001</c:v>
                </c:pt>
                <c:pt idx="5920">
                  <c:v>11.66619752289</c:v>
                </c:pt>
                <c:pt idx="5921">
                  <c:v>11.8002227554</c:v>
                </c:pt>
                <c:pt idx="5922">
                  <c:v>11.93344995907</c:v>
                </c:pt>
                <c:pt idx="5923">
                  <c:v>12.06583985835</c:v>
                </c:pt>
                <c:pt idx="5924">
                  <c:v>12.197353424419999</c:v>
                </c:pt>
                <c:pt idx="5925">
                  <c:v>12.32795188671</c:v>
                </c:pt>
                <c:pt idx="5926">
                  <c:v>12.45759674436</c:v>
                </c:pt>
                <c:pt idx="5927">
                  <c:v>12.586249777520001</c:v>
                </c:pt>
                <c:pt idx="5928">
                  <c:v>12.713873058620001</c:v>
                </c:pt>
                <c:pt idx="5929">
                  <c:v>12.84042896359</c:v>
                </c:pt>
                <c:pt idx="5930">
                  <c:v>12.965880182899999</c:v>
                </c:pt>
                <c:pt idx="5931">
                  <c:v>13.09018973257</c:v>
                </c:pt>
                <c:pt idx="5932">
                  <c:v>13.213320965079999</c:v>
                </c:pt>
                <c:pt idx="5933">
                  <c:v>13.335237580159999</c:v>
                </c:pt>
                <c:pt idx="5934">
                  <c:v>13.45590363548</c:v>
                </c:pt>
                <c:pt idx="5935">
                  <c:v>13.575283557260001</c:v>
                </c:pt>
                <c:pt idx="5936">
                  <c:v>13.69334215077</c:v>
                </c:pt>
                <c:pt idx="5937">
                  <c:v>13.810044610629999</c:v>
                </c:pt>
                <c:pt idx="5938">
                  <c:v>13.92535653116</c:v>
                </c:pt>
                <c:pt idx="5939">
                  <c:v>14.03924391644</c:v>
                </c:pt>
                <c:pt idx="5940">
                  <c:v>14.151673190389999</c:v>
                </c:pt>
                <c:pt idx="5941">
                  <c:v>14.262611206640001</c:v>
                </c:pt>
                <c:pt idx="5942">
                  <c:v>14.37202525827</c:v>
                </c:pt>
                <c:pt idx="5943">
                  <c:v>14.47988308749</c:v>
                </c:pt>
                <c:pt idx="5944">
                  <c:v>14.586152895150001</c:v>
                </c:pt>
                <c:pt idx="5945">
                  <c:v>14.690803350079999</c:v>
                </c:pt>
                <c:pt idx="5946">
                  <c:v>14.79380359832</c:v>
                </c:pt>
                <c:pt idx="5947">
                  <c:v>14.895123272259999</c:v>
                </c:pt>
                <c:pt idx="5948">
                  <c:v>14.99473249955</c:v>
                </c:pt>
                <c:pt idx="5949">
                  <c:v>15.092601911899999</c:v>
                </c:pt>
                <c:pt idx="5950">
                  <c:v>15.188702653769999</c:v>
                </c:pt>
                <c:pt idx="5951">
                  <c:v>15.28300639083</c:v>
                </c:pt>
                <c:pt idx="5952">
                  <c:v>15.37548531835</c:v>
                </c:pt>
                <c:pt idx="5953">
                  <c:v>15.46611216937</c:v>
                </c:pt>
                <c:pt idx="5954">
                  <c:v>15.55486022274</c:v>
                </c:pt>
                <c:pt idx="5955">
                  <c:v>15.64170331099</c:v>
                </c:pt>
                <c:pt idx="5956">
                  <c:v>15.726615828070001</c:v>
                </c:pt>
                <c:pt idx="5957">
                  <c:v>15.80957273686</c:v>
                </c:pt>
                <c:pt idx="5958">
                  <c:v>15.890549576570001</c:v>
                </c:pt>
                <c:pt idx="5959">
                  <c:v>15.96952246993</c:v>
                </c:pt>
                <c:pt idx="5960">
                  <c:v>16.046468130249998</c:v>
                </c:pt>
                <c:pt idx="5961">
                  <c:v>16.121363868269999</c:v>
                </c:pt>
                <c:pt idx="5962">
                  <c:v>16.19418759885</c:v>
                </c:pt>
                <c:pt idx="5963">
                  <c:v>16.264917847469999</c:v>
                </c:pt>
                <c:pt idx="5964">
                  <c:v>16.33353375658</c:v>
                </c:pt>
                <c:pt idx="5965">
                  <c:v>16.400015091699998</c:v>
                </c:pt>
                <c:pt idx="5966">
                  <c:v>16.46434224747</c:v>
                </c:pt>
                <c:pt idx="5967">
                  <c:v>16.52649625331</c:v>
                </c:pt>
                <c:pt idx="5968">
                  <c:v>16.586458779120001</c:v>
                </c:pt>
                <c:pt idx="5969">
                  <c:v>16.64421214063</c:v>
                </c:pt>
                <c:pt idx="5970">
                  <c:v>16.69973930459</c:v>
                </c:pt>
                <c:pt idx="5971">
                  <c:v>16.753023893849999</c:v>
                </c:pt>
                <c:pt idx="5972">
                  <c:v>16.80405019214</c:v>
                </c:pt>
                <c:pt idx="5973">
                  <c:v>16.852803148700001</c:v>
                </c:pt>
                <c:pt idx="5974">
                  <c:v>16.89926838277</c:v>
                </c:pt>
                <c:pt idx="5975">
                  <c:v>16.943432187749998</c:v>
                </c:pt>
                <c:pt idx="5976">
                  <c:v>16.9852815353</c:v>
                </c:pt>
                <c:pt idx="5977">
                  <c:v>17.024804079150002</c:v>
                </c:pt>
                <c:pt idx="5978">
                  <c:v>17.061988158750001</c:v>
                </c:pt>
                <c:pt idx="5979">
                  <c:v>17.0968228027</c:v>
                </c:pt>
                <c:pt idx="5980">
                  <c:v>17.129297732000001</c:v>
                </c:pt>
                <c:pt idx="5981">
                  <c:v>17.159403363029998</c:v>
                </c:pt>
                <c:pt idx="5982">
                  <c:v>17.187130810460001</c:v>
                </c:pt>
                <c:pt idx="5983">
                  <c:v>17.212471889780002</c:v>
                </c:pt>
                <c:pt idx="5984">
                  <c:v>17.23541911976</c:v>
                </c:pt>
                <c:pt idx="5985">
                  <c:v>17.25596572465</c:v>
                </c:pt>
                <c:pt idx="5986">
                  <c:v>17.274105636169999</c:v>
                </c:pt>
                <c:pt idx="5987">
                  <c:v>17.289833495309999</c:v>
                </c:pt>
                <c:pt idx="5988">
                  <c:v>17.30314465387</c:v>
                </c:pt>
                <c:pt idx="5989">
                  <c:v>17.314035175890002</c:v>
                </c:pt>
                <c:pt idx="5990">
                  <c:v>17.322501838779999</c:v>
                </c:pt>
                <c:pt idx="5991">
                  <c:v>17.328542134239999</c:v>
                </c:pt>
                <c:pt idx="5992">
                  <c:v>17.332154269050001</c:v>
                </c:pt>
                <c:pt idx="5993">
                  <c:v>17.333337165580001</c:v>
                </c:pt>
                <c:pt idx="5994">
                  <c:v>17.332090462099998</c:v>
                </c:pt>
                <c:pt idx="5995">
                  <c:v>17.328414512879998</c:v>
                </c:pt>
                <c:pt idx="5996">
                  <c:v>17.322310388119998</c:v>
                </c:pt>
                <c:pt idx="5997">
                  <c:v>17.31377987358</c:v>
                </c:pt>
                <c:pt idx="5998">
                  <c:v>17.302825470110001</c:v>
                </c:pt>
                <c:pt idx="5999">
                  <c:v>17.289450392879999</c:v>
                </c:pt>
                <c:pt idx="6000">
                  <c:v>17.273658570439999</c:v>
                </c:pt>
                <c:pt idx="6001">
                  <c:v>17.25545464356</c:v>
                </c:pt>
                <c:pt idx="6002">
                  <c:v>17.234843963869999</c:v>
                </c:pt>
                <c:pt idx="6003">
                  <c:v>17.211832592290001</c:v>
                </c:pt>
                <c:pt idx="6004">
                  <c:v>17.186427297200002</c:v>
                </c:pt>
                <c:pt idx="6005">
                  <c:v>17.158635552500002</c:v>
                </c:pt>
                <c:pt idx="6006">
                  <c:v>17.128465535379998</c:v>
                </c:pt>
                <c:pt idx="6007">
                  <c:v>17.095926123910001</c:v>
                </c:pt>
                <c:pt idx="6008">
                  <c:v>17.061026894449999</c:v>
                </c:pt>
                <c:pt idx="6009">
                  <c:v>17.02377811877</c:v>
                </c:pt>
                <c:pt idx="6010">
                  <c:v>16.984190761080001</c:v>
                </c:pt>
                <c:pt idx="6011">
                  <c:v>16.942276474780002</c:v>
                </c:pt>
                <c:pt idx="6012">
                  <c:v>16.898047599009999</c:v>
                </c:pt>
                <c:pt idx="6013">
                  <c:v>16.851517155050001</c:v>
                </c:pt>
                <c:pt idx="6014">
                  <c:v>16.802698842430001</c:v>
                </c:pt>
                <c:pt idx="6015">
                  <c:v>16.751607034940001</c:v>
                </c:pt>
                <c:pt idx="6016">
                  <c:v>16.698256776379999</c:v>
                </c:pt>
                <c:pt idx="6017">
                  <c:v>16.642663776109998</c:v>
                </c:pt>
                <c:pt idx="6018">
                  <c:v>16.584844404449999</c:v>
                </c:pt>
                <c:pt idx="6019">
                  <c:v>16.524815687810001</c:v>
                </c:pt>
                <c:pt idx="6020">
                  <c:v>16.462595303720001</c:v>
                </c:pt>
                <c:pt idx="6021">
                  <c:v>16.398201575609999</c:v>
                </c:pt>
                <c:pt idx="6022">
                  <c:v>16.331653467390002</c:v>
                </c:pt>
                <c:pt idx="6023">
                  <c:v>16.262970577880001</c:v>
                </c:pt>
                <c:pt idx="6024">
                  <c:v>16.192173135000001</c:v>
                </c:pt>
                <c:pt idx="6025">
                  <c:v>16.11928198987</c:v>
                </c:pt>
                <c:pt idx="6026">
                  <c:v>16.044318610609999</c:v>
                </c:pt>
                <c:pt idx="6027">
                  <c:v>15.96730507605</c:v>
                </c:pt>
                <c:pt idx="6028">
                  <c:v>15.88826406918</c:v>
                </c:pt>
                <c:pt idx="6029">
                  <c:v>15.807218870530001</c:v>
                </c:pt>
                <c:pt idx="6030">
                  <c:v>15.724193351229999</c:v>
                </c:pt>
                <c:pt idx="6031">
                  <c:v>15.63921196605</c:v>
                </c:pt>
                <c:pt idx="6032">
                  <c:v>15.552299746139999</c:v>
                </c:pt>
                <c:pt idx="6033">
                  <c:v>15.463482291689999</c:v>
                </c:pt>
                <c:pt idx="6034">
                  <c:v>15.37278576434</c:v>
                </c:pt>
                <c:pt idx="6035">
                  <c:v>15.280236879529999</c:v>
                </c:pt>
                <c:pt idx="6036">
                  <c:v>15.185862898570001</c:v>
                </c:pt>
                <c:pt idx="6037">
                  <c:v>15.089691620649999</c:v>
                </c:pt>
                <c:pt idx="6038">
                  <c:v>14.991751374610001</c:v>
                </c:pt>
                <c:pt idx="6039">
                  <c:v>14.89207101063</c:v>
                </c:pt>
                <c:pt idx="6040">
                  <c:v>14.790679891690001</c:v>
                </c:pt>
                <c:pt idx="6041">
                  <c:v>14.687607884949999</c:v>
                </c:pt>
                <c:pt idx="6042">
                  <c:v>14.58288535292</c:v>
                </c:pt>
                <c:pt idx="6043">
                  <c:v>14.476543144520001</c:v>
                </c:pt>
                <c:pt idx="6044">
                  <c:v>14.36861258601</c:v>
                </c:pt>
                <c:pt idx="6045">
                  <c:v>14.25912547173</c:v>
                </c:pt>
                <c:pt idx="6046">
                  <c:v>14.148114054740001</c:v>
                </c:pt>
                <c:pt idx="6047">
                  <c:v>14.035611037320001</c:v>
                </c:pt>
                <c:pt idx="6048">
                  <c:v>13.92164956133</c:v>
                </c:pt>
                <c:pt idx="6049">
                  <c:v>13.806263198430001</c:v>
                </c:pt>
                <c:pt idx="6050">
                  <c:v>13.68948594021</c:v>
                </c:pt>
                <c:pt idx="6051">
                  <c:v>13.571352188160001</c:v>
                </c:pt>
                <c:pt idx="6052">
                  <c:v>13.451896743520001</c:v>
                </c:pt>
                <c:pt idx="6053">
                  <c:v>13.331154797050001</c:v>
                </c:pt>
                <c:pt idx="6054">
                  <c:v>13.20916191864</c:v>
                </c:pt>
                <c:pt idx="6055">
                  <c:v>13.08595404682</c:v>
                </c:pt>
                <c:pt idx="6056">
                  <c:v>12.961567478199999</c:v>
                </c:pt>
                <c:pt idx="6057">
                  <c:v>12.836038856729999</c:v>
                </c:pt>
                <c:pt idx="6058">
                  <c:v>12.70940516296</c:v>
                </c:pt>
                <c:pt idx="6059">
                  <c:v>12.581703703080001</c:v>
                </c:pt>
                <c:pt idx="6060">
                  <c:v>12.45297209796</c:v>
                </c:pt>
                <c:pt idx="6061">
                  <c:v>12.32324827205</c:v>
                </c:pt>
                <c:pt idx="6062">
                  <c:v>12.19257044221</c:v>
                </c:pt>
                <c:pt idx="6063">
                  <c:v>12.06097710647</c:v>
                </c:pt>
                <c:pt idx="6064">
                  <c:v>11.928507032620001</c:v>
                </c:pt>
                <c:pt idx="6065">
                  <c:v>11.79519924685</c:v>
                </c:pt>
                <c:pt idx="6066">
                  <c:v>11.66109302223</c:v>
                </c:pt>
                <c:pt idx="6067">
                  <c:v>11.52622786711</c:v>
                </c:pt>
                <c:pt idx="6068">
                  <c:v>11.390643513520001</c:v>
                </c:pt>
                <c:pt idx="6069">
                  <c:v>11.25437990541</c:v>
                </c:pt>
                <c:pt idx="6070">
                  <c:v>11.11747718694</c:v>
                </c:pt>
                <c:pt idx="6071">
                  <c:v>10.97997569058</c:v>
                </c:pt>
                <c:pt idx="6072">
                  <c:v>10.841915925289999</c:v>
                </c:pt>
                <c:pt idx="6073">
                  <c:v>10.70333856453</c:v>
                </c:pt>
                <c:pt idx="6074">
                  <c:v>10.56428443431</c:v>
                </c:pt>
                <c:pt idx="6075">
                  <c:v>10.424794501139999</c:v>
                </c:pt>
                <c:pt idx="6076">
                  <c:v>10.284909859940001</c:v>
                </c:pt>
                <c:pt idx="6077">
                  <c:v>10.144671721969999</c:v>
                </c:pt>
                <c:pt idx="6078">
                  <c:v>10.00412140267</c:v>
                </c:pt>
                <c:pt idx="6079">
                  <c:v>9.8633003094619998</c:v>
                </c:pt>
                <c:pt idx="6080">
                  <c:v>9.7222499295640006</c:v>
                </c:pt>
                <c:pt idx="6081">
                  <c:v>9.5810118177689994</c:v>
                </c:pt>
                <c:pt idx="6082">
                  <c:v>9.4396275841909993</c:v>
                </c:pt>
                <c:pt idx="6083">
                  <c:v>9.2981388820020001</c:v>
                </c:pt>
                <c:pt idx="6084">
                  <c:v>9.1565873951590007</c:v>
                </c:pt>
                <c:pt idx="6085">
                  <c:v>9.0150148261199998</c:v>
                </c:pt>
                <c:pt idx="6086">
                  <c:v>8.8734628835509994</c:v>
                </c:pt>
                <c:pt idx="6087">
                  <c:v>8.7319732700360007</c:v>
                </c:pt>
                <c:pt idx="6088">
                  <c:v>8.5905876697890005</c:v>
                </c:pt>
                <c:pt idx="6089">
                  <c:v>8.4493477363670006</c:v>
                </c:pt>
                <c:pt idx="6090">
                  <c:v>8.308295080393</c:v>
                </c:pt>
                <c:pt idx="6091">
                  <c:v>8.1674712572980006</c:v>
                </c:pt>
                <c:pt idx="6092">
                  <c:v>8.0269177550710005</c:v>
                </c:pt>
                <c:pt idx="6093">
                  <c:v>7.8866759820330001</c:v>
                </c:pt>
                <c:pt idx="6094">
                  <c:v>7.7467872546330003</c:v>
                </c:pt>
                <c:pt idx="6095">
                  <c:v>7.6072927852739998</c:v>
                </c:pt>
                <c:pt idx="6096">
                  <c:v>7.4682336701649996</c:v>
                </c:pt>
                <c:pt idx="6097">
                  <c:v>7.3296508772119999</c:v>
                </c:pt>
                <c:pt idx="6098">
                  <c:v>7.1915852339419999</c:v>
                </c:pt>
                <c:pt idx="6099">
                  <c:v>7.0540774154739996</c:v>
                </c:pt>
                <c:pt idx="6100">
                  <c:v>6.91716793253</c:v>
                </c:pt>
                <c:pt idx="6101">
                  <c:v>6.7808971194960002</c:v>
                </c:pt>
                <c:pt idx="6102">
                  <c:v>6.6453051225359996</c:v>
                </c:pt>
                <c:pt idx="6103">
                  <c:v>6.5104318877620004</c:v>
                </c:pt>
                <c:pt idx="6104">
                  <c:v>6.3763171494569999</c:v>
                </c:pt>
                <c:pt idx="6105">
                  <c:v>6.2430004183729997</c:v>
                </c:pt>
                <c:pt idx="6106">
                  <c:v>6.1105209700790004</c:v>
                </c:pt>
                <c:pt idx="6107">
                  <c:v>5.9789178333909998</c:v>
                </c:pt>
                <c:pt idx="6108">
                  <c:v>5.8482297788680002</c:v>
                </c:pt>
                <c:pt idx="6109">
                  <c:v>5.7184953073880003</c:v>
                </c:pt>
                <c:pt idx="6110">
                  <c:v>5.5897526388000003</c:v>
                </c:pt>
                <c:pt idx="6111">
                  <c:v>5.4620397006620003</c:v>
                </c:pt>
                <c:pt idx="6112">
                  <c:v>5.3353941170599999</c:v>
                </c:pt>
                <c:pt idx="6113">
                  <c:v>5.2098531975259998</c:v>
                </c:pt>
                <c:pt idx="6114">
                  <c:v>5.0854539260360001</c:v>
                </c:pt>
                <c:pt idx="6115">
                  <c:v>4.9622329501160003</c:v>
                </c:pt>
                <c:pt idx="6116">
                  <c:v>4.8402265700390004</c:v>
                </c:pt>
                <c:pt idx="6117">
                  <c:v>4.7194707281279999</c:v>
                </c:pt>
                <c:pt idx="6118">
                  <c:v>4.6000009981629999</c:v>
                </c:pt>
                <c:pt idx="6119">
                  <c:v>4.4818525748990004</c:v>
                </c:pt>
                <c:pt idx="6120">
                  <c:v>4.3650602636929996</c:v>
                </c:pt>
                <c:pt idx="6121">
                  <c:v>4.2496584702430003</c:v>
                </c:pt>
                <c:pt idx="6122">
                  <c:v>4.1356811904550002</c:v>
                </c:pt>
                <c:pt idx="6123">
                  <c:v>4.0231620004210003</c:v>
                </c:pt>
                <c:pt idx="6124">
                  <c:v>3.9121340465240002</c:v>
                </c:pt>
                <c:pt idx="6125">
                  <c:v>3.8026300356670002</c:v>
                </c:pt>
                <c:pt idx="6126">
                  <c:v>3.6946822256409999</c:v>
                </c:pt>
                <c:pt idx="6127">
                  <c:v>3.5883224156120002</c:v>
                </c:pt>
                <c:pt idx="6128">
                  <c:v>3.483581936752</c:v>
                </c:pt>
                <c:pt idx="6129">
                  <c:v>3.380491643005</c:v>
                </c:pt>
                <c:pt idx="6130">
                  <c:v>3.2790819019969999</c:v>
                </c:pt>
                <c:pt idx="6131">
                  <c:v>3.1793825860810001</c:v>
                </c:pt>
                <c:pt idx="6132">
                  <c:v>3.081423063541</c:v>
                </c:pt>
                <c:pt idx="6133">
                  <c:v>2.9852321899279999</c:v>
                </c:pt>
                <c:pt idx="6134">
                  <c:v>2.8908382995639998</c:v>
                </c:pt>
                <c:pt idx="6135">
                  <c:v>2.798269197188</c:v>
                </c:pt>
                <c:pt idx="6136">
                  <c:v>2.7075521497619999</c:v>
                </c:pt>
                <c:pt idx="6137">
                  <c:v>2.618713878436</c:v>
                </c:pt>
                <c:pt idx="6138">
                  <c:v>2.531780550673</c:v>
                </c:pt>
                <c:pt idx="6139">
                  <c:v>2.446777772536</c:v>
                </c:pt>
                <c:pt idx="6140">
                  <c:v>2.3637305811460001</c:v>
                </c:pt>
                <c:pt idx="6141">
                  <c:v>2.2826634372979999</c:v>
                </c:pt>
                <c:pt idx="6142">
                  <c:v>2.2036002182550001</c:v>
                </c:pt>
                <c:pt idx="6143">
                  <c:v>2.126564210712</c:v>
                </c:pt>
                <c:pt idx="6144">
                  <c:v>2.0515781039309999</c:v>
                </c:pt>
                <c:pt idx="6145">
                  <c:v>1.9786639830570001</c:v>
                </c:pt>
                <c:pt idx="6146">
                  <c:v>1.9078433226060001</c:v>
                </c:pt>
                <c:pt idx="6147">
                  <c:v>1.8391369801420001</c:v>
                </c:pt>
                <c:pt idx="6148">
                  <c:v>1.772565190124</c:v>
                </c:pt>
                <c:pt idx="6149">
                  <c:v>1.7081475579450001</c:v>
                </c:pt>
                <c:pt idx="6150">
                  <c:v>1.6459030541569999</c:v>
                </c:pt>
                <c:pt idx="6151">
                  <c:v>1.5858500088750001</c:v>
                </c:pt>
                <c:pt idx="6152">
                  <c:v>1.5280061063820001</c:v>
                </c:pt>
                <c:pt idx="6153">
                  <c:v>1.4723883799090001</c:v>
                </c:pt>
                <c:pt idx="6154">
                  <c:v>1.419013206622</c:v>
                </c:pt>
                <c:pt idx="6155">
                  <c:v>1.367896302793</c:v>
                </c:pt>
                <c:pt idx="6156">
                  <c:v>1.3190527191670001</c:v>
                </c:pt>
                <c:pt idx="6157">
                  <c:v>1.2724968365310001</c:v>
                </c:pt>
                <c:pt idx="6158">
                  <c:v>1.2282423614689999</c:v>
                </c:pt>
                <c:pt idx="6159">
                  <c:v>1.18630232233</c:v>
                </c:pt>
                <c:pt idx="6160">
                  <c:v>1.1466890653820001</c:v>
                </c:pt>
                <c:pt idx="6161">
                  <c:v>1.1094142511789999</c:v>
                </c:pt>
                <c:pt idx="6162">
                  <c:v>1.0744888511199999</c:v>
                </c:pt>
                <c:pt idx="6163">
                  <c:v>1.0419231442200001</c:v>
                </c:pt>
                <c:pt idx="6164">
                  <c:v>1.011726714076</c:v>
                </c:pt>
                <c:pt idx="6165">
                  <c:v>0.98390844604579997</c:v>
                </c:pt>
                <c:pt idx="6166">
                  <c:v>0.95847652463010002</c:v>
                </c:pt>
                <c:pt idx="6167">
                  <c:v>0.93543843105790003</c:v>
                </c:pt>
                <c:pt idx="6168">
                  <c:v>0.91480094108340004</c:v>
                </c:pt>
                <c:pt idx="6169">
                  <c:v>0.89657012298880001</c:v>
                </c:pt>
                <c:pt idx="6170">
                  <c:v>0.88075133579560005</c:v>
                </c:pt>
                <c:pt idx="6171">
                  <c:v>0.86734922768589995</c:v>
                </c:pt>
                <c:pt idx="6172">
                  <c:v>0.85636773463219995</c:v>
                </c:pt>
                <c:pt idx="6173">
                  <c:v>0.84781007923730001</c:v>
                </c:pt>
                <c:pt idx="6174">
                  <c:v>0.841678769785</c:v>
                </c:pt>
                <c:pt idx="6175">
                  <c:v>0.83797559950059997</c:v>
                </c:pt>
                <c:pt idx="6176">
                  <c:v>0.83670164602249997</c:v>
                </c:pt>
                <c:pt idx="6177">
                  <c:v>0.83785727108450003</c:v>
                </c:pt>
                <c:pt idx="6178">
                  <c:v>0.84144212040949995</c:v>
                </c:pt>
                <c:pt idx="6179">
                  <c:v>0.84745512381370003</c:v>
                </c:pt>
                <c:pt idx="6180">
                  <c:v>0.85589449552179997</c:v>
                </c:pt>
                <c:pt idx="6181">
                  <c:v>0.86675773469380002</c:v>
                </c:pt>
                <c:pt idx="6182">
                  <c:v>0.88004162616149995</c:v>
                </c:pt>
                <c:pt idx="6183">
                  <c:v>0.89574224137619995</c:v>
                </c:pt>
                <c:pt idx="6184">
                  <c:v>0.91385493956649999</c:v>
                </c:pt>
                <c:pt idx="6185">
                  <c:v>0.93437436910609994</c:v>
                </c:pt>
                <c:pt idx="6186">
                  <c:v>0.95729446909070004</c:v>
                </c:pt>
                <c:pt idx="6187">
                  <c:v>0.98260847112409999</c:v>
                </c:pt>
                <c:pt idx="6188">
                  <c:v>1.010308901313</c:v>
                </c:pt>
                <c:pt idx="6189">
                  <c:v>1.040387582471</c:v>
                </c:pt>
                <c:pt idx="6190">
                  <c:v>1.0728356365239999</c:v>
                </c:pt>
                <c:pt idx="6191">
                  <c:v>1.1076434871330001</c:v>
                </c:pt>
                <c:pt idx="6192">
                  <c:v>1.1448008625099999</c:v>
                </c:pt>
                <c:pt idx="6193">
                  <c:v>1.1842967984520001</c:v>
                </c:pt>
                <c:pt idx="6194">
                  <c:v>1.226119641565</c:v>
                </c:pt>
                <c:pt idx="6195">
                  <c:v>1.2702570527020001</c:v>
                </c:pt>
                <c:pt idx="6196">
                  <c:v>1.3166960106009999</c:v>
                </c:pt>
                <c:pt idx="6197">
                  <c:v>1.3654228157179999</c:v>
                </c:pt>
                <c:pt idx="6198">
                  <c:v>1.4164230942689999</c:v>
                </c:pt>
                <c:pt idx="6199">
                  <c:v>1.4696818024630001</c:v>
                </c:pt>
                <c:pt idx="6200">
                  <c:v>1.525183230935</c:v>
                </c:pt>
                <c:pt idx="6201">
                  <c:v>1.5829110093779999</c:v>
                </c:pt>
                <c:pt idx="6202">
                  <c:v>1.6428481113669999</c:v>
                </c:pt>
                <c:pt idx="6203">
                  <c:v>1.704976859376</c:v>
                </c:pt>
                <c:pt idx="6204">
                  <c:v>1.7692789299859999</c:v>
                </c:pt>
                <c:pt idx="6205">
                  <c:v>1.835735359289</c:v>
                </c:pt>
                <c:pt idx="6206">
                  <c:v>1.904326548472</c:v>
                </c:pt>
                <c:pt idx="6207">
                  <c:v>1.975032269597</c:v>
                </c:pt>
                <c:pt idx="6208">
                  <c:v>2.0478316715610001</c:v>
                </c:pt>
                <c:pt idx="6209">
                  <c:v>2.1227032862390001</c:v>
                </c:pt>
                <c:pt idx="6210">
                  <c:v>2.1996250348139998</c:v>
                </c:pt>
                <c:pt idx="6211">
                  <c:v>2.2785742342800002</c:v>
                </c:pt>
                <c:pt idx="6212">
                  <c:v>2.3595276041309998</c:v>
                </c:pt>
                <c:pt idx="6213">
                  <c:v>2.442461273218</c:v>
                </c:pt>
                <c:pt idx="6214">
                  <c:v>2.527350786785</c:v>
                </c:pt>
                <c:pt idx="6215">
                  <c:v>2.6141711136799999</c:v>
                </c:pt>
                <c:pt idx="6216">
                  <c:v>2.7028966537239998</c:v>
                </c:pt>
                <c:pt idx="6217">
                  <c:v>2.7935012452620001</c:v>
                </c:pt>
                <c:pt idx="6218">
                  <c:v>2.8859581728710002</c:v>
                </c:pt>
                <c:pt idx="6219">
                  <c:v>2.9802401752329999</c:v>
                </c:pt>
                <c:pt idx="6220">
                  <c:v>3.0763194531679998</c:v>
                </c:pt>
                <c:pt idx="6221">
                  <c:v>3.174167677827</c:v>
                </c:pt>
                <c:pt idx="6222">
                  <c:v>3.2737559990439999</c:v>
                </c:pt>
                <c:pt idx="6223">
                  <c:v>3.3750550538319999</c:v>
                </c:pt>
                <c:pt idx="6224">
                  <c:v>3.4780349750420001</c:v>
                </c:pt>
                <c:pt idx="6225">
                  <c:v>3.582665400162</c:v>
                </c:pt>
                <c:pt idx="6226">
                  <c:v>3.688915480266</c:v>
                </c:pt>
                <c:pt idx="6227">
                  <c:v>3.7967538891060002</c:v>
                </c:pt>
                <c:pt idx="6228">
                  <c:v>3.9061488323410001</c:v>
                </c:pt>
                <c:pt idx="6229">
                  <c:v>4.0170680569110004</c:v>
                </c:pt>
                <c:pt idx="6230">
                  <c:v>4.1294788605399999</c:v>
                </c:pt>
                <c:pt idx="6231">
                  <c:v>4.2433481013719998</c:v>
                </c:pt>
                <c:pt idx="6232">
                  <c:v>4.3586422077410001</c:v>
                </c:pt>
                <c:pt idx="6233">
                  <c:v>4.475327188064</c:v>
                </c:pt>
                <c:pt idx="6234">
                  <c:v>4.5933686408570003</c:v>
                </c:pt>
                <c:pt idx="6235">
                  <c:v>4.7127317648749996</c:v>
                </c:pt>
                <c:pt idx="6236">
                  <c:v>4.8333813693650001</c:v>
                </c:pt>
                <c:pt idx="6237">
                  <c:v>4.9552818844440001</c:v>
                </c:pt>
                <c:pt idx="6238">
                  <c:v>5.0783973715709996</c:v>
                </c:pt>
                <c:pt idx="6239">
                  <c:v>5.2026915341480002</c:v>
                </c:pt>
                <c:pt idx="6240">
                  <c:v>5.3281277282120003</c:v>
                </c:pt>
                <c:pt idx="6241">
                  <c:v>5.4546689732329998</c:v>
                </c:pt>
                <c:pt idx="6242">
                  <c:v>5.5822779630179999</c:v>
                </c:pt>
                <c:pt idx="6243">
                  <c:v>5.7109170766980002</c:v>
                </c:pt>
                <c:pt idx="6244">
                  <c:v>5.8405483898210004</c:v>
                </c:pt>
                <c:pt idx="6245">
                  <c:v>5.9711336855250003</c:v>
                </c:pt>
                <c:pt idx="6246">
                  <c:v>6.1026344658019998</c:v>
                </c:pt>
                <c:pt idx="6247">
                  <c:v>6.2350119628430001</c:v>
                </c:pt>
                <c:pt idx="6248">
                  <c:v>6.3682271504649997</c:v>
                </c:pt>
                <c:pt idx="6249">
                  <c:v>6.5022407556079997</c:v>
                </c:pt>
                <c:pt idx="6250">
                  <c:v>6.6370132699150002</c:v>
                </c:pt>
                <c:pt idx="6251">
                  <c:v>6.772504961368</c:v>
                </c:pt>
                <c:pt idx="6252">
                  <c:v>6.9086758860049997</c:v>
                </c:pt>
                <c:pt idx="6253">
                  <c:v>7.0454858996849996</c:v>
                </c:pt>
                <c:pt idx="6254">
                  <c:v>7.1828946699209997</c:v>
                </c:pt>
                <c:pt idx="6255">
                  <c:v>7.3208616877699999</c:v>
                </c:pt>
                <c:pt idx="6256">
                  <c:v>7.4593462797640004</c:v>
                </c:pt>
                <c:pt idx="6257">
                  <c:v>7.5983076199030002</c:v>
                </c:pt>
                <c:pt idx="6258">
                  <c:v>7.7377047416820002</c:v>
                </c:pt>
                <c:pt idx="6259">
                  <c:v>7.8774965501669998</c:v>
                </c:pt>
                <c:pt idx="6260">
                  <c:v>8.0176418341059996</c:v>
                </c:pt>
                <c:pt idx="6261">
                  <c:v>8.1580992780710009</c:v>
                </c:pt>
                <c:pt idx="6262">
                  <c:v>8.2988274746369992</c:v>
                </c:pt>
                <c:pt idx="6263">
                  <c:v>8.4397849365839992</c:v>
                </c:pt>
                <c:pt idx="6264">
                  <c:v>8.5809301091230008</c:v>
                </c:pt>
                <c:pt idx="6265">
                  <c:v>8.7222213821419992</c:v>
                </c:pt>
                <c:pt idx="6266">
                  <c:v>8.8636171024710002</c:v>
                </c:pt>
                <c:pt idx="6267">
                  <c:v>9.0050755861549998</c:v>
                </c:pt>
                <c:pt idx="6268">
                  <c:v>9.1465551307389994</c:v>
                </c:pt>
                <c:pt idx="6269">
                  <c:v>9.2880140275590009</c:v>
                </c:pt>
                <c:pt idx="6270">
                  <c:v>9.4294105740309995</c:v>
                </c:pt>
                <c:pt idx="6271">
                  <c:v>9.5707030859440003</c:v>
                </c:pt>
                <c:pt idx="6272">
                  <c:v>9.7118499097440001</c:v>
                </c:pt>
                <c:pt idx="6273">
                  <c:v>9.852809434808</c:v>
                </c:pt>
                <c:pt idx="6274">
                  <c:v>9.993540105708</c:v>
                </c:pt>
                <c:pt idx="6275">
                  <c:v>10.134000434460001</c:v>
                </c:pt>
                <c:pt idx="6276">
                  <c:v>10.274149012740001</c:v>
                </c:pt>
                <c:pt idx="6277">
                  <c:v>10.4139445241</c:v>
                </c:pt>
                <c:pt idx="6278">
                  <c:v>10.55334575615</c:v>
                </c:pt>
                <c:pt idx="6279">
                  <c:v>10.69231161267</c:v>
                </c:pt>
                <c:pt idx="6280">
                  <c:v>10.830801125760001</c:v>
                </c:pt>
                <c:pt idx="6281">
                  <c:v>10.968773467889999</c:v>
                </c:pt>
                <c:pt idx="6282">
                  <c:v>11.10618796396</c:v>
                </c:pt>
                <c:pt idx="6283">
                  <c:v>11.24300410323</c:v>
                </c:pt>
                <c:pt idx="6284">
                  <c:v>11.379181551329999</c:v>
                </c:pt>
                <c:pt idx="6285">
                  <c:v>11.514680162099999</c:v>
                </c:pt>
                <c:pt idx="6286">
                  <c:v>11.649459989409999</c:v>
                </c:pt>
                <c:pt idx="6287">
                  <c:v>11.783481299</c:v>
                </c:pt>
                <c:pt idx="6288">
                  <c:v>11.91670458011</c:v>
                </c:pt>
                <c:pt idx="6289">
                  <c:v>12.04909055717</c:v>
                </c:pt>
                <c:pt idx="6290">
                  <c:v>12.180600201380001</c:v>
                </c:pt>
                <c:pt idx="6291">
                  <c:v>12.311194742170001</c:v>
                </c:pt>
                <c:pt idx="6292">
                  <c:v>12.440835678659999</c:v>
                </c:pt>
                <c:pt idx="6293">
                  <c:v>12.569484791020001</c:v>
                </c:pt>
                <c:pt idx="6294">
                  <c:v>12.69710415168</c:v>
                </c:pt>
                <c:pt idx="6295">
                  <c:v>12.823656136569999</c:v>
                </c:pt>
                <c:pt idx="6296">
                  <c:v>12.94910343614</c:v>
                </c:pt>
                <c:pt idx="6297">
                  <c:v>13.073409066429999</c:v>
                </c:pt>
                <c:pt idx="6298">
                  <c:v>13.19653637992</c:v>
                </c:pt>
                <c:pt idx="6299">
                  <c:v>13.31844907632</c:v>
                </c:pt>
                <c:pt idx="6300">
                  <c:v>13.439111213329999</c:v>
                </c:pt>
                <c:pt idx="6301">
                  <c:v>13.55848721716</c:v>
                </c:pt>
                <c:pt idx="6302">
                  <c:v>13.67654189306</c:v>
                </c:pt>
                <c:pt idx="6303">
                  <c:v>13.79324043567</c:v>
                </c:pt>
                <c:pt idx="6304">
                  <c:v>13.908548439300001</c:v>
                </c:pt>
                <c:pt idx="6305">
                  <c:v>14.022431908050001</c:v>
                </c:pt>
                <c:pt idx="6306">
                  <c:v>14.134857265819999</c:v>
                </c:pt>
                <c:pt idx="6307">
                  <c:v>14.245791366240001</c:v>
                </c:pt>
                <c:pt idx="6308">
                  <c:v>14.3552015024</c:v>
                </c:pt>
                <c:pt idx="6309">
                  <c:v>14.46305541651</c:v>
                </c:pt>
                <c:pt idx="6310">
                  <c:v>14.56932130941</c:v>
                </c:pt>
                <c:pt idx="6311">
                  <c:v>14.67396784994</c:v>
                </c:pt>
                <c:pt idx="6312">
                  <c:v>14.776964184140001</c:v>
                </c:pt>
                <c:pt idx="6313">
                  <c:v>14.87827994439</c:v>
                </c:pt>
                <c:pt idx="6314">
                  <c:v>14.97788525835</c:v>
                </c:pt>
                <c:pt idx="6315">
                  <c:v>15.075750757730001</c:v>
                </c:pt>
                <c:pt idx="6316">
                  <c:v>15.17184758698</c:v>
                </c:pt>
                <c:pt idx="6317">
                  <c:v>15.26614741178</c:v>
                </c:pt>
                <c:pt idx="6318">
                  <c:v>15.3586224274</c:v>
                </c:pt>
                <c:pt idx="6319">
                  <c:v>15.44924536687</c:v>
                </c:pt>
                <c:pt idx="6320">
                  <c:v>15.53798950905</c:v>
                </c:pt>
                <c:pt idx="6321">
                  <c:v>15.62482868647</c:v>
                </c:pt>
                <c:pt idx="6322">
                  <c:v>15.70973729308</c:v>
                </c:pt>
                <c:pt idx="6323">
                  <c:v>15.79269029176</c:v>
                </c:pt>
                <c:pt idx="6324">
                  <c:v>15.873663221699999</c:v>
                </c:pt>
                <c:pt idx="6325">
                  <c:v>15.952632205660001</c:v>
                </c:pt>
                <c:pt idx="6326">
                  <c:v>16.029573956939998</c:v>
                </c:pt>
                <c:pt idx="6327">
                  <c:v>16.104465786279999</c:v>
                </c:pt>
                <c:pt idx="6328">
                  <c:v>16.17728560854</c:v>
                </c:pt>
                <c:pt idx="6329">
                  <c:v>16.248011949190001</c:v>
                </c:pt>
                <c:pt idx="6330">
                  <c:v>16.316623950690001</c:v>
                </c:pt>
                <c:pt idx="6331">
                  <c:v>16.38310137857</c:v>
                </c:pt>
                <c:pt idx="6332">
                  <c:v>16.44742462744</c:v>
                </c:pt>
                <c:pt idx="6333">
                  <c:v>16.509574726749999</c:v>
                </c:pt>
                <c:pt idx="6334">
                  <c:v>16.5695333464</c:v>
                </c:pt>
                <c:pt idx="6335">
                  <c:v>16.627282802090001</c:v>
                </c:pt>
                <c:pt idx="6336">
                  <c:v>16.682806060600001</c:v>
                </c:pt>
                <c:pt idx="6337">
                  <c:v>16.736086744760001</c:v>
                </c:pt>
                <c:pt idx="6338">
                  <c:v>16.787109138310001</c:v>
                </c:pt>
                <c:pt idx="6339">
                  <c:v>16.835858190500002</c:v>
                </c:pt>
                <c:pt idx="6340">
                  <c:v>16.882319520559999</c:v>
                </c:pt>
                <c:pt idx="6341">
                  <c:v>16.92647942188</c:v>
                </c:pt>
                <c:pt idx="6342">
                  <c:v>16.968324866130001</c:v>
                </c:pt>
                <c:pt idx="6343">
                  <c:v>17.007843507050001</c:v>
                </c:pt>
                <c:pt idx="6344">
                  <c:v>17.045023684069999</c:v>
                </c:pt>
                <c:pt idx="6345">
                  <c:v>17.079854425810002</c:v>
                </c:pt>
                <c:pt idx="6346">
                  <c:v>17.112325453250001</c:v>
                </c:pt>
                <c:pt idx="6347">
                  <c:v>17.142427182799999</c:v>
                </c:pt>
                <c:pt idx="6348">
                  <c:v>17.17015072909</c:v>
                </c:pt>
                <c:pt idx="6349">
                  <c:v>17.19548790764</c:v>
                </c:pt>
                <c:pt idx="6350">
                  <c:v>17.218431237210002</c:v>
                </c:pt>
                <c:pt idx="6351">
                  <c:v>17.238973942049999</c:v>
                </c:pt>
                <c:pt idx="6352">
                  <c:v>17.257109953880001</c:v>
                </c:pt>
                <c:pt idx="6353">
                  <c:v>17.27283391369</c:v>
                </c:pt>
                <c:pt idx="6354">
                  <c:v>17.286141173280001</c:v>
                </c:pt>
                <c:pt idx="6355">
                  <c:v>17.2970277967</c:v>
                </c:pt>
                <c:pt idx="6356">
                  <c:v>17.305490561340001</c:v>
                </c:pt>
                <c:pt idx="6357">
                  <c:v>17.311526958919998</c:v>
                </c:pt>
                <c:pt idx="6358">
                  <c:v>17.315135196210001</c:v>
                </c:pt>
                <c:pt idx="6359">
                  <c:v>17.31631419559</c:v>
                </c:pt>
                <c:pt idx="6360">
                  <c:v>17.315063595310001</c:v>
                </c:pt>
                <c:pt idx="6361">
                  <c:v>17.311383749659999</c:v>
                </c:pt>
                <c:pt idx="6362">
                  <c:v>17.30527572882</c:v>
                </c:pt>
                <c:pt idx="6363">
                  <c:v>17.29674131857</c:v>
                </c:pt>
                <c:pt idx="6364">
                  <c:v>17.285783019749999</c:v>
                </c:pt>
                <c:pt idx="6365">
                  <c:v>17.27240404754</c:v>
                </c:pt>
                <c:pt idx="6366">
                  <c:v>17.256608330479999</c:v>
                </c:pt>
                <c:pt idx="6367">
                  <c:v>17.23840050934</c:v>
                </c:pt>
                <c:pt idx="6368">
                  <c:v>17.217785935759998</c:v>
                </c:pt>
                <c:pt idx="6369">
                  <c:v>17.194770670640001</c:v>
                </c:pt>
                <c:pt idx="6370">
                  <c:v>17.169361482380001</c:v>
                </c:pt>
                <c:pt idx="6371">
                  <c:v>17.141565844870001</c:v>
                </c:pt>
                <c:pt idx="6372">
                  <c:v>17.111391935309999</c:v>
                </c:pt>
                <c:pt idx="6373">
                  <c:v>17.078848631770001</c:v>
                </c:pt>
                <c:pt idx="6374">
                  <c:v>17.043945510579999</c:v>
                </c:pt>
                <c:pt idx="6375">
                  <c:v>17.006692843549999</c:v>
                </c:pt>
                <c:pt idx="6376">
                  <c:v>16.967101594870002</c:v>
                </c:pt>
                <c:pt idx="6377">
                  <c:v>16.925183417949999</c:v>
                </c:pt>
                <c:pt idx="6378">
                  <c:v>16.880950651919999</c:v>
                </c:pt>
                <c:pt idx="6379">
                  <c:v>16.834416318060001</c:v>
                </c:pt>
                <c:pt idx="6380">
                  <c:v>16.785594115910001</c:v>
                </c:pt>
                <c:pt idx="6381">
                  <c:v>16.734498419249999</c:v>
                </c:pt>
                <c:pt idx="6382">
                  <c:v>16.681144271889998</c:v>
                </c:pt>
                <c:pt idx="6383">
                  <c:v>16.625547383179999</c:v>
                </c:pt>
                <c:pt idx="6384">
                  <c:v>16.567724123440001</c:v>
                </c:pt>
                <c:pt idx="6385">
                  <c:v>16.507691519089999</c:v>
                </c:pt>
                <c:pt idx="6386">
                  <c:v>16.445467247660002</c:v>
                </c:pt>
                <c:pt idx="6387">
                  <c:v>16.38106963257</c:v>
                </c:pt>
                <c:pt idx="6388">
                  <c:v>16.31451763774</c:v>
                </c:pt>
                <c:pt idx="6389">
                  <c:v>16.245830861969999</c:v>
                </c:pt>
                <c:pt idx="6390">
                  <c:v>16.175029533210001</c:v>
                </c:pt>
                <c:pt idx="6391">
                  <c:v>16.102134502559998</c:v>
                </c:pt>
                <c:pt idx="6392">
                  <c:v>16.02716723815</c:v>
                </c:pt>
                <c:pt idx="6393">
                  <c:v>15.9501498188</c:v>
                </c:pt>
                <c:pt idx="6394">
                  <c:v>15.87110492751</c:v>
                </c:pt>
                <c:pt idx="6395">
                  <c:v>15.790055844799999</c:v>
                </c:pt>
                <c:pt idx="6396">
                  <c:v>15.707026441809999</c:v>
                </c:pt>
                <c:pt idx="6397">
                  <c:v>15.62204117331</c:v>
                </c:pt>
                <c:pt idx="6398">
                  <c:v>15.53512507045</c:v>
                </c:pt>
                <c:pt idx="6399">
                  <c:v>15.446303733400001</c:v>
                </c:pt>
                <c:pt idx="6400">
                  <c:v>15.35560332383</c:v>
                </c:pt>
                <c:pt idx="6401">
                  <c:v>15.263050557150001</c:v>
                </c:pt>
                <c:pt idx="6402">
                  <c:v>15.1686726947</c:v>
                </c:pt>
                <c:pt idx="6403">
                  <c:v>15.07249753566</c:v>
                </c:pt>
                <c:pt idx="6404">
                  <c:v>14.97455340886</c:v>
                </c:pt>
                <c:pt idx="6405">
                  <c:v>14.874869164490001</c:v>
                </c:pt>
                <c:pt idx="6406">
                  <c:v>14.773474165530001</c:v>
                </c:pt>
                <c:pt idx="6407">
                  <c:v>14.67039827913</c:v>
                </c:pt>
                <c:pt idx="6408">
                  <c:v>14.565671867800001</c:v>
                </c:pt>
                <c:pt idx="6409">
                  <c:v>14.45932578048</c:v>
                </c:pt>
                <c:pt idx="6410">
                  <c:v>14.35139134342</c:v>
                </c:pt>
                <c:pt idx="6411">
                  <c:v>14.241900350950001</c:v>
                </c:pt>
                <c:pt idx="6412">
                  <c:v>14.13088505614</c:v>
                </c:pt>
                <c:pt idx="6413">
                  <c:v>14.01837816127</c:v>
                </c:pt>
                <c:pt idx="6414">
                  <c:v>13.904412808189999</c:v>
                </c:pt>
                <c:pt idx="6415">
                  <c:v>13.78902256858</c:v>
                </c:pt>
                <c:pt idx="6416">
                  <c:v>13.672241434009999</c:v>
                </c:pt>
                <c:pt idx="6417">
                  <c:v>13.554103805980001</c:v>
                </c:pt>
                <c:pt idx="6418">
                  <c:v>13.434644485730001</c:v>
                </c:pt>
                <c:pt idx="6419">
                  <c:v>13.31389866402</c:v>
                </c:pt>
                <c:pt idx="6420">
                  <c:v>13.19190191073</c:v>
                </c:pt>
                <c:pt idx="6421">
                  <c:v>13.0686901644</c:v>
                </c:pt>
                <c:pt idx="6422">
                  <c:v>12.94429972164</c:v>
                </c:pt>
                <c:pt idx="6423">
                  <c:v>12.818767226409999</c:v>
                </c:pt>
                <c:pt idx="6424">
                  <c:v>12.692129659240001</c:v>
                </c:pt>
                <c:pt idx="6425">
                  <c:v>12.56442432633</c:v>
                </c:pt>
                <c:pt idx="6426">
                  <c:v>12.43568884854</c:v>
                </c:pt>
                <c:pt idx="6427">
                  <c:v>12.30596115034</c:v>
                </c:pt>
                <c:pt idx="6428">
                  <c:v>12.17527944858</c:v>
                </c:pt>
                <c:pt idx="6429">
                  <c:v>12.043682241280001</c:v>
                </c:pt>
                <c:pt idx="6430">
                  <c:v>11.911208296250001</c:v>
                </c:pt>
                <c:pt idx="6431">
                  <c:v>11.777896639670001</c:v>
                </c:pt>
                <c:pt idx="6432">
                  <c:v>11.64378654461</c:v>
                </c:pt>
                <c:pt idx="6433">
                  <c:v>11.50891751941</c:v>
                </c:pt>
                <c:pt idx="6434">
                  <c:v>11.373329296110001</c:v>
                </c:pt>
                <c:pt idx="6435">
                  <c:v>11.23706181867</c:v>
                </c:pt>
                <c:pt idx="6436">
                  <c:v>11.10015523123</c:v>
                </c:pt>
                <c:pt idx="6437">
                  <c:v>10.96264986628</c:v>
                </c:pt>
                <c:pt idx="6438">
                  <c:v>10.824586232770001</c:v>
                </c:pt>
                <c:pt idx="6439">
                  <c:v>10.68600500416</c:v>
                </c:pt>
                <c:pt idx="6440">
                  <c:v>10.546947006450001</c:v>
                </c:pt>
                <c:pt idx="6441">
                  <c:v>10.40745320617</c:v>
                </c:pt>
                <c:pt idx="6442">
                  <c:v>10.26756469823</c:v>
                </c:pt>
                <c:pt idx="6443">
                  <c:v>10.127322693889999</c:v>
                </c:pt>
                <c:pt idx="6444">
                  <c:v>9.9867685085910001</c:v>
                </c:pt>
                <c:pt idx="6445">
                  <c:v>9.8459435497520005</c:v>
                </c:pt>
                <c:pt idx="6446">
                  <c:v>9.7048893045969997</c:v>
                </c:pt>
                <c:pt idx="6447">
                  <c:v>9.5636473279159997</c:v>
                </c:pt>
                <c:pt idx="6448">
                  <c:v>9.4222592298230001</c:v>
                </c:pt>
                <c:pt idx="6449">
                  <c:v>9.2807666634920007</c:v>
                </c:pt>
                <c:pt idx="6450">
                  <c:v>9.1392113128780004</c:v>
                </c:pt>
                <c:pt idx="6451">
                  <c:v>8.9976348804389996</c:v>
                </c:pt>
                <c:pt idx="6452">
                  <c:v>8.8560790748420004</c:v>
                </c:pt>
                <c:pt idx="6453">
                  <c:v>8.7145855986720004</c:v>
                </c:pt>
                <c:pt idx="6454">
                  <c:v>8.5731961361410001</c:v>
                </c:pt>
                <c:pt idx="6455">
                  <c:v>8.4319523408069994</c:v>
                </c:pt>
                <c:pt idx="6456">
                  <c:v>8.2908958232930008</c:v>
                </c:pt>
                <c:pt idx="6457">
                  <c:v>8.1500681390319993</c:v>
                </c:pt>
                <c:pt idx="6458">
                  <c:v>8.0095107760099999</c:v>
                </c:pt>
                <c:pt idx="6459">
                  <c:v>7.8692651425489997</c:v>
                </c:pt>
                <c:pt idx="6460">
                  <c:v>7.7293725551000003</c:v>
                </c:pt>
                <c:pt idx="6461">
                  <c:v>7.5898742260640004</c:v>
                </c:pt>
                <c:pt idx="6462">
                  <c:v>7.4508112516510003</c:v>
                </c:pt>
                <c:pt idx="6463">
                  <c:v>7.312224599766</c:v>
                </c:pt>
                <c:pt idx="6464">
                  <c:v>7.1741550979379998</c:v>
                </c:pt>
                <c:pt idx="6465">
                  <c:v>7.0366434212850004</c:v>
                </c:pt>
                <c:pt idx="6466">
                  <c:v>6.8997300805290003</c:v>
                </c:pt>
                <c:pt idx="6467">
                  <c:v>6.7634554100570003</c:v>
                </c:pt>
                <c:pt idx="6468">
                  <c:v>6.6278595560319999</c:v>
                </c:pt>
                <c:pt idx="6469">
                  <c:v>6.4929824645650003</c:v>
                </c:pt>
                <c:pt idx="6470">
                  <c:v>6.3588638699429998</c:v>
                </c:pt>
                <c:pt idx="6471">
                  <c:v>6.2255432829139998</c:v>
                </c:pt>
                <c:pt idx="6472">
                  <c:v>6.0930599790500004</c:v>
                </c:pt>
                <c:pt idx="6473">
                  <c:v>5.9614529871649999</c:v>
                </c:pt>
                <c:pt idx="6474">
                  <c:v>5.830761077819</c:v>
                </c:pt>
                <c:pt idx="6475">
                  <c:v>5.7010227518910002</c:v>
                </c:pt>
                <c:pt idx="6476">
                  <c:v>5.5722762292279997</c:v>
                </c:pt>
                <c:pt idx="6477">
                  <c:v>5.4445594373899997</c:v>
                </c:pt>
                <c:pt idx="6478">
                  <c:v>5.3179100004629998</c:v>
                </c:pt>
                <c:pt idx="6479">
                  <c:v>5.1923652279769996</c:v>
                </c:pt>
                <c:pt idx="6480">
                  <c:v>5.0679621039100002</c:v>
                </c:pt>
                <c:pt idx="6481">
                  <c:v>4.9447372757880004</c:v>
                </c:pt>
                <c:pt idx="6482">
                  <c:v>4.822727043884</c:v>
                </c:pt>
                <c:pt idx="6483">
                  <c:v>4.7019673505209996</c:v>
                </c:pt>
                <c:pt idx="6484">
                  <c:v>4.582493769479</c:v>
                </c:pt>
                <c:pt idx="6485">
                  <c:v>4.4643414955129996</c:v>
                </c:pt>
                <c:pt idx="6486">
                  <c:v>4.3475453339790002</c:v>
                </c:pt>
                <c:pt idx="6487">
                  <c:v>4.2321396905780002</c:v>
                </c:pt>
                <c:pt idx="6488">
                  <c:v>4.1181585612139999</c:v>
                </c:pt>
                <c:pt idx="6489">
                  <c:v>4.0056355219790003</c:v>
                </c:pt>
                <c:pt idx="6490">
                  <c:v>3.8946037192560001</c:v>
                </c:pt>
                <c:pt idx="6491">
                  <c:v>3.7850958599500002</c:v>
                </c:pt>
                <c:pt idx="6492">
                  <c:v>3.67714420185</c:v>
                </c:pt>
                <c:pt idx="6493">
                  <c:v>3.5707805441230001</c:v>
                </c:pt>
                <c:pt idx="6494">
                  <c:v>3.4660362179400002</c:v>
                </c:pt>
                <c:pt idx="6495">
                  <c:v>3.3629420772469998</c:v>
                </c:pt>
                <c:pt idx="6496">
                  <c:v>3.2615284896690002</c:v>
                </c:pt>
                <c:pt idx="6497">
                  <c:v>3.1618253275599999</c:v>
                </c:pt>
                <c:pt idx="6498">
                  <c:v>3.0638619592020002</c:v>
                </c:pt>
                <c:pt idx="6499">
                  <c:v>2.9676672401480002</c:v>
                </c:pt>
                <c:pt idx="6500">
                  <c:v>2.8732695047200001</c:v>
                </c:pt>
                <c:pt idx="6501">
                  <c:v>2.7806965576559999</c:v>
                </c:pt>
                <c:pt idx="6502">
                  <c:v>2.6899756659179999</c:v>
                </c:pt>
                <c:pt idx="6503">
                  <c:v>2.601133550658</c:v>
                </c:pt>
                <c:pt idx="6504">
                  <c:v>2.5141963793370001</c:v>
                </c:pt>
                <c:pt idx="6505">
                  <c:v>2.4291897580209998</c:v>
                </c:pt>
                <c:pt idx="6506">
                  <c:v>2.346138723827</c:v>
                </c:pt>
                <c:pt idx="6507">
                  <c:v>2.2650677375530002</c:v>
                </c:pt>
                <c:pt idx="6508">
                  <c:v>2.186000676461</c:v>
                </c:pt>
                <c:pt idx="6509">
                  <c:v>2.1089608272459999</c:v>
                </c:pt>
                <c:pt idx="6510">
                  <c:v>2.0339708791710001</c:v>
                </c:pt>
                <c:pt idx="6511">
                  <c:v>1.96105291738</c:v>
                </c:pt>
                <c:pt idx="6512">
                  <c:v>1.8902284163909999</c:v>
                </c:pt>
                <c:pt idx="6513">
                  <c:v>1.8215182337660001</c:v>
                </c:pt>
                <c:pt idx="6514">
                  <c:v>1.7549426039639999</c:v>
                </c:pt>
                <c:pt idx="6515">
                  <c:v>1.69052113238</c:v>
                </c:pt>
                <c:pt idx="6516">
                  <c:v>1.6282727895639999</c:v>
                </c:pt>
                <c:pt idx="6517">
                  <c:v>1.5682159056339999</c:v>
                </c:pt>
                <c:pt idx="6518">
                  <c:v>1.5103681648689999</c:v>
                </c:pt>
                <c:pt idx="6519">
                  <c:v>1.454746600504</c:v>
                </c:pt>
                <c:pt idx="6520">
                  <c:v>1.401367589703</c:v>
                </c:pt>
                <c:pt idx="6521">
                  <c:v>1.3502468487379999</c:v>
                </c:pt>
                <c:pt idx="6522">
                  <c:v>1.3013994283550001</c:v>
                </c:pt>
                <c:pt idx="6523">
                  <c:v>1.2548397093400001</c:v>
                </c:pt>
                <c:pt idx="6524">
                  <c:v>1.2105813982789999</c:v>
                </c:pt>
                <c:pt idx="6525">
                  <c:v>1.1686375235190001</c:v>
                </c:pt>
                <c:pt idx="6526">
                  <c:v>1.129020431329</c:v>
                </c:pt>
                <c:pt idx="6527">
                  <c:v>1.091741782263</c:v>
                </c:pt>
                <c:pt idx="6528">
                  <c:v>1.056812547721</c:v>
                </c:pt>
                <c:pt idx="6529">
                  <c:v>1.024243006716</c:v>
                </c:pt>
                <c:pt idx="6530">
                  <c:v>0.99404274284689997</c:v>
                </c:pt>
                <c:pt idx="6531">
                  <c:v>0.96622064147130005</c:v>
                </c:pt>
                <c:pt idx="6532">
                  <c:v>0.94078488708950003</c:v>
                </c:pt>
                <c:pt idx="6533">
                  <c:v>0.91774296093090002</c:v>
                </c:pt>
                <c:pt idx="6534">
                  <c:v>0.89710163874960003</c:v>
                </c:pt>
                <c:pt idx="6535">
                  <c:v>0.87886698882790004</c:v>
                </c:pt>
                <c:pt idx="6536">
                  <c:v>0.86304437018760005</c:v>
                </c:pt>
                <c:pt idx="6537">
                  <c:v>0.84963843101070002</c:v>
                </c:pt>
                <c:pt idx="6538">
                  <c:v>0.83865310726989994</c:v>
                </c:pt>
                <c:pt idx="6539">
                  <c:v>0.83009162156810001</c:v>
                </c:pt>
                <c:pt idx="6540">
                  <c:v>0.82395648218920003</c:v>
                </c:pt>
                <c:pt idx="6541">
                  <c:v>0.82024948235840001</c:v>
                </c:pt>
                <c:pt idx="6542">
                  <c:v>0.81897169971439998</c:v>
                </c:pt>
                <c:pt idx="6543">
                  <c:v>0.82012349599099998</c:v>
                </c:pt>
                <c:pt idx="6544">
                  <c:v>0.82370451691119995</c:v>
                </c:pt>
                <c:pt idx="6545">
                  <c:v>0.82971369229129999</c:v>
                </c:pt>
                <c:pt idx="6546">
                  <c:v>0.83814923635609995</c:v>
                </c:pt>
                <c:pt idx="6547">
                  <c:v>0.84900864826569999</c:v>
                </c:pt>
                <c:pt idx="6548">
                  <c:v>0.86228871285190001</c:v>
                </c:pt>
                <c:pt idx="6549">
                  <c:v>0.87798550156620003</c:v>
                </c:pt>
                <c:pt idx="6550">
                  <c:v>0.89609437363739997</c:v>
                </c:pt>
                <c:pt idx="6551">
                  <c:v>0.91660997743899997</c:v>
                </c:pt>
                <c:pt idx="6552">
                  <c:v>0.93952625206689999</c:v>
                </c:pt>
                <c:pt idx="6553">
                  <c:v>0.96483642912510004</c:v>
                </c:pt>
                <c:pt idx="6554">
                  <c:v>0.99253303472050003</c:v>
                </c:pt>
                <c:pt idx="6555">
                  <c:v>1.022607891666</c:v>
                </c:pt>
                <c:pt idx="6556">
                  <c:v>1.0550521218890001</c:v>
                </c:pt>
                <c:pt idx="6557">
                  <c:v>1.089856149049</c:v>
                </c:pt>
                <c:pt idx="6558">
                  <c:v>1.12700970136</c:v>
                </c:pt>
                <c:pt idx="6559">
                  <c:v>1.1665018146170001</c:v>
                </c:pt>
                <c:pt idx="6560">
                  <c:v>1.2083208354270001</c:v>
                </c:pt>
                <c:pt idx="6561">
                  <c:v>1.2524544246439999</c:v>
                </c:pt>
                <c:pt idx="6562">
                  <c:v>1.2988895610040001</c:v>
                </c:pt>
                <c:pt idx="6563">
                  <c:v>1.347612544965</c:v>
                </c:pt>
                <c:pt idx="6564">
                  <c:v>1.398609002742</c:v>
                </c:pt>
                <c:pt idx="6565">
                  <c:v>1.4518638905450001</c:v>
                </c:pt>
                <c:pt idx="6566">
                  <c:v>1.507361499008</c:v>
                </c:pt>
                <c:pt idx="6567">
                  <c:v>1.565085457825</c:v>
                </c:pt>
                <c:pt idx="6568">
                  <c:v>1.6250187405709999</c:v>
                </c:pt>
                <c:pt idx="6569">
                  <c:v>1.68714366972</c:v>
                </c:pt>
                <c:pt idx="6570">
                  <c:v>1.7514419218520001</c:v>
                </c:pt>
                <c:pt idx="6571">
                  <c:v>1.81789453306</c:v>
                </c:pt>
                <c:pt idx="6572">
                  <c:v>1.886481904532</c:v>
                </c:pt>
                <c:pt idx="6573">
                  <c:v>1.9571838083290001</c:v>
                </c:pt>
                <c:pt idx="6574">
                  <c:v>2.0299793933479999</c:v>
                </c:pt>
                <c:pt idx="6575">
                  <c:v>2.1048471914650002</c:v>
                </c:pt>
                <c:pt idx="6576">
                  <c:v>2.1817651238620002</c:v>
                </c:pt>
                <c:pt idx="6577">
                  <c:v>2.2607105075340002</c:v>
                </c:pt>
                <c:pt idx="6578">
                  <c:v>2.3416600619739998</c:v>
                </c:pt>
                <c:pt idx="6579">
                  <c:v>2.4245899160329998</c:v>
                </c:pt>
                <c:pt idx="6580">
                  <c:v>2.5094756149580002</c:v>
                </c:pt>
                <c:pt idx="6581">
                  <c:v>2.5962921275920001</c:v>
                </c:pt>
                <c:pt idx="6582">
                  <c:v>2.6850138537610002</c:v>
                </c:pt>
                <c:pt idx="6583">
                  <c:v>2.7756146318080002</c:v>
                </c:pt>
                <c:pt idx="6584">
                  <c:v>2.8680677463099999</c:v>
                </c:pt>
                <c:pt idx="6585">
                  <c:v>2.962345935948</c:v>
                </c:pt>
                <c:pt idx="6586">
                  <c:v>3.0584214015439999</c:v>
                </c:pt>
                <c:pt idx="6587">
                  <c:v>3.1562658142500002</c:v>
                </c:pt>
                <c:pt idx="6588">
                  <c:v>3.2558503238959999</c:v>
                </c:pt>
                <c:pt idx="6589">
                  <c:v>3.3571455674989998</c:v>
                </c:pt>
                <c:pt idx="6590">
                  <c:v>3.460121677909</c:v>
                </c:pt>
                <c:pt idx="6591">
                  <c:v>3.5647482926129999</c:v>
                </c:pt>
                <c:pt idx="6592">
                  <c:v>3.6709945626859999</c:v>
                </c:pt>
                <c:pt idx="6593">
                  <c:v>3.7788291618800001</c:v>
                </c:pt>
                <c:pt idx="6594">
                  <c:v>3.888220295854</c:v>
                </c:pt>
                <c:pt idx="6595">
                  <c:v>3.999135711548</c:v>
                </c:pt>
                <c:pt idx="6596">
                  <c:v>4.1115427066860004</c:v>
                </c:pt>
                <c:pt idx="6597">
                  <c:v>4.225408139412</c:v>
                </c:pt>
                <c:pt idx="6598">
                  <c:v>4.3406984380609996</c:v>
                </c:pt>
                <c:pt idx="6599">
                  <c:v>4.4573796110500004</c:v>
                </c:pt>
                <c:pt idx="6600">
                  <c:v>4.5754172568930001</c:v>
                </c:pt>
                <c:pt idx="6601">
                  <c:v>4.6947765743470002</c:v>
                </c:pt>
                <c:pt idx="6602">
                  <c:v>4.8154223726599996</c:v>
                </c:pt>
                <c:pt idx="6603">
                  <c:v>4.9373190819459998</c:v>
                </c:pt>
                <c:pt idx="6604">
                  <c:v>5.0604307636670001</c:v>
                </c:pt>
                <c:pt idx="6605">
                  <c:v>5.1847211212240003</c:v>
                </c:pt>
                <c:pt idx="6606">
                  <c:v>5.3101535106529996</c:v>
                </c:pt>
                <c:pt idx="6607">
                  <c:v>5.4366909514259998</c:v>
                </c:pt>
                <c:pt idx="6608">
                  <c:v>5.5642961373490003</c:v>
                </c:pt>
                <c:pt idx="6609">
                  <c:v>5.6929314475529997</c:v>
                </c:pt>
                <c:pt idx="6610">
                  <c:v>5.8225589575869998</c:v>
                </c:pt>
                <c:pt idx="6611">
                  <c:v>5.9531404505880001</c:v>
                </c:pt>
                <c:pt idx="6612">
                  <c:v>6.0846374285479996</c:v>
                </c:pt>
                <c:pt idx="6613">
                  <c:v>6.2170111236589998</c:v>
                </c:pt>
                <c:pt idx="6614">
                  <c:v>6.3502225097369998</c:v>
                </c:pt>
                <c:pt idx="6615">
                  <c:v>6.4842323137240001</c:v>
                </c:pt>
                <c:pt idx="6616">
                  <c:v>6.6190010272609996</c:v>
                </c:pt>
                <c:pt idx="6617">
                  <c:v>6.754488918332</c:v>
                </c:pt>
                <c:pt idx="6618">
                  <c:v>6.8906560429730002</c:v>
                </c:pt>
                <c:pt idx="6619">
                  <c:v>7.0274622570440002</c:v>
                </c:pt>
                <c:pt idx="6620">
                  <c:v>7.1648672280600003</c:v>
                </c:pt>
                <c:pt idx="6621">
                  <c:v>7.3028304470740002</c:v>
                </c:pt>
                <c:pt idx="6622">
                  <c:v>7.4413112406220003</c:v>
                </c:pt>
                <c:pt idx="6623">
                  <c:v>7.5802687827010002</c:v>
                </c:pt>
                <c:pt idx="6624">
                  <c:v>7.7196621068080002</c:v>
                </c:pt>
                <c:pt idx="6625">
                  <c:v>7.8594501180089997</c:v>
                </c:pt>
                <c:pt idx="6626">
                  <c:v>7.9995916050510001</c:v>
                </c:pt>
                <c:pt idx="6627">
                  <c:v>8.1400452525070008</c:v>
                </c:pt>
                <c:pt idx="6628">
                  <c:v>8.2807696529519994</c:v>
                </c:pt>
                <c:pt idx="6629">
                  <c:v>8.4217233191660004</c:v>
                </c:pt>
                <c:pt idx="6630">
                  <c:v>8.5628646963600001</c:v>
                </c:pt>
                <c:pt idx="6631">
                  <c:v>8.7041521744229993</c:v>
                </c:pt>
                <c:pt idx="6632">
                  <c:v>8.845544100183</c:v>
                </c:pt>
                <c:pt idx="6633">
                  <c:v>8.9869987896870001</c:v>
                </c:pt>
                <c:pt idx="6634">
                  <c:v>9.1284745404790009</c:v>
                </c:pt>
                <c:pt idx="6635">
                  <c:v>9.2699296438940006</c:v>
                </c:pt>
                <c:pt idx="6636">
                  <c:v>9.4113223973510003</c:v>
                </c:pt>
                <c:pt idx="6637">
                  <c:v>9.5526111166369994</c:v>
                </c:pt>
                <c:pt idx="6638">
                  <c:v>9.6937541481989999</c:v>
                </c:pt>
                <c:pt idx="6639">
                  <c:v>9.8347098814139997</c:v>
                </c:pt>
                <c:pt idx="6640">
                  <c:v>9.9754367608540004</c:v>
                </c:pt>
                <c:pt idx="6641">
                  <c:v>10.115893298530001</c:v>
                </c:pt>
                <c:pt idx="6642">
                  <c:v>10.256038086129999</c:v>
                </c:pt>
                <c:pt idx="6643">
                  <c:v>10.3958298072</c:v>
                </c:pt>
                <c:pt idx="6644">
                  <c:v>10.53522724934</c:v>
                </c:pt>
                <c:pt idx="6645">
                  <c:v>10.67418931634</c:v>
                </c:pt>
                <c:pt idx="6646">
                  <c:v>10.812675040309999</c:v>
                </c:pt>
                <c:pt idx="6647">
                  <c:v>10.95064359371</c:v>
                </c:pt>
                <c:pt idx="6648">
                  <c:v>11.088054301430001</c:v>
                </c:pt>
                <c:pt idx="6649">
                  <c:v>11.224866652739999</c:v>
                </c:pt>
                <c:pt idx="6650">
                  <c:v>11.36104031328</c:v>
                </c:pt>
                <c:pt idx="6651">
                  <c:v>11.49653513686</c:v>
                </c:pt>
                <c:pt idx="6652">
                  <c:v>11.63131117739</c:v>
                </c:pt>
                <c:pt idx="6653">
                  <c:v>11.76532870057</c:v>
                </c:pt>
                <c:pt idx="6654">
                  <c:v>11.89854819568</c:v>
                </c:pt>
                <c:pt idx="6655">
                  <c:v>12.03093038712</c:v>
                </c:pt>
                <c:pt idx="6656">
                  <c:v>12.1624362461</c:v>
                </c:pt>
                <c:pt idx="6657">
                  <c:v>12.29302700205</c:v>
                </c:pt>
                <c:pt idx="6658">
                  <c:v>12.4226641541</c:v>
                </c:pt>
                <c:pt idx="6659">
                  <c:v>12.551309482400001</c:v>
                </c:pt>
                <c:pt idx="6660">
                  <c:v>12.67892505939</c:v>
                </c:pt>
                <c:pt idx="6661">
                  <c:v>12.805473260999999</c:v>
                </c:pt>
                <c:pt idx="6662">
                  <c:v>12.930916777689999</c:v>
                </c:pt>
                <c:pt idx="6663">
                  <c:v>13.05521862548</c:v>
                </c:pt>
                <c:pt idx="6664">
                  <c:v>13.178342156859999</c:v>
                </c:pt>
                <c:pt idx="6665">
                  <c:v>13.300251071550001</c:v>
                </c:pt>
                <c:pt idx="6666">
                  <c:v>13.420909427230001</c:v>
                </c:pt>
                <c:pt idx="6667">
                  <c:v>13.54028165013</c:v>
                </c:pt>
                <c:pt idx="6668">
                  <c:v>13.65833254549</c:v>
                </c:pt>
                <c:pt idx="6669">
                  <c:v>13.775027307949999</c:v>
                </c:pt>
                <c:pt idx="6670">
                  <c:v>13.890331531819999</c:v>
                </c:pt>
                <c:pt idx="6671">
                  <c:v>14.0042112212</c:v>
                </c:pt>
                <c:pt idx="6672">
                  <c:v>14.1166328</c:v>
                </c:pt>
                <c:pt idx="6673">
                  <c:v>14.22756312183</c:v>
                </c:pt>
                <c:pt idx="6674">
                  <c:v>14.3369694798</c:v>
                </c:pt>
                <c:pt idx="6675">
                  <c:v>14.444819616109999</c:v>
                </c:pt>
                <c:pt idx="6676">
                  <c:v>14.5510817316</c:v>
                </c:pt>
                <c:pt idx="6677">
                  <c:v>14.655724495099999</c:v>
                </c:pt>
                <c:pt idx="6678">
                  <c:v>14.75871705268</c:v>
                </c:pt>
                <c:pt idx="6679">
                  <c:v>14.8600290367</c:v>
                </c:pt>
                <c:pt idx="6680">
                  <c:v>14.959630574809999</c:v>
                </c:pt>
                <c:pt idx="6681">
                  <c:v>15.05749229874</c:v>
                </c:pt>
                <c:pt idx="6682">
                  <c:v>15.15358535293</c:v>
                </c:pt>
                <c:pt idx="6683">
                  <c:v>15.247881403059999</c:v>
                </c:pt>
                <c:pt idx="6684">
                  <c:v>15.340352644399999</c:v>
                </c:pt>
                <c:pt idx="6685">
                  <c:v>15.43097180999</c:v>
                </c:pt>
                <c:pt idx="6686">
                  <c:v>15.519712178680001</c:v>
                </c:pt>
                <c:pt idx="6687">
                  <c:v>15.60654758301</c:v>
                </c:pt>
                <c:pt idx="6688">
                  <c:v>15.69145241691</c:v>
                </c:pt>
                <c:pt idx="6689">
                  <c:v>15.774401643279999</c:v>
                </c:pt>
                <c:pt idx="6690">
                  <c:v>15.85537080131</c:v>
                </c:pt>
                <c:pt idx="6691">
                  <c:v>15.934336013739999</c:v>
                </c:pt>
                <c:pt idx="6692">
                  <c:v>16.011273993890001</c:v>
                </c:pt>
                <c:pt idx="6693">
                  <c:v>16.086162052479999</c:v>
                </c:pt>
                <c:pt idx="6694">
                  <c:v>16.158978104389998</c:v>
                </c:pt>
                <c:pt idx="6695">
                  <c:v>16.229700675090001</c:v>
                </c:pt>
                <c:pt idx="6696">
                  <c:v>16.298308907020001</c:v>
                </c:pt>
                <c:pt idx="6697">
                  <c:v>16.364782565740001</c:v>
                </c:pt>
                <c:pt idx="6698">
                  <c:v>16.42910204583</c:v>
                </c:pt>
                <c:pt idx="6699">
                  <c:v>16.491248376760002</c:v>
                </c:pt>
                <c:pt idx="6700">
                  <c:v>16.55120322842</c:v>
                </c:pt>
                <c:pt idx="6701">
                  <c:v>16.608948916509998</c:v>
                </c:pt>
                <c:pt idx="6702">
                  <c:v>16.664468407819999</c:v>
                </c:pt>
                <c:pt idx="6703">
                  <c:v>16.717745325180001</c:v>
                </c:pt>
                <c:pt idx="6704">
                  <c:v>16.76876395232</c:v>
                </c:pt>
                <c:pt idx="6705">
                  <c:v>16.81750923849</c:v>
                </c:pt>
                <c:pt idx="6706">
                  <c:v>16.863966802909999</c:v>
                </c:pt>
                <c:pt idx="6707">
                  <c:v>16.908122939009999</c:v>
                </c:pt>
                <c:pt idx="6708">
                  <c:v>16.949964618420001</c:v>
                </c:pt>
                <c:pt idx="6709">
                  <c:v>16.989479494889999</c:v>
                </c:pt>
                <c:pt idx="6710">
                  <c:v>17.026655907870001</c:v>
                </c:pt>
                <c:pt idx="6711">
                  <c:v>17.061482885949999</c:v>
                </c:pt>
                <c:pt idx="6712">
                  <c:v>17.093950150129999</c:v>
                </c:pt>
                <c:pt idx="6713">
                  <c:v>17.124048116809998</c:v>
                </c:pt>
                <c:pt idx="6714">
                  <c:v>17.151767900629999</c:v>
                </c:pt>
                <c:pt idx="6715">
                  <c:v>17.1771013171</c:v>
                </c:pt>
                <c:pt idx="6716">
                  <c:v>17.200040884980002</c:v>
                </c:pt>
                <c:pt idx="6717">
                  <c:v>17.22057982854</c:v>
                </c:pt>
                <c:pt idx="6718">
                  <c:v>17.238712079479999</c:v>
                </c:pt>
                <c:pt idx="6719">
                  <c:v>17.254432278780001</c:v>
                </c:pt>
                <c:pt idx="6720">
                  <c:v>17.267735778279999</c:v>
                </c:pt>
                <c:pt idx="6721">
                  <c:v>17.278618641990001</c:v>
                </c:pt>
                <c:pt idx="6722">
                  <c:v>17.287077647309999</c:v>
                </c:pt>
                <c:pt idx="6723">
                  <c:v>17.293110285969998</c:v>
                </c:pt>
                <c:pt idx="6724">
                  <c:v>17.296714764739999</c:v>
                </c:pt>
                <c:pt idx="6725">
                  <c:v>17.297890005989998</c:v>
                </c:pt>
                <c:pt idx="6726">
                  <c:v>17.296635647980001</c:v>
                </c:pt>
                <c:pt idx="6727">
                  <c:v>17.292952044989999</c:v>
                </c:pt>
                <c:pt idx="6728">
                  <c:v>17.28684026721</c:v>
                </c:pt>
                <c:pt idx="6729">
                  <c:v>17.278302100409999</c:v>
                </c:pt>
                <c:pt idx="6730">
                  <c:v>17.267340045440001</c:v>
                </c:pt>
                <c:pt idx="6731">
                  <c:v>17.25395731747</c:v>
                </c:pt>
                <c:pt idx="6732">
                  <c:v>17.238157845050001</c:v>
                </c:pt>
                <c:pt idx="6733">
                  <c:v>17.21994626895</c:v>
                </c:pt>
                <c:pt idx="6734">
                  <c:v>17.1993279408</c:v>
                </c:pt>
                <c:pt idx="6735">
                  <c:v>17.17630892151</c:v>
                </c:pt>
                <c:pt idx="6736">
                  <c:v>17.150895979480001</c:v>
                </c:pt>
                <c:pt idx="6737">
                  <c:v>17.123096588589998</c:v>
                </c:pt>
                <c:pt idx="6738">
                  <c:v>17.09291892605</c:v>
                </c:pt>
                <c:pt idx="6739">
                  <c:v>17.060371869920001</c:v>
                </c:pt>
                <c:pt idx="6740">
                  <c:v>17.025464996539998</c:v>
                </c:pt>
                <c:pt idx="6741">
                  <c:v>16.988208577710001</c:v>
                </c:pt>
                <c:pt idx="6742">
                  <c:v>16.94861357764</c:v>
                </c:pt>
                <c:pt idx="6743">
                  <c:v>16.906691649710002</c:v>
                </c:pt>
                <c:pt idx="6744">
                  <c:v>16.862455133080001</c:v>
                </c:pt>
                <c:pt idx="6745">
                  <c:v>16.81591704901</c:v>
                </c:pt>
                <c:pt idx="6746">
                  <c:v>16.767091097049999</c:v>
                </c:pt>
                <c:pt idx="6747">
                  <c:v>16.715991650980001</c:v>
                </c:pt>
                <c:pt idx="6748">
                  <c:v>16.662633754600002</c:v>
                </c:pt>
                <c:pt idx="6749">
                  <c:v>16.607033117269999</c:v>
                </c:pt>
                <c:pt idx="6750">
                  <c:v>16.549206109309999</c:v>
                </c:pt>
                <c:pt idx="6751">
                  <c:v>16.48916975713</c:v>
                </c:pt>
                <c:pt idx="6752">
                  <c:v>16.42694173828</c:v>
                </c:pt>
                <c:pt idx="6753">
                  <c:v>16.362540376159998</c:v>
                </c:pt>
                <c:pt idx="6754">
                  <c:v>16.295984634690001</c:v>
                </c:pt>
                <c:pt idx="6755">
                  <c:v>16.227294112679999</c:v>
                </c:pt>
                <c:pt idx="6756">
                  <c:v>16.15648903808</c:v>
                </c:pt>
                <c:pt idx="6757">
                  <c:v>16.08359026199</c:v>
                </c:pt>
                <c:pt idx="6758">
                  <c:v>16.008619252540001</c:v>
                </c:pt>
                <c:pt idx="6759">
                  <c:v>15.931598088539999</c:v>
                </c:pt>
                <c:pt idx="6760">
                  <c:v>15.852549453</c:v>
                </c:pt>
                <c:pt idx="6761">
                  <c:v>15.771496626439999</c:v>
                </c:pt>
                <c:pt idx="6762">
                  <c:v>15.688463479999999</c:v>
                </c:pt>
                <c:pt idx="6763">
                  <c:v>15.60347446844</c:v>
                </c:pt>
                <c:pt idx="6764">
                  <c:v>15.516554622919999</c:v>
                </c:pt>
                <c:pt idx="6765">
                  <c:v>15.42772954362</c:v>
                </c:pt>
                <c:pt idx="6766">
                  <c:v>15.337025392179999</c:v>
                </c:pt>
                <c:pt idx="6767">
                  <c:v>15.244468884050001</c:v>
                </c:pt>
                <c:pt idx="6768">
                  <c:v>15.15008728053</c:v>
                </c:pt>
                <c:pt idx="6769">
                  <c:v>15.053908380819999</c:v>
                </c:pt>
                <c:pt idx="6770">
                  <c:v>14.955960513759999</c:v>
                </c:pt>
                <c:pt idx="6771">
                  <c:v>14.85627252952</c:v>
                </c:pt>
                <c:pt idx="6772">
                  <c:v>14.75487379108</c:v>
                </c:pt>
                <c:pt idx="6773">
                  <c:v>14.651794165609999</c:v>
                </c:pt>
                <c:pt idx="6774">
                  <c:v>14.54706401562</c:v>
                </c:pt>
                <c:pt idx="6775">
                  <c:v>14.44071419002</c:v>
                </c:pt>
                <c:pt idx="6776">
                  <c:v>14.33277601508</c:v>
                </c:pt>
                <c:pt idx="6777">
                  <c:v>14.22328128513</c:v>
                </c:pt>
                <c:pt idx="6778">
                  <c:v>14.11226225325</c:v>
                </c:pt>
                <c:pt idx="6779">
                  <c:v>13.9997516217</c:v>
                </c:pt>
                <c:pt idx="6780">
                  <c:v>13.88578253234</c:v>
                </c:pt>
                <c:pt idx="6781">
                  <c:v>13.77038855685</c:v>
                </c:pt>
                <c:pt idx="6782">
                  <c:v>13.6536036868</c:v>
                </c:pt>
                <c:pt idx="6783">
                  <c:v>13.53546232369</c:v>
                </c:pt>
                <c:pt idx="6784">
                  <c:v>13.41599926876</c:v>
                </c:pt>
                <c:pt idx="6785">
                  <c:v>13.29524971276</c:v>
                </c:pt>
                <c:pt idx="6786">
                  <c:v>13.17324922559</c:v>
                </c:pt>
                <c:pt idx="6787">
                  <c:v>13.05003374577</c:v>
                </c:pt>
                <c:pt idx="6788">
                  <c:v>12.92563956993</c:v>
                </c:pt>
                <c:pt idx="6789">
                  <c:v>12.800103342010001</c:v>
                </c:pt>
                <c:pt idx="6790">
                  <c:v>12.673462042560001</c:v>
                </c:pt>
                <c:pt idx="6791">
                  <c:v>12.545752977759999</c:v>
                </c:pt>
                <c:pt idx="6792">
                  <c:v>12.417013768489999</c:v>
                </c:pt>
                <c:pt idx="6793">
                  <c:v>12.287282339200001</c:v>
                </c:pt>
                <c:pt idx="6794">
                  <c:v>12.156596906760001</c:v>
                </c:pt>
                <c:pt idx="6795">
                  <c:v>12.024995969180001</c:v>
                </c:pt>
                <c:pt idx="6796">
                  <c:v>11.89251829426</c:v>
                </c:pt>
                <c:pt idx="6797">
                  <c:v>11.75920290819</c:v>
                </c:pt>
                <c:pt idx="6798">
                  <c:v>11.625089084040001</c:v>
                </c:pt>
                <c:pt idx="6799">
                  <c:v>11.49021633017</c:v>
                </c:pt>
                <c:pt idx="6800">
                  <c:v>11.354624378580001</c:v>
                </c:pt>
                <c:pt idx="6801">
                  <c:v>11.218353173260001</c:v>
                </c:pt>
                <c:pt idx="6802">
                  <c:v>11.081442858340001</c:v>
                </c:pt>
                <c:pt idx="6803">
                  <c:v>10.943933766300001</c:v>
                </c:pt>
                <c:pt idx="6804">
                  <c:v>10.805866406110001</c:v>
                </c:pt>
                <c:pt idx="6805">
                  <c:v>10.667281451219999</c:v>
                </c:pt>
                <c:pt idx="6806">
                  <c:v>10.528219727630001</c:v>
                </c:pt>
                <c:pt idx="6807">
                  <c:v>10.38872220186</c:v>
                </c:pt>
                <c:pt idx="6808">
                  <c:v>10.24882996885</c:v>
                </c:pt>
                <c:pt idx="6809">
                  <c:v>10.10858423983</c:v>
                </c:pt>
                <c:pt idx="6810">
                  <c:v>9.9680263302580006</c:v>
                </c:pt>
                <c:pt idx="6811">
                  <c:v>9.8271976475440006</c:v>
                </c:pt>
                <c:pt idx="6812">
                  <c:v>9.6861396789149996</c:v>
                </c:pt>
                <c:pt idx="6813">
                  <c:v>9.5448939791609995</c:v>
                </c:pt>
                <c:pt idx="6814">
                  <c:v>9.403502158397</c:v>
                </c:pt>
                <c:pt idx="6815">
                  <c:v>9.2620058697960008</c:v>
                </c:pt>
                <c:pt idx="6816">
                  <c:v>9.1204467973130008</c:v>
                </c:pt>
                <c:pt idx="6817">
                  <c:v>8.9788666434080007</c:v>
                </c:pt>
                <c:pt idx="6818">
                  <c:v>8.8373071167450004</c:v>
                </c:pt>
                <c:pt idx="6819">
                  <c:v>8.6958099199109995</c:v>
                </c:pt>
                <c:pt idx="6820">
                  <c:v>8.5544167371180002</c:v>
                </c:pt>
                <c:pt idx="6821">
                  <c:v>8.4131692219230008</c:v>
                </c:pt>
                <c:pt idx="6822">
                  <c:v>8.2721089849510001</c:v>
                </c:pt>
                <c:pt idx="6823">
                  <c:v>8.1312775816330003</c:v>
                </c:pt>
                <c:pt idx="6824">
                  <c:v>7.9907164999560001</c:v>
                </c:pt>
                <c:pt idx="6825">
                  <c:v>7.8504671482430002</c:v>
                </c:pt>
                <c:pt idx="6826">
                  <c:v>7.7105708429430004</c:v>
                </c:pt>
                <c:pt idx="6827">
                  <c:v>7.5710687964580003</c:v>
                </c:pt>
                <c:pt idx="6828">
                  <c:v>7.4320021049990004</c:v>
                </c:pt>
                <c:pt idx="6829">
                  <c:v>7.2934117364700004</c:v>
                </c:pt>
                <c:pt idx="6830">
                  <c:v>7.1553385183999998</c:v>
                </c:pt>
                <c:pt idx="6831">
                  <c:v>7.0178231259080004</c:v>
                </c:pt>
                <c:pt idx="6832">
                  <c:v>6.8809060697150004</c:v>
                </c:pt>
                <c:pt idx="6833">
                  <c:v>6.744627684208</c:v>
                </c:pt>
                <c:pt idx="6834">
                  <c:v>6.6090281155510002</c:v>
                </c:pt>
                <c:pt idx="6835">
                  <c:v>6.4741473098549998</c:v>
                </c:pt>
                <c:pt idx="6836">
                  <c:v>6.3400250014059996</c:v>
                </c:pt>
                <c:pt idx="6837">
                  <c:v>6.2067007009540003</c:v>
                </c:pt>
                <c:pt idx="6838">
                  <c:v>6.0742136840679999</c:v>
                </c:pt>
                <c:pt idx="6839">
                  <c:v>5.9426029795649997</c:v>
                </c:pt>
                <c:pt idx="6840">
                  <c:v>5.8119073580040004</c:v>
                </c:pt>
                <c:pt idx="6841">
                  <c:v>5.6821653202629996</c:v>
                </c:pt>
                <c:pt idx="6842">
                  <c:v>5.5534150861920004</c:v>
                </c:pt>
                <c:pt idx="6843">
                  <c:v>5.4256945833470001</c:v>
                </c:pt>
                <c:pt idx="6844">
                  <c:v>5.2990414358170002</c:v>
                </c:pt>
                <c:pt idx="6845">
                  <c:v>5.1734929531320004</c:v>
                </c:pt>
                <c:pt idx="6846">
                  <c:v>5.049086119269</c:v>
                </c:pt>
                <c:pt idx="6847">
                  <c:v>4.9258575817540002</c:v>
                </c:pt>
                <c:pt idx="6848">
                  <c:v>4.8038436408600003</c:v>
                </c:pt>
                <c:pt idx="6849">
                  <c:v>4.6830802389099997</c:v>
                </c:pt>
                <c:pt idx="6850">
                  <c:v>4.5636029496860004</c:v>
                </c:pt>
                <c:pt idx="6851">
                  <c:v>4.4454469679409998</c:v>
                </c:pt>
                <c:pt idx="6852">
                  <c:v>4.3286470990319996</c:v>
                </c:pt>
                <c:pt idx="6853">
                  <c:v>4.213237748659</c:v>
                </c:pt>
                <c:pt idx="6854">
                  <c:v>4.0992529127269997</c:v>
                </c:pt>
                <c:pt idx="6855">
                  <c:v>3.9867261673279999</c:v>
                </c:pt>
                <c:pt idx="6856">
                  <c:v>3.875690658845</c:v>
                </c:pt>
                <c:pt idx="6857">
                  <c:v>3.7661790941829998</c:v>
                </c:pt>
                <c:pt idx="6858">
                  <c:v>3.6582237311310002</c:v>
                </c:pt>
                <c:pt idx="6859">
                  <c:v>3.5518563688549998</c:v>
                </c:pt>
                <c:pt idx="6860">
                  <c:v>3.447108338529</c:v>
                </c:pt>
                <c:pt idx="6861">
                  <c:v>3.344010494096</c:v>
                </c:pt>
                <c:pt idx="6862">
                  <c:v>3.242593203182</c:v>
                </c:pt>
                <c:pt idx="6863">
                  <c:v>3.142886338142</c:v>
                </c:pt>
                <c:pt idx="6864">
                  <c:v>3.0449192672569998</c:v>
                </c:pt>
                <c:pt idx="6865">
                  <c:v>2.9487208460810002</c:v>
                </c:pt>
                <c:pt idx="6866">
                  <c:v>2.8543194089349999</c:v>
                </c:pt>
                <c:pt idx="6867">
                  <c:v>2.7617427605580001</c:v>
                </c:pt>
                <c:pt idx="6868">
                  <c:v>2.671018167912</c:v>
                </c:pt>
                <c:pt idx="6869">
                  <c:v>2.5821723521469999</c:v>
                </c:pt>
                <c:pt idx="6870">
                  <c:v>2.4952314807280001</c:v>
                </c:pt>
                <c:pt idx="6871">
                  <c:v>2.4102211597159999</c:v>
                </c:pt>
                <c:pt idx="6872">
                  <c:v>2.3271664262330001</c:v>
                </c:pt>
                <c:pt idx="6873">
                  <c:v>2.2460917410739998</c:v>
                </c:pt>
                <c:pt idx="6874">
                  <c:v>2.1670209815030002</c:v>
                </c:pt>
                <c:pt idx="6875">
                  <c:v>2.089977434213</c:v>
                </c:pt>
                <c:pt idx="6876">
                  <c:v>2.0149837884680002</c:v>
                </c:pt>
                <c:pt idx="6877">
                  <c:v>1.942062129413</c:v>
                </c:pt>
                <c:pt idx="6878">
                  <c:v>1.8712339315640001</c:v>
                </c:pt>
                <c:pt idx="6879">
                  <c:v>1.802520052485</c:v>
                </c:pt>
                <c:pt idx="6880">
                  <c:v>1.735940726635</c:v>
                </c:pt>
                <c:pt idx="6881">
                  <c:v>1.6715155594069999</c:v>
                </c:pt>
                <c:pt idx="6882">
                  <c:v>1.6092635213540001</c:v>
                </c:pt>
                <c:pt idx="6883">
                  <c:v>1.5492029425910001</c:v>
                </c:pt>
                <c:pt idx="6884">
                  <c:v>1.491351507399</c:v>
                </c:pt>
                <c:pt idx="6885">
                  <c:v>1.435726249012</c:v>
                </c:pt>
                <c:pt idx="6886">
                  <c:v>1.3823435445950001</c:v>
                </c:pt>
                <c:pt idx="6887">
                  <c:v>1.33121911042</c:v>
                </c:pt>
                <c:pt idx="6888">
                  <c:v>1.2823679972340001</c:v>
                </c:pt>
                <c:pt idx="6889">
                  <c:v>1.23580458582</c:v>
                </c:pt>
                <c:pt idx="6890">
                  <c:v>1.1915425827670001</c:v>
                </c:pt>
                <c:pt idx="6891">
                  <c:v>1.1495950164199999</c:v>
                </c:pt>
                <c:pt idx="6892">
                  <c:v>1.10997423305</c:v>
                </c:pt>
                <c:pt idx="6893">
                  <c:v>1.0726918932089999</c:v>
                </c:pt>
                <c:pt idx="6894">
                  <c:v>1.0377589682990001</c:v>
                </c:pt>
                <c:pt idx="6895">
                  <c:v>1.0051857373319999</c:v>
                </c:pt>
                <c:pt idx="6896">
                  <c:v>0.9749817839064</c:v>
                </c:pt>
                <c:pt idx="6897">
                  <c:v>0.94715599338120005</c:v>
                </c:pt>
                <c:pt idx="6898">
                  <c:v>0.92171655025599997</c:v>
                </c:pt>
                <c:pt idx="6899">
                  <c:v>0.89867093576029999</c:v>
                </c:pt>
                <c:pt idx="6900">
                  <c:v>0.87802592564850002</c:v>
                </c:pt>
                <c:pt idx="6901">
                  <c:v>0.85978758820269996</c:v>
                </c:pt>
                <c:pt idx="6902">
                  <c:v>0.84396128244489999</c:v>
                </c:pt>
                <c:pt idx="6903">
                  <c:v>0.83055165655719998</c:v>
                </c:pt>
                <c:pt idx="6904">
                  <c:v>0.81956264651220001</c:v>
                </c:pt>
                <c:pt idx="6905">
                  <c:v>0.81099747491289997</c:v>
                </c:pt>
                <c:pt idx="6906">
                  <c:v>0.80485865004330004</c:v>
                </c:pt>
                <c:pt idx="6907">
                  <c:v>0.80114796512870001</c:v>
                </c:pt>
                <c:pt idx="6908">
                  <c:v>0.79986649780770003</c:v>
                </c:pt>
                <c:pt idx="6909">
                  <c:v>0.80101460981429995</c:v>
                </c:pt>
                <c:pt idx="6910">
                  <c:v>0.80459194687150004</c:v>
                </c:pt>
                <c:pt idx="6911">
                  <c:v>0.81059743879559998</c:v>
                </c:pt>
                <c:pt idx="6912">
                  <c:v>0.81902929981170003</c:v>
                </c:pt>
                <c:pt idx="6913">
                  <c:v>0.82988502907960005</c:v>
                </c:pt>
                <c:pt idx="6914">
                  <c:v>0.84316141143129997</c:v>
                </c:pt>
                <c:pt idx="6915">
                  <c:v>0.85885451831850002</c:v>
                </c:pt>
                <c:pt idx="6916">
                  <c:v>0.87695970896980002</c:v>
                </c:pt>
                <c:pt idx="6917">
                  <c:v>0.89747163175900002</c:v>
                </c:pt>
                <c:pt idx="6918">
                  <c:v>0.92038422578190004</c:v>
                </c:pt>
                <c:pt idx="6919">
                  <c:v>0.94569072264249998</c:v>
                </c:pt>
                <c:pt idx="6920">
                  <c:v>0.97338364844799996</c:v>
                </c:pt>
                <c:pt idx="6921">
                  <c:v>1.0034548260109999</c:v>
                </c:pt>
                <c:pt idx="6922">
                  <c:v>1.035895377259</c:v>
                </c:pt>
                <c:pt idx="6923">
                  <c:v>1.070695725852</c:v>
                </c:pt>
                <c:pt idx="6924">
                  <c:v>1.107845600004</c:v>
                </c:pt>
                <c:pt idx="6925">
                  <c:v>1.1473340355099999</c:v>
                </c:pt>
                <c:pt idx="6926">
                  <c:v>1.1891493789759999</c:v>
                </c:pt>
                <c:pt idx="6927">
                  <c:v>1.2332792912570001</c:v>
                </c:pt>
                <c:pt idx="6928">
                  <c:v>1.2797107510900001</c:v>
                </c:pt>
                <c:pt idx="6929">
                  <c:v>1.3284300589319999</c:v>
                </c:pt>
                <c:pt idx="6930">
                  <c:v>1.3794228409980001</c:v>
                </c:pt>
                <c:pt idx="6931">
                  <c:v>1.4326740534960001</c:v>
                </c:pt>
                <c:pt idx="6932">
                  <c:v>1.4881679870640001</c:v>
                </c:pt>
                <c:pt idx="6933">
                  <c:v>1.545888271395</c:v>
                </c:pt>
                <c:pt idx="6934">
                  <c:v>1.6058178800630001</c:v>
                </c:pt>
                <c:pt idx="6935">
                  <c:v>1.667939135541</c:v>
                </c:pt>
                <c:pt idx="6936">
                  <c:v>1.7322337144119999</c:v>
                </c:pt>
                <c:pt idx="6937">
                  <c:v>1.798682652766</c:v>
                </c:pt>
                <c:pt idx="6938">
                  <c:v>1.8672663517929999</c:v>
                </c:pt>
                <c:pt idx="6939">
                  <c:v>1.937964583554</c:v>
                </c:pt>
                <c:pt idx="6940">
                  <c:v>2.010756496945</c:v>
                </c:pt>
                <c:pt idx="6941">
                  <c:v>2.085620623843</c:v>
                </c:pt>
                <c:pt idx="6942">
                  <c:v>2.1625348854299999</c:v>
                </c:pt>
                <c:pt idx="6943">
                  <c:v>2.2414765986999998</c:v>
                </c:pt>
                <c:pt idx="6944">
                  <c:v>2.3224224831470002</c:v>
                </c:pt>
                <c:pt idx="6945">
                  <c:v>2.405348667623</c:v>
                </c:pt>
                <c:pt idx="6946">
                  <c:v>2.4902306973730002</c:v>
                </c:pt>
                <c:pt idx="6947">
                  <c:v>2.5770435412419999</c:v>
                </c:pt>
                <c:pt idx="6948">
                  <c:v>2.6657615990529999</c:v>
                </c:pt>
                <c:pt idx="6949">
                  <c:v>2.7563587091519999</c:v>
                </c:pt>
                <c:pt idx="6950">
                  <c:v>2.8488081561160001</c:v>
                </c:pt>
                <c:pt idx="6951">
                  <c:v>2.9430826786250002</c:v>
                </c:pt>
                <c:pt idx="6952">
                  <c:v>3.039154477501</c:v>
                </c:pt>
                <c:pt idx="6953">
                  <c:v>3.1369952238950001</c:v>
                </c:pt>
                <c:pt idx="6954">
                  <c:v>3.2365760676409998</c:v>
                </c:pt>
                <c:pt idx="6955">
                  <c:v>3.3378676457509999</c:v>
                </c:pt>
                <c:pt idx="6956">
                  <c:v>3.4408400910779999</c:v>
                </c:pt>
                <c:pt idx="6957">
                  <c:v>3.545463041109</c:v>
                </c:pt>
                <c:pt idx="6958">
                  <c:v>3.6517056469189999</c:v>
                </c:pt>
                <c:pt idx="6959">
                  <c:v>3.7595365822589999</c:v>
                </c:pt>
                <c:pt idx="6960">
                  <c:v>3.8689240527890001</c:v>
                </c:pt>
                <c:pt idx="6961">
                  <c:v>3.9798358054479999</c:v>
                </c:pt>
                <c:pt idx="6962">
                  <c:v>4.0922391379610001</c:v>
                </c:pt>
                <c:pt idx="6963">
                  <c:v>4.206100908472</c:v>
                </c:pt>
                <c:pt idx="6964">
                  <c:v>4.321387545316</c:v>
                </c:pt>
                <c:pt idx="6965">
                  <c:v>4.4380650569090001</c:v>
                </c:pt>
                <c:pt idx="6966">
                  <c:v>4.5560990417680003</c:v>
                </c:pt>
                <c:pt idx="6967">
                  <c:v>4.6754546986459999</c:v>
                </c:pt>
                <c:pt idx="6968">
                  <c:v>4.7960968367939998</c:v>
                </c:pt>
                <c:pt idx="6969">
                  <c:v>4.9179898863249996</c:v>
                </c:pt>
                <c:pt idx="6970">
                  <c:v>5.0410979087010004</c:v>
                </c:pt>
                <c:pt idx="6971">
                  <c:v>5.1653846073230003</c:v>
                </c:pt>
                <c:pt idx="6972">
                  <c:v>5.2908133382270002</c:v>
                </c:pt>
                <c:pt idx="6973">
                  <c:v>5.4173471208870003</c:v>
                </c:pt>
                <c:pt idx="6974">
                  <c:v>5.5449486491059998</c:v>
                </c:pt>
                <c:pt idx="6975">
                  <c:v>5.6735803020170001</c:v>
                </c:pt>
                <c:pt idx="6976">
                  <c:v>5.8032041551670002</c:v>
                </c:pt>
                <c:pt idx="6977">
                  <c:v>5.9337819916949996</c:v>
                </c:pt>
                <c:pt idx="6978">
                  <c:v>6.0652753135940003</c:v>
                </c:pt>
                <c:pt idx="6979">
                  <c:v>6.1976453530539999</c:v>
                </c:pt>
                <c:pt idx="6980">
                  <c:v>6.3308530838910002</c:v>
                </c:pt>
                <c:pt idx="6981">
                  <c:v>6.4648592330480001</c:v>
                </c:pt>
                <c:pt idx="6982">
                  <c:v>6.5996242921660002</c:v>
                </c:pt>
                <c:pt idx="6983">
                  <c:v>6.7351085292289996</c:v>
                </c:pt>
                <c:pt idx="6984">
                  <c:v>6.8712720002719996</c:v>
                </c:pt>
                <c:pt idx="6985">
                  <c:v>7.0080745611569997</c:v>
                </c:pt>
                <c:pt idx="6986">
                  <c:v>7.1454758793969999</c:v>
                </c:pt>
                <c:pt idx="6987">
                  <c:v>7.2834354460470001</c:v>
                </c:pt>
                <c:pt idx="6988">
                  <c:v>7.4219125876399996</c:v>
                </c:pt>
                <c:pt idx="6989">
                  <c:v>7.5608664781770001</c:v>
                </c:pt>
                <c:pt idx="6990">
                  <c:v>7.7002561511529999</c:v>
                </c:pt>
                <c:pt idx="6991">
                  <c:v>7.8400405116340002</c:v>
                </c:pt>
                <c:pt idx="6992">
                  <c:v>7.9801783483669997</c:v>
                </c:pt>
                <c:pt idx="6993">
                  <c:v>8.1206283459260007</c:v>
                </c:pt>
                <c:pt idx="6994">
                  <c:v>8.2613490968850005</c:v>
                </c:pt>
                <c:pt idx="6995">
                  <c:v>8.4022991140240002</c:v>
                </c:pt>
                <c:pt idx="6996">
                  <c:v>8.5434368425539997</c:v>
                </c:pt>
                <c:pt idx="6997">
                  <c:v>8.6847206723649997</c:v>
                </c:pt>
                <c:pt idx="6998">
                  <c:v>8.8261089502850005</c:v>
                </c:pt>
                <c:pt idx="6999">
                  <c:v>8.96755999236</c:v>
                </c:pt>
                <c:pt idx="7000">
                  <c:v>9.1090320961339994</c:v>
                </c:pt>
                <c:pt idx="7001">
                  <c:v>9.2504835529440008</c:v>
                </c:pt>
                <c:pt idx="7002">
                  <c:v>9.3918726602069995</c:v>
                </c:pt>
                <c:pt idx="7003">
                  <c:v>9.5331577337120006</c:v>
                </c:pt>
                <c:pt idx="7004">
                  <c:v>9.6742971199030006</c:v>
                </c:pt>
                <c:pt idx="7005">
                  <c:v>9.8152492081599991</c:v>
                </c:pt>
                <c:pt idx="7006">
                  <c:v>9.9559724430529997</c:v>
                </c:pt>
                <c:pt idx="7007">
                  <c:v>10.096425336599999</c:v>
                </c:pt>
                <c:pt idx="7008">
                  <c:v>10.23656648047</c:v>
                </c:pt>
                <c:pt idx="7009">
                  <c:v>10.37635455823</c:v>
                </c:pt>
                <c:pt idx="7010">
                  <c:v>10.515748357470001</c:v>
                </c:pt>
                <c:pt idx="7011">
                  <c:v>10.654706781990001</c:v>
                </c:pt>
                <c:pt idx="7012">
                  <c:v>10.793188863879999</c:v>
                </c:pt>
                <c:pt idx="7013">
                  <c:v>10.93115377562</c:v>
                </c:pt>
                <c:pt idx="7014">
                  <c:v>11.068560842089999</c:v>
                </c:pt>
                <c:pt idx="7015">
                  <c:v>11.20536955257</c:v>
                </c:pt>
                <c:pt idx="7016">
                  <c:v>11.34153957268</c:v>
                </c:pt>
                <c:pt idx="7017">
                  <c:v>11.47703075625</c:v>
                </c:pt>
                <c:pt idx="7018">
                  <c:v>11.611803157180001</c:v>
                </c:pt>
                <c:pt idx="7019">
                  <c:v>11.74581704118</c:v>
                </c:pt>
                <c:pt idx="7020">
                  <c:v>11.8790328975</c:v>
                </c:pt>
                <c:pt idx="7021">
                  <c:v>12.01141145059</c:v>
                </c:pt>
                <c:pt idx="7022">
                  <c:v>12.14291367161</c:v>
                </c:pt>
                <c:pt idx="7023">
                  <c:v>12.273500790030001</c:v>
                </c:pt>
                <c:pt idx="7024">
                  <c:v>12.403134304949999</c:v>
                </c:pt>
                <c:pt idx="7025">
                  <c:v>12.53177599654</c:v>
                </c:pt>
                <c:pt idx="7026">
                  <c:v>12.65938793724</c:v>
                </c:pt>
                <c:pt idx="7027">
                  <c:v>12.78593250296</c:v>
                </c:pt>
                <c:pt idx="7028">
                  <c:v>12.911372384170001</c:v>
                </c:pt>
                <c:pt idx="7029">
                  <c:v>13.03567059691</c:v>
                </c:pt>
                <c:pt idx="7030">
                  <c:v>13.15879049364</c:v>
                </c:pt>
                <c:pt idx="7031">
                  <c:v>13.2806957741</c:v>
                </c:pt>
                <c:pt idx="7032">
                  <c:v>13.401350495959999</c:v>
                </c:pt>
                <c:pt idx="7033">
                  <c:v>13.520719085450001</c:v>
                </c:pt>
                <c:pt idx="7034">
                  <c:v>13.63876634781</c:v>
                </c:pt>
                <c:pt idx="7035">
                  <c:v>13.7554574777</c:v>
                </c:pt>
                <c:pt idx="7036">
                  <c:v>13.870758069400001</c:v>
                </c:pt>
                <c:pt idx="7037">
                  <c:v>13.984634127030001</c:v>
                </c:pt>
                <c:pt idx="7038">
                  <c:v>14.097052074480001</c:v>
                </c:pt>
                <c:pt idx="7039">
                  <c:v>14.207978765389999</c:v>
                </c:pt>
                <c:pt idx="7040">
                  <c:v>14.317381492839999</c:v>
                </c:pt>
                <c:pt idx="7041">
                  <c:v>14.42522799905</c:v>
                </c:pt>
                <c:pt idx="7042">
                  <c:v>14.53148648486</c:v>
                </c:pt>
                <c:pt idx="7043">
                  <c:v>14.63612561909</c:v>
                </c:pt>
                <c:pt idx="7044">
                  <c:v>14.7391145478</c:v>
                </c:pt>
                <c:pt idx="7045">
                  <c:v>14.84042290338</c:v>
                </c:pt>
                <c:pt idx="7046">
                  <c:v>14.94002081346</c:v>
                </c:pt>
                <c:pt idx="7047">
                  <c:v>15.037878909770001</c:v>
                </c:pt>
                <c:pt idx="7048">
                  <c:v>15.13396833675</c:v>
                </c:pt>
                <c:pt idx="7049">
                  <c:v>15.2282607601</c:v>
                </c:pt>
                <c:pt idx="7050">
                  <c:v>15.32072837506</c:v>
                </c:pt>
                <c:pt idx="7051">
                  <c:v>15.411343914690001</c:v>
                </c:pt>
                <c:pt idx="7052">
                  <c:v>15.500080657830001</c:v>
                </c:pt>
                <c:pt idx="7053">
                  <c:v>15.586912437020001</c:v>
                </c:pt>
                <c:pt idx="7054">
                  <c:v>15.67181364621</c:v>
                </c:pt>
                <c:pt idx="7055">
                  <c:v>15.754759248259999</c:v>
                </c:pt>
                <c:pt idx="7056">
                  <c:v>15.8357247824</c:v>
                </c:pt>
                <c:pt idx="7057">
                  <c:v>15.91468637136</c:v>
                </c:pt>
                <c:pt idx="7058">
                  <c:v>15.991620728439999</c:v>
                </c:pt>
                <c:pt idx="7059">
                  <c:v>16.066505164390001</c:v>
                </c:pt>
                <c:pt idx="7060">
                  <c:v>16.13931759406</c:v>
                </c:pt>
                <c:pt idx="7061">
                  <c:v>16.210036542939999</c:v>
                </c:pt>
                <c:pt idx="7062">
                  <c:v>16.278641153470002</c:v>
                </c:pt>
                <c:pt idx="7063">
                  <c:v>16.34511119119</c:v>
                </c:pt>
                <c:pt idx="7064">
                  <c:v>16.409427050710001</c:v>
                </c:pt>
                <c:pt idx="7065">
                  <c:v>16.471569761480001</c:v>
                </c:pt>
                <c:pt idx="7066">
                  <c:v>16.531520993379999</c:v>
                </c:pt>
                <c:pt idx="7067">
                  <c:v>16.589263062139999</c:v>
                </c:pt>
                <c:pt idx="7068">
                  <c:v>16.644778934529999</c:v>
                </c:pt>
                <c:pt idx="7069">
                  <c:v>16.698052233390001</c:v>
                </c:pt>
                <c:pt idx="7070">
                  <c:v>16.749067242439999</c:v>
                </c:pt>
                <c:pt idx="7071">
                  <c:v>16.797808910930002</c:v>
                </c:pt>
                <c:pt idx="7072">
                  <c:v>16.844262858099999</c:v>
                </c:pt>
                <c:pt idx="7073">
                  <c:v>16.88841537735</c:v>
                </c:pt>
                <c:pt idx="7074">
                  <c:v>16.930253440329999</c:v>
                </c:pt>
                <c:pt idx="7075">
                  <c:v>16.969764700790002</c:v>
                </c:pt>
                <c:pt idx="7076">
                  <c:v>17.00693749817</c:v>
                </c:pt>
                <c:pt idx="7077">
                  <c:v>17.041760861059998</c:v>
                </c:pt>
                <c:pt idx="7078">
                  <c:v>17.07422451047</c:v>
                </c:pt>
                <c:pt idx="7079">
                  <c:v>17.1043188628</c:v>
                </c:pt>
                <c:pt idx="7080">
                  <c:v>17.132035032680001</c:v>
                </c:pt>
                <c:pt idx="7081">
                  <c:v>17.157364835629998</c:v>
                </c:pt>
                <c:pt idx="7082">
                  <c:v>17.1803007904</c:v>
                </c:pt>
                <c:pt idx="7083">
                  <c:v>17.20083612126</c:v>
                </c:pt>
                <c:pt idx="7084">
                  <c:v>17.218964759919999</c:v>
                </c:pt>
                <c:pt idx="7085">
                  <c:v>17.23468134737</c:v>
                </c:pt>
                <c:pt idx="7086">
                  <c:v>17.247981235409998</c:v>
                </c:pt>
                <c:pt idx="7087">
                  <c:v>17.258860488090001</c:v>
                </c:pt>
                <c:pt idx="7088">
                  <c:v>17.267315882799998</c:v>
                </c:pt>
                <c:pt idx="7089">
                  <c:v>17.273344911260001</c:v>
                </c:pt>
                <c:pt idx="7090">
                  <c:v>17.276945780249999</c:v>
                </c:pt>
                <c:pt idx="7091">
                  <c:v>17.278117412130001</c:v>
                </c:pt>
                <c:pt idx="7092">
                  <c:v>17.276859445159999</c:v>
                </c:pt>
                <c:pt idx="7093">
                  <c:v>17.27317223363</c:v>
                </c:pt>
                <c:pt idx="7094">
                  <c:v>17.26705684773</c:v>
                </c:pt>
                <c:pt idx="7095">
                  <c:v>17.258515073230001</c:v>
                </c:pt>
                <c:pt idx="7096">
                  <c:v>17.247549410969999</c:v>
                </c:pt>
                <c:pt idx="7097">
                  <c:v>17.234163076129999</c:v>
                </c:pt>
                <c:pt idx="7098">
                  <c:v>17.218359997250001</c:v>
                </c:pt>
                <c:pt idx="7099">
                  <c:v>17.200144815110001</c:v>
                </c:pt>
                <c:pt idx="7100">
                  <c:v>17.179522881330001</c:v>
                </c:pt>
                <c:pt idx="7101">
                  <c:v>17.15650025683</c:v>
                </c:pt>
                <c:pt idx="7102">
                  <c:v>17.131083709999999</c:v>
                </c:pt>
                <c:pt idx="7103">
                  <c:v>17.103280714739999</c:v>
                </c:pt>
                <c:pt idx="7104">
                  <c:v>17.07309944823</c:v>
                </c:pt>
                <c:pt idx="7105">
                  <c:v>17.040548788550002</c:v>
                </c:pt>
                <c:pt idx="7106">
                  <c:v>17.005638312049999</c:v>
                </c:pt>
                <c:pt idx="7107">
                  <c:v>16.96837829051</c:v>
                </c:pt>
                <c:pt idx="7108">
                  <c:v>16.928779688140001</c:v>
                </c:pt>
                <c:pt idx="7109">
                  <c:v>16.886854158329999</c:v>
                </c:pt>
                <c:pt idx="7110">
                  <c:v>16.842614040240001</c:v>
                </c:pt>
                <c:pt idx="7111">
                  <c:v>16.79607235512</c:v>
                </c:pt>
                <c:pt idx="7112">
                  <c:v>16.74724280253</c:v>
                </c:pt>
                <c:pt idx="7113">
                  <c:v>16.696139756249998</c:v>
                </c:pt>
                <c:pt idx="7114">
                  <c:v>16.642778260069999</c:v>
                </c:pt>
                <c:pt idx="7115">
                  <c:v>16.587174023359999</c:v>
                </c:pt>
                <c:pt idx="7116">
                  <c:v>16.529343416429999</c:v>
                </c:pt>
                <c:pt idx="7117">
                  <c:v>16.469303465700001</c:v>
                </c:pt>
                <c:pt idx="7118">
                  <c:v>16.40707184871</c:v>
                </c:pt>
                <c:pt idx="7119">
                  <c:v>16.34266688888</c:v>
                </c:pt>
                <c:pt idx="7120">
                  <c:v>16.276107550119999</c:v>
                </c:pt>
                <c:pt idx="7121">
                  <c:v>16.207413431230002</c:v>
                </c:pt>
                <c:pt idx="7122">
                  <c:v>16.136604760160001</c:v>
                </c:pt>
                <c:pt idx="7123">
                  <c:v>16.063702388029999</c:v>
                </c:pt>
                <c:pt idx="7124">
                  <c:v>15.98872778294</c:v>
                </c:pt>
                <c:pt idx="7125">
                  <c:v>15.91170302373</c:v>
                </c:pt>
                <c:pt idx="7126">
                  <c:v>15.832650793399999</c:v>
                </c:pt>
                <c:pt idx="7127">
                  <c:v>15.75159437246</c:v>
                </c:pt>
                <c:pt idx="7128">
                  <c:v>15.668557632060001</c:v>
                </c:pt>
                <c:pt idx="7129">
                  <c:v>15.58356502695</c:v>
                </c:pt>
                <c:pt idx="7130">
                  <c:v>15.496641588299999</c:v>
                </c:pt>
                <c:pt idx="7131">
                  <c:v>15.40781291629</c:v>
                </c:pt>
                <c:pt idx="7132">
                  <c:v>15.31710517256</c:v>
                </c:pt>
                <c:pt idx="7133">
                  <c:v>15.224545072550001</c:v>
                </c:pt>
                <c:pt idx="7134">
                  <c:v>15.130159877580001</c:v>
                </c:pt>
                <c:pt idx="7135">
                  <c:v>15.03397738682</c:v>
                </c:pt>
                <c:pt idx="7136">
                  <c:v>14.936025929139999</c:v>
                </c:pt>
                <c:pt idx="7137">
                  <c:v>14.836334354690001</c:v>
                </c:pt>
                <c:pt idx="7138">
                  <c:v>14.73493202647</c:v>
                </c:pt>
                <c:pt idx="7139">
                  <c:v>14.63184881163</c:v>
                </c:pt>
                <c:pt idx="7140">
                  <c:v>14.527115072679999</c:v>
                </c:pt>
                <c:pt idx="7141">
                  <c:v>14.420761658549999</c:v>
                </c:pt>
                <c:pt idx="7142">
                  <c:v>14.31281989549</c:v>
                </c:pt>
                <c:pt idx="7143">
                  <c:v>14.203321577840001</c:v>
                </c:pt>
                <c:pt idx="7144">
                  <c:v>14.09229895867</c:v>
                </c:pt>
                <c:pt idx="7145">
                  <c:v>13.97978474025</c:v>
                </c:pt>
                <c:pt idx="7146">
                  <c:v>13.865812064449999</c:v>
                </c:pt>
                <c:pt idx="7147">
                  <c:v>13.750414502929999</c:v>
                </c:pt>
                <c:pt idx="7148">
                  <c:v>13.633626047270001</c:v>
                </c:pt>
                <c:pt idx="7149">
                  <c:v>13.51548109896</c:v>
                </c:pt>
                <c:pt idx="7150">
                  <c:v>13.396014459250001</c:v>
                </c:pt>
                <c:pt idx="7151">
                  <c:v>13.2752613189</c:v>
                </c:pt>
                <c:pt idx="7152">
                  <c:v>13.15325724779</c:v>
                </c:pt>
                <c:pt idx="7153">
                  <c:v>13.03003818445</c:v>
                </c:pt>
                <c:pt idx="7154">
                  <c:v>12.9056404255</c:v>
                </c:pt>
                <c:pt idx="7155">
                  <c:v>12.7801006149</c:v>
                </c:pt>
                <c:pt idx="7156">
                  <c:v>12.653455733179999</c:v>
                </c:pt>
                <c:pt idx="7157">
                  <c:v>12.525743086529999</c:v>
                </c:pt>
                <c:pt idx="7158">
                  <c:v>12.397000295830001</c:v>
                </c:pt>
                <c:pt idx="7159">
                  <c:v>12.26726528553</c:v>
                </c:pt>
                <c:pt idx="7160">
                  <c:v>12.13657627249</c:v>
                </c:pt>
                <c:pt idx="7161">
                  <c:v>12.004971754730001</c:v>
                </c:pt>
                <c:pt idx="7162">
                  <c:v>11.87249050006</c:v>
                </c:pt>
                <c:pt idx="7163">
                  <c:v>11.73917153465</c:v>
                </c:pt>
                <c:pt idx="7164">
                  <c:v>11.605054131579999</c:v>
                </c:pt>
                <c:pt idx="7165">
                  <c:v>11.4701777992</c:v>
                </c:pt>
                <c:pt idx="7166">
                  <c:v>11.334582269529999</c:v>
                </c:pt>
                <c:pt idx="7167">
                  <c:v>11.198307486539999</c:v>
                </c:pt>
                <c:pt idx="7168">
                  <c:v>11.061393594369999</c:v>
                </c:pt>
                <c:pt idx="7169">
                  <c:v>10.92388092551</c:v>
                </c:pt>
                <c:pt idx="7170">
                  <c:v>10.785809988900001</c:v>
                </c:pt>
                <c:pt idx="7171">
                  <c:v>10.647221458020001</c:v>
                </c:pt>
                <c:pt idx="7172">
                  <c:v>10.508156158869999</c:v>
                </c:pt>
                <c:pt idx="7173">
                  <c:v>10.36865505794</c:v>
                </c:pt>
                <c:pt idx="7174">
                  <c:v>10.22875925019</c:v>
                </c:pt>
                <c:pt idx="7175">
                  <c:v>10.08850994686</c:v>
                </c:pt>
                <c:pt idx="7176">
                  <c:v>9.9479484633900004</c:v>
                </c:pt>
                <c:pt idx="7177">
                  <c:v>9.8071162071979998</c:v>
                </c:pt>
                <c:pt idx="7178">
                  <c:v>9.6660546655089998</c:v>
                </c:pt>
                <c:pt idx="7179">
                  <c:v>9.5248053931150007</c:v>
                </c:pt>
                <c:pt idx="7180">
                  <c:v>9.3834100001290004</c:v>
                </c:pt>
                <c:pt idx="7181">
                  <c:v>9.2419101397250003</c:v>
                </c:pt>
                <c:pt idx="7182">
                  <c:v>9.1003474958589994</c:v>
                </c:pt>
                <c:pt idx="7183">
                  <c:v>8.958763770989</c:v>
                </c:pt>
                <c:pt idx="7184">
                  <c:v>8.8172006737810005</c:v>
                </c:pt>
                <c:pt idx="7185">
                  <c:v>8.6756999068210003</c:v>
                </c:pt>
                <c:pt idx="7186">
                  <c:v>8.534303154321</c:v>
                </c:pt>
                <c:pt idx="7187">
                  <c:v>8.3930520698379993</c:v>
                </c:pt>
                <c:pt idx="7188">
                  <c:v>8.2519882639979993</c:v>
                </c:pt>
                <c:pt idx="7189">
                  <c:v>8.11115329223</c:v>
                </c:pt>
                <c:pt idx="7190">
                  <c:v>7.9705886425239996</c:v>
                </c:pt>
                <c:pt idx="7191">
                  <c:v>7.8303357232000002</c:v>
                </c:pt>
                <c:pt idx="7192">
                  <c:v>7.690435850709</c:v>
                </c:pt>
                <c:pt idx="7193">
                  <c:v>7.5509302374520004</c:v>
                </c:pt>
                <c:pt idx="7194">
                  <c:v>7.4118599796410001</c:v>
                </c:pt>
                <c:pt idx="7195">
                  <c:v>7.2732660451789997</c:v>
                </c:pt>
                <c:pt idx="7196">
                  <c:v>7.1351892615960004</c:v>
                </c:pt>
                <c:pt idx="7197">
                  <c:v>6.9976703040099997</c:v>
                </c:pt>
                <c:pt idx="7198">
                  <c:v>6.8607496831430002</c:v>
                </c:pt>
                <c:pt idx="7199">
                  <c:v>6.7244677333820002</c:v>
                </c:pt>
                <c:pt idx="7200">
                  <c:v>6.58886460089</c:v>
                </c:pt>
                <c:pt idx="7201">
                  <c:v>6.453980231779</c:v>
                </c:pt>
                <c:pt idx="7202">
                  <c:v>6.3198543603350004</c:v>
                </c:pt>
                <c:pt idx="7203">
                  <c:v>6.1865264973069998</c:v>
                </c:pt>
                <c:pt idx="7204">
                  <c:v>6.0540359182649999</c:v>
                </c:pt>
                <c:pt idx="7205">
                  <c:v>5.9224216520260002</c:v>
                </c:pt>
                <c:pt idx="7206">
                  <c:v>5.7917224691489997</c:v>
                </c:pt>
                <c:pt idx="7207">
                  <c:v>5.6619768705120004</c:v>
                </c:pt>
                <c:pt idx="7208">
                  <c:v>5.533223075964</c:v>
                </c:pt>
                <c:pt idx="7209">
                  <c:v>5.4054990130630003</c:v>
                </c:pt>
                <c:pt idx="7210">
                  <c:v>5.2788423058970002</c:v>
                </c:pt>
                <c:pt idx="7211">
                  <c:v>5.1532902639950002</c:v>
                </c:pt>
                <c:pt idx="7212">
                  <c:v>5.0288798713359997</c:v>
                </c:pt>
                <c:pt idx="7213">
                  <c:v>4.9056477754439998</c:v>
                </c:pt>
                <c:pt idx="7214">
                  <c:v>4.7836302765949998</c:v>
                </c:pt>
                <c:pt idx="7215">
                  <c:v>4.6628633171090001</c:v>
                </c:pt>
                <c:pt idx="7216">
                  <c:v>4.543382470769</c:v>
                </c:pt>
                <c:pt idx="7217">
                  <c:v>4.4252229323290004</c:v>
                </c:pt>
                <c:pt idx="7218">
                  <c:v>4.3084195071440003</c:v>
                </c:pt>
                <c:pt idx="7219">
                  <c:v>4.1930066009160001</c:v>
                </c:pt>
                <c:pt idx="7220">
                  <c:v>4.079018209549</c:v>
                </c:pt>
                <c:pt idx="7221">
                  <c:v>3.9664879091360001</c:v>
                </c:pt>
                <c:pt idx="7222">
                  <c:v>3.8554488460590002</c:v>
                </c:pt>
                <c:pt idx="7223">
                  <c:v>3.745933727223</c:v>
                </c:pt>
                <c:pt idx="7224">
                  <c:v>3.637974810417</c:v>
                </c:pt>
                <c:pt idx="7225">
                  <c:v>3.5316038948089998</c:v>
                </c:pt>
                <c:pt idx="7226">
                  <c:v>3.4268523115699998</c:v>
                </c:pt>
                <c:pt idx="7227">
                  <c:v>3.3237509146459998</c:v>
                </c:pt>
                <c:pt idx="7228">
                  <c:v>3.2223300716610002</c:v>
                </c:pt>
                <c:pt idx="7229">
                  <c:v>3.1226196549699998</c:v>
                </c:pt>
                <c:pt idx="7230">
                  <c:v>3.0246490328550002</c:v>
                </c:pt>
                <c:pt idx="7231">
                  <c:v>2.92844706087</c:v>
                </c:pt>
                <c:pt idx="7232">
                  <c:v>2.834042073335</c:v>
                </c:pt>
                <c:pt idx="7233">
                  <c:v>2.7414618749900002</c:v>
                </c:pt>
                <c:pt idx="7234">
                  <c:v>2.6507337327960001</c:v>
                </c:pt>
                <c:pt idx="7235">
                  <c:v>2.5618843679059999</c:v>
                </c:pt>
                <c:pt idx="7236">
                  <c:v>2.4749399477799998</c:v>
                </c:pt>
                <c:pt idx="7237">
                  <c:v>2.3899260784840002</c:v>
                </c:pt>
                <c:pt idx="7238">
                  <c:v>2.306867797137</c:v>
                </c:pt>
                <c:pt idx="7239">
                  <c:v>2.2257895645349999</c:v>
                </c:pt>
                <c:pt idx="7240">
                  <c:v>2.146715257941</c:v>
                </c:pt>
                <c:pt idx="7241">
                  <c:v>2.0696681640499999</c:v>
                </c:pt>
                <c:pt idx="7242">
                  <c:v>1.994670972125</c:v>
                </c:pt>
                <c:pt idx="7243">
                  <c:v>1.92174576731</c:v>
                </c:pt>
                <c:pt idx="7244">
                  <c:v>1.8509140241240001</c:v>
                </c:pt>
                <c:pt idx="7245">
                  <c:v>1.782196600127</c:v>
                </c:pt>
                <c:pt idx="7246">
                  <c:v>1.7156137297809999</c:v>
                </c:pt>
                <c:pt idx="7247">
                  <c:v>1.6511850184779999</c:v>
                </c:pt>
                <c:pt idx="7248">
                  <c:v>1.5889294367710001</c:v>
                </c:pt>
                <c:pt idx="7249">
                  <c:v>1.5288653147760001</c:v>
                </c:pt>
                <c:pt idx="7250">
                  <c:v>1.4710103367730001</c:v>
                </c:pt>
                <c:pt idx="7251">
                  <c:v>1.415381535996</c:v>
                </c:pt>
                <c:pt idx="7252">
                  <c:v>1.36199528961</c:v>
                </c:pt>
                <c:pt idx="7253">
                  <c:v>1.310867313888</c:v>
                </c:pt>
                <c:pt idx="7254">
                  <c:v>1.2620126595750001</c:v>
                </c:pt>
                <c:pt idx="7255">
                  <c:v>1.215445707457</c:v>
                </c:pt>
                <c:pt idx="7256">
                  <c:v>1.1711801641190001</c:v>
                </c:pt>
                <c:pt idx="7257">
                  <c:v>1.129229057911</c:v>
                </c:pt>
                <c:pt idx="7258">
                  <c:v>1.0896047351</c:v>
                </c:pt>
                <c:pt idx="7259">
                  <c:v>1.052318856241</c:v>
                </c:pt>
                <c:pt idx="7260">
                  <c:v>1.0173823927329999</c:v>
                </c:pt>
                <c:pt idx="7261">
                  <c:v>0.98480562358949997</c:v>
                </c:pt>
                <c:pt idx="7262">
                  <c:v>0.95459813240979996</c:v>
                </c:pt>
                <c:pt idx="7263">
                  <c:v>0.92676880455169997</c:v>
                </c:pt>
                <c:pt idx="7264">
                  <c:v>0.90132582451529997</c:v>
                </c:pt>
                <c:pt idx="7265">
                  <c:v>0.87827667353009997</c:v>
                </c:pt>
                <c:pt idx="7266">
                  <c:v>0.85762812735039995</c:v>
                </c:pt>
                <c:pt idx="7267">
                  <c:v>0.8393862542585</c:v>
                </c:pt>
                <c:pt idx="7268">
                  <c:v>0.82355641327630003</c:v>
                </c:pt>
                <c:pt idx="7269">
                  <c:v>0.81014325258590003</c:v>
                </c:pt>
                <c:pt idx="7270">
                  <c:v>0.79915070816</c:v>
                </c:pt>
                <c:pt idx="7271">
                  <c:v>0.7905820026018</c:v>
                </c:pt>
                <c:pt idx="7272">
                  <c:v>0.78443964419489998</c:v>
                </c:pt>
                <c:pt idx="7273">
                  <c:v>0.78072542616499996</c:v>
                </c:pt>
                <c:pt idx="7274">
                  <c:v>0.77944042615069997</c:v>
                </c:pt>
                <c:pt idx="7275">
                  <c:v>0.78058500588580004</c:v>
                </c:pt>
                <c:pt idx="7276">
                  <c:v>0.78415881109359997</c:v>
                </c:pt>
                <c:pt idx="7277">
                  <c:v>0.79016077159020004</c:v>
                </c:pt>
                <c:pt idx="7278">
                  <c:v>0.79858910160079999</c:v>
                </c:pt>
                <c:pt idx="7279">
                  <c:v>0.8094413002852</c:v>
                </c:pt>
                <c:pt idx="7280">
                  <c:v>0.82271415247570001</c:v>
                </c:pt>
                <c:pt idx="7281">
                  <c:v>0.83840372962359999</c:v>
                </c:pt>
                <c:pt idx="7282">
                  <c:v>0.85650539095779998</c:v>
                </c:pt>
                <c:pt idx="7283">
                  <c:v>0.87701378485199999</c:v>
                </c:pt>
                <c:pt idx="7284">
                  <c:v>0.89992285040209996</c:v>
                </c:pt>
                <c:pt idx="7285">
                  <c:v>0.92522581921220004</c:v>
                </c:pt>
                <c:pt idx="7286">
                  <c:v>0.95291521738939999</c:v>
                </c:pt>
                <c:pt idx="7287">
                  <c:v>0.98298286774620003</c:v>
                </c:pt>
                <c:pt idx="7288">
                  <c:v>1.015419892211</c:v>
                </c:pt>
                <c:pt idx="7289">
                  <c:v>1.050216714442</c:v>
                </c:pt>
                <c:pt idx="7290">
                  <c:v>1.0873630626549999</c:v>
                </c:pt>
                <c:pt idx="7291">
                  <c:v>1.1268479726439999</c:v>
                </c:pt>
                <c:pt idx="7292">
                  <c:v>1.1686597910159999</c:v>
                </c:pt>
                <c:pt idx="7293">
                  <c:v>1.212786178625</c:v>
                </c:pt>
                <c:pt idx="7294">
                  <c:v>1.2592141142090001</c:v>
                </c:pt>
                <c:pt idx="7295">
                  <c:v>1.3079298982230001</c:v>
                </c:pt>
                <c:pt idx="7296">
                  <c:v>1.3589191568850001</c:v>
                </c:pt>
                <c:pt idx="7297">
                  <c:v>1.4121668464020001</c:v>
                </c:pt>
                <c:pt idx="7298">
                  <c:v>1.46765725741</c:v>
                </c:pt>
                <c:pt idx="7299">
                  <c:v>1.525374019604</c:v>
                </c:pt>
                <c:pt idx="7300">
                  <c:v>1.5853001065579999</c:v>
                </c:pt>
                <c:pt idx="7301">
                  <c:v>1.6474178407440001</c:v>
                </c:pt>
                <c:pt idx="7302">
                  <c:v>1.7117088987460001</c:v>
                </c:pt>
                <c:pt idx="7303">
                  <c:v>1.778154316655</c:v>
                </c:pt>
                <c:pt idx="7304">
                  <c:v>1.8467344956580001</c:v>
                </c:pt>
                <c:pt idx="7305">
                  <c:v>1.917429207818</c:v>
                </c:pt>
                <c:pt idx="7306">
                  <c:v>1.9902176020319999</c:v>
                </c:pt>
                <c:pt idx="7307">
                  <c:v>2.0650782101749998</c:v>
                </c:pt>
                <c:pt idx="7308">
                  <c:v>2.1419889534290002</c:v>
                </c:pt>
                <c:pt idx="7309">
                  <c:v>2.22092714879</c:v>
                </c:pt>
                <c:pt idx="7310">
                  <c:v>2.30186951575</c:v>
                </c:pt>
                <c:pt idx="7311">
                  <c:v>2.3847921831619998</c:v>
                </c:pt>
                <c:pt idx="7312">
                  <c:v>2.4696706962710002</c:v>
                </c:pt>
                <c:pt idx="7313">
                  <c:v>2.556480023922</c:v>
                </c:pt>
                <c:pt idx="7314">
                  <c:v>2.6451945659390002</c:v>
                </c:pt>
                <c:pt idx="7315">
                  <c:v>2.7357881606659999</c:v>
                </c:pt>
                <c:pt idx="7316">
                  <c:v>2.8282340926809999</c:v>
                </c:pt>
                <c:pt idx="7317">
                  <c:v>2.922505100665</c:v>
                </c:pt>
                <c:pt idx="7318">
                  <c:v>3.0185733854380001</c:v>
                </c:pt>
                <c:pt idx="7319">
                  <c:v>3.1164106181519999</c:v>
                </c:pt>
                <c:pt idx="7320">
                  <c:v>3.2159879486410001</c:v>
                </c:pt>
                <c:pt idx="7321">
                  <c:v>3.3172760139189998</c:v>
                </c:pt>
                <c:pt idx="7322">
                  <c:v>3.420244946835</c:v>
                </c:pt>
                <c:pt idx="7323">
                  <c:v>3.5248643848799999</c:v>
                </c:pt>
                <c:pt idx="7324">
                  <c:v>3.6311034791260002</c:v>
                </c:pt>
                <c:pt idx="7325">
                  <c:v>3.738930903325</c:v>
                </c:pt>
                <c:pt idx="7326">
                  <c:v>3.8483148631369999</c:v>
                </c:pt>
                <c:pt idx="7327">
                  <c:v>3.9592231055029998</c:v>
                </c:pt>
                <c:pt idx="7328">
                  <c:v>4.0716229281449996</c:v>
                </c:pt>
                <c:pt idx="7329">
                  <c:v>4.1854811892089998</c:v>
                </c:pt>
                <c:pt idx="7330">
                  <c:v>4.3007643170299996</c:v>
                </c:pt>
                <c:pt idx="7331">
                  <c:v>4.4174383200219998</c:v>
                </c:pt>
                <c:pt idx="7332">
                  <c:v>4.5354687967030003</c:v>
                </c:pt>
                <c:pt idx="7333">
                  <c:v>4.6548209458279999</c:v>
                </c:pt>
                <c:pt idx="7334">
                  <c:v>4.775459576646</c:v>
                </c:pt>
                <c:pt idx="7335">
                  <c:v>4.8973491192700003</c:v>
                </c:pt>
                <c:pt idx="7336">
                  <c:v>5.0204536351630002</c:v>
                </c:pt>
                <c:pt idx="7337">
                  <c:v>5.1447368277249996</c:v>
                </c:pt>
                <c:pt idx="7338">
                  <c:v>5.2701620529940003</c:v>
                </c:pt>
                <c:pt idx="7339">
                  <c:v>5.3966923304409997</c:v>
                </c:pt>
                <c:pt idx="7340">
                  <c:v>5.5242903538709998</c:v>
                </c:pt>
                <c:pt idx="7341">
                  <c:v>5.6529185024170001</c:v>
                </c:pt>
                <c:pt idx="7342">
                  <c:v>5.7825388516259997</c:v>
                </c:pt>
                <c:pt idx="7343">
                  <c:v>5.9131131846359999</c:v>
                </c:pt>
                <c:pt idx="7344">
                  <c:v>6.0446030034399998</c:v>
                </c:pt>
                <c:pt idx="7345">
                  <c:v>6.17696954023</c:v>
                </c:pt>
                <c:pt idx="7346">
                  <c:v>6.3101737688209996</c:v>
                </c:pt>
                <c:pt idx="7347">
                  <c:v>6.4441764161549999</c:v>
                </c:pt>
                <c:pt idx="7348">
                  <c:v>6.5789379738739999</c:v>
                </c:pt>
                <c:pt idx="7349">
                  <c:v>6.7144187099610004</c:v>
                </c:pt>
                <c:pt idx="7350">
                  <c:v>6.8505786804540003</c:v>
                </c:pt>
                <c:pt idx="7351">
                  <c:v>6.9873777412100004</c:v>
                </c:pt>
                <c:pt idx="7352">
                  <c:v>7.1247755597470004</c:v>
                </c:pt>
                <c:pt idx="7353">
                  <c:v>7.2627316271169997</c:v>
                </c:pt>
                <c:pt idx="7354">
                  <c:v>7.4012052698549997</c:v>
                </c:pt>
                <c:pt idx="7355">
                  <c:v>7.5401556619600001</c:v>
                </c:pt>
                <c:pt idx="7356">
                  <c:v>7.6795418369280002</c:v>
                </c:pt>
                <c:pt idx="7357">
                  <c:v>7.8193226998250003</c:v>
                </c:pt>
                <c:pt idx="7358">
                  <c:v>7.959457039398</c:v>
                </c:pt>
                <c:pt idx="7359">
                  <c:v>8.0999035402209998</c:v>
                </c:pt>
                <c:pt idx="7360">
                  <c:v>8.2406207948680006</c:v>
                </c:pt>
                <c:pt idx="7361">
                  <c:v>8.3815673161199999</c:v>
                </c:pt>
                <c:pt idx="7362">
                  <c:v>8.5227015491869995</c:v>
                </c:pt>
                <c:pt idx="7363">
                  <c:v>8.6639818839579998</c:v>
                </c:pt>
                <c:pt idx="7364">
                  <c:v>8.8053666672629998</c:v>
                </c:pt>
                <c:pt idx="7365">
                  <c:v>8.9468142151470005</c:v>
                </c:pt>
                <c:pt idx="7366">
                  <c:v>9.0882828251549999</c:v>
                </c:pt>
                <c:pt idx="7367">
                  <c:v>9.2297307886219997</c:v>
                </c:pt>
                <c:pt idx="7368">
                  <c:v>9.3711164029670009</c:v>
                </c:pt>
                <c:pt idx="7369">
                  <c:v>9.5123979839769994</c:v>
                </c:pt>
                <c:pt idx="7370">
                  <c:v>9.6535338780999993</c:v>
                </c:pt>
                <c:pt idx="7371">
                  <c:v>9.7944824747109998</c:v>
                </c:pt>
                <c:pt idx="7372">
                  <c:v>9.9352022183830009</c:v>
                </c:pt>
                <c:pt idx="7373">
                  <c:v>10.07565162113</c:v>
                </c:pt>
                <c:pt idx="7374">
                  <c:v>10.21578927463</c:v>
                </c:pt>
                <c:pt idx="7375">
                  <c:v>10.35557386244</c:v>
                </c:pt>
                <c:pt idx="7376">
                  <c:v>10.49496417216</c:v>
                </c:pt>
                <c:pt idx="7377">
                  <c:v>10.633919107580001</c:v>
                </c:pt>
                <c:pt idx="7378">
                  <c:v>10.772397700799999</c:v>
                </c:pt>
                <c:pt idx="7379">
                  <c:v>10.91035912429</c:v>
                </c:pt>
                <c:pt idx="7380">
                  <c:v>11.047762702929999</c:v>
                </c:pt>
                <c:pt idx="7381">
                  <c:v>11.184567926010001</c:v>
                </c:pt>
                <c:pt idx="7382">
                  <c:v>11.320734459140001</c:v>
                </c:pt>
                <c:pt idx="7383">
                  <c:v>11.456222156160001</c:v>
                </c:pt>
                <c:pt idx="7384">
                  <c:v>11.590991070959999</c:v>
                </c:pt>
                <c:pt idx="7385">
                  <c:v>11.72500146926</c:v>
                </c:pt>
                <c:pt idx="7386">
                  <c:v>11.85821384031</c:v>
                </c:pt>
                <c:pt idx="7387">
                  <c:v>11.990588908539999</c:v>
                </c:pt>
                <c:pt idx="7388">
                  <c:v>12.12208764513</c:v>
                </c:pt>
                <c:pt idx="7389">
                  <c:v>12.252671279539999</c:v>
                </c:pt>
                <c:pt idx="7390">
                  <c:v>12.38230131089</c:v>
                </c:pt>
                <c:pt idx="7391">
                  <c:v>12.510939519320001</c:v>
                </c:pt>
                <c:pt idx="7392">
                  <c:v>12.638547977289999</c:v>
                </c:pt>
                <c:pt idx="7393">
                  <c:v>12.76508906071</c:v>
                </c:pt>
                <c:pt idx="7394">
                  <c:v>12.890525460039999</c:v>
                </c:pt>
                <c:pt idx="7395">
                  <c:v>13.01482019132</c:v>
                </c:pt>
                <c:pt idx="7396">
                  <c:v>13.13793660702</c:v>
                </c:pt>
                <c:pt idx="7397">
                  <c:v>13.25983840688</c:v>
                </c:pt>
                <c:pt idx="7398">
                  <c:v>13.380489648559999</c:v>
                </c:pt>
                <c:pt idx="7399">
                  <c:v>13.499854758290001</c:v>
                </c:pt>
                <c:pt idx="7400">
                  <c:v>13.617898541320001</c:v>
                </c:pt>
                <c:pt idx="7401">
                  <c:v>13.7345861923</c:v>
                </c:pt>
                <c:pt idx="7402">
                  <c:v>13.84988330553</c:v>
                </c:pt>
                <c:pt idx="7403">
                  <c:v>13.963755885099999</c:v>
                </c:pt>
                <c:pt idx="7404">
                  <c:v>14.07617035492</c:v>
                </c:pt>
                <c:pt idx="7405">
                  <c:v>14.18709356862</c:v>
                </c:pt>
                <c:pt idx="7406">
                  <c:v>14.29649281929</c:v>
                </c:pt>
                <c:pt idx="7407">
                  <c:v>14.404335849140001</c:v>
                </c:pt>
                <c:pt idx="7408">
                  <c:v>14.510590859020001</c:v>
                </c:pt>
                <c:pt idx="7409">
                  <c:v>14.61522651774</c:v>
                </c:pt>
                <c:pt idx="7410">
                  <c:v>14.718211971380001</c:v>
                </c:pt>
                <c:pt idx="7411">
                  <c:v>14.8195168523</c:v>
                </c:pt>
                <c:pt idx="7412">
                  <c:v>14.919111288150001</c:v>
                </c:pt>
                <c:pt idx="7413">
                  <c:v>15.016965910650001</c:v>
                </c:pt>
                <c:pt idx="7414">
                  <c:v>15.113051864259999</c:v>
                </c:pt>
                <c:pt idx="7415">
                  <c:v>15.207340814649999</c:v>
                </c:pt>
                <c:pt idx="7416">
                  <c:v>15.299804957079999</c:v>
                </c:pt>
                <c:pt idx="7417">
                  <c:v>15.39041702461</c:v>
                </c:pt>
                <c:pt idx="7418">
                  <c:v>15.479150296069999</c:v>
                </c:pt>
                <c:pt idx="7419">
                  <c:v>15.565978604010001</c:v>
                </c:pt>
                <c:pt idx="7420">
                  <c:v>15.65087634236</c:v>
                </c:pt>
                <c:pt idx="7421">
                  <c:v>15.73381847402</c:v>
                </c:pt>
                <c:pt idx="7422">
                  <c:v>15.814780538180001</c:v>
                </c:pt>
                <c:pt idx="7423">
                  <c:v>15.89373865758</c:v>
                </c:pt>
                <c:pt idx="7424">
                  <c:v>15.970669545530001</c:v>
                </c:pt>
                <c:pt idx="7425">
                  <c:v>16.04555051278</c:v>
                </c:pt>
                <c:pt idx="7426">
                  <c:v>16.11835947418</c:v>
                </c:pt>
                <c:pt idx="7427">
                  <c:v>16.18907495521</c:v>
                </c:pt>
                <c:pt idx="7428">
                  <c:v>16.25767609831</c:v>
                </c:pt>
                <c:pt idx="7429">
                  <c:v>16.32414266903</c:v>
                </c:pt>
                <c:pt idx="7430">
                  <c:v>16.38845506198</c:v>
                </c:pt>
                <c:pt idx="7431">
                  <c:v>16.450594306599999</c:v>
                </c:pt>
                <c:pt idx="7432">
                  <c:v>16.510542072780002</c:v>
                </c:pt>
                <c:pt idx="7433">
                  <c:v>16.568280676250001</c:v>
                </c:pt>
                <c:pt idx="7434">
                  <c:v>16.623793083759999</c:v>
                </c:pt>
                <c:pt idx="7435">
                  <c:v>16.677062918170002</c:v>
                </c:pt>
                <c:pt idx="7436">
                  <c:v>16.728074463199999</c:v>
                </c:pt>
                <c:pt idx="7437">
                  <c:v>16.7768126681</c:v>
                </c:pt>
                <c:pt idx="7438">
                  <c:v>16.823263152100001</c:v>
                </c:pt>
                <c:pt idx="7439">
                  <c:v>16.867412208600001</c:v>
                </c:pt>
                <c:pt idx="7440">
                  <c:v>16.909246809270002</c:v>
                </c:pt>
                <c:pt idx="7441">
                  <c:v>16.948754607830001</c:v>
                </c:pt>
                <c:pt idx="7442">
                  <c:v>16.985923943740001</c:v>
                </c:pt>
                <c:pt idx="7443">
                  <c:v>17.020743845599998</c:v>
                </c:pt>
                <c:pt idx="7444">
                  <c:v>17.053204034389999</c:v>
                </c:pt>
                <c:pt idx="7445">
                  <c:v>17.083294926530002</c:v>
                </c:pt>
                <c:pt idx="7446">
                  <c:v>17.111007636650001</c:v>
                </c:pt>
                <c:pt idx="7447">
                  <c:v>17.136333980260002</c:v>
                </c:pt>
                <c:pt idx="7448">
                  <c:v>17.159266476119999</c:v>
                </c:pt>
                <c:pt idx="7449">
                  <c:v>17.179798348489999</c:v>
                </c:pt>
                <c:pt idx="7450">
                  <c:v>17.197923529099999</c:v>
                </c:pt>
                <c:pt idx="7451">
                  <c:v>17.213636658910001</c:v>
                </c:pt>
                <c:pt idx="7452">
                  <c:v>17.226933089740001</c:v>
                </c:pt>
                <c:pt idx="7453">
                  <c:v>17.23780888564</c:v>
                </c:pt>
                <c:pt idx="7454">
                  <c:v>17.246260823989999</c:v>
                </c:pt>
                <c:pt idx="7455">
                  <c:v>17.252286396519999</c:v>
                </c:pt>
                <c:pt idx="7456">
                  <c:v>17.25588381</c:v>
                </c:pt>
                <c:pt idx="7457">
                  <c:v>17.257051986800001</c:v>
                </c:pt>
                <c:pt idx="7458">
                  <c:v>17.25579056518</c:v>
                </c:pt>
                <c:pt idx="7459">
                  <c:v>17.25209989943</c:v>
                </c:pt>
                <c:pt idx="7460">
                  <c:v>17.245981059729999</c:v>
                </c:pt>
                <c:pt idx="7461">
                  <c:v>17.23743583185</c:v>
                </c:pt>
                <c:pt idx="7462">
                  <c:v>17.226466716640001</c:v>
                </c:pt>
                <c:pt idx="7463">
                  <c:v>17.21307692928</c:v>
                </c:pt>
                <c:pt idx="7464">
                  <c:v>17.197270398299999</c:v>
                </c:pt>
                <c:pt idx="7465">
                  <c:v>17.179051764490001</c:v>
                </c:pt>
                <c:pt idx="7466">
                  <c:v>17.158426379470001</c:v>
                </c:pt>
                <c:pt idx="7467">
                  <c:v>17.13540030415</c:v>
                </c:pt>
                <c:pt idx="7468">
                  <c:v>17.109980306930002</c:v>
                </c:pt>
                <c:pt idx="7469">
                  <c:v>17.082173861699999</c:v>
                </c:pt>
                <c:pt idx="7470">
                  <c:v>17.051989145650001</c:v>
                </c:pt>
                <c:pt idx="7471">
                  <c:v>17.019435036859999</c:v>
                </c:pt>
                <c:pt idx="7472">
                  <c:v>16.984521111669999</c:v>
                </c:pt>
                <c:pt idx="7473">
                  <c:v>16.947257641869999</c:v>
                </c:pt>
                <c:pt idx="7474">
                  <c:v>16.90765559167</c:v>
                </c:pt>
                <c:pt idx="7475">
                  <c:v>16.865726614450001</c:v>
                </c:pt>
                <c:pt idx="7476">
                  <c:v>16.821483049369998</c:v>
                </c:pt>
                <c:pt idx="7477">
                  <c:v>16.774937917700001</c:v>
                </c:pt>
                <c:pt idx="7478">
                  <c:v>16.726104918979999</c:v>
                </c:pt>
                <c:pt idx="7479">
                  <c:v>16.674998426990001</c:v>
                </c:pt>
                <c:pt idx="7480">
                  <c:v>16.621633485539999</c:v>
                </c:pt>
                <c:pt idx="7481">
                  <c:v>16.566025803980001</c:v>
                </c:pt>
                <c:pt idx="7482">
                  <c:v>16.50819175262</c:v>
                </c:pt>
                <c:pt idx="7483">
                  <c:v>16.448148357899999</c:v>
                </c:pt>
                <c:pt idx="7484">
                  <c:v>16.38591329734</c:v>
                </c:pt>
                <c:pt idx="7485">
                  <c:v>16.32150489436</c:v>
                </c:pt>
                <c:pt idx="7486">
                  <c:v>16.254942112879998</c:v>
                </c:pt>
                <c:pt idx="7487">
                  <c:v>16.1862445517</c:v>
                </c:pt>
                <c:pt idx="7488">
                  <c:v>16.11543243877</c:v>
                </c:pt>
                <c:pt idx="7489">
                  <c:v>16.04252662519</c:v>
                </c:pt>
                <c:pt idx="7490">
                  <c:v>15.967548579100001</c:v>
                </c:pt>
                <c:pt idx="7491">
                  <c:v>15.8905203793</c:v>
                </c:pt>
                <c:pt idx="7492">
                  <c:v>15.81146470881</c:v>
                </c:pt>
                <c:pt idx="7493">
                  <c:v>15.73040484813</c:v>
                </c:pt>
                <c:pt idx="7494">
                  <c:v>15.647364668430001</c:v>
                </c:pt>
                <c:pt idx="7495">
                  <c:v>15.562368624439999</c:v>
                </c:pt>
                <c:pt idx="7496">
                  <c:v>15.47544174734</c:v>
                </c:pt>
                <c:pt idx="7497">
                  <c:v>15.386609637299999</c:v>
                </c:pt>
                <c:pt idx="7498">
                  <c:v>15.295898455970001</c:v>
                </c:pt>
                <c:pt idx="7499">
                  <c:v>15.20333491879</c:v>
                </c:pt>
                <c:pt idx="7500">
                  <c:v>15.108946287069999</c:v>
                </c:pt>
                <c:pt idx="7501">
                  <c:v>15.012760359990001</c:v>
                </c:pt>
                <c:pt idx="7502">
                  <c:v>14.91480546641</c:v>
                </c:pt>
                <c:pt idx="7503">
                  <c:v>14.815110456499999</c:v>
                </c:pt>
                <c:pt idx="7504">
                  <c:v>14.71370469324</c:v>
                </c:pt>
                <c:pt idx="7505">
                  <c:v>14.610618043780001</c:v>
                </c:pt>
                <c:pt idx="7506">
                  <c:v>14.50588087065</c:v>
                </c:pt>
                <c:pt idx="7507">
                  <c:v>14.39952402276</c:v>
                </c:pt>
                <c:pt idx="7508">
                  <c:v>14.29157882636</c:v>
                </c:pt>
                <c:pt idx="7509">
                  <c:v>14.18207707581</c:v>
                </c:pt>
                <c:pt idx="7510">
                  <c:v>14.071051024160001</c:v>
                </c:pt>
                <c:pt idx="7511">
                  <c:v>13.958533373690001</c:v>
                </c:pt>
                <c:pt idx="7512">
                  <c:v>13.844557266260001</c:v>
                </c:pt>
                <c:pt idx="7513">
                  <c:v>13.729156273539999</c:v>
                </c:pt>
                <c:pt idx="7514">
                  <c:v>13.61236438711</c:v>
                </c:pt>
                <c:pt idx="7515">
                  <c:v>13.49421600846</c:v>
                </c:pt>
                <c:pt idx="7516">
                  <c:v>13.374745938829999</c:v>
                </c:pt>
                <c:pt idx="7517">
                  <c:v>13.253989368979999</c:v>
                </c:pt>
                <c:pt idx="7518">
                  <c:v>13.13198186881</c:v>
                </c:pt>
                <c:pt idx="7519">
                  <c:v>13.00875937684</c:v>
                </c:pt>
                <c:pt idx="7520">
                  <c:v>12.884358189669999</c:v>
                </c:pt>
                <c:pt idx="7521">
                  <c:v>12.758814951290001</c:v>
                </c:pt>
                <c:pt idx="7522">
                  <c:v>12.632166642210001</c:v>
                </c:pt>
                <c:pt idx="7523">
                  <c:v>12.50445056863</c:v>
                </c:pt>
                <c:pt idx="7524">
                  <c:v>12.37570435143</c:v>
                </c:pt>
                <c:pt idx="7525">
                  <c:v>12.24596591505</c:v>
                </c:pt>
                <c:pt idx="7526">
                  <c:v>12.115273476360001</c:v>
                </c:pt>
                <c:pt idx="7527">
                  <c:v>11.98366553338</c:v>
                </c:pt>
                <c:pt idx="7528">
                  <c:v>11.85118085391</c:v>
                </c:pt>
                <c:pt idx="7529">
                  <c:v>11.717858464140001</c:v>
                </c:pt>
                <c:pt idx="7530">
                  <c:v>11.58373763712</c:v>
                </c:pt>
                <c:pt idx="7531">
                  <c:v>11.448857881229999</c:v>
                </c:pt>
                <c:pt idx="7532">
                  <c:v>11.31325892848</c:v>
                </c:pt>
                <c:pt idx="7533">
                  <c:v>11.176980722830001</c:v>
                </c:pt>
                <c:pt idx="7534">
                  <c:v>11.040063408429999</c:v>
                </c:pt>
                <c:pt idx="7535">
                  <c:v>10.90254731776</c:v>
                </c:pt>
                <c:pt idx="7536">
                  <c:v>10.76447295977</c:v>
                </c:pt>
                <c:pt idx="7537">
                  <c:v>10.62588100794</c:v>
                </c:pt>
                <c:pt idx="7538">
                  <c:v>10.486812288259999</c:v>
                </c:pt>
                <c:pt idx="7539">
                  <c:v>10.34730776724</c:v>
                </c:pt>
                <c:pt idx="7540">
                  <c:v>10.207408539819999</c:v>
                </c:pt>
                <c:pt idx="7541">
                  <c:v>10.067155817250001</c:v>
                </c:pt>
                <c:pt idx="7542">
                  <c:v>9.9265909149590001</c:v>
                </c:pt>
                <c:pt idx="7543">
                  <c:v>9.7857552403780002</c:v>
                </c:pt>
                <c:pt idx="7544">
                  <c:v>9.6446902807279997</c:v>
                </c:pt>
                <c:pt idx="7545">
                  <c:v>9.5034375908000008</c:v>
                </c:pt>
                <c:pt idx="7546">
                  <c:v>9.3620387807079997</c:v>
                </c:pt>
                <c:pt idx="7547">
                  <c:v>9.2205355036239993</c:v>
                </c:pt>
                <c:pt idx="7548">
                  <c:v>9.0789694435070007</c:v>
                </c:pt>
                <c:pt idx="7549">
                  <c:v>8.9373823028120007</c:v>
                </c:pt>
                <c:pt idx="7550">
                  <c:v>8.7958157902069996</c:v>
                </c:pt>
                <c:pt idx="7551">
                  <c:v>8.6543116082760001</c:v>
                </c:pt>
                <c:pt idx="7552">
                  <c:v>8.5129114412329994</c:v>
                </c:pt>
                <c:pt idx="7553">
                  <c:v>8.3716569426349992</c:v>
                </c:pt>
                <c:pt idx="7554">
                  <c:v>8.2305897231070002</c:v>
                </c:pt>
                <c:pt idx="7555">
                  <c:v>8.0897513380780008</c:v>
                </c:pt>
                <c:pt idx="7556">
                  <c:v>7.9491832755390002</c:v>
                </c:pt>
                <c:pt idx="7557">
                  <c:v>7.8089269438090003</c:v>
                </c:pt>
                <c:pt idx="7558">
                  <c:v>7.6690236593390004</c:v>
                </c:pt>
                <c:pt idx="7559">
                  <c:v>7.5295146345320001</c:v>
                </c:pt>
                <c:pt idx="7560">
                  <c:v>7.3904409655960004</c:v>
                </c:pt>
                <c:pt idx="7561">
                  <c:v>7.2518436204379997</c:v>
                </c:pt>
                <c:pt idx="7562">
                  <c:v>7.1137634265859999</c:v>
                </c:pt>
                <c:pt idx="7563">
                  <c:v>6.9762410591590003</c:v>
                </c:pt>
                <c:pt idx="7564">
                  <c:v>6.8393170288769998</c:v>
                </c:pt>
                <c:pt idx="7565">
                  <c:v>6.7030316701289996</c:v>
                </c:pt>
                <c:pt idx="7566">
                  <c:v>6.5674251290779999</c:v>
                </c:pt>
                <c:pt idx="7567">
                  <c:v>6.4325373518360003</c:v>
                </c:pt>
                <c:pt idx="7568">
                  <c:v>6.2984080726879998</c:v>
                </c:pt>
                <c:pt idx="7569">
                  <c:v>6.165076802383</c:v>
                </c:pt>
                <c:pt idx="7570">
                  <c:v>6.0325828164919999</c:v>
                </c:pt>
                <c:pt idx="7571">
                  <c:v>5.9009651438309998</c:v>
                </c:pt>
                <c:pt idx="7572">
                  <c:v>5.7702625549600004</c:v>
                </c:pt>
                <c:pt idx="7573">
                  <c:v>5.6405135507570003</c:v>
                </c:pt>
                <c:pt idx="7574">
                  <c:v>5.5117563510699998</c:v>
                </c:pt>
                <c:pt idx="7575">
                  <c:v>5.3840288834579999</c:v>
                </c:pt>
                <c:pt idx="7576">
                  <c:v>5.2573687720070001</c:v>
                </c:pt>
                <c:pt idx="7577">
                  <c:v>5.1318133262490004</c:v>
                </c:pt>
                <c:pt idx="7578">
                  <c:v>5.0073995301609999</c:v>
                </c:pt>
                <c:pt idx="7579">
                  <c:v>4.884164031269</c:v>
                </c:pt>
                <c:pt idx="7580">
                  <c:v>4.7621431298459997</c:v>
                </c:pt>
                <c:pt idx="7581">
                  <c:v>4.6413727682149997</c:v>
                </c:pt>
                <c:pt idx="7582">
                  <c:v>4.5218885201559997</c:v>
                </c:pt>
                <c:pt idx="7583">
                  <c:v>4.4037255804250002</c:v>
                </c:pt>
                <c:pt idx="7584">
                  <c:v>4.2869187543780001</c:v>
                </c:pt>
                <c:pt idx="7585">
                  <c:v>4.1715024477140004</c:v>
                </c:pt>
                <c:pt idx="7586">
                  <c:v>4.0575106563399999</c:v>
                </c:pt>
                <c:pt idx="7587">
                  <c:v>3.9449769563469999</c:v>
                </c:pt>
                <c:pt idx="7588">
                  <c:v>3.833934494118</c:v>
                </c:pt>
                <c:pt idx="7589">
                  <c:v>3.7244159765579998</c:v>
                </c:pt>
                <c:pt idx="7590">
                  <c:v>3.6164536614560001</c:v>
                </c:pt>
                <c:pt idx="7591">
                  <c:v>3.510079347979</c:v>
                </c:pt>
                <c:pt idx="7592">
                  <c:v>3.4053243672989999</c:v>
                </c:pt>
                <c:pt idx="7593">
                  <c:v>3.302219573361</c:v>
                </c:pt>
                <c:pt idx="7594">
                  <c:v>3.2007953337899999</c:v>
                </c:pt>
                <c:pt idx="7595">
                  <c:v>3.101081520942</c:v>
                </c:pt>
                <c:pt idx="7596">
                  <c:v>3.0031075030959999</c:v>
                </c:pt>
                <c:pt idx="7597">
                  <c:v>2.9069021358090001</c:v>
                </c:pt>
                <c:pt idx="7598">
                  <c:v>2.812493753399</c:v>
                </c:pt>
                <c:pt idx="7599">
                  <c:v>2.7199101606070002</c:v>
                </c:pt>
                <c:pt idx="7600">
                  <c:v>2.6291786243950002</c:v>
                </c:pt>
                <c:pt idx="7601">
                  <c:v>2.5403258659130001</c:v>
                </c:pt>
                <c:pt idx="7602">
                  <c:v>2.4533780526240001</c:v>
                </c:pt>
                <c:pt idx="7603">
                  <c:v>2.3683607905919999</c:v>
                </c:pt>
                <c:pt idx="7604">
                  <c:v>2.2852991169379999</c:v>
                </c:pt>
                <c:pt idx="7605">
                  <c:v>2.2042174924559998</c:v>
                </c:pt>
                <c:pt idx="7606">
                  <c:v>2.1251397944099999</c:v>
                </c:pt>
                <c:pt idx="7607">
                  <c:v>2.0480893094949999</c:v>
                </c:pt>
                <c:pt idx="7608">
                  <c:v>1.9730887269740001</c:v>
                </c:pt>
                <c:pt idx="7609">
                  <c:v>1.900160131991</c:v>
                </c:pt>
                <c:pt idx="7610">
                  <c:v>1.8293249990639999</c:v>
                </c:pt>
                <c:pt idx="7611">
                  <c:v>1.7606041857550001</c:v>
                </c:pt>
                <c:pt idx="7612">
                  <c:v>1.6940179265240001</c:v>
                </c:pt>
                <c:pt idx="7613">
                  <c:v>1.6295858267650001</c:v>
                </c:pt>
                <c:pt idx="7614">
                  <c:v>1.567326857029</c:v>
                </c:pt>
                <c:pt idx="7615">
                  <c:v>1.5072593474330001</c:v>
                </c:pt>
                <c:pt idx="7616">
                  <c:v>1.4494009822580001</c:v>
                </c:pt>
                <c:pt idx="7617">
                  <c:v>1.393768794736</c:v>
                </c:pt>
                <c:pt idx="7618">
                  <c:v>1.3403791620329999</c:v>
                </c:pt>
                <c:pt idx="7619">
                  <c:v>1.289247800422</c:v>
                </c:pt>
                <c:pt idx="7620">
                  <c:v>1.2403897606480001</c:v>
                </c:pt>
                <c:pt idx="7621">
                  <c:v>1.1938194234970001</c:v>
                </c:pt>
                <c:pt idx="7622">
                  <c:v>1.149550495555</c:v>
                </c:pt>
                <c:pt idx="7623">
                  <c:v>1.1075960051689999</c:v>
                </c:pt>
                <c:pt idx="7624">
                  <c:v>1.0679682986100001</c:v>
                </c:pt>
                <c:pt idx="7625">
                  <c:v>1.03067903643</c:v>
                </c:pt>
                <c:pt idx="7626">
                  <c:v>0.99573919002849998</c:v>
                </c:pt>
                <c:pt idx="7627">
                  <c:v>0.96315903842060002</c:v>
                </c:pt>
                <c:pt idx="7628">
                  <c:v>0.93294816520409996</c:v>
                </c:pt>
                <c:pt idx="7629">
                  <c:v>0.90511545573730001</c:v>
                </c:pt>
                <c:pt idx="7630">
                  <c:v>0.87966909452020003</c:v>
                </c:pt>
                <c:pt idx="7631">
                  <c:v>0.85661656278239995</c:v>
                </c:pt>
                <c:pt idx="7632">
                  <c:v>0.83596463627819995</c:v>
                </c:pt>
                <c:pt idx="7633">
                  <c:v>0.81771938328990001</c:v>
                </c:pt>
                <c:pt idx="7634">
                  <c:v>0.80188616283939995</c:v>
                </c:pt>
                <c:pt idx="7635">
                  <c:v>0.78846962310879998</c:v>
                </c:pt>
                <c:pt idx="7636">
                  <c:v>0.77747370007070005</c:v>
                </c:pt>
                <c:pt idx="7637">
                  <c:v>0.76890161632840004</c:v>
                </c:pt>
                <c:pt idx="7638">
                  <c:v>0.76275588016569995</c:v>
                </c:pt>
                <c:pt idx="7639">
                  <c:v>0.75903828480799995</c:v>
                </c:pt>
                <c:pt idx="7640">
                  <c:v>0.75774990789399999</c:v>
                </c:pt>
                <c:pt idx="7641">
                  <c:v>0.75889111115770003</c:v>
                </c:pt>
                <c:pt idx="7642">
                  <c:v>0.76246154032210001</c:v>
                </c:pt>
                <c:pt idx="7643">
                  <c:v>0.76846012520350004</c:v>
                </c:pt>
                <c:pt idx="7644">
                  <c:v>0.77688508002699996</c:v>
                </c:pt>
                <c:pt idx="7645">
                  <c:v>0.78773390395260001</c:v>
                </c:pt>
                <c:pt idx="7646">
                  <c:v>0.80100338181230002</c:v>
                </c:pt>
                <c:pt idx="7647">
                  <c:v>0.81668958505769995</c:v>
                </c:pt>
                <c:pt idx="7648">
                  <c:v>0.83478787291750001</c:v>
                </c:pt>
                <c:pt idx="7649">
                  <c:v>0.85529289376569995</c:v>
                </c:pt>
                <c:pt idx="7650">
                  <c:v>0.87819858669780004</c:v>
                </c:pt>
                <c:pt idx="7651">
                  <c:v>0.90349818331819998</c:v>
                </c:pt>
                <c:pt idx="7652">
                  <c:v>0.93118420973380001</c:v>
                </c:pt>
                <c:pt idx="7653">
                  <c:v>0.96124848875729996</c:v>
                </c:pt>
                <c:pt idx="7654">
                  <c:v>0.99368214231660001</c:v>
                </c:pt>
                <c:pt idx="7655">
                  <c:v>1.0284755940720001</c:v>
                </c:pt>
                <c:pt idx="7656">
                  <c:v>1.0656185722360001</c:v>
                </c:pt>
                <c:pt idx="7657">
                  <c:v>1.1051001126040001</c:v>
                </c:pt>
                <c:pt idx="7658">
                  <c:v>1.146908561784</c:v>
                </c:pt>
                <c:pt idx="7659">
                  <c:v>1.19103158063</c:v>
                </c:pt>
                <c:pt idx="7660">
                  <c:v>1.2374561478770001</c:v>
                </c:pt>
                <c:pt idx="7661">
                  <c:v>1.286168563985</c:v>
                </c:pt>
                <c:pt idx="7662">
                  <c:v>1.337154455167</c:v>
                </c:pt>
                <c:pt idx="7663">
                  <c:v>1.390398777633</c:v>
                </c:pt>
                <c:pt idx="7664">
                  <c:v>1.4458858220199999</c:v>
                </c:pt>
                <c:pt idx="7665">
                  <c:v>1.5035992180190001</c:v>
                </c:pt>
                <c:pt idx="7666">
                  <c:v>1.5635219392069999</c:v>
                </c:pt>
                <c:pt idx="7667">
                  <c:v>1.6256363080559999</c:v>
                </c:pt>
                <c:pt idx="7668">
                  <c:v>1.6899240011479999</c:v>
                </c:pt>
                <c:pt idx="7669">
                  <c:v>1.756366054576</c:v>
                </c:pt>
                <c:pt idx="7670">
                  <c:v>1.824942869527</c:v>
                </c:pt>
                <c:pt idx="7671">
                  <c:v>1.8956342180629999</c:v>
                </c:pt>
                <c:pt idx="7672">
                  <c:v>1.9684192490800001</c:v>
                </c:pt>
                <c:pt idx="7673">
                  <c:v>2.0432764944559998</c:v>
                </c:pt>
                <c:pt idx="7674">
                  <c:v>2.12018387537</c:v>
                </c:pt>
                <c:pt idx="7675">
                  <c:v>2.1991187088199999</c:v>
                </c:pt>
                <c:pt idx="7676">
                  <c:v>2.2800577142980001</c:v>
                </c:pt>
                <c:pt idx="7677">
                  <c:v>2.3629770206559999</c:v>
                </c:pt>
                <c:pt idx="7678">
                  <c:v>2.4478521731390002</c:v>
                </c:pt>
                <c:pt idx="7679">
                  <c:v>2.5346581405930002</c:v>
                </c:pt>
                <c:pt idx="7680">
                  <c:v>2.6233693228399999</c:v>
                </c:pt>
                <c:pt idx="7681">
                  <c:v>2.7139595582270002</c:v>
                </c:pt>
                <c:pt idx="7682">
                  <c:v>2.806402131329</c:v>
                </c:pt>
                <c:pt idx="7683">
                  <c:v>2.9006697808289998</c:v>
                </c:pt>
                <c:pt idx="7684">
                  <c:v>2.9967347075470001</c:v>
                </c:pt>
                <c:pt idx="7685">
                  <c:v>3.0945685826339999</c:v>
                </c:pt>
                <c:pt idx="7686">
                  <c:v>3.194142555924</c:v>
                </c:pt>
                <c:pt idx="7687">
                  <c:v>3.2954272644309999</c:v>
                </c:pt>
                <c:pt idx="7688">
                  <c:v>3.3983928410059998</c:v>
                </c:pt>
                <c:pt idx="7689">
                  <c:v>3.5030089231370001</c:v>
                </c:pt>
                <c:pt idx="7690">
                  <c:v>3.6092446618979999</c:v>
                </c:pt>
                <c:pt idx="7691">
                  <c:v>3.7170687310399999</c:v>
                </c:pt>
                <c:pt idx="7692">
                  <c:v>3.8264493362250001</c:v>
                </c:pt>
                <c:pt idx="7693">
                  <c:v>3.937354224391</c:v>
                </c:pt>
                <c:pt idx="7694">
                  <c:v>4.0497506932610001</c:v>
                </c:pt>
                <c:pt idx="7695">
                  <c:v>4.1636056009829998</c:v>
                </c:pt>
                <c:pt idx="7696">
                  <c:v>4.2788853758879997</c:v>
                </c:pt>
                <c:pt idx="7697">
                  <c:v>4.395556026395</c:v>
                </c:pt>
                <c:pt idx="7698">
                  <c:v>4.5135831510189997</c:v>
                </c:pt>
                <c:pt idx="7699">
                  <c:v>4.6329319485139999</c:v>
                </c:pt>
                <c:pt idx="7700">
                  <c:v>4.7535672281309997</c:v>
                </c:pt>
                <c:pt idx="7701">
                  <c:v>4.8754534199829997</c:v>
                </c:pt>
                <c:pt idx="7702">
                  <c:v>4.9985545855330002</c:v>
                </c:pt>
                <c:pt idx="7703">
                  <c:v>5.12283442818</c:v>
                </c:pt>
                <c:pt idx="7704">
                  <c:v>5.248256303962</c:v>
                </c:pt>
                <c:pt idx="7705">
                  <c:v>5.3747832323500004</c:v>
                </c:pt>
                <c:pt idx="7706">
                  <c:v>5.5023779071509997</c:v>
                </c:pt>
                <c:pt idx="7707">
                  <c:v>5.631002707495</c:v>
                </c:pt>
                <c:pt idx="7708">
                  <c:v>5.7606197089320004</c:v>
                </c:pt>
                <c:pt idx="7709">
                  <c:v>5.8911906945980004</c:v>
                </c:pt>
                <c:pt idx="7710">
                  <c:v>6.0226771664859999</c:v>
                </c:pt>
                <c:pt idx="7711">
                  <c:v>6.1550403567889997</c:v>
                </c:pt>
                <c:pt idx="7712">
                  <c:v>6.2882412393209997</c:v>
                </c:pt>
                <c:pt idx="7713">
                  <c:v>6.4222405410250003</c:v>
                </c:pt>
                <c:pt idx="7714">
                  <c:v>6.5569987535419996</c:v>
                </c:pt>
                <c:pt idx="7715">
                  <c:v>6.6924761448570003</c:v>
                </c:pt>
                <c:pt idx="7716">
                  <c:v>6.828632771004</c:v>
                </c:pt>
                <c:pt idx="7717">
                  <c:v>6.9654284878450001</c:v>
                </c:pt>
                <c:pt idx="7718">
                  <c:v>7.1028229628939998</c:v>
                </c:pt>
                <c:pt idx="7719">
                  <c:v>7.2407756872049998</c:v>
                </c:pt>
                <c:pt idx="7720">
                  <c:v>7.3792459873120002</c:v>
                </c:pt>
                <c:pt idx="7721">
                  <c:v>7.5181930372150001</c:v>
                </c:pt>
                <c:pt idx="7722">
                  <c:v>7.6575758704099997</c:v>
                </c:pt>
                <c:pt idx="7723">
                  <c:v>7.7973533919619999</c:v>
                </c:pt>
                <c:pt idx="7724">
                  <c:v>7.9374843906189998</c:v>
                </c:pt>
                <c:pt idx="7725">
                  <c:v>8.0779275509549997</c:v>
                </c:pt>
                <c:pt idx="7726">
                  <c:v>8.2186414655429996</c:v>
                </c:pt>
                <c:pt idx="7727">
                  <c:v>8.3595846471640005</c:v>
                </c:pt>
                <c:pt idx="7728">
                  <c:v>8.5007155410290007</c:v>
                </c:pt>
                <c:pt idx="7729">
                  <c:v>8.6419925370270008</c:v>
                </c:pt>
                <c:pt idx="7730">
                  <c:v>8.7833739819869994</c:v>
                </c:pt>
                <c:pt idx="7731">
                  <c:v>8.9248181919539995</c:v>
                </c:pt>
                <c:pt idx="7732">
                  <c:v>9.0662834644739991</c:v>
                </c:pt>
                <c:pt idx="7733">
                  <c:v>9.2077280908830001</c:v>
                </c:pt>
                <c:pt idx="7734">
                  <c:v>9.3491103685959995</c:v>
                </c:pt>
                <c:pt idx="7735">
                  <c:v>9.4903886134050008</c:v>
                </c:pt>
                <c:pt idx="7736">
                  <c:v>9.6315211717540006</c:v>
                </c:pt>
                <c:pt idx="7737">
                  <c:v>9.77246643302</c:v>
                </c:pt>
                <c:pt idx="7738">
                  <c:v>9.9131828417760008</c:v>
                </c:pt>
                <c:pt idx="7739">
                  <c:v>10.05362891004</c:v>
                </c:pt>
                <c:pt idx="7740">
                  <c:v>10.19376322948</c:v>
                </c:pt>
                <c:pt idx="7741">
                  <c:v>10.333544483660001</c:v>
                </c:pt>
                <c:pt idx="7742">
                  <c:v>10.47293146018</c:v>
                </c:pt>
                <c:pt idx="7743">
                  <c:v>10.61188306282</c:v>
                </c:pt>
                <c:pt idx="7744">
                  <c:v>10.75035832369</c:v>
                </c:pt>
                <c:pt idx="7745">
                  <c:v>10.888316415269999</c:v>
                </c:pt>
                <c:pt idx="7746">
                  <c:v>11.025716662420001</c:v>
                </c:pt>
                <c:pt idx="7747">
                  <c:v>11.16251855444</c:v>
                </c:pt>
                <c:pt idx="7748">
                  <c:v>11.298681756940001</c:v>
                </c:pt>
                <c:pt idx="7749">
                  <c:v>11.434166123760001</c:v>
                </c:pt>
                <c:pt idx="7750">
                  <c:v>11.56893170879</c:v>
                </c:pt>
                <c:pt idx="7751">
                  <c:v>11.70293877774</c:v>
                </c:pt>
                <c:pt idx="7752">
                  <c:v>11.83614781987</c:v>
                </c:pt>
                <c:pt idx="7753">
                  <c:v>11.968519559620001</c:v>
                </c:pt>
                <c:pt idx="7754">
                  <c:v>12.10001496816</c:v>
                </c:pt>
                <c:pt idx="7755">
                  <c:v>12.230595274940001</c:v>
                </c:pt>
                <c:pt idx="7756">
                  <c:v>12.36022197908</c:v>
                </c:pt>
                <c:pt idx="7757">
                  <c:v>12.48885686074</c:v>
                </c:pt>
                <c:pt idx="7758">
                  <c:v>12.616461992370001</c:v>
                </c:pt>
                <c:pt idx="7759">
                  <c:v>12.74299974987</c:v>
                </c:pt>
                <c:pt idx="7760">
                  <c:v>12.868432823719999</c:v>
                </c:pt>
                <c:pt idx="7761">
                  <c:v>12.99272422994</c:v>
                </c:pt>
                <c:pt idx="7762">
                  <c:v>13.11583732101</c:v>
                </c:pt>
                <c:pt idx="7763">
                  <c:v>13.237735796660001</c:v>
                </c:pt>
                <c:pt idx="7764">
                  <c:v>13.35838371457</c:v>
                </c:pt>
                <c:pt idx="7765">
                  <c:v>13.477745500959999</c:v>
                </c:pt>
                <c:pt idx="7766">
                  <c:v>13.595785961080001</c:v>
                </c:pt>
                <c:pt idx="7767">
                  <c:v>13.71247028957</c:v>
                </c:pt>
                <c:pt idx="7768">
                  <c:v>13.82776408074</c:v>
                </c:pt>
                <c:pt idx="7769">
                  <c:v>13.941633338680001</c:v>
                </c:pt>
                <c:pt idx="7770">
                  <c:v>14.054044487300001</c:v>
                </c:pt>
                <c:pt idx="7771">
                  <c:v>14.16496438023</c:v>
                </c:pt>
                <c:pt idx="7772">
                  <c:v>14.274360310560001</c:v>
                </c:pt>
                <c:pt idx="7773">
                  <c:v>14.382200020499999</c:v>
                </c:pt>
                <c:pt idx="7774">
                  <c:v>14.488451710890001</c:v>
                </c:pt>
                <c:pt idx="7775">
                  <c:v>14.593084050550001</c:v>
                </c:pt>
                <c:pt idx="7776">
                  <c:v>14.696066185559999</c:v>
                </c:pt>
                <c:pt idx="7777">
                  <c:v>14.797367748279999</c:v>
                </c:pt>
                <c:pt idx="7778">
                  <c:v>14.89695886636</c:v>
                </c:pt>
                <c:pt idx="7779">
                  <c:v>14.994810171519999</c:v>
                </c:pt>
                <c:pt idx="7780">
                  <c:v>15.09089280821</c:v>
                </c:pt>
                <c:pt idx="7781">
                  <c:v>15.18517844212</c:v>
                </c:pt>
                <c:pt idx="7782">
                  <c:v>15.2776392685</c:v>
                </c:pt>
                <c:pt idx="7783">
                  <c:v>15.36824802039</c:v>
                </c:pt>
                <c:pt idx="7784">
                  <c:v>15.45697797665</c:v>
                </c:pt>
                <c:pt idx="7785">
                  <c:v>15.54380296982</c:v>
                </c:pt>
                <c:pt idx="7786">
                  <c:v>15.62869739383</c:v>
                </c:pt>
                <c:pt idx="7787">
                  <c:v>15.71163621158</c:v>
                </c:pt>
                <c:pt idx="7788">
                  <c:v>15.79259496225</c:v>
                </c:pt>
                <c:pt idx="7789">
                  <c:v>15.8715497686</c:v>
                </c:pt>
                <c:pt idx="7790">
                  <c:v>15.94847734393</c:v>
                </c:pt>
                <c:pt idx="7791">
                  <c:v>16.023354998969999</c:v>
                </c:pt>
                <c:pt idx="7792">
                  <c:v>16.096160648600002</c:v>
                </c:pt>
                <c:pt idx="7793">
                  <c:v>16.166872818289999</c:v>
                </c:pt>
                <c:pt idx="7794">
                  <c:v>16.23547065048</c:v>
                </c:pt>
                <c:pt idx="7795">
                  <c:v>16.301933910710002</c:v>
                </c:pt>
                <c:pt idx="7796">
                  <c:v>16.3662429936</c:v>
                </c:pt>
                <c:pt idx="7797">
                  <c:v>16.428378928600001</c:v>
                </c:pt>
                <c:pt idx="7798">
                  <c:v>16.488323385579999</c:v>
                </c:pt>
                <c:pt idx="7799">
                  <c:v>16.546058680280002</c:v>
                </c:pt>
                <c:pt idx="7800">
                  <c:v>16.601567779460002</c:v>
                </c:pt>
                <c:pt idx="7801">
                  <c:v>16.654834305950001</c:v>
                </c:pt>
                <c:pt idx="7802">
                  <c:v>16.705842543500001</c:v>
                </c:pt>
                <c:pt idx="7803">
                  <c:v>16.75457744134</c:v>
                </c:pt>
                <c:pt idx="7804">
                  <c:v>16.801024618709999</c:v>
                </c:pt>
                <c:pt idx="7805">
                  <c:v>16.84517036902</c:v>
                </c:pt>
                <c:pt idx="7806">
                  <c:v>16.88700166392</c:v>
                </c:pt>
                <c:pt idx="7807">
                  <c:v>16.92650615714</c:v>
                </c:pt>
                <c:pt idx="7808">
                  <c:v>16.963672188139999</c:v>
                </c:pt>
                <c:pt idx="7809">
                  <c:v>16.998488785519999</c:v>
                </c:pt>
                <c:pt idx="7810">
                  <c:v>17.03094567026</c:v>
                </c:pt>
                <c:pt idx="7811">
                  <c:v>17.061033258759998</c:v>
                </c:pt>
                <c:pt idx="7812">
                  <c:v>17.088742665689999</c:v>
                </c:pt>
                <c:pt idx="7813">
                  <c:v>17.114065706520002</c:v>
                </c:pt>
                <c:pt idx="7814">
                  <c:v>17.136994900049999</c:v>
                </c:pt>
                <c:pt idx="7815">
                  <c:v>17.15752347051</c:v>
                </c:pt>
                <c:pt idx="7816">
                  <c:v>17.175645349629999</c:v>
                </c:pt>
                <c:pt idx="7817">
                  <c:v>17.191355178390001</c:v>
                </c:pt>
                <c:pt idx="7818">
                  <c:v>17.204648308599999</c:v>
                </c:pt>
                <c:pt idx="7819">
                  <c:v>17.215520804299999</c:v>
                </c:pt>
                <c:pt idx="7820">
                  <c:v>17.223969442880001</c:v>
                </c:pt>
                <c:pt idx="7821">
                  <c:v>17.22999171607</c:v>
                </c:pt>
                <c:pt idx="7822">
                  <c:v>17.233585830639999</c:v>
                </c:pt>
                <c:pt idx="7823">
                  <c:v>17.23475070896</c:v>
                </c:pt>
                <c:pt idx="7824">
                  <c:v>17.233485989289999</c:v>
                </c:pt>
                <c:pt idx="7825">
                  <c:v>17.229792025910001</c:v>
                </c:pt>
                <c:pt idx="7826">
                  <c:v>17.223669889010001</c:v>
                </c:pt>
                <c:pt idx="7827">
                  <c:v>17.215121364369999</c:v>
                </c:pt>
                <c:pt idx="7828">
                  <c:v>17.204148952819999</c:v>
                </c:pt>
                <c:pt idx="7829">
                  <c:v>17.190755869549999</c:v>
                </c:pt>
                <c:pt idx="7830">
                  <c:v>17.174946043089999</c:v>
                </c:pt>
                <c:pt idx="7831">
                  <c:v>17.156724114220001</c:v>
                </c:pt>
                <c:pt idx="7832">
                  <c:v>17.13609543458</c:v>
                </c:pt>
                <c:pt idx="7833">
                  <c:v>17.11306606506</c:v>
                </c:pt>
                <c:pt idx="7834">
                  <c:v>17.087642774070002</c:v>
                </c:pt>
                <c:pt idx="7835">
                  <c:v>17.05983303551</c:v>
                </c:pt>
                <c:pt idx="7836">
                  <c:v>17.02964502655</c:v>
                </c:pt>
                <c:pt idx="7837">
                  <c:v>16.997087625279999</c:v>
                </c:pt>
                <c:pt idx="7838">
                  <c:v>16.962170408039999</c:v>
                </c:pt>
                <c:pt idx="7839">
                  <c:v>16.924903646610002</c:v>
                </c:pt>
                <c:pt idx="7840">
                  <c:v>16.88529830521</c:v>
                </c:pt>
                <c:pt idx="7841">
                  <c:v>16.843366037229998</c:v>
                </c:pt>
                <c:pt idx="7842">
                  <c:v>16.799119181809999</c:v>
                </c:pt>
                <c:pt idx="7843">
                  <c:v>16.75257076023</c:v>
                </c:pt>
                <c:pt idx="7844">
                  <c:v>16.70373447203</c:v>
                </c:pt>
                <c:pt idx="7845">
                  <c:v>16.652624690989999</c:v>
                </c:pt>
                <c:pt idx="7846">
                  <c:v>16.599256460909999</c:v>
                </c:pt>
                <c:pt idx="7847">
                  <c:v>16.543645491149999</c:v>
                </c:pt>
                <c:pt idx="7848">
                  <c:v>16.48580815203</c:v>
                </c:pt>
                <c:pt idx="7849">
                  <c:v>16.425761469969999</c:v>
                </c:pt>
                <c:pt idx="7850">
                  <c:v>16.363523122499998</c:v>
                </c:pt>
                <c:pt idx="7851">
                  <c:v>16.29911143304</c:v>
                </c:pt>
                <c:pt idx="7852">
                  <c:v>16.232545365499998</c:v>
                </c:pt>
                <c:pt idx="7853">
                  <c:v>16.163844518699999</c:v>
                </c:pt>
                <c:pt idx="7854">
                  <c:v>16.093029120579999</c:v>
                </c:pt>
                <c:pt idx="7855">
                  <c:v>16.02012002223</c:v>
                </c:pt>
                <c:pt idx="7856">
                  <c:v>15.9451386918</c:v>
                </c:pt>
                <c:pt idx="7857">
                  <c:v>15.868107208090001</c:v>
                </c:pt>
                <c:pt idx="7858">
                  <c:v>15.789048254120001</c:v>
                </c:pt>
                <c:pt idx="7859">
                  <c:v>15.70798511039</c:v>
                </c:pt>
                <c:pt idx="7860">
                  <c:v>15.62494164806</c:v>
                </c:pt>
                <c:pt idx="7861">
                  <c:v>15.53994232188</c:v>
                </c:pt>
                <c:pt idx="7862">
                  <c:v>15.453012163009999</c:v>
                </c:pt>
                <c:pt idx="7863">
                  <c:v>15.36417677163</c:v>
                </c:pt>
                <c:pt idx="7864">
                  <c:v>15.27346230939</c:v>
                </c:pt>
                <c:pt idx="7865">
                  <c:v>15.18089549173</c:v>
                </c:pt>
                <c:pt idx="7866">
                  <c:v>15.08650357996</c:v>
                </c:pt>
                <c:pt idx="7867">
                  <c:v>14.99031437326</c:v>
                </c:pt>
                <c:pt idx="7868">
                  <c:v>14.89235620048</c:v>
                </c:pt>
                <c:pt idx="7869">
                  <c:v>14.792657911799999</c:v>
                </c:pt>
                <c:pt idx="7870">
                  <c:v>14.691248870200001</c:v>
                </c:pt>
                <c:pt idx="7871">
                  <c:v>14.588158942830001</c:v>
                </c:pt>
                <c:pt idx="7872">
                  <c:v>14.483418492209999</c:v>
                </c:pt>
                <c:pt idx="7873">
                  <c:v>14.377058367269999</c:v>
                </c:pt>
                <c:pt idx="7874">
                  <c:v>14.269109894250001</c:v>
                </c:pt>
                <c:pt idx="7875">
                  <c:v>14.159604867500001</c:v>
                </c:pt>
                <c:pt idx="7876">
                  <c:v>14.048575540090001</c:v>
                </c:pt>
                <c:pt idx="7877">
                  <c:v>13.93605461428</c:v>
                </c:pt>
                <c:pt idx="7878">
                  <c:v>13.82207523194</c:v>
                </c:pt>
                <c:pt idx="7879">
                  <c:v>13.70667096473</c:v>
                </c:pt>
                <c:pt idx="7880">
                  <c:v>13.589875804249999</c:v>
                </c:pt>
                <c:pt idx="7881">
                  <c:v>13.471724151969999</c:v>
                </c:pt>
                <c:pt idx="7882">
                  <c:v>13.35225080915</c:v>
                </c:pt>
                <c:pt idx="7883">
                  <c:v>13.23149096653</c:v>
                </c:pt>
                <c:pt idx="7884">
                  <c:v>13.109480194010001</c:v>
                </c:pt>
                <c:pt idx="7885">
                  <c:v>12.98625443013</c:v>
                </c:pt>
                <c:pt idx="7886">
                  <c:v>12.861849971490001</c:v>
                </c:pt>
                <c:pt idx="7887">
                  <c:v>12.73630346205</c:v>
                </c:pt>
                <c:pt idx="7888">
                  <c:v>12.60965188234</c:v>
                </c:pt>
                <c:pt idx="7889">
                  <c:v>12.48193253857</c:v>
                </c:pt>
                <c:pt idx="7890">
                  <c:v>12.353183051589999</c:v>
                </c:pt>
                <c:pt idx="7891">
                  <c:v>12.22344134588</c:v>
                </c:pt>
                <c:pt idx="7892">
                  <c:v>12.09274563828</c:v>
                </c:pt>
                <c:pt idx="7893">
                  <c:v>11.96113442681</c:v>
                </c:pt>
                <c:pt idx="7894">
                  <c:v>11.82864647928</c:v>
                </c:pt>
                <c:pt idx="7895">
                  <c:v>11.695320821879999</c:v>
                </c:pt>
                <c:pt idx="7896">
                  <c:v>11.56119672767</c:v>
                </c:pt>
                <c:pt idx="7897">
                  <c:v>11.426313705009999</c:v>
                </c:pt>
                <c:pt idx="7898">
                  <c:v>11.29071148591</c:v>
                </c:pt>
                <c:pt idx="7899">
                  <c:v>11.15443001435</c:v>
                </c:pt>
                <c:pt idx="7900">
                  <c:v>11.017509434460001</c:v>
                </c:pt>
                <c:pt idx="7901">
                  <c:v>10.879990078740001</c:v>
                </c:pt>
                <c:pt idx="7902">
                  <c:v>10.741912456130001</c:v>
                </c:pt>
                <c:pt idx="7903">
                  <c:v>10.60331724009</c:v>
                </c:pt>
                <c:pt idx="7904">
                  <c:v>10.46424525664</c:v>
                </c:pt>
                <c:pt idx="7905">
                  <c:v>10.324737472280001</c:v>
                </c:pt>
                <c:pt idx="7906">
                  <c:v>10.18483498194</c:v>
                </c:pt>
                <c:pt idx="7907">
                  <c:v>10.04457899688</c:v>
                </c:pt>
                <c:pt idx="7908">
                  <c:v>9.9040108325370007</c:v>
                </c:pt>
                <c:pt idx="7909">
                  <c:v>9.7631718963259999</c:v>
                </c:pt>
                <c:pt idx="7910">
                  <c:v>9.6221036754749996</c:v>
                </c:pt>
                <c:pt idx="7911">
                  <c:v>9.4808477247739997</c:v>
                </c:pt>
                <c:pt idx="7912">
                  <c:v>9.3394456543370001</c:v>
                </c:pt>
                <c:pt idx="7913">
                  <c:v>9.1979391173370004</c:v>
                </c:pt>
                <c:pt idx="7914">
                  <c:v>9.0563697977309996</c:v>
                </c:pt>
                <c:pt idx="7915">
                  <c:v>8.914779397977</c:v>
                </c:pt>
                <c:pt idx="7916">
                  <c:v>8.7732096267399999</c:v>
                </c:pt>
                <c:pt idx="7917">
                  <c:v>8.6317021866060006</c:v>
                </c:pt>
                <c:pt idx="7918">
                  <c:v>8.4902987617889991</c:v>
                </c:pt>
                <c:pt idx="7919">
                  <c:v>8.3490410058440006</c:v>
                </c:pt>
                <c:pt idx="7920">
                  <c:v>8.2079705293980005</c:v>
                </c:pt>
                <c:pt idx="7921">
                  <c:v>8.0671288878790008</c:v>
                </c:pt>
                <c:pt idx="7922">
                  <c:v>7.9265575692779997</c:v>
                </c:pt>
                <c:pt idx="7923">
                  <c:v>7.7862979819150002</c:v>
                </c:pt>
                <c:pt idx="7924">
                  <c:v>7.6463914422399997</c:v>
                </c:pt>
                <c:pt idx="7925">
                  <c:v>7.5068791626560003</c:v>
                </c:pt>
                <c:pt idx="7926">
                  <c:v>7.3678022393709997</c:v>
                </c:pt>
                <c:pt idx="7927">
                  <c:v>7.2292016402929997</c:v>
                </c:pt>
                <c:pt idx="7928">
                  <c:v>7.0911181929489997</c:v>
                </c:pt>
                <c:pt idx="7929">
                  <c:v>6.9535925724579997</c:v>
                </c:pt>
                <c:pt idx="7930">
                  <c:v>6.8166652895409996</c:v>
                </c:pt>
                <c:pt idx="7931">
                  <c:v>6.6803766785859997</c:v>
                </c:pt>
                <c:pt idx="7932">
                  <c:v>6.5447668857560002</c:v>
                </c:pt>
                <c:pt idx="7933">
                  <c:v>6.4098758571629997</c:v>
                </c:pt>
                <c:pt idx="7934">
                  <c:v>6.275743327092</c:v>
                </c:pt>
                <c:pt idx="7935">
                  <c:v>6.1424088062919999</c:v>
                </c:pt>
                <c:pt idx="7936">
                  <c:v>6.0099115703350003</c:v>
                </c:pt>
                <c:pt idx="7937">
                  <c:v>5.8782906480359998</c:v>
                </c:pt>
                <c:pt idx="7938">
                  <c:v>5.7475848099549998</c:v>
                </c:pt>
                <c:pt idx="7939">
                  <c:v>5.6178325569699998</c:v>
                </c:pt>
                <c:pt idx="7940">
                  <c:v>5.4890721089300003</c:v>
                </c:pt>
                <c:pt idx="7941">
                  <c:v>5.3613413933920002</c:v>
                </c:pt>
                <c:pt idx="7942">
                  <c:v>5.2346780344450003</c:v>
                </c:pt>
                <c:pt idx="7943">
                  <c:v>5.1091193416180003</c:v>
                </c:pt>
                <c:pt idx="7944">
                  <c:v>4.9847022988890002</c:v>
                </c:pt>
                <c:pt idx="7945">
                  <c:v>4.8614635537839996</c:v>
                </c:pt>
                <c:pt idx="7946">
                  <c:v>4.7394394065760004</c:v>
                </c:pt>
                <c:pt idx="7947">
                  <c:v>4.6186657995890004</c:v>
                </c:pt>
                <c:pt idx="7948">
                  <c:v>4.4991783066020004</c:v>
                </c:pt>
                <c:pt idx="7949">
                  <c:v>4.3810121223709997</c:v>
                </c:pt>
                <c:pt idx="7950">
                  <c:v>4.2642020522520001</c:v>
                </c:pt>
                <c:pt idx="7951">
                  <c:v>4.1487825019439999</c:v>
                </c:pt>
                <c:pt idx="7952">
                  <c:v>4.0347874673549997</c:v>
                </c:pt>
                <c:pt idx="7953">
                  <c:v>3.9222505245739998</c:v>
                </c:pt>
                <c:pt idx="7954">
                  <c:v>3.8112048199849999</c:v>
                </c:pt>
                <c:pt idx="7955">
                  <c:v>3.701683060493</c:v>
                </c:pt>
                <c:pt idx="7956">
                  <c:v>3.593717503888</c:v>
                </c:pt>
                <c:pt idx="7957">
                  <c:v>3.4873399493349999</c:v>
                </c:pt>
                <c:pt idx="7958">
                  <c:v>3.3825817280080002</c:v>
                </c:pt>
                <c:pt idx="7959">
                  <c:v>3.2794736938510001</c:v>
                </c:pt>
                <c:pt idx="7960">
                  <c:v>3.178046214489</c:v>
                </c:pt>
                <c:pt idx="7961">
                  <c:v>3.0783291622769999</c:v>
                </c:pt>
                <c:pt idx="7962">
                  <c:v>2.9803519054969998</c:v>
                </c:pt>
                <c:pt idx="7963">
                  <c:v>2.884143299702</c:v>
                </c:pt>
                <c:pt idx="7964">
                  <c:v>2.7897316792129998</c:v>
                </c:pt>
                <c:pt idx="7965">
                  <c:v>2.6971448487699998</c:v>
                </c:pt>
                <c:pt idx="7966">
                  <c:v>2.6064100753349999</c:v>
                </c:pt>
                <c:pt idx="7967">
                  <c:v>2.5175540800579999</c:v>
                </c:pt>
                <c:pt idx="7968">
                  <c:v>2.4306030304020001</c:v>
                </c:pt>
                <c:pt idx="7969">
                  <c:v>2.345582532431</c:v>
                </c:pt>
                <c:pt idx="7970">
                  <c:v>2.2625176232649999</c:v>
                </c:pt>
                <c:pt idx="7971">
                  <c:v>2.1814327637000002</c:v>
                </c:pt>
                <c:pt idx="7972">
                  <c:v>2.1023518309989999</c:v>
                </c:pt>
                <c:pt idx="7973">
                  <c:v>2.0252981118569999</c:v>
                </c:pt>
                <c:pt idx="7974">
                  <c:v>1.950294295537</c:v>
                </c:pt>
                <c:pt idx="7975">
                  <c:v>1.8773624671819999</c:v>
                </c:pt>
                <c:pt idx="7976">
                  <c:v>1.8065241013119999</c:v>
                </c:pt>
                <c:pt idx="7977">
                  <c:v>1.737800055488</c:v>
                </c:pt>
                <c:pt idx="7978">
                  <c:v>1.671210564169</c:v>
                </c:pt>
                <c:pt idx="7979">
                  <c:v>1.60677523275</c:v>
                </c:pt>
                <c:pt idx="7980">
                  <c:v>1.544513031783</c:v>
                </c:pt>
                <c:pt idx="7981">
                  <c:v>1.484442291383</c:v>
                </c:pt>
                <c:pt idx="7982">
                  <c:v>1.4265806958309999</c:v>
                </c:pt>
                <c:pt idx="7983">
                  <c:v>1.3709452783610001</c:v>
                </c:pt>
                <c:pt idx="7984">
                  <c:v>1.3175524161379999</c:v>
                </c:pt>
                <c:pt idx="7985">
                  <c:v>1.2664178254339999</c:v>
                </c:pt>
                <c:pt idx="7986">
                  <c:v>1.2175565569960001</c:v>
                </c:pt>
                <c:pt idx="7987">
                  <c:v>1.1709829916079999</c:v>
                </c:pt>
                <c:pt idx="7988">
                  <c:v>1.1267108358569999</c:v>
                </c:pt>
                <c:pt idx="7989">
                  <c:v>1.0847531180909999</c:v>
                </c:pt>
                <c:pt idx="7990">
                  <c:v>1.0451221845780001</c:v>
                </c:pt>
                <c:pt idx="7991">
                  <c:v>1.0078296958720001</c:v>
                </c:pt>
                <c:pt idx="7992">
                  <c:v>0.97288662337380005</c:v>
                </c:pt>
                <c:pt idx="7993">
                  <c:v>0.94030324609619997</c:v>
                </c:pt>
                <c:pt idx="7994">
                  <c:v>0.91008914763759996</c:v>
                </c:pt>
                <c:pt idx="7995">
                  <c:v>0.88225321335660001</c:v>
                </c:pt>
                <c:pt idx="7996">
                  <c:v>0.85680362775319996</c:v>
                </c:pt>
                <c:pt idx="7997">
                  <c:v>0.83374787205669998</c:v>
                </c:pt>
                <c:pt idx="7998">
                  <c:v>0.81309272202159999</c:v>
                </c:pt>
                <c:pt idx="7999">
                  <c:v>0.79484424593009995</c:v>
                </c:pt>
                <c:pt idx="8000">
                  <c:v>0.77900780280409998</c:v>
                </c:pt>
                <c:pt idx="8001">
                  <c:v>0.76558804082580001</c:v>
                </c:pt>
                <c:pt idx="8002">
                  <c:v>0.75458889596779999</c:v>
                </c:pt>
                <c:pt idx="8003">
                  <c:v>0.74601359083319996</c:v>
                </c:pt>
                <c:pt idx="8004">
                  <c:v>0.73986463370599997</c:v>
                </c:pt>
                <c:pt idx="8005">
                  <c:v>0.73614381781140004</c:v>
                </c:pt>
                <c:pt idx="8006">
                  <c:v>0.73485222078820001</c:v>
                </c:pt>
                <c:pt idx="8007">
                  <c:v>0.73599020437039997</c:v>
                </c:pt>
                <c:pt idx="8008">
                  <c:v>0.73955741428099997</c:v>
                </c:pt>
                <c:pt idx="8009">
                  <c:v>0.74555278033619998</c:v>
                </c:pt>
                <c:pt idx="8010">
                  <c:v>0.75397451676119998</c:v>
                </c:pt>
                <c:pt idx="8011">
                  <c:v>0.76482012271599997</c:v>
                </c:pt>
                <c:pt idx="8012">
                  <c:v>0.7780863830325</c:v>
                </c:pt>
                <c:pt idx="8013">
                  <c:v>0.79376936916219998</c:v>
                </c:pt>
                <c:pt idx="8014">
                  <c:v>0.81186444033409999</c:v>
                </c:pt>
                <c:pt idx="8015">
                  <c:v>0.8323662449218</c:v>
                </c:pt>
                <c:pt idx="8016">
                  <c:v>0.85526872202119997</c:v>
                </c:pt>
                <c:pt idx="8017">
                  <c:v>0.88056510323640003</c:v>
                </c:pt>
                <c:pt idx="8018">
                  <c:v>0.90824791467440003</c:v>
                </c:pt>
                <c:pt idx="8019">
                  <c:v>0.93830897914779998</c:v>
                </c:pt>
                <c:pt idx="8020">
                  <c:v>0.9707394185846</c:v>
                </c:pt>
                <c:pt idx="8021">
                  <c:v>1.005529656645</c:v>
                </c:pt>
                <c:pt idx="8022">
                  <c:v>1.042669421542</c:v>
                </c:pt>
                <c:pt idx="8023">
                  <c:v>1.08214774907</c:v>
                </c:pt>
                <c:pt idx="8024">
                  <c:v>1.123952985838</c:v>
                </c:pt>
                <c:pt idx="8025">
                  <c:v>1.1680727926979999</c:v>
                </c:pt>
                <c:pt idx="8026">
                  <c:v>1.2144941483889999</c:v>
                </c:pt>
                <c:pt idx="8027">
                  <c:v>1.263203353367</c:v>
                </c:pt>
                <c:pt idx="8028">
                  <c:v>1.3141860338460001</c:v>
                </c:pt>
                <c:pt idx="8029">
                  <c:v>1.3674271460380001</c:v>
                </c:pt>
                <c:pt idx="8030">
                  <c:v>1.4229109805769999</c:v>
                </c:pt>
                <c:pt idx="8031">
                  <c:v>1.4806211671559999</c:v>
                </c:pt>
                <c:pt idx="8032">
                  <c:v>1.540540679352</c:v>
                </c:pt>
                <c:pt idx="8033">
                  <c:v>1.602651839635</c:v>
                </c:pt>
                <c:pt idx="8034">
                  <c:v>1.6669363245910001</c:v>
                </c:pt>
                <c:pt idx="8035">
                  <c:v>1.733375170308</c:v>
                </c:pt>
                <c:pt idx="8036">
                  <c:v>1.8019487779759999</c:v>
                </c:pt>
                <c:pt idx="8037">
                  <c:v>1.8726369196570001</c:v>
                </c:pt>
                <c:pt idx="8038">
                  <c:v>1.945418744246</c:v>
                </c:pt>
                <c:pt idx="8039">
                  <c:v>2.0202727836209999</c:v>
                </c:pt>
                <c:pt idx="8040">
                  <c:v>2.0971769589620002</c:v>
                </c:pt>
                <c:pt idx="8041">
                  <c:v>2.1761085872670001</c:v>
                </c:pt>
                <c:pt idx="8042">
                  <c:v>2.2570443880259998</c:v>
                </c:pt>
                <c:pt idx="8043">
                  <c:v>2.339960490093</c:v>
                </c:pt>
                <c:pt idx="8044">
                  <c:v>2.4248324387119999</c:v>
                </c:pt>
                <c:pt idx="8045">
                  <c:v>2.5116352027289999</c:v>
                </c:pt>
                <c:pt idx="8046">
                  <c:v>2.6003431819670002</c:v>
                </c:pt>
                <c:pt idx="8047">
                  <c:v>2.690930214772</c:v>
                </c:pt>
                <c:pt idx="8048">
                  <c:v>2.78336958572</c:v>
                </c:pt>
                <c:pt idx="8049">
                  <c:v>2.8776340334919999</c:v>
                </c:pt>
                <c:pt idx="8050">
                  <c:v>2.9736957589089998</c:v>
                </c:pt>
                <c:pt idx="8051">
                  <c:v>3.0715264331240002</c:v>
                </c:pt>
                <c:pt idx="8052">
                  <c:v>3.1710972059690001</c:v>
                </c:pt>
                <c:pt idx="8053">
                  <c:v>3.272378714457</c:v>
                </c:pt>
                <c:pt idx="8054">
                  <c:v>3.3753410914409998</c:v>
                </c:pt>
                <c:pt idx="8055">
                  <c:v>3.4799539744080001</c:v>
                </c:pt>
                <c:pt idx="8056">
                  <c:v>3.5861865144320002</c:v>
                </c:pt>
                <c:pt idx="8057">
                  <c:v>3.6940073852649999</c:v>
                </c:pt>
                <c:pt idx="8058">
                  <c:v>3.8033847925669999</c:v>
                </c:pt>
                <c:pt idx="8059">
                  <c:v>3.914286483278</c:v>
                </c:pt>
                <c:pt idx="8060">
                  <c:v>4.0266797551210001</c:v>
                </c:pt>
                <c:pt idx="8061">
                  <c:v>4.1405314662409998</c:v>
                </c:pt>
                <c:pt idx="8062">
                  <c:v>4.2558080449729996</c:v>
                </c:pt>
                <c:pt idx="8063">
                  <c:v>4.3724754997330004</c:v>
                </c:pt>
                <c:pt idx="8064">
                  <c:v>4.4904994290379996</c:v>
                </c:pt>
                <c:pt idx="8065">
                  <c:v>4.609845031641</c:v>
                </c:pt>
                <c:pt idx="8066">
                  <c:v>4.7304771167929998</c:v>
                </c:pt>
                <c:pt idx="8067">
                  <c:v>4.8523601146070003</c:v>
                </c:pt>
                <c:pt idx="8068">
                  <c:v>4.9754580865450002</c:v>
                </c:pt>
                <c:pt idx="8069">
                  <c:v>5.0997347360080001</c:v>
                </c:pt>
                <c:pt idx="8070">
                  <c:v>5.225153419033</c:v>
                </c:pt>
                <c:pt idx="8071">
                  <c:v>5.3516771550920001</c:v>
                </c:pt>
                <c:pt idx="8072">
                  <c:v>5.4792686379899997</c:v>
                </c:pt>
                <c:pt idx="8073">
                  <c:v>5.6078902468580001</c:v>
                </c:pt>
                <c:pt idx="8074">
                  <c:v>5.7375040572460003</c:v>
                </c:pt>
                <c:pt idx="8075">
                  <c:v>5.8680718522899999</c:v>
                </c:pt>
                <c:pt idx="8076">
                  <c:v>5.9995551339839999</c:v>
                </c:pt>
                <c:pt idx="8077">
                  <c:v>6.1319151345179996</c:v>
                </c:pt>
                <c:pt idx="8078">
                  <c:v>6.2651128277100003</c:v>
                </c:pt>
                <c:pt idx="8079">
                  <c:v>6.3991089404999997</c:v>
                </c:pt>
                <c:pt idx="8080">
                  <c:v>6.5338639645300001</c:v>
                </c:pt>
                <c:pt idx="8081">
                  <c:v>6.6693381677849999</c:v>
                </c:pt>
                <c:pt idx="8082">
                  <c:v>6.8054916062990003</c:v>
                </c:pt>
                <c:pt idx="8083">
                  <c:v>6.942284135934</c:v>
                </c:pt>
                <c:pt idx="8084">
                  <c:v>7.0796754242029998</c:v>
                </c:pt>
                <c:pt idx="8085">
                  <c:v>7.2176249621619997</c:v>
                </c:pt>
                <c:pt idx="8086">
                  <c:v>7.3560920763439999</c:v>
                </c:pt>
                <c:pt idx="8087">
                  <c:v>7.4950359407480001</c:v>
                </c:pt>
                <c:pt idx="8088">
                  <c:v>7.6344155888709997</c:v>
                </c:pt>
                <c:pt idx="8089">
                  <c:v>7.7741899257779998</c:v>
                </c:pt>
                <c:pt idx="8090">
                  <c:v>7.9143177402170002</c:v>
                </c:pt>
                <c:pt idx="8091">
                  <c:v>8.0547577167609994</c:v>
                </c:pt>
                <c:pt idx="8092">
                  <c:v>8.1954684479850002</c:v>
                </c:pt>
                <c:pt idx="8093">
                  <c:v>8.3364084466680008</c:v>
                </c:pt>
                <c:pt idx="8094">
                  <c:v>8.4775361580219997</c:v>
                </c:pt>
                <c:pt idx="8095">
                  <c:v>8.6188099719350006</c:v>
                </c:pt>
                <c:pt idx="8096">
                  <c:v>8.7601882352379992</c:v>
                </c:pt>
                <c:pt idx="8097">
                  <c:v>8.9016292639749999</c:v>
                </c:pt>
                <c:pt idx="8098">
                  <c:v>9.0430913556910006</c:v>
                </c:pt>
                <c:pt idx="8099">
                  <c:v>9.1845328017219998</c:v>
                </c:pt>
                <c:pt idx="8100">
                  <c:v>9.3259118994849999</c:v>
                </c:pt>
                <c:pt idx="8101">
                  <c:v>9.4671869647700007</c:v>
                </c:pt>
                <c:pt idx="8102">
                  <c:v>9.6083163440220005</c:v>
                </c:pt>
                <c:pt idx="8103">
                  <c:v>9.7492584266180007</c:v>
                </c:pt>
                <c:pt idx="8104">
                  <c:v>9.8899716571299994</c:v>
                </c:pt>
                <c:pt idx="8105">
                  <c:v>10.03041454757</c:v>
                </c:pt>
                <c:pt idx="8106">
                  <c:v>10.170545689620001</c:v>
                </c:pt>
                <c:pt idx="8107">
                  <c:v>10.31032376684</c:v>
                </c:pt>
                <c:pt idx="8108">
                  <c:v>10.449707566820001</c:v>
                </c:pt>
                <c:pt idx="8109">
                  <c:v>10.58865599336</c:v>
                </c:pt>
                <c:pt idx="8110">
                  <c:v>10.72712807854</c:v>
                </c:pt>
                <c:pt idx="8111">
                  <c:v>10.86508299486</c:v>
                </c:pt>
                <c:pt idx="8112">
                  <c:v>11.00248006718</c:v>
                </c:pt>
                <c:pt idx="8113">
                  <c:v>11.1392787848</c:v>
                </c:pt>
                <c:pt idx="8114">
                  <c:v>11.275438813319999</c:v>
                </c:pt>
                <c:pt idx="8115">
                  <c:v>11.41092000659</c:v>
                </c:pt>
                <c:pt idx="8116">
                  <c:v>11.545682418489999</c:v>
                </c:pt>
                <c:pt idx="8117">
                  <c:v>11.679686314750001</c:v>
                </c:pt>
                <c:pt idx="8118">
                  <c:v>11.81289218461</c:v>
                </c:pt>
                <c:pt idx="8119">
                  <c:v>11.94526075251</c:v>
                </c:pt>
                <c:pt idx="8120">
                  <c:v>12.07675298963</c:v>
                </c:pt>
                <c:pt idx="8121">
                  <c:v>12.20733012541</c:v>
                </c:pt>
                <c:pt idx="8122">
                  <c:v>12.33695365899</c:v>
                </c:pt>
                <c:pt idx="8123">
                  <c:v>12.46558537051</c:v>
                </c:pt>
                <c:pt idx="8124">
                  <c:v>12.593187332419999</c:v>
                </c:pt>
                <c:pt idx="8125">
                  <c:v>12.71972192064</c:v>
                </c:pt>
                <c:pt idx="8126">
                  <c:v>12.845151825629999</c:v>
                </c:pt>
                <c:pt idx="8127">
                  <c:v>12.96944006341</c:v>
                </c:pt>
                <c:pt idx="8128">
                  <c:v>13.09254998648</c:v>
                </c:pt>
                <c:pt idx="8129">
                  <c:v>13.21444529455</c:v>
                </c:pt>
                <c:pt idx="8130">
                  <c:v>13.335090045299999</c:v>
                </c:pt>
                <c:pt idx="8131">
                  <c:v>13.454448664959999</c:v>
                </c:pt>
                <c:pt idx="8132">
                  <c:v>13.57248595878</c:v>
                </c:pt>
                <c:pt idx="8133">
                  <c:v>13.68916712139</c:v>
                </c:pt>
                <c:pt idx="8134">
                  <c:v>13.80445774711</c:v>
                </c:pt>
                <c:pt idx="8135">
                  <c:v>13.91832384003</c:v>
                </c:pt>
                <c:pt idx="8136">
                  <c:v>14.03073182406</c:v>
                </c:pt>
                <c:pt idx="8137">
                  <c:v>14.14164855281</c:v>
                </c:pt>
                <c:pt idx="8138">
                  <c:v>14.25104131939</c:v>
                </c:pt>
                <c:pt idx="8139">
                  <c:v>14.35887786602</c:v>
                </c:pt>
                <c:pt idx="8140">
                  <c:v>14.465126393509999</c:v>
                </c:pt>
                <c:pt idx="8141">
                  <c:v>14.569755570710001</c:v>
                </c:pt>
                <c:pt idx="8142">
                  <c:v>14.672734543680001</c:v>
                </c:pt>
                <c:pt idx="8143">
                  <c:v>14.77403294478</c:v>
                </c:pt>
                <c:pt idx="8144">
                  <c:v>14.873620901680001</c:v>
                </c:pt>
                <c:pt idx="8145">
                  <c:v>14.971469046079999</c:v>
                </c:pt>
                <c:pt idx="8146">
                  <c:v>15.06754852243</c:v>
                </c:pt>
                <c:pt idx="8147">
                  <c:v>15.16183099643</c:v>
                </c:pt>
                <c:pt idx="8148">
                  <c:v>15.25428866333</c:v>
                </c:pt>
                <c:pt idx="8149">
                  <c:v>15.34489425616</c:v>
                </c:pt>
                <c:pt idx="8150">
                  <c:v>15.43362105379</c:v>
                </c:pt>
                <c:pt idx="8151">
                  <c:v>15.52044288876</c:v>
                </c:pt>
                <c:pt idx="8152">
                  <c:v>15.60533415499</c:v>
                </c:pt>
                <c:pt idx="8153">
                  <c:v>15.68826981538</c:v>
                </c:pt>
                <c:pt idx="8154">
                  <c:v>15.76922540913</c:v>
                </c:pt>
                <c:pt idx="8155">
                  <c:v>15.84817705897</c:v>
                </c:pt>
                <c:pt idx="8156">
                  <c:v>15.925101478229999</c:v>
                </c:pt>
                <c:pt idx="8157">
                  <c:v>15.999975977629999</c:v>
                </c:pt>
                <c:pt idx="8158">
                  <c:v>16.072778472029999</c:v>
                </c:pt>
                <c:pt idx="8159">
                  <c:v>16.143487486920002</c:v>
                </c:pt>
                <c:pt idx="8160">
                  <c:v>16.21208216474</c:v>
                </c:pt>
                <c:pt idx="8161">
                  <c:v>16.278542271029998</c:v>
                </c:pt>
                <c:pt idx="8162">
                  <c:v>16.342848200399999</c:v>
                </c:pt>
                <c:pt idx="8163">
                  <c:v>16.4049809823</c:v>
                </c:pt>
                <c:pt idx="8164">
                  <c:v>16.464922286619998</c:v>
                </c:pt>
                <c:pt idx="8165">
                  <c:v>16.522654429069998</c:v>
                </c:pt>
                <c:pt idx="8166">
                  <c:v>16.578160376429999</c:v>
                </c:pt>
                <c:pt idx="8167">
                  <c:v>16.631423751540002</c:v>
                </c:pt>
                <c:pt idx="8168">
                  <c:v>16.68242883812</c:v>
                </c:pt>
                <c:pt idx="8169">
                  <c:v>16.731160585430001</c:v>
                </c:pt>
                <c:pt idx="8170">
                  <c:v>16.777604612680001</c:v>
                </c:pt>
                <c:pt idx="8171">
                  <c:v>16.8217472133</c:v>
                </c:pt>
                <c:pt idx="8172">
                  <c:v>16.86357535894</c:v>
                </c:pt>
                <c:pt idx="8173">
                  <c:v>16.903076703330001</c:v>
                </c:pt>
                <c:pt idx="8174">
                  <c:v>16.940239585920001</c:v>
                </c:pt>
                <c:pt idx="8175">
                  <c:v>16.975053035310001</c:v>
                </c:pt>
                <c:pt idx="8176">
                  <c:v>17.00750677249</c:v>
                </c:pt>
                <c:pt idx="8177">
                  <c:v>17.037591213870002</c:v>
                </c:pt>
                <c:pt idx="8178">
                  <c:v>17.065297474080001</c:v>
                </c:pt>
                <c:pt idx="8179">
                  <c:v>17.09061736864</c:v>
                </c:pt>
                <c:pt idx="8180">
                  <c:v>17.113543416310002</c:v>
                </c:pt>
                <c:pt idx="8181">
                  <c:v>17.13406884134</c:v>
                </c:pt>
                <c:pt idx="8182">
                  <c:v>17.15218757545</c:v>
                </c:pt>
                <c:pt idx="8183">
                  <c:v>17.16789425963</c:v>
                </c:pt>
                <c:pt idx="8184">
                  <c:v>17.181184245690002</c:v>
                </c:pt>
                <c:pt idx="8185">
                  <c:v>17.192053597659999</c:v>
                </c:pt>
                <c:pt idx="8186">
                  <c:v>17.200499092939999</c:v>
                </c:pt>
                <c:pt idx="8187">
                  <c:v>17.206518223260002</c:v>
                </c:pt>
                <c:pt idx="8188">
                  <c:v>17.210109195379999</c:v>
                </c:pt>
                <c:pt idx="8189">
                  <c:v>17.211270931670001</c:v>
                </c:pt>
                <c:pt idx="8190">
                  <c:v>17.210003070399999</c:v>
                </c:pt>
                <c:pt idx="8191">
                  <c:v>17.206305965839999</c:v>
                </c:pt>
                <c:pt idx="8192">
                  <c:v>17.200180688189999</c:v>
                </c:pt>
                <c:pt idx="8193">
                  <c:v>17.19162902323</c:v>
                </c:pt>
                <c:pt idx="8194">
                  <c:v>17.180653471780001</c:v>
                </c:pt>
                <c:pt idx="8195">
                  <c:v>17.167257249030001</c:v>
                </c:pt>
                <c:pt idx="8196">
                  <c:v>17.151444283530001</c:v>
                </c:pt>
                <c:pt idx="8197">
                  <c:v>17.133219216040001</c:v>
                </c:pt>
                <c:pt idx="8198">
                  <c:v>17.112587398199999</c:v>
                </c:pt>
                <c:pt idx="8199">
                  <c:v>17.089554890910001</c:v>
                </c:pt>
                <c:pt idx="8200">
                  <c:v>17.064128462580001</c:v>
                </c:pt>
                <c:pt idx="8201">
                  <c:v>17.036315587090002</c:v>
                </c:pt>
                <c:pt idx="8202">
                  <c:v>17.006124441640001</c:v>
                </c:pt>
                <c:pt idx="8203">
                  <c:v>16.973563904300001</c:v>
                </c:pt>
                <c:pt idx="8204">
                  <c:v>16.938643551409999</c:v>
                </c:pt>
                <c:pt idx="8205">
                  <c:v>16.90137365476</c:v>
                </c:pt>
                <c:pt idx="8206">
                  <c:v>16.86176517857</c:v>
                </c:pt>
                <c:pt idx="8207">
                  <c:v>16.81982977621</c:v>
                </c:pt>
                <c:pt idx="8208">
                  <c:v>16.77557978686</c:v>
                </c:pt>
                <c:pt idx="8209">
                  <c:v>16.72902823175</c:v>
                </c:pt>
                <c:pt idx="8210">
                  <c:v>16.680188810459999</c:v>
                </c:pt>
                <c:pt idx="8211">
                  <c:v>16.629075896749999</c:v>
                </c:pt>
                <c:pt idx="8212">
                  <c:v>16.575704534429999</c:v>
                </c:pt>
                <c:pt idx="8213">
                  <c:v>16.520090432850001</c:v>
                </c:pt>
                <c:pt idx="8214">
                  <c:v>16.46224996234</c:v>
                </c:pt>
                <c:pt idx="8215">
                  <c:v>16.402200149310001</c:v>
                </c:pt>
                <c:pt idx="8216">
                  <c:v>16.3399586713</c:v>
                </c:pt>
                <c:pt idx="8217">
                  <c:v>16.275543851719998</c:v>
                </c:pt>
                <c:pt idx="8218">
                  <c:v>16.20897465449</c:v>
                </c:pt>
                <c:pt idx="8219">
                  <c:v>16.140270678419999</c:v>
                </c:pt>
                <c:pt idx="8220">
                  <c:v>16.069452151450001</c:v>
                </c:pt>
                <c:pt idx="8221">
                  <c:v>15.99653992469</c:v>
                </c:pt>
                <c:pt idx="8222">
                  <c:v>15.921555466259999</c:v>
                </c:pt>
                <c:pt idx="8223">
                  <c:v>15.84452085499</c:v>
                </c:pt>
                <c:pt idx="8224">
                  <c:v>15.765458773880001</c:v>
                </c:pt>
                <c:pt idx="8225">
                  <c:v>15.684392503430001</c:v>
                </c:pt>
                <c:pt idx="8226">
                  <c:v>15.60134591481</c:v>
                </c:pt>
                <c:pt idx="8227">
                  <c:v>15.51634346276</c:v>
                </c:pt>
                <c:pt idx="8228">
                  <c:v>15.42941017845</c:v>
                </c:pt>
                <c:pt idx="8229">
                  <c:v>15.340571662049999</c:v>
                </c:pt>
                <c:pt idx="8230">
                  <c:v>15.24985407522</c:v>
                </c:pt>
                <c:pt idx="8231">
                  <c:v>15.157284133379999</c:v>
                </c:pt>
                <c:pt idx="8232">
                  <c:v>15.06288909787</c:v>
                </c:pt>
                <c:pt idx="8233">
                  <c:v>14.966696767849999</c:v>
                </c:pt>
                <c:pt idx="8234">
                  <c:v>14.868735472179999</c:v>
                </c:pt>
                <c:pt idx="8235">
                  <c:v>14.76903406103</c:v>
                </c:pt>
                <c:pt idx="8236">
                  <c:v>14.667621897389999</c:v>
                </c:pt>
                <c:pt idx="8237">
                  <c:v>14.5645288484</c:v>
                </c:pt>
                <c:pt idx="8238">
                  <c:v>14.459785276590001</c:v>
                </c:pt>
                <c:pt idx="8239">
                  <c:v>14.35342203087</c:v>
                </c:pt>
                <c:pt idx="8240">
                  <c:v>14.245470437510001</c:v>
                </c:pt>
                <c:pt idx="8241">
                  <c:v>14.13596229084</c:v>
                </c:pt>
                <c:pt idx="8242">
                  <c:v>14.024929843920001</c:v>
                </c:pt>
                <c:pt idx="8243">
                  <c:v>13.912405799049999</c:v>
                </c:pt>
                <c:pt idx="8244">
                  <c:v>13.798423298059999</c:v>
                </c:pt>
                <c:pt idx="8245">
                  <c:v>13.683015912629999</c:v>
                </c:pt>
                <c:pt idx="8246">
                  <c:v>13.56621763435</c:v>
                </c:pt>
                <c:pt idx="8247">
                  <c:v>13.448062864700001</c:v>
                </c:pt>
                <c:pt idx="8248">
                  <c:v>13.32858640493</c:v>
                </c:pt>
                <c:pt idx="8249">
                  <c:v>13.20782344579</c:v>
                </c:pt>
                <c:pt idx="8250">
                  <c:v>13.08580955717</c:v>
                </c:pt>
                <c:pt idx="8251">
                  <c:v>12.962580677609999</c:v>
                </c:pt>
                <c:pt idx="8252">
                  <c:v>12.838173103720001</c:v>
                </c:pt>
                <c:pt idx="8253">
                  <c:v>12.71262347945</c:v>
                </c:pt>
                <c:pt idx="8254">
                  <c:v>12.58596878534</c:v>
                </c:pt>
                <c:pt idx="8255">
                  <c:v>12.45824632759</c:v>
                </c:pt>
                <c:pt idx="8256">
                  <c:v>12.32949372707</c:v>
                </c:pt>
                <c:pt idx="8257">
                  <c:v>12.19974890822</c:v>
                </c:pt>
                <c:pt idx="8258">
                  <c:v>12.069050087919999</c:v>
                </c:pt>
                <c:pt idx="8259">
                  <c:v>11.937435764170001</c:v>
                </c:pt>
                <c:pt idx="8260">
                  <c:v>11.80494470479</c:v>
                </c:pt>
                <c:pt idx="8261">
                  <c:v>11.67161593596</c:v>
                </c:pt>
                <c:pt idx="8262">
                  <c:v>11.53748873074</c:v>
                </c:pt>
                <c:pt idx="8263">
                  <c:v>11.40260259749</c:v>
                </c:pt>
                <c:pt idx="8264">
                  <c:v>11.266997268240001</c:v>
                </c:pt>
                <c:pt idx="8265">
                  <c:v>11.130712686940001</c:v>
                </c:pt>
                <c:pt idx="8266">
                  <c:v>10.99378899775</c:v>
                </c:pt>
                <c:pt idx="8267">
                  <c:v>10.856266533139999</c:v>
                </c:pt>
                <c:pt idx="8268">
                  <c:v>10.718185802060001</c:v>
                </c:pt>
                <c:pt idx="8269">
                  <c:v>10.57958747799</c:v>
                </c:pt>
                <c:pt idx="8270">
                  <c:v>10.440512386929999</c:v>
                </c:pt>
                <c:pt idx="8271">
                  <c:v>10.30100149538</c:v>
                </c:pt>
                <c:pt idx="8272">
                  <c:v>10.161095898279999</c:v>
                </c:pt>
                <c:pt idx="8273">
                  <c:v>10.02083680688</c:v>
                </c:pt>
                <c:pt idx="8274">
                  <c:v>9.8802655366179994</c:v>
                </c:pt>
                <c:pt idx="8275">
                  <c:v>9.7394234949160001</c:v>
                </c:pt>
                <c:pt idx="8276">
                  <c:v>9.5983521689969997</c:v>
                </c:pt>
                <c:pt idx="8277">
                  <c:v>9.4570931136520002</c:v>
                </c:pt>
                <c:pt idx="8278">
                  <c:v>9.3156879389959997</c:v>
                </c:pt>
                <c:pt idx="8279">
                  <c:v>9.1741782981999993</c:v>
                </c:pt>
                <c:pt idx="8280">
                  <c:v>9.0326058752230001</c:v>
                </c:pt>
                <c:pt idx="8281">
                  <c:v>8.8910123725210006</c:v>
                </c:pt>
                <c:pt idx="8282">
                  <c:v>8.7494394987609994</c:v>
                </c:pt>
                <c:pt idx="8283">
                  <c:v>8.6079289565269992</c:v>
                </c:pt>
                <c:pt idx="8284">
                  <c:v>8.4665224300340007</c:v>
                </c:pt>
                <c:pt idx="8285">
                  <c:v>8.3252615728380004</c:v>
                </c:pt>
                <c:pt idx="8286">
                  <c:v>8.1841879955630006</c:v>
                </c:pt>
                <c:pt idx="8287">
                  <c:v>8.0433432536409999</c:v>
                </c:pt>
                <c:pt idx="8288">
                  <c:v>7.9027688350599998</c:v>
                </c:pt>
                <c:pt idx="8289">
                  <c:v>7.76250614814</c:v>
                </c:pt>
                <c:pt idx="8290">
                  <c:v>7.6225965093330004</c:v>
                </c:pt>
                <c:pt idx="8291">
                  <c:v>7.4830811310399996</c:v>
                </c:pt>
                <c:pt idx="8292">
                  <c:v>7.3440011094709998</c:v>
                </c:pt>
                <c:pt idx="8293">
                  <c:v>7.2053974125320002</c:v>
                </c:pt>
                <c:pt idx="8294">
                  <c:v>7.0673108677509999</c:v>
                </c:pt>
                <c:pt idx="8295">
                  <c:v>6.929782150246</c:v>
                </c:pt>
                <c:pt idx="8296">
                  <c:v>6.7928517707390004</c:v>
                </c:pt>
                <c:pt idx="8297">
                  <c:v>6.6565600636179996</c:v>
                </c:pt>
                <c:pt idx="8298">
                  <c:v>6.5209471750450003</c:v>
                </c:pt>
                <c:pt idx="8299">
                  <c:v>6.3860530511329996</c:v>
                </c:pt>
                <c:pt idx="8300">
                  <c:v>6.2519174261670001</c:v>
                </c:pt>
                <c:pt idx="8301">
                  <c:v>6.1185798108969998</c:v>
                </c:pt>
                <c:pt idx="8302">
                  <c:v>5.9860794808920001</c:v>
                </c:pt>
                <c:pt idx="8303">
                  <c:v>5.8544554649679998</c:v>
                </c:pt>
                <c:pt idx="8304">
                  <c:v>5.7237465336869997</c:v>
                </c:pt>
                <c:pt idx="8305">
                  <c:v>5.5939911879249999</c:v>
                </c:pt>
                <c:pt idx="8306">
                  <c:v>5.465227647531</c:v>
                </c:pt>
                <c:pt idx="8307">
                  <c:v>5.3374938400629999</c:v>
                </c:pt>
                <c:pt idx="8308">
                  <c:v>5.2108273896090003</c:v>
                </c:pt>
                <c:pt idx="8309">
                  <c:v>5.085265605699</c:v>
                </c:pt>
                <c:pt idx="8310">
                  <c:v>4.960845472311</c:v>
                </c:pt>
                <c:pt idx="8311">
                  <c:v>4.83760363697</c:v>
                </c:pt>
                <c:pt idx="8312">
                  <c:v>4.7155763999489997</c:v>
                </c:pt>
                <c:pt idx="8313">
                  <c:v>4.5947997035719998</c:v>
                </c:pt>
                <c:pt idx="8314">
                  <c:v>4.4753091216199996</c:v>
                </c:pt>
                <c:pt idx="8315">
                  <c:v>4.3571398488459998</c:v>
                </c:pt>
                <c:pt idx="8316">
                  <c:v>4.2403266906069996</c:v>
                </c:pt>
                <c:pt idx="8317">
                  <c:v>4.1249040526040002</c:v>
                </c:pt>
                <c:pt idx="8318">
                  <c:v>4.0109059307420001</c:v>
                </c:pt>
                <c:pt idx="8319">
                  <c:v>3.8983659011120002</c:v>
                </c:pt>
                <c:pt idx="8320">
                  <c:v>3.7873171100969998</c:v>
                </c:pt>
                <c:pt idx="8321">
                  <c:v>3.677792264602</c:v>
                </c:pt>
                <c:pt idx="8322">
                  <c:v>3.5698236224180002</c:v>
                </c:pt>
                <c:pt idx="8323">
                  <c:v>3.4634429827090001</c:v>
                </c:pt>
                <c:pt idx="8324">
                  <c:v>3.3586816766480001</c:v>
                </c:pt>
                <c:pt idx="8325">
                  <c:v>3.2555705581810002</c:v>
                </c:pt>
                <c:pt idx="8326">
                  <c:v>3.1541399949329998</c:v>
                </c:pt>
                <c:pt idx="8327">
                  <c:v>3.054419859257</c:v>
                </c:pt>
                <c:pt idx="8328">
                  <c:v>2.9564395194370001</c:v>
                </c:pt>
                <c:pt idx="8329">
                  <c:v>2.8602278310239999</c:v>
                </c:pt>
                <c:pt idx="8330">
                  <c:v>2.7658131283410001</c:v>
                </c:pt>
                <c:pt idx="8331">
                  <c:v>2.673223216127</c:v>
                </c:pt>
                <c:pt idx="8332">
                  <c:v>2.5824853613440002</c:v>
                </c:pt>
                <c:pt idx="8333">
                  <c:v>2.4936262851420001</c:v>
                </c:pt>
                <c:pt idx="8334">
                  <c:v>2.4066721549830001</c:v>
                </c:pt>
                <c:pt idx="8335">
                  <c:v>2.3216485769339998</c:v>
                </c:pt>
                <c:pt idx="8336">
                  <c:v>2.2385805881119998</c:v>
                </c:pt>
                <c:pt idx="8337">
                  <c:v>2.1574926493139999</c:v>
                </c:pt>
                <c:pt idx="8338">
                  <c:v>2.0784086378020001</c:v>
                </c:pt>
                <c:pt idx="8339">
                  <c:v>2.0013518402730002</c:v>
                </c:pt>
                <c:pt idx="8340">
                  <c:v>1.926344945988</c:v>
                </c:pt>
                <c:pt idx="8341">
                  <c:v>1.8534100400919999</c:v>
                </c:pt>
                <c:pt idx="8342">
                  <c:v>1.7825685971030001</c:v>
                </c:pt>
                <c:pt idx="8343">
                  <c:v>1.713841474583</c:v>
                </c:pt>
                <c:pt idx="8344">
                  <c:v>1.6472489069909999</c:v>
                </c:pt>
                <c:pt idx="8345">
                  <c:v>1.5828104997220001</c:v>
                </c:pt>
                <c:pt idx="8346">
                  <c:v>1.520545223327</c:v>
                </c:pt>
                <c:pt idx="8347">
                  <c:v>1.460471407922</c:v>
                </c:pt>
                <c:pt idx="8348">
                  <c:v>1.402606737788</c:v>
                </c:pt>
                <c:pt idx="8349">
                  <c:v>1.346968246159</c:v>
                </c:pt>
                <c:pt idx="8350">
                  <c:v>1.2935723102000001</c:v>
                </c:pt>
                <c:pt idx="8351">
                  <c:v>1.2424346461819999</c:v>
                </c:pt>
                <c:pt idx="8352">
                  <c:v>1.1935703048520001</c:v>
                </c:pt>
                <c:pt idx="8353">
                  <c:v>1.1469936669959999</c:v>
                </c:pt>
                <c:pt idx="8354">
                  <c:v>1.1027184391989999</c:v>
                </c:pt>
                <c:pt idx="8355">
                  <c:v>1.0607576498089999</c:v>
                </c:pt>
                <c:pt idx="8356">
                  <c:v>1.0211236450950001</c:v>
                </c:pt>
                <c:pt idx="8357">
                  <c:v>0.98382808561150004</c:v>
                </c:pt>
                <c:pt idx="8358">
                  <c:v>0.94888194275710003</c:v>
                </c:pt>
                <c:pt idx="8359">
                  <c:v>0.91629549554620005</c:v>
                </c:pt>
                <c:pt idx="8360">
                  <c:v>0.886078327577</c:v>
                </c:pt>
                <c:pt idx="8361">
                  <c:v>0.85823932420769999</c:v>
                </c:pt>
                <c:pt idx="8362">
                  <c:v>0.8327866699384</c:v>
                </c:pt>
                <c:pt idx="8363">
                  <c:v>0.80972784599860004</c:v>
                </c:pt>
                <c:pt idx="8364">
                  <c:v>0.78906962814259995</c:v>
                </c:pt>
                <c:pt idx="8365">
                  <c:v>0.77081808465250001</c:v>
                </c:pt>
                <c:pt idx="8366">
                  <c:v>0.75497857455039996</c:v>
                </c:pt>
                <c:pt idx="8367">
                  <c:v>0.74155574601829999</c:v>
                </c:pt>
                <c:pt idx="8368">
                  <c:v>0.73055353502880005</c:v>
                </c:pt>
                <c:pt idx="8369">
                  <c:v>0.72197516418499996</c:v>
                </c:pt>
                <c:pt idx="8370">
                  <c:v>0.71582314177090001</c:v>
                </c:pt>
                <c:pt idx="8371">
                  <c:v>0.71209926101179999</c:v>
                </c:pt>
                <c:pt idx="8372">
                  <c:v>0.71080459954620001</c:v>
                </c:pt>
                <c:pt idx="8373">
                  <c:v>0.7119395191083</c:v>
                </c:pt>
                <c:pt idx="8374">
                  <c:v>0.71550366542090005</c:v>
                </c:pt>
                <c:pt idx="8375">
                  <c:v>0.7214959683005</c:v>
                </c:pt>
                <c:pt idx="8376">
                  <c:v>0.72991464197199996</c:v>
                </c:pt>
                <c:pt idx="8377">
                  <c:v>0.74075718559530002</c:v>
                </c:pt>
                <c:pt idx="8378">
                  <c:v>0.75402038400259996</c:v>
                </c:pt>
                <c:pt idx="8379">
                  <c:v>0.7697003086452</c:v>
                </c:pt>
                <c:pt idx="8380">
                  <c:v>0.78779231875209998</c:v>
                </c:pt>
                <c:pt idx="8381">
                  <c:v>0.80829106269679996</c:v>
                </c:pt>
                <c:pt idx="8382">
                  <c:v>0.83119047957530001</c:v>
                </c:pt>
                <c:pt idx="8383">
                  <c:v>0.85648380099160004</c:v>
                </c:pt>
                <c:pt idx="8384">
                  <c:v>0.8841635530527</c:v>
                </c:pt>
                <c:pt idx="8385">
                  <c:v>0.91422155857130005</c:v>
                </c:pt>
                <c:pt idx="8386">
                  <c:v>0.94664893947509998</c:v>
                </c:pt>
                <c:pt idx="8387">
                  <c:v>0.98143611942410003</c:v>
                </c:pt>
                <c:pt idx="8388">
                  <c:v>1.018572826632</c:v>
                </c:pt>
                <c:pt idx="8389">
                  <c:v>1.0580480968929999</c:v>
                </c:pt>
                <c:pt idx="8390">
                  <c:v>1.0998502768159999</c:v>
                </c:pt>
                <c:pt idx="8391">
                  <c:v>1.143967027253</c:v>
                </c:pt>
                <c:pt idx="8392">
                  <c:v>1.1903853269419999</c:v>
                </c:pt>
                <c:pt idx="8393">
                  <c:v>1.2390914763400001</c:v>
                </c:pt>
                <c:pt idx="8394">
                  <c:v>1.2900711016619999</c:v>
                </c:pt>
                <c:pt idx="8395">
                  <c:v>1.3433091591170001</c:v>
                </c:pt>
                <c:pt idx="8396">
                  <c:v>1.398789939342</c:v>
                </c:pt>
                <c:pt idx="8397">
                  <c:v>1.456497072029</c:v>
                </c:pt>
                <c:pt idx="8398">
                  <c:v>1.516413530753</c:v>
                </c:pt>
                <c:pt idx="8399">
                  <c:v>1.578521637987</c:v>
                </c:pt>
                <c:pt idx="8400">
                  <c:v>1.6428030703150001</c:v>
                </c:pt>
                <c:pt idx="8401">
                  <c:v>1.7092388638260001</c:v>
                </c:pt>
                <c:pt idx="8402">
                  <c:v>1.7778094197100001</c:v>
                </c:pt>
                <c:pt idx="8403">
                  <c:v>1.8484945100279999</c:v>
                </c:pt>
                <c:pt idx="8404">
                  <c:v>1.921273283676</c:v>
                </c:pt>
                <c:pt idx="8405">
                  <c:v>1.996124272531</c:v>
                </c:pt>
                <c:pt idx="8406">
                  <c:v>2.0730253977749999</c:v>
                </c:pt>
                <c:pt idx="8407">
                  <c:v>2.151953976403</c:v>
                </c:pt>
                <c:pt idx="8408">
                  <c:v>2.2328867279070002</c:v>
                </c:pt>
                <c:pt idx="8409">
                  <c:v>2.31579978114</c:v>
                </c:pt>
                <c:pt idx="8410">
                  <c:v>2.4006686813470002</c:v>
                </c:pt>
                <c:pt idx="8411">
                  <c:v>2.4874683973740002</c:v>
                </c:pt>
                <c:pt idx="8412">
                  <c:v>2.5761733290429998</c:v>
                </c:pt>
                <c:pt idx="8413">
                  <c:v>2.6667573146999999</c:v>
                </c:pt>
                <c:pt idx="8414">
                  <c:v>2.759193638922</c:v>
                </c:pt>
                <c:pt idx="8415">
                  <c:v>2.853455040389</c:v>
                </c:pt>
                <c:pt idx="8416">
                  <c:v>2.9495137199229999</c:v>
                </c:pt>
                <c:pt idx="8417">
                  <c:v>3.0473413486749998</c:v>
                </c:pt>
                <c:pt idx="8418">
                  <c:v>3.1469090764779999</c:v>
                </c:pt>
                <c:pt idx="8419">
                  <c:v>3.2481875403470002</c:v>
                </c:pt>
                <c:pt idx="8420">
                  <c:v>3.351146873132</c:v>
                </c:pt>
                <c:pt idx="8421">
                  <c:v>3.4557567123220001</c:v>
                </c:pt>
                <c:pt idx="8422">
                  <c:v>3.5619862089900001</c:v>
                </c:pt>
                <c:pt idx="8423">
                  <c:v>3.6698040368879998</c:v>
                </c:pt>
                <c:pt idx="8424">
                  <c:v>3.7791784016759999</c:v>
                </c:pt>
                <c:pt idx="8425">
                  <c:v>3.8900770502939999</c:v>
                </c:pt>
                <c:pt idx="8426">
                  <c:v>4.002467280466</c:v>
                </c:pt>
                <c:pt idx="8427">
                  <c:v>4.1163159503360003</c:v>
                </c:pt>
                <c:pt idx="8428">
                  <c:v>4.2315894882379999</c:v>
                </c:pt>
                <c:pt idx="8429">
                  <c:v>4.3482539025899998</c:v>
                </c:pt>
                <c:pt idx="8430">
                  <c:v>4.4662747919069998</c:v>
                </c:pt>
                <c:pt idx="8431">
                  <c:v>4.5856173549439996</c:v>
                </c:pt>
                <c:pt idx="8432">
                  <c:v>4.7062464009499996</c:v>
                </c:pt>
                <c:pt idx="8433">
                  <c:v>4.8281263600399997</c:v>
                </c:pt>
                <c:pt idx="8434">
                  <c:v>4.9512212936740001</c:v>
                </c:pt>
                <c:pt idx="8435">
                  <c:v>5.0754949052549998</c:v>
                </c:pt>
                <c:pt idx="8436">
                  <c:v>5.2009105508189997</c:v>
                </c:pt>
                <c:pt idx="8437">
                  <c:v>5.3274312498369998</c:v>
                </c:pt>
                <c:pt idx="8438">
                  <c:v>5.4550196961140003</c:v>
                </c:pt>
                <c:pt idx="8439">
                  <c:v>5.583638268784</c:v>
                </c:pt>
                <c:pt idx="8440">
                  <c:v>5.7132490433929997</c:v>
                </c:pt>
                <c:pt idx="8441">
                  <c:v>5.8438138030799998</c:v>
                </c:pt>
                <c:pt idx="8442">
                  <c:v>5.9752940498370002</c:v>
                </c:pt>
                <c:pt idx="8443">
                  <c:v>6.1076510158559998</c:v>
                </c:pt>
                <c:pt idx="8444">
                  <c:v>6.2408456749520003</c:v>
                </c:pt>
                <c:pt idx="8445">
                  <c:v>6.3748387540679996</c:v>
                </c:pt>
                <c:pt idx="8446">
                  <c:v>6.509590744844</c:v>
                </c:pt>
                <c:pt idx="8447">
                  <c:v>6.6450619152649999</c:v>
                </c:pt>
                <c:pt idx="8448">
                  <c:v>6.7812123213669997</c:v>
                </c:pt>
                <c:pt idx="8449">
                  <c:v>6.9180018190089996</c:v>
                </c:pt>
                <c:pt idx="8450">
                  <c:v>7.0553900757069998</c:v>
                </c:pt>
                <c:pt idx="8451">
                  <c:v>7.1933365825150002</c:v>
                </c:pt>
                <c:pt idx="8452">
                  <c:v>7.3318006659670001</c:v>
                </c:pt>
                <c:pt idx="8453">
                  <c:v>7.470741500061</c:v>
                </c:pt>
                <c:pt idx="8454">
                  <c:v>7.6101181182950004</c:v>
                </c:pt>
                <c:pt idx="8455">
                  <c:v>7.7498894257330004</c:v>
                </c:pt>
                <c:pt idx="8456">
                  <c:v>7.8900142111239999</c:v>
                </c:pt>
                <c:pt idx="8457">
                  <c:v>8.0304511590400001</c:v>
                </c:pt>
                <c:pt idx="8458">
                  <c:v>8.1711588620560001</c:v>
                </c:pt>
                <c:pt idx="8459">
                  <c:v>8.3120958329520001</c:v>
                </c:pt>
                <c:pt idx="8460">
                  <c:v>8.453220516939</c:v>
                </c:pt>
                <c:pt idx="8461">
                  <c:v>8.5944913039060005</c:v>
                </c:pt>
                <c:pt idx="8462">
                  <c:v>8.7358665406830003</c:v>
                </c:pt>
                <c:pt idx="8463">
                  <c:v>8.8773045433140005</c:v>
                </c:pt>
                <c:pt idx="8464">
                  <c:v>9.0187636093439991</c:v>
                </c:pt>
                <c:pt idx="8465">
                  <c:v>9.1602020301099998</c:v>
                </c:pt>
                <c:pt idx="8466">
                  <c:v>9.3015781030279996</c:v>
                </c:pt>
                <c:pt idx="8467">
                  <c:v>9.4428501438880001</c:v>
                </c:pt>
                <c:pt idx="8468">
                  <c:v>9.5839764991349998</c:v>
                </c:pt>
                <c:pt idx="8469">
                  <c:v>9.7249155581459998</c:v>
                </c:pt>
                <c:pt idx="8470">
                  <c:v>9.8656257654940003</c:v>
                </c:pt>
                <c:pt idx="8471">
                  <c:v>10.00606563319</c:v>
                </c:pt>
                <c:pt idx="8472">
                  <c:v>10.14619375292</c:v>
                </c:pt>
                <c:pt idx="8473">
                  <c:v>10.285968808230001</c:v>
                </c:pt>
                <c:pt idx="8474">
                  <c:v>10.42534958673</c:v>
                </c:pt>
                <c:pt idx="8475">
                  <c:v>10.564294992200001</c:v>
                </c:pt>
                <c:pt idx="8476">
                  <c:v>10.70276405674</c:v>
                </c:pt>
                <c:pt idx="8477">
                  <c:v>10.840715952829999</c:v>
                </c:pt>
                <c:pt idx="8478">
                  <c:v>10.97811000535</c:v>
                </c:pt>
                <c:pt idx="8479">
                  <c:v>11.114905703590001</c:v>
                </c:pt>
                <c:pt idx="8480">
                  <c:v>11.25106271314</c:v>
                </c:pt>
                <c:pt idx="8481">
                  <c:v>11.38654088787</c:v>
                </c:pt>
                <c:pt idx="8482">
                  <c:v>11.52130028164</c:v>
                </c:pt>
                <c:pt idx="8483">
                  <c:v>11.65530116019</c:v>
                </c:pt>
                <c:pt idx="8484">
                  <c:v>11.78850401277</c:v>
                </c:pt>
                <c:pt idx="8485">
                  <c:v>11.9208695638</c:v>
                </c:pt>
                <c:pt idx="8486">
                  <c:v>12.052358784480001</c:v>
                </c:pt>
                <c:pt idx="8487">
                  <c:v>12.182932904239999</c:v>
                </c:pt>
                <c:pt idx="8488">
                  <c:v>12.31255342221</c:v>
                </c:pt>
                <c:pt idx="8489">
                  <c:v>12.44118211855</c:v>
                </c:pt>
                <c:pt idx="8490">
                  <c:v>12.568781065690001</c:v>
                </c:pt>
                <c:pt idx="8491">
                  <c:v>12.695312639559999</c:v>
                </c:pt>
                <c:pt idx="8492">
                  <c:v>12.820739530619999</c:v>
                </c:pt>
                <c:pt idx="8493">
                  <c:v>12.9450247549</c:v>
                </c:pt>
                <c:pt idx="8494">
                  <c:v>13.06813166487</c:v>
                </c:pt>
                <c:pt idx="8495">
                  <c:v>13.19002396028</c:v>
                </c:pt>
                <c:pt idx="8496">
                  <c:v>13.310665698779999</c:v>
                </c:pt>
                <c:pt idx="8497">
                  <c:v>13.43002130661</c:v>
                </c:pt>
                <c:pt idx="8498">
                  <c:v>13.548055589020001</c:v>
                </c:pt>
                <c:pt idx="8499">
                  <c:v>13.664733740639999</c:v>
                </c:pt>
                <c:pt idx="8500">
                  <c:v>13.78002135579</c:v>
                </c:pt>
                <c:pt idx="8501">
                  <c:v>13.89388443855</c:v>
                </c:pt>
                <c:pt idx="8502">
                  <c:v>14.00628941285</c:v>
                </c:pt>
                <c:pt idx="8503">
                  <c:v>14.117203132289999</c:v>
                </c:pt>
                <c:pt idx="8504">
                  <c:v>14.226592889979999</c:v>
                </c:pt>
                <c:pt idx="8505">
                  <c:v>14.33442642813</c:v>
                </c:pt>
                <c:pt idx="8506">
                  <c:v>14.440671947569999</c:v>
                </c:pt>
                <c:pt idx="8507">
                  <c:v>14.545298117130001</c:v>
                </c:pt>
                <c:pt idx="8508">
                  <c:v>14.64827408288</c:v>
                </c:pt>
                <c:pt idx="8509">
                  <c:v>14.749569477190001</c:v>
                </c:pt>
                <c:pt idx="8510">
                  <c:v>14.8491544277</c:v>
                </c:pt>
                <c:pt idx="8511">
                  <c:v>14.946999566140001</c:v>
                </c:pt>
                <c:pt idx="8512">
                  <c:v>15.043076036960001</c:v>
                </c:pt>
                <c:pt idx="8513">
                  <c:v>15.13735550584</c:v>
                </c:pt>
                <c:pt idx="8514">
                  <c:v>15.229810168029999</c:v>
                </c:pt>
                <c:pt idx="8515">
                  <c:v>15.32041275658</c:v>
                </c:pt>
                <c:pt idx="8516">
                  <c:v>15.40913655035</c:v>
                </c:pt>
                <c:pt idx="8517">
                  <c:v>15.495955381870001</c:v>
                </c:pt>
                <c:pt idx="8518">
                  <c:v>15.58084364508</c:v>
                </c:pt>
                <c:pt idx="8519">
                  <c:v>15.663776302860001</c:v>
                </c:pt>
                <c:pt idx="8520">
                  <c:v>15.74472889442</c:v>
                </c:pt>
                <c:pt idx="8521">
                  <c:v>15.8236775425</c:v>
                </c:pt>
                <c:pt idx="8522">
                  <c:v>15.9005989604</c:v>
                </c:pt>
                <c:pt idx="8523">
                  <c:v>15.975470458869999</c:v>
                </c:pt>
                <c:pt idx="8524">
                  <c:v>16.048269952759998</c:v>
                </c:pt>
                <c:pt idx="8525">
                  <c:v>16.118975967560001</c:v>
                </c:pt>
                <c:pt idx="8526">
                  <c:v>16.1875676457</c:v>
                </c:pt>
                <c:pt idx="8527">
                  <c:v>16.254024752740001</c:v>
                </c:pt>
                <c:pt idx="8528">
                  <c:v>16.318327683269999</c:v>
                </c:pt>
                <c:pt idx="8529">
                  <c:v>16.380457466749998</c:v>
                </c:pt>
                <c:pt idx="8530">
                  <c:v>16.440395773070001</c:v>
                </c:pt>
                <c:pt idx="8531">
                  <c:v>16.49812491794</c:v>
                </c:pt>
                <c:pt idx="8532">
                  <c:v>16.553627868140001</c:v>
                </c:pt>
                <c:pt idx="8533">
                  <c:v>16.606888246499999</c:v>
                </c:pt>
                <c:pt idx="8534">
                  <c:v>16.657890336760001</c:v>
                </c:pt>
                <c:pt idx="8535">
                  <c:v>16.70661908816</c:v>
                </c:pt>
                <c:pt idx="8536">
                  <c:v>16.753060119930002</c:v>
                </c:pt>
                <c:pt idx="8537">
                  <c:v>16.797199725479999</c:v>
                </c:pt>
                <c:pt idx="8538">
                  <c:v>16.839024876469999</c:v>
                </c:pt>
                <c:pt idx="8539">
                  <c:v>16.87852322662</c:v>
                </c:pt>
                <c:pt idx="8540">
                  <c:v>16.9156831154</c:v>
                </c:pt>
                <c:pt idx="8541">
                  <c:v>16.950493571389998</c:v>
                </c:pt>
                <c:pt idx="8542">
                  <c:v>16.982944315600001</c:v>
                </c:pt>
                <c:pt idx="8543">
                  <c:v>17.01302576442</c:v>
                </c:pt>
                <c:pt idx="8544">
                  <c:v>17.040729032489999</c:v>
                </c:pt>
                <c:pt idx="8545">
                  <c:v>17.066045935329999</c:v>
                </c:pt>
                <c:pt idx="8546">
                  <c:v>17.088968991689999</c:v>
                </c:pt>
                <c:pt idx="8547">
                  <c:v>17.109491425840002</c:v>
                </c:pt>
                <c:pt idx="8548">
                  <c:v>17.127607169489998</c:v>
                </c:pt>
                <c:pt idx="8549">
                  <c:v>17.143310863619998</c:v>
                </c:pt>
                <c:pt idx="8550">
                  <c:v>17.156597860049999</c:v>
                </c:pt>
                <c:pt idx="8551">
                  <c:v>17.1674642228</c:v>
                </c:pt>
                <c:pt idx="8552">
                  <c:v>17.175906729289999</c:v>
                </c:pt>
                <c:pt idx="8553">
                  <c:v>17.18192287123</c:v>
                </c:pt>
                <c:pt idx="8554">
                  <c:v>17.18551085539</c:v>
                </c:pt>
                <c:pt idx="8555">
                  <c:v>17.18666960414</c:v>
                </c:pt>
                <c:pt idx="8556">
                  <c:v>17.185398755750001</c:v>
                </c:pt>
                <c:pt idx="8557">
                  <c:v>17.18169866449</c:v>
                </c:pt>
                <c:pt idx="8558">
                  <c:v>17.175570400560002</c:v>
                </c:pt>
                <c:pt idx="8559">
                  <c:v>17.167015749720001</c:v>
                </c:pt>
                <c:pt idx="8560">
                  <c:v>17.15603721283</c:v>
                </c:pt>
                <c:pt idx="8561">
                  <c:v>17.142638005049999</c:v>
                </c:pt>
                <c:pt idx="8562">
                  <c:v>17.126822054929999</c:v>
                </c:pt>
                <c:pt idx="8563">
                  <c:v>17.108594003250001</c:v>
                </c:pt>
                <c:pt idx="8564">
                  <c:v>17.087959201629999</c:v>
                </c:pt>
                <c:pt idx="8565">
                  <c:v>17.06492371098</c:v>
                </c:pt>
                <c:pt idx="8566">
                  <c:v>17.039494299699999</c:v>
                </c:pt>
                <c:pt idx="8567">
                  <c:v>17.011678441690002</c:v>
                </c:pt>
                <c:pt idx="8568">
                  <c:v>16.98148431413</c:v>
                </c:pt>
                <c:pt idx="8569">
                  <c:v>16.948920795100001</c:v>
                </c:pt>
                <c:pt idx="8570">
                  <c:v>16.913997460939999</c:v>
                </c:pt>
                <c:pt idx="8571">
                  <c:v>16.876724583440001</c:v>
                </c:pt>
                <c:pt idx="8572">
                  <c:v>16.837113126809999</c:v>
                </c:pt>
                <c:pt idx="8573">
                  <c:v>16.795174744440001</c:v>
                </c:pt>
                <c:pt idx="8574">
                  <c:v>16.750921775479998</c:v>
                </c:pt>
                <c:pt idx="8575">
                  <c:v>16.7043672412</c:v>
                </c:pt>
                <c:pt idx="8576">
                  <c:v>16.655524841129999</c:v>
                </c:pt>
                <c:pt idx="8577">
                  <c:v>16.60440894908</c:v>
                </c:pt>
                <c:pt idx="8578">
                  <c:v>16.55103460882</c:v>
                </c:pt>
                <c:pt idx="8579">
                  <c:v>16.495417529739999</c:v>
                </c:pt>
                <c:pt idx="8580">
                  <c:v>16.437574082129998</c:v>
                </c:pt>
                <c:pt idx="8581">
                  <c:v>16.377521292419999</c:v>
                </c:pt>
                <c:pt idx="8582">
                  <c:v>16.315276838150002</c:v>
                </c:pt>
                <c:pt idx="8583">
                  <c:v>16.250859042729999</c:v>
                </c:pt>
                <c:pt idx="8584">
                  <c:v>16.18428687007</c:v>
                </c:pt>
                <c:pt idx="8585">
                  <c:v>16.115579918990001</c:v>
                </c:pt>
                <c:pt idx="8586">
                  <c:v>16.044758417440001</c:v>
                </c:pt>
                <c:pt idx="8587">
                  <c:v>15.9718432165</c:v>
                </c:pt>
                <c:pt idx="8588">
                  <c:v>15.89685578431</c:v>
                </c:pt>
                <c:pt idx="8589">
                  <c:v>15.8198181997</c:v>
                </c:pt>
                <c:pt idx="8590">
                  <c:v>15.740753145659999</c:v>
                </c:pt>
                <c:pt idx="8591">
                  <c:v>15.65968390271</c:v>
                </c:pt>
                <c:pt idx="8592">
                  <c:v>15.576634342</c:v>
                </c:pt>
                <c:pt idx="8593">
                  <c:v>15.49162891828</c:v>
                </c:pt>
                <c:pt idx="8594">
                  <c:v>15.40469266272</c:v>
                </c:pt>
                <c:pt idx="8595">
                  <c:v>15.315851175480001</c:v>
                </c:pt>
                <c:pt idx="8596">
                  <c:v>15.225130618230001</c:v>
                </c:pt>
                <c:pt idx="8597">
                  <c:v>15.1325577064</c:v>
                </c:pt>
                <c:pt idx="8598">
                  <c:v>15.038159701290001</c:v>
                </c:pt>
                <c:pt idx="8599">
                  <c:v>14.941964402110001</c:v>
                </c:pt>
                <c:pt idx="8600">
                  <c:v>14.844000137689999</c:v>
                </c:pt>
                <c:pt idx="8601">
                  <c:v>14.7442957582</c:v>
                </c:pt>
                <c:pt idx="8602">
                  <c:v>14.64288062664</c:v>
                </c:pt>
                <c:pt idx="8603">
                  <c:v>14.539784610150001</c:v>
                </c:pt>
                <c:pt idx="8604">
                  <c:v>14.43503807125</c:v>
                </c:pt>
                <c:pt idx="8605">
                  <c:v>14.328671858870001</c:v>
                </c:pt>
                <c:pt idx="8606">
                  <c:v>14.22071729926</c:v>
                </c:pt>
                <c:pt idx="8607">
                  <c:v>14.11120618676</c:v>
                </c:pt>
                <c:pt idx="8608">
                  <c:v>14.000170774420001</c:v>
                </c:pt>
                <c:pt idx="8609">
                  <c:v>13.88764376454</c:v>
                </c:pt>
                <c:pt idx="8610">
                  <c:v>13.77365829897</c:v>
                </c:pt>
                <c:pt idx="8611">
                  <c:v>13.65824794938</c:v>
                </c:pt>
                <c:pt idx="8612">
                  <c:v>13.54144670735</c:v>
                </c:pt>
                <c:pt idx="8613">
                  <c:v>13.42328897436</c:v>
                </c:pt>
                <c:pt idx="8614">
                  <c:v>13.30380955167</c:v>
                </c:pt>
                <c:pt idx="8615">
                  <c:v>13.183043630029999</c:v>
                </c:pt>
                <c:pt idx="8616">
                  <c:v>13.06102677933</c:v>
                </c:pt>
                <c:pt idx="8617">
                  <c:v>12.937794938110001</c:v>
                </c:pt>
                <c:pt idx="8618">
                  <c:v>12.813384402960001</c:v>
                </c:pt>
                <c:pt idx="8619">
                  <c:v>12.687831817859999</c:v>
                </c:pt>
                <c:pt idx="8620">
                  <c:v>12.56117416333</c:v>
                </c:pt>
                <c:pt idx="8621">
                  <c:v>12.43344874558</c:v>
                </c:pt>
                <c:pt idx="8622">
                  <c:v>12.304693185470001</c:v>
                </c:pt>
                <c:pt idx="8623">
                  <c:v>12.17494540745</c:v>
                </c:pt>
                <c:pt idx="8624">
                  <c:v>12.0442436284</c:v>
                </c:pt>
                <c:pt idx="8625">
                  <c:v>11.91262634632</c:v>
                </c:pt>
                <c:pt idx="8626">
                  <c:v>11.78013232901</c:v>
                </c:pt>
                <c:pt idx="8627">
                  <c:v>11.646800602680001</c:v>
                </c:pt>
                <c:pt idx="8628">
                  <c:v>11.51267044037</c:v>
                </c:pt>
                <c:pt idx="8629">
                  <c:v>11.377781350459999</c:v>
                </c:pt>
                <c:pt idx="8630">
                  <c:v>11.24217306495</c:v>
                </c:pt>
                <c:pt idx="8631">
                  <c:v>11.105885527810001</c:v>
                </c:pt>
                <c:pt idx="8632">
                  <c:v>10.96895888319</c:v>
                </c:pt>
                <c:pt idx="8633">
                  <c:v>10.831433463570001</c:v>
                </c:pt>
                <c:pt idx="8634">
                  <c:v>10.693349777910001</c:v>
                </c:pt>
                <c:pt idx="8635">
                  <c:v>10.554748499660001</c:v>
                </c:pt>
                <c:pt idx="8636">
                  <c:v>10.415670454840001</c:v>
                </c:pt>
                <c:pt idx="8637">
                  <c:v>10.27615660995</c:v>
                </c:pt>
                <c:pt idx="8638">
                  <c:v>10.13624805992</c:v>
                </c:pt>
                <c:pt idx="8639">
                  <c:v>9.9959860160110008</c:v>
                </c:pt>
                <c:pt idx="8640">
                  <c:v>9.8554117936529995</c:v>
                </c:pt>
                <c:pt idx="8641">
                  <c:v>9.7145668002709993</c:v>
                </c:pt>
                <c:pt idx="8642">
                  <c:v>9.5734925230879995</c:v>
                </c:pt>
                <c:pt idx="8643">
                  <c:v>9.4322305168960003</c:v>
                </c:pt>
                <c:pt idx="8644">
                  <c:v>9.2908223918069996</c:v>
                </c:pt>
                <c:pt idx="8645">
                  <c:v>9.1493098009960008</c:v>
                </c:pt>
                <c:pt idx="8646">
                  <c:v>9.0077344284180008</c:v>
                </c:pt>
                <c:pt idx="8647">
                  <c:v>8.8661379765310002</c:v>
                </c:pt>
                <c:pt idx="8648">
                  <c:v>8.7245621540009992</c:v>
                </c:pt>
                <c:pt idx="8649">
                  <c:v>8.5830486634149992</c:v>
                </c:pt>
                <c:pt idx="8650">
                  <c:v>8.4416391889840003</c:v>
                </c:pt>
                <c:pt idx="8651">
                  <c:v>8.3003753842649992</c:v>
                </c:pt>
                <c:pt idx="8652">
                  <c:v>8.1592988598840002</c:v>
                </c:pt>
                <c:pt idx="8653">
                  <c:v>8.0184511712699997</c:v>
                </c:pt>
                <c:pt idx="8654">
                  <c:v>7.8778738064129996</c:v>
                </c:pt>
                <c:pt idx="8655">
                  <c:v>7.7376081736330002</c:v>
                </c:pt>
                <c:pt idx="8656">
                  <c:v>7.5976955893809999</c:v>
                </c:pt>
                <c:pt idx="8657">
                  <c:v>7.4581772660589998</c:v>
                </c:pt>
                <c:pt idx="8658">
                  <c:v>7.3190942998760002</c:v>
                </c:pt>
                <c:pt idx="8659">
                  <c:v>7.1804876587380004</c:v>
                </c:pt>
                <c:pt idx="8660">
                  <c:v>7.0423981701739997</c:v>
                </c:pt>
                <c:pt idx="8661">
                  <c:v>6.9048665093009998</c:v>
                </c:pt>
                <c:pt idx="8662">
                  <c:v>6.7679331868419998</c:v>
                </c:pt>
                <c:pt idx="8663">
                  <c:v>6.631638537183</c:v>
                </c:pt>
                <c:pt idx="8664">
                  <c:v>6.4960227064889997</c:v>
                </c:pt>
                <c:pt idx="8665">
                  <c:v>6.3611256408700001</c:v>
                </c:pt>
                <c:pt idx="8666">
                  <c:v>6.2269870746120004</c:v>
                </c:pt>
                <c:pt idx="8667">
                  <c:v>6.0936465184650004</c:v>
                </c:pt>
                <c:pt idx="8668">
                  <c:v>5.9611432479989999</c:v>
                </c:pt>
                <c:pt idx="8669">
                  <c:v>5.829516292029</c:v>
                </c:pt>
                <c:pt idx="8670">
                  <c:v>5.6988044211169999</c:v>
                </c:pt>
                <c:pt idx="8671">
                  <c:v>5.5690461361379997</c:v>
                </c:pt>
                <c:pt idx="8672">
                  <c:v>5.440279656944</c:v>
                </c:pt>
                <c:pt idx="8673">
                  <c:v>5.3125429110900004</c:v>
                </c:pt>
                <c:pt idx="8674">
                  <c:v>5.185873522664</c:v>
                </c:pt>
                <c:pt idx="8675">
                  <c:v>5.0603088011980004</c:v>
                </c:pt>
                <c:pt idx="8676">
                  <c:v>4.9358857306679997</c:v>
                </c:pt>
                <c:pt idx="8677">
                  <c:v>4.8126409586010004</c:v>
                </c:pt>
                <c:pt idx="8678">
                  <c:v>4.6906107852690004</c:v>
                </c:pt>
                <c:pt idx="8679">
                  <c:v>4.5698311529950004</c:v>
                </c:pt>
                <c:pt idx="8680">
                  <c:v>4.4503376355609996</c:v>
                </c:pt>
                <c:pt idx="8681">
                  <c:v>4.3321654277199997</c:v>
                </c:pt>
                <c:pt idx="8682">
                  <c:v>4.2153493348289999</c:v>
                </c:pt>
                <c:pt idx="8683">
                  <c:v>4.0999237625880003</c:v>
                </c:pt>
                <c:pt idx="8684">
                  <c:v>3.985922706902</c:v>
                </c:pt>
                <c:pt idx="8685">
                  <c:v>3.8733797438640001</c:v>
                </c:pt>
                <c:pt idx="8686">
                  <c:v>3.762328019855</c:v>
                </c:pt>
                <c:pt idx="8687">
                  <c:v>3.6528002417819998</c:v>
                </c:pt>
                <c:pt idx="8688">
                  <c:v>3.5448286674320002</c:v>
                </c:pt>
                <c:pt idx="8689">
                  <c:v>3.438445095973</c:v>
                </c:pt>
                <c:pt idx="8690">
                  <c:v>3.3336808585769999</c:v>
                </c:pt>
                <c:pt idx="8691">
                  <c:v>3.2305668091899999</c:v>
                </c:pt>
                <c:pt idx="8692">
                  <c:v>3.1291333154340002</c:v>
                </c:pt>
                <c:pt idx="8693">
                  <c:v>3.0294102496669999</c:v>
                </c:pt>
                <c:pt idx="8694">
                  <c:v>2.9314269801689998</c:v>
                </c:pt>
                <c:pt idx="8695">
                  <c:v>2.8352123624929999</c:v>
                </c:pt>
                <c:pt idx="8696">
                  <c:v>2.7407947309609999</c:v>
                </c:pt>
                <c:pt idx="8697">
                  <c:v>2.6482018903119999</c:v>
                </c:pt>
                <c:pt idx="8698">
                  <c:v>2.5574611075089999</c:v>
                </c:pt>
                <c:pt idx="8699">
                  <c:v>2.4685991036999999</c:v>
                </c:pt>
                <c:pt idx="8700">
                  <c:v>2.3816420463500001</c:v>
                </c:pt>
                <c:pt idx="8701">
                  <c:v>2.2966155415229998</c:v>
                </c:pt>
                <c:pt idx="8702">
                  <c:v>2.2135446263379999</c:v>
                </c:pt>
                <c:pt idx="8703">
                  <c:v>2.1324537615899999</c:v>
                </c:pt>
                <c:pt idx="8704">
                  <c:v>2.0533668245440002</c:v>
                </c:pt>
                <c:pt idx="8705">
                  <c:v>1.9763071018930001</c:v>
                </c:pt>
                <c:pt idx="8706">
                  <c:v>1.901297282901</c:v>
                </c:pt>
                <c:pt idx="8707">
                  <c:v>1.828359452713</c:v>
                </c:pt>
                <c:pt idx="8708">
                  <c:v>1.7575150858449999</c:v>
                </c:pt>
                <c:pt idx="8709">
                  <c:v>1.6887850398590001</c:v>
                </c:pt>
                <c:pt idx="8710">
                  <c:v>1.622189549217</c:v>
                </c:pt>
                <c:pt idx="8711">
                  <c:v>1.5577482193109999</c:v>
                </c:pt>
                <c:pt idx="8712">
                  <c:v>1.4954800206929999</c:v>
                </c:pt>
                <c:pt idx="8713">
                  <c:v>1.435403283479</c:v>
                </c:pt>
                <c:pt idx="8714">
                  <c:v>1.3775356919490001</c:v>
                </c:pt>
                <c:pt idx="8715">
                  <c:v>1.3218942793390001</c:v>
                </c:pt>
                <c:pt idx="8716">
                  <c:v>1.2684954228109999</c:v>
                </c:pt>
                <c:pt idx="8717">
                  <c:v>1.2173548386399999</c:v>
                </c:pt>
                <c:pt idx="8718">
                  <c:v>1.1684875775700001</c:v>
                </c:pt>
                <c:pt idx="8719">
                  <c:v>1.121908020387</c:v>
                </c:pt>
                <c:pt idx="8720">
                  <c:v>1.077629873677</c:v>
                </c:pt>
                <c:pt idx="8721">
                  <c:v>1.035666165788</c:v>
                </c:pt>
                <c:pt idx="8722">
                  <c:v>0.99602924298869999</c:v>
                </c:pt>
                <c:pt idx="8723">
                  <c:v>0.9587307658327</c:v>
                </c:pt>
                <c:pt idx="8724">
                  <c:v>0.92378170571980001</c:v>
                </c:pt>
                <c:pt idx="8725">
                  <c:v>0.89119234166399997</c:v>
                </c:pt>
                <c:pt idx="8726">
                  <c:v>0.86097225726329996</c:v>
                </c:pt>
                <c:pt idx="8727">
                  <c:v>0.83313033787610002</c:v>
                </c:pt>
                <c:pt idx="8728">
                  <c:v>0.80767476800229998</c:v>
                </c:pt>
                <c:pt idx="8729">
                  <c:v>0.78461302887130002</c:v>
                </c:pt>
                <c:pt idx="8730">
                  <c:v>0.76395189623759996</c:v>
                </c:pt>
                <c:pt idx="8731">
                  <c:v>0.74569743838320002</c:v>
                </c:pt>
                <c:pt idx="8732">
                  <c:v>0.72985501433</c:v>
                </c:pt>
                <c:pt idx="8733">
                  <c:v>0.71642927226020003</c:v>
                </c:pt>
                <c:pt idx="8734">
                  <c:v>0.70542414814629995</c:v>
                </c:pt>
                <c:pt idx="8735">
                  <c:v>0.69684286459129996</c:v>
                </c:pt>
                <c:pt idx="8736">
                  <c:v>0.69068792987920002</c:v>
                </c:pt>
                <c:pt idx="8737">
                  <c:v>0.68696113723529995</c:v>
                </c:pt>
                <c:pt idx="8738">
                  <c:v>0.68566356429810005</c:v>
                </c:pt>
                <c:pt idx="8739">
                  <c:v>0.6867955728017</c:v>
                </c:pt>
                <c:pt idx="8740">
                  <c:v>0.69035680846900005</c:v>
                </c:pt>
                <c:pt idx="8741">
                  <c:v>0.69634620111620005</c:v>
                </c:pt>
                <c:pt idx="8742">
                  <c:v>0.70476196496840005</c:v>
                </c:pt>
                <c:pt idx="8743">
                  <c:v>0.71560159918550004</c:v>
                </c:pt>
                <c:pt idx="8744">
                  <c:v>0.72886188859949996</c:v>
                </c:pt>
                <c:pt idx="8745">
                  <c:v>0.74453890466179995</c:v>
                </c:pt>
                <c:pt idx="8746">
                  <c:v>0.76262800660130003</c:v>
                </c:pt>
                <c:pt idx="8747">
                  <c:v>0.78312384279150005</c:v>
                </c:pt>
                <c:pt idx="8748">
                  <c:v>0.80602035232839997</c:v>
                </c:pt>
                <c:pt idx="8749">
                  <c:v>0.83131076681589999</c:v>
                </c:pt>
                <c:pt idx="8750">
                  <c:v>0.85898761236109999</c:v>
                </c:pt>
                <c:pt idx="8751">
                  <c:v>0.88904271177640004</c:v>
                </c:pt>
                <c:pt idx="8752">
                  <c:v>0.92146718698990004</c:v>
                </c:pt>
                <c:pt idx="8753">
                  <c:v>0.95625146166120001</c:v>
                </c:pt>
                <c:pt idx="8754">
                  <c:v>0.99338526400399996</c:v>
                </c:pt>
                <c:pt idx="8755">
                  <c:v>1.0328576298129999</c:v>
                </c:pt>
                <c:pt idx="8756">
                  <c:v>1.074656905696</c:v>
                </c:pt>
                <c:pt idx="8757">
                  <c:v>1.118770752506</c:v>
                </c:pt>
                <c:pt idx="8758">
                  <c:v>1.1651861489799999</c:v>
                </c:pt>
                <c:pt idx="8759">
                  <c:v>1.213889395576</c:v>
                </c:pt>
                <c:pt idx="8760">
                  <c:v>1.264866118509</c:v>
                </c:pt>
                <c:pt idx="8761">
                  <c:v>1.3181012739869999</c:v>
                </c:pt>
                <c:pt idx="8762">
                  <c:v>1.373579152647</c:v>
                </c:pt>
                <c:pt idx="8763">
                  <c:v>1.4312833841820001</c:v>
                </c:pt>
                <c:pt idx="8764">
                  <c:v>1.4911969421660001</c:v>
                </c:pt>
                <c:pt idx="8765">
                  <c:v>1.553302149074</c:v>
                </c:pt>
                <c:pt idx="8766">
                  <c:v>1.6175806814860001</c:v>
                </c:pt>
                <c:pt idx="8767">
                  <c:v>1.6840135754950001</c:v>
                </c:pt>
                <c:pt idx="8768">
                  <c:v>1.752581232289</c:v>
                </c:pt>
                <c:pt idx="8769">
                  <c:v>1.823263423929</c:v>
                </c:pt>
                <c:pt idx="8770">
                  <c:v>1.896039299311</c:v>
                </c:pt>
                <c:pt idx="8771">
                  <c:v>1.9708873903120001</c:v>
                </c:pt>
                <c:pt idx="8772">
                  <c:v>2.0477856181149998</c:v>
                </c:pt>
                <c:pt idx="8773">
                  <c:v>2.126711299713</c:v>
                </c:pt>
                <c:pt idx="8774">
                  <c:v>2.2076411546000001</c:v>
                </c:pt>
                <c:pt idx="8775">
                  <c:v>2.2905513116280001</c:v>
                </c:pt>
                <c:pt idx="8776">
                  <c:v>2.3754173160419998</c:v>
                </c:pt>
                <c:pt idx="8777">
                  <c:v>2.4622141366879999</c:v>
                </c:pt>
                <c:pt idx="8778">
                  <c:v>2.5509161733879999</c:v>
                </c:pt>
                <c:pt idx="8779">
                  <c:v>2.6414972644880002</c:v>
                </c:pt>
                <c:pt idx="8780">
                  <c:v>2.7339306945640001</c:v>
                </c:pt>
                <c:pt idx="8781">
                  <c:v>2.8281892022980002</c:v>
                </c:pt>
                <c:pt idx="8782">
                  <c:v>2.9242449885099999</c:v>
                </c:pt>
                <c:pt idx="8783">
                  <c:v>3.0220697243529999</c:v>
                </c:pt>
                <c:pt idx="8784">
                  <c:v>3.1216345596580002</c:v>
                </c:pt>
                <c:pt idx="8785">
                  <c:v>3.222910131441</c:v>
                </c:pt>
                <c:pt idx="8786">
                  <c:v>3.325866572552</c:v>
                </c:pt>
                <c:pt idx="8787">
                  <c:v>3.430473520479</c:v>
                </c:pt>
                <c:pt idx="8788">
                  <c:v>3.5367001262960001</c:v>
                </c:pt>
                <c:pt idx="8789">
                  <c:v>3.6445150637550001</c:v>
                </c:pt>
                <c:pt idx="8790">
                  <c:v>3.7538865385159998</c:v>
                </c:pt>
                <c:pt idx="8791">
                  <c:v>3.864782297518</c:v>
                </c:pt>
                <c:pt idx="8792">
                  <c:v>3.9771696384849999</c:v>
                </c:pt>
                <c:pt idx="8793">
                  <c:v>4.0910154195619999</c:v>
                </c:pt>
                <c:pt idx="8794">
                  <c:v>4.2062860690830002</c:v>
                </c:pt>
                <c:pt idx="8795">
                  <c:v>4.3229475954650001</c:v>
                </c:pt>
                <c:pt idx="8796">
                  <c:v>4.4409655972240003</c:v>
                </c:pt>
                <c:pt idx="8797">
                  <c:v>4.5603052731140004</c:v>
                </c:pt>
                <c:pt idx="8798">
                  <c:v>4.680931432385</c:v>
                </c:pt>
                <c:pt idx="8799">
                  <c:v>4.8028085051499998</c:v>
                </c:pt>
                <c:pt idx="8800">
                  <c:v>4.9259005528720001</c:v>
                </c:pt>
                <c:pt idx="8801">
                  <c:v>5.0501712789509998</c:v>
                </c:pt>
                <c:pt idx="8802">
                  <c:v>5.1755840394249999</c:v>
                </c:pt>
                <c:pt idx="8803">
                  <c:v>5.3021018537640003</c:v>
                </c:pt>
                <c:pt idx="8804">
                  <c:v>5.4296874157730004</c:v>
                </c:pt>
                <c:pt idx="8805">
                  <c:v>5.5583031045859999</c:v>
                </c:pt>
                <c:pt idx="8806">
                  <c:v>5.6879109957500003</c:v>
                </c:pt>
                <c:pt idx="8807">
                  <c:v>5.8184728724030004</c:v>
                </c:pt>
                <c:pt idx="8808">
                  <c:v>5.949950236536</c:v>
                </c:pt>
                <c:pt idx="8809">
                  <c:v>6.0823043203429998</c:v>
                </c:pt>
                <c:pt idx="8810">
                  <c:v>6.2154960976379998</c:v>
                </c:pt>
                <c:pt idx="8811">
                  <c:v>6.3494862953639997</c:v>
                </c:pt>
                <c:pt idx="8812">
                  <c:v>6.4842354051609998</c:v>
                </c:pt>
                <c:pt idx="8813">
                  <c:v>6.6197036950130004</c:v>
                </c:pt>
                <c:pt idx="8814">
                  <c:v>6.7558512209580002</c:v>
                </c:pt>
                <c:pt idx="8815">
                  <c:v>6.8926378388540002</c:v>
                </c:pt>
                <c:pt idx="8816">
                  <c:v>7.0300232162159997</c:v>
                </c:pt>
                <c:pt idx="8817">
                  <c:v>7.1679668441000004</c:v>
                </c:pt>
                <c:pt idx="8818">
                  <c:v>7.3064280490369997</c:v>
                </c:pt>
                <c:pt idx="8819">
                  <c:v>7.4453660050290003</c:v>
                </c:pt>
                <c:pt idx="8820">
                  <c:v>7.5847397455700003</c:v>
                </c:pt>
                <c:pt idx="8821">
                  <c:v>7.7245081757260001</c:v>
                </c:pt>
                <c:pt idx="8822">
                  <c:v>7.8646300842460004</c:v>
                </c:pt>
                <c:pt idx="8823">
                  <c:v>8.0050641557009996</c:v>
                </c:pt>
                <c:pt idx="8824">
                  <c:v>8.1457689826670006</c:v>
                </c:pt>
                <c:pt idx="8825">
                  <c:v>8.2867030779240007</c:v>
                </c:pt>
                <c:pt idx="8826">
                  <c:v>8.4278248866830001</c:v>
                </c:pt>
                <c:pt idx="8827">
                  <c:v>8.5690927988319991</c:v>
                </c:pt>
                <c:pt idx="8828">
                  <c:v>8.7104651612000001</c:v>
                </c:pt>
                <c:pt idx="8829">
                  <c:v>8.8519002898339991</c:v>
                </c:pt>
                <c:pt idx="8830">
                  <c:v>8.9933564822779992</c:v>
                </c:pt>
                <c:pt idx="8831">
                  <c:v>9.1347920298670005</c:v>
                </c:pt>
                <c:pt idx="8832">
                  <c:v>9.2761652300190001</c:v>
                </c:pt>
                <c:pt idx="8833">
                  <c:v>9.4174343985229996</c:v>
                </c:pt>
                <c:pt idx="8834">
                  <c:v>9.5585578818239991</c:v>
                </c:pt>
                <c:pt idx="8835">
                  <c:v>9.6994940693010001</c:v>
                </c:pt>
                <c:pt idx="8836">
                  <c:v>9.8402014055240006</c:v>
                </c:pt>
                <c:pt idx="8837">
                  <c:v>9.9806384025060009</c:v>
                </c:pt>
                <c:pt idx="8838">
                  <c:v>10.12076365193</c:v>
                </c:pt>
                <c:pt idx="8839">
                  <c:v>10.26053583735</c:v>
                </c:pt>
                <c:pt idx="8840">
                  <c:v>10.399913746359999</c:v>
                </c:pt>
                <c:pt idx="8841">
                  <c:v>10.538856282759999</c:v>
                </c:pt>
                <c:pt idx="8842">
                  <c:v>10.677322478640001</c:v>
                </c:pt>
                <c:pt idx="8843">
                  <c:v>10.815271506469999</c:v>
                </c:pt>
                <c:pt idx="8844">
                  <c:v>10.95266269115</c:v>
                </c:pt>
                <c:pt idx="8845">
                  <c:v>11.089455521950001</c:v>
                </c:pt>
                <c:pt idx="8846">
                  <c:v>11.22560966448</c:v>
                </c:pt>
                <c:pt idx="8847">
                  <c:v>11.36108497259</c:v>
                </c:pt>
                <c:pt idx="8848">
                  <c:v>11.495841500159999</c:v>
                </c:pt>
                <c:pt idx="8849">
                  <c:v>11.62983951292</c:v>
                </c:pt>
                <c:pt idx="8850">
                  <c:v>11.763039500110001</c:v>
                </c:pt>
                <c:pt idx="8851">
                  <c:v>11.895402186169999</c:v>
                </c:pt>
                <c:pt idx="8852">
                  <c:v>12.02688854228</c:v>
                </c:pt>
                <c:pt idx="8853">
                  <c:v>12.15745979788</c:v>
                </c:pt>
                <c:pt idx="8854">
                  <c:v>12.287077452109999</c:v>
                </c:pt>
                <c:pt idx="8855">
                  <c:v>12.41570328511</c:v>
                </c:pt>
                <c:pt idx="8856">
                  <c:v>12.54329936932</c:v>
                </c:pt>
                <c:pt idx="8857">
                  <c:v>12.669828080669999</c:v>
                </c:pt>
                <c:pt idx="8858">
                  <c:v>12.795252109630001</c:v>
                </c:pt>
                <c:pt idx="8859">
                  <c:v>12.91953447221</c:v>
                </c:pt>
                <c:pt idx="8860">
                  <c:v>13.042638520900001</c:v>
                </c:pt>
                <c:pt idx="8861">
                  <c:v>13.164527955420001</c:v>
                </c:pt>
                <c:pt idx="8862">
                  <c:v>13.28516683346</c:v>
                </c:pt>
                <c:pt idx="8863">
                  <c:v>13.40451958123</c:v>
                </c:pt>
                <c:pt idx="8864">
                  <c:v>13.52255100398</c:v>
                </c:pt>
                <c:pt idx="8865">
                  <c:v>13.63922629637</c:v>
                </c:pt>
                <c:pt idx="8866">
                  <c:v>13.75451105268</c:v>
                </c:pt>
                <c:pt idx="8867">
                  <c:v>13.86837127702</c:v>
                </c:pt>
                <c:pt idx="8868">
                  <c:v>13.9807733933</c:v>
                </c:pt>
                <c:pt idx="8869">
                  <c:v>14.091684255140001</c:v>
                </c:pt>
                <c:pt idx="8870">
                  <c:v>14.20107115563</c:v>
                </c:pt>
                <c:pt idx="8871">
                  <c:v>14.308901837000001</c:v>
                </c:pt>
                <c:pt idx="8872">
                  <c:v>14.41514450006</c:v>
                </c:pt>
                <c:pt idx="8873">
                  <c:v>14.51976781366</c:v>
                </c:pt>
                <c:pt idx="8874">
                  <c:v>14.622740923849999</c:v>
                </c:pt>
                <c:pt idx="8875">
                  <c:v>14.72403346301</c:v>
                </c:pt>
                <c:pt idx="8876">
                  <c:v>14.82361555878</c:v>
                </c:pt>
                <c:pt idx="8877">
                  <c:v>14.92145784289</c:v>
                </c:pt>
                <c:pt idx="8878">
                  <c:v>15.017531459780001</c:v>
                </c:pt>
                <c:pt idx="8879">
                  <c:v>15.111808075140001</c:v>
                </c:pt>
                <c:pt idx="8880">
                  <c:v>15.20425988423</c:v>
                </c:pt>
                <c:pt idx="8881">
                  <c:v>15.29485962009</c:v>
                </c:pt>
                <c:pt idx="8882">
                  <c:v>15.38358056157</c:v>
                </c:pt>
                <c:pt idx="8883">
                  <c:v>15.47039654121</c:v>
                </c:pt>
                <c:pt idx="8884">
                  <c:v>15.555281952950001</c:v>
                </c:pt>
                <c:pt idx="8885">
                  <c:v>15.63821175967</c:v>
                </c:pt>
                <c:pt idx="8886">
                  <c:v>15.71916150058</c:v>
                </c:pt>
                <c:pt idx="8887">
                  <c:v>15.798107298410001</c:v>
                </c:pt>
                <c:pt idx="8888">
                  <c:v>15.87502586648</c:v>
                </c:pt>
                <c:pt idx="8889">
                  <c:v>15.94989451552</c:v>
                </c:pt>
                <c:pt idx="8890">
                  <c:v>16.022691160400001</c:v>
                </c:pt>
                <c:pt idx="8891">
                  <c:v>16.09339432658</c:v>
                </c:pt>
                <c:pt idx="8892">
                  <c:v>16.161983156529999</c:v>
                </c:pt>
                <c:pt idx="8893">
                  <c:v>16.228437415769999</c:v>
                </c:pt>
                <c:pt idx="8894">
                  <c:v>16.292737498920001</c:v>
                </c:pt>
                <c:pt idx="8895">
                  <c:v>16.354864435429999</c:v>
                </c:pt>
                <c:pt idx="8896">
                  <c:v>16.41479989518</c:v>
                </c:pt>
                <c:pt idx="8897">
                  <c:v>16.472526193890001</c:v>
                </c:pt>
                <c:pt idx="8898">
                  <c:v>16.528026298339999</c:v>
                </c:pt>
                <c:pt idx="8899">
                  <c:v>16.58128383136</c:v>
                </c:pt>
                <c:pt idx="8900">
                  <c:v>16.63228307668</c:v>
                </c:pt>
                <c:pt idx="8901">
                  <c:v>16.681008983560002</c:v>
                </c:pt>
                <c:pt idx="8902">
                  <c:v>16.727447171209999</c:v>
                </c:pt>
                <c:pt idx="8903">
                  <c:v>16.77158393305</c:v>
                </c:pt>
                <c:pt idx="8904">
                  <c:v>16.81340624073</c:v>
                </c:pt>
                <c:pt idx="8905">
                  <c:v>16.852901748000001</c:v>
                </c:pt>
                <c:pt idx="8906">
                  <c:v>16.890058794289999</c:v>
                </c:pt>
                <c:pt idx="8907">
                  <c:v>16.924866408210001</c:v>
                </c:pt>
                <c:pt idx="8908">
                  <c:v>16.957314310739999</c:v>
                </c:pt>
                <c:pt idx="8909">
                  <c:v>16.987392918299999</c:v>
                </c:pt>
                <c:pt idx="8910">
                  <c:v>17.01509334552</c:v>
                </c:pt>
                <c:pt idx="8911">
                  <c:v>17.040407407909999</c:v>
                </c:pt>
                <c:pt idx="8912">
                  <c:v>17.063327624239999</c:v>
                </c:pt>
                <c:pt idx="8913">
                  <c:v>17.083847218759999</c:v>
                </c:pt>
                <c:pt idx="8914">
                  <c:v>17.10196012318</c:v>
                </c:pt>
                <c:pt idx="8915">
                  <c:v>17.117660978499998</c:v>
                </c:pt>
                <c:pt idx="8916">
                  <c:v>17.130945136520001</c:v>
                </c:pt>
                <c:pt idx="8917">
                  <c:v>17.141808661279999</c:v>
                </c:pt>
                <c:pt idx="8918">
                  <c:v>17.150248330179998</c:v>
                </c:pt>
                <c:pt idx="8919">
                  <c:v>17.156261634930001</c:v>
                </c:pt>
                <c:pt idx="8920">
                  <c:v>17.159846782319999</c:v>
                </c:pt>
                <c:pt idx="8921">
                  <c:v>17.161002694699999</c:v>
                </c:pt>
                <c:pt idx="8922">
                  <c:v>17.159729010340001</c:v>
                </c:pt>
                <c:pt idx="8923">
                  <c:v>17.156026083530001</c:v>
                </c:pt>
                <c:pt idx="8924">
                  <c:v>17.14989498445</c:v>
                </c:pt>
                <c:pt idx="8925">
                  <c:v>17.141337498879999</c:v>
                </c:pt>
                <c:pt idx="8926">
                  <c:v>17.130356127660001</c:v>
                </c:pt>
                <c:pt idx="8927">
                  <c:v>17.116954085949999</c:v>
                </c:pt>
                <c:pt idx="8928">
                  <c:v>17.101135302319999</c:v>
                </c:pt>
                <c:pt idx="8929">
                  <c:v>17.082904417520002</c:v>
                </c:pt>
                <c:pt idx="8930">
                  <c:v>17.062266783199998</c:v>
                </c:pt>
                <c:pt idx="8931">
                  <c:v>17.039228460259999</c:v>
                </c:pt>
                <c:pt idx="8932">
                  <c:v>17.013796217100001</c:v>
                </c:pt>
                <c:pt idx="8933">
                  <c:v>16.98597752761</c:v>
                </c:pt>
                <c:pt idx="8934">
                  <c:v>16.955780568969999</c:v>
                </c:pt>
                <c:pt idx="8935">
                  <c:v>16.923214219279998</c:v>
                </c:pt>
                <c:pt idx="8936">
                  <c:v>16.888288054859999</c:v>
                </c:pt>
                <c:pt idx="8937">
                  <c:v>16.85101234751</c:v>
                </c:pt>
                <c:pt idx="8938">
                  <c:v>16.811398061430001</c:v>
                </c:pt>
                <c:pt idx="8939">
                  <c:v>16.76945685003</c:v>
                </c:pt>
                <c:pt idx="8940">
                  <c:v>16.725201052439999</c:v>
                </c:pt>
                <c:pt idx="8941">
                  <c:v>16.678643689929999</c:v>
                </c:pt>
                <c:pt idx="8942">
                  <c:v>16.629798462050001</c:v>
                </c:pt>
                <c:pt idx="8943">
                  <c:v>16.57867974258</c:v>
                </c:pt>
                <c:pt idx="8944">
                  <c:v>16.525302575329999</c:v>
                </c:pt>
                <c:pt idx="8945">
                  <c:v>16.469682669640001</c:v>
                </c:pt>
                <c:pt idx="8946">
                  <c:v>16.411836395849999</c:v>
                </c:pt>
                <c:pt idx="8947">
                  <c:v>16.351780780359999</c:v>
                </c:pt>
                <c:pt idx="8948">
                  <c:v>16.28953350071</c:v>
                </c:pt>
                <c:pt idx="8949">
                  <c:v>16.225112880320001</c:v>
                </c:pt>
                <c:pt idx="8950">
                  <c:v>16.158537883099999</c:v>
                </c:pt>
                <c:pt idx="8951">
                  <c:v>16.089828107870002</c:v>
                </c:pt>
                <c:pt idx="8952">
                  <c:v>16.019003782559999</c:v>
                </c:pt>
                <c:pt idx="8953">
                  <c:v>15.946085758280001</c:v>
                </c:pt>
                <c:pt idx="8954">
                  <c:v>15.871095503159999</c:v>
                </c:pt>
                <c:pt idx="8955">
                  <c:v>15.79405509601</c:v>
                </c:pt>
                <c:pt idx="8956">
                  <c:v>15.71498721985</c:v>
                </c:pt>
                <c:pt idx="8957">
                  <c:v>15.63391515518</c:v>
                </c:pt>
                <c:pt idx="8958">
                  <c:v>15.55086277316</c:v>
                </c:pt>
                <c:pt idx="8959">
                  <c:v>15.46585452854</c:v>
                </c:pt>
                <c:pt idx="8960">
                  <c:v>15.378915452479999</c:v>
                </c:pt>
                <c:pt idx="8961">
                  <c:v>15.29007114515</c:v>
                </c:pt>
                <c:pt idx="8962">
                  <c:v>15.19934776821</c:v>
                </c:pt>
                <c:pt idx="8963">
                  <c:v>15.106772037100001</c:v>
                </c:pt>
                <c:pt idx="8964">
                  <c:v>15.01237121312</c:v>
                </c:pt>
                <c:pt idx="8965">
                  <c:v>14.91617309547</c:v>
                </c:pt>
                <c:pt idx="8966">
                  <c:v>14.81820601299</c:v>
                </c:pt>
                <c:pt idx="8967">
                  <c:v>14.718498815849999</c:v>
                </c:pt>
                <c:pt idx="8968">
                  <c:v>14.61708086704</c:v>
                </c:pt>
                <c:pt idx="8969">
                  <c:v>14.513982033710001</c:v>
                </c:pt>
                <c:pt idx="8970">
                  <c:v>14.40923267837</c:v>
                </c:pt>
                <c:pt idx="8971">
                  <c:v>14.302863649960001</c:v>
                </c:pt>
                <c:pt idx="8972">
                  <c:v>14.194906274719999</c:v>
                </c:pt>
                <c:pt idx="8973">
                  <c:v>14.085392347000001</c:v>
                </c:pt>
                <c:pt idx="8974">
                  <c:v>13.97435411985</c:v>
                </c:pt>
                <c:pt idx="8975">
                  <c:v>13.861824295570001</c:v>
                </c:pt>
                <c:pt idx="8976">
                  <c:v>13.74783601599</c:v>
                </c:pt>
                <c:pt idx="8977">
                  <c:v>13.6324228528</c:v>
                </c:pt>
                <c:pt idx="8978">
                  <c:v>13.51561879758</c:v>
                </c:pt>
                <c:pt idx="8979">
                  <c:v>13.397458251810001</c:v>
                </c:pt>
                <c:pt idx="8980">
                  <c:v>13.27797601674</c:v>
                </c:pt>
                <c:pt idx="8981">
                  <c:v>13.157207283130001</c:v>
                </c:pt>
                <c:pt idx="8982">
                  <c:v>13.03518762086</c:v>
                </c:pt>
                <c:pt idx="8983">
                  <c:v>12.91195296848</c:v>
                </c:pt>
                <c:pt idx="8984">
                  <c:v>12.78753962257</c:v>
                </c:pt>
                <c:pt idx="8985">
                  <c:v>12.66198422712</c:v>
                </c:pt>
                <c:pt idx="8986">
                  <c:v>12.53532376265</c:v>
                </c:pt>
                <c:pt idx="8987">
                  <c:v>12.40759553536</c:v>
                </c:pt>
                <c:pt idx="8988">
                  <c:v>12.27883716611</c:v>
                </c:pt>
                <c:pt idx="8989">
                  <c:v>12.14908657936</c:v>
                </c:pt>
                <c:pt idx="8990">
                  <c:v>12.018381991989999</c:v>
                </c:pt>
                <c:pt idx="8991">
                  <c:v>11.88676190198</c:v>
                </c:pt>
                <c:pt idx="8992">
                  <c:v>11.75426507717</c:v>
                </c:pt>
                <c:pt idx="8993">
                  <c:v>11.620930543729999</c:v>
                </c:pt>
                <c:pt idx="8994">
                  <c:v>11.486797574720001</c:v>
                </c:pt>
                <c:pt idx="8995">
                  <c:v>11.3519056785</c:v>
                </c:pt>
                <c:pt idx="8996">
                  <c:v>11.2162945871</c:v>
                </c:pt>
                <c:pt idx="8997">
                  <c:v>11.08000424448</c:v>
                </c:pt>
                <c:pt idx="8998">
                  <c:v>10.94307479477</c:v>
                </c:pt>
                <c:pt idx="8999">
                  <c:v>10.805546570480001</c:v>
                </c:pt>
                <c:pt idx="9000">
                  <c:v>10.66746008054</c:v>
                </c:pt>
                <c:pt idx="9001">
                  <c:v>10.52885599843</c:v>
                </c:pt>
                <c:pt idx="9002">
                  <c:v>10.38977515014</c:v>
                </c:pt>
                <c:pt idx="9003">
                  <c:v>10.25025850219</c:v>
                </c:pt>
                <c:pt idx="9004">
                  <c:v>10.11034714951</c:v>
                </c:pt>
                <c:pt idx="9005">
                  <c:v>9.9700823033519992</c:v>
                </c:pt>
                <c:pt idx="9006">
                  <c:v>9.8295052791500002</c:v>
                </c:pt>
                <c:pt idx="9007">
                  <c:v>9.6886574843289992</c:v>
                </c:pt>
                <c:pt idx="9008">
                  <c:v>9.5475804061129992</c:v>
                </c:pt>
                <c:pt idx="9009">
                  <c:v>9.4063155992910001</c:v>
                </c:pt>
                <c:pt idx="9010">
                  <c:v>9.2649046739780001</c:v>
                </c:pt>
                <c:pt idx="9011">
                  <c:v>9.1233892833460004</c:v>
                </c:pt>
                <c:pt idx="9012">
                  <c:v>8.9818111113530001</c:v>
                </c:pt>
                <c:pt idx="9013">
                  <c:v>8.8402118604549997</c:v>
                </c:pt>
                <c:pt idx="9014">
                  <c:v>8.6986332393189993</c:v>
                </c:pt>
                <c:pt idx="9015">
                  <c:v>8.5571169505300002</c:v>
                </c:pt>
                <c:pt idx="9016">
                  <c:v>8.4157046783019993</c:v>
                </c:pt>
                <c:pt idx="9017">
                  <c:v>8.27443807619</c:v>
                </c:pt>
                <c:pt idx="9018">
                  <c:v>8.1333587548199997</c:v>
                </c:pt>
                <c:pt idx="9019">
                  <c:v>7.9925082696220002</c:v>
                </c:pt>
                <c:pt idx="9020">
                  <c:v>7.8519281085849997</c:v>
                </c:pt>
                <c:pt idx="9021">
                  <c:v>7.7116596800300004</c:v>
                </c:pt>
                <c:pt idx="9022">
                  <c:v>7.5717443004070004</c:v>
                </c:pt>
                <c:pt idx="9023">
                  <c:v>7.4322231821170002</c:v>
                </c:pt>
                <c:pt idx="9024">
                  <c:v>7.2931374213710001</c:v>
                </c:pt>
                <c:pt idx="9025">
                  <c:v>7.1545279860740001</c:v>
                </c:pt>
                <c:pt idx="9026">
                  <c:v>7.0164357037549996</c:v>
                </c:pt>
                <c:pt idx="9027">
                  <c:v>6.8789012495320003</c:v>
                </c:pt>
                <c:pt idx="9028">
                  <c:v>6.7419651341259996</c:v>
                </c:pt>
                <c:pt idx="9029">
                  <c:v>6.6056676919250004</c:v>
                </c:pt>
                <c:pt idx="9030">
                  <c:v>6.4700490690920001</c:v>
                </c:pt>
                <c:pt idx="9031">
                  <c:v>6.3351492117379999</c:v>
                </c:pt>
                <c:pt idx="9032">
                  <c:v>6.2010078541490001</c:v>
                </c:pt>
                <c:pt idx="9033">
                  <c:v>6.0676645070750004</c:v>
                </c:pt>
                <c:pt idx="9034">
                  <c:v>5.9351584460859996</c:v>
                </c:pt>
                <c:pt idx="9035">
                  <c:v>5.8035286999969999</c:v>
                </c:pt>
                <c:pt idx="9036">
                  <c:v>5.6728140393690003</c:v>
                </c:pt>
                <c:pt idx="9037">
                  <c:v>5.5430529650790001</c:v>
                </c:pt>
                <c:pt idx="9038">
                  <c:v>5.4142836969759998</c:v>
                </c:pt>
                <c:pt idx="9039">
                  <c:v>5.2865441626180001</c:v>
                </c:pt>
                <c:pt idx="9040">
                  <c:v>5.1598719860919999</c:v>
                </c:pt>
                <c:pt idx="9041">
                  <c:v>5.0343044769279999</c:v>
                </c:pt>
                <c:pt idx="9042">
                  <c:v>4.9098786191050001</c:v>
                </c:pt>
                <c:pt idx="9043">
                  <c:v>4.7866310601480002</c:v>
                </c:pt>
                <c:pt idx="9044">
                  <c:v>4.664598100329</c:v>
                </c:pt>
                <c:pt idx="9045">
                  <c:v>4.5438156819720001</c:v>
                </c:pt>
                <c:pt idx="9046">
                  <c:v>4.4243193788579998</c:v>
                </c:pt>
                <c:pt idx="9047">
                  <c:v>4.3061443857419999</c:v>
                </c:pt>
                <c:pt idx="9048">
                  <c:v>4.1893255079780003</c:v>
                </c:pt>
                <c:pt idx="9049">
                  <c:v>4.0738971512670004</c:v>
                </c:pt>
                <c:pt idx="9050">
                  <c:v>3.9598933115160002</c:v>
                </c:pt>
                <c:pt idx="9051">
                  <c:v>3.8473475648140001</c:v>
                </c:pt>
                <c:pt idx="9052">
                  <c:v>3.7362930575459998</c:v>
                </c:pt>
                <c:pt idx="9053">
                  <c:v>3.6267624966160001</c:v>
                </c:pt>
                <c:pt idx="9054">
                  <c:v>3.5187881398130001</c:v>
                </c:pt>
                <c:pt idx="9055">
                  <c:v>3.4124017863040002</c:v>
                </c:pt>
                <c:pt idx="9056">
                  <c:v>3.3076347672609998</c:v>
                </c:pt>
                <c:pt idx="9057">
                  <c:v>3.2045179366290002</c:v>
                </c:pt>
                <c:pt idx="9058">
                  <c:v>3.103081662033</c:v>
                </c:pt>
                <c:pt idx="9059">
                  <c:v>3.0033558158279998</c:v>
                </c:pt>
                <c:pt idx="9060">
                  <c:v>2.9053697662940001</c:v>
                </c:pt>
                <c:pt idx="9061">
                  <c:v>2.8091523689870002</c:v>
                </c:pt>
                <c:pt idx="9062">
                  <c:v>2.7147319582259999</c:v>
                </c:pt>
                <c:pt idx="9063">
                  <c:v>2.6221363387499999</c:v>
                </c:pt>
                <c:pt idx="9064">
                  <c:v>2.5313927775230001</c:v>
                </c:pt>
                <c:pt idx="9065">
                  <c:v>2.4425279956939998</c:v>
                </c:pt>
                <c:pt idx="9066">
                  <c:v>2.3555681607259999</c:v>
                </c:pt>
                <c:pt idx="9067">
                  <c:v>2.270538878684</c:v>
                </c:pt>
                <c:pt idx="9068">
                  <c:v>2.187465186686</c:v>
                </c:pt>
                <c:pt idx="9069">
                  <c:v>2.1063715455279999</c:v>
                </c:pt>
                <c:pt idx="9070">
                  <c:v>2.0272818324749999</c:v>
                </c:pt>
                <c:pt idx="9071">
                  <c:v>1.95021933422</c:v>
                </c:pt>
                <c:pt idx="9072">
                  <c:v>1.875206740026</c:v>
                </c:pt>
                <c:pt idx="9073">
                  <c:v>1.802266135037</c:v>
                </c:pt>
                <c:pt idx="9074">
                  <c:v>1.7314189937719999</c:v>
                </c:pt>
                <c:pt idx="9075">
                  <c:v>1.662686173792</c:v>
                </c:pt>
                <c:pt idx="9076">
                  <c:v>1.596087909557</c:v>
                </c:pt>
                <c:pt idx="9077">
                  <c:v>1.5316438064610001</c:v>
                </c:pt>
                <c:pt idx="9078">
                  <c:v>1.4693728350549999</c:v>
                </c:pt>
                <c:pt idx="9079">
                  <c:v>1.4092933254560001</c:v>
                </c:pt>
                <c:pt idx="9080">
                  <c:v>1.3514229619439999</c:v>
                </c:pt>
                <c:pt idx="9081">
                  <c:v>1.295778777752</c:v>
                </c:pt>
                <c:pt idx="9082">
                  <c:v>1.242377150047</c:v>
                </c:pt>
                <c:pt idx="9083">
                  <c:v>1.191233795099</c:v>
                </c:pt>
                <c:pt idx="9084">
                  <c:v>1.1423637636540001</c:v>
                </c:pt>
                <c:pt idx="9085">
                  <c:v>1.095781436499</c:v>
                </c:pt>
                <c:pt idx="9086">
                  <c:v>1.051500520219</c:v>
                </c:pt>
                <c:pt idx="9087">
                  <c:v>1.0095340431619999</c:v>
                </c:pt>
                <c:pt idx="9088">
                  <c:v>0.96989435159689996</c:v>
                </c:pt>
                <c:pt idx="9089">
                  <c:v>0.93259310607680002</c:v>
                </c:pt>
                <c:pt idx="9090">
                  <c:v>0.89764127800189997</c:v>
                </c:pt>
                <c:pt idx="9091">
                  <c:v>0.86504914638569996</c:v>
                </c:pt>
                <c:pt idx="9092">
                  <c:v>0.83482629482659998</c:v>
                </c:pt>
                <c:pt idx="9093">
                  <c:v>0.8069816086828</c:v>
                </c:pt>
                <c:pt idx="9094">
                  <c:v>0.78152327245419995</c:v>
                </c:pt>
                <c:pt idx="9095">
                  <c:v>0.75845876737030005</c:v>
                </c:pt>
                <c:pt idx="9096">
                  <c:v>0.73779486918519999</c:v>
                </c:pt>
                <c:pt idx="9097">
                  <c:v>0.71953764618119997</c:v>
                </c:pt>
                <c:pt idx="9098">
                  <c:v>0.70369245737999997</c:v>
                </c:pt>
                <c:pt idx="9099">
                  <c:v>0.6902639509638</c:v>
                </c:pt>
                <c:pt idx="9100">
                  <c:v>0.67925606290509999</c:v>
                </c:pt>
                <c:pt idx="9101">
                  <c:v>0.67067201580699998</c:v>
                </c:pt>
                <c:pt idx="9102">
                  <c:v>0.66451431795310001</c:v>
                </c:pt>
                <c:pt idx="9103">
                  <c:v>0.66078476256899998</c:v>
                </c:pt>
                <c:pt idx="9104">
                  <c:v>0.65948442729300005</c:v>
                </c:pt>
                <c:pt idx="9105">
                  <c:v>0.6606136738592</c:v>
                </c:pt>
                <c:pt idx="9106">
                  <c:v>0.66417214799040003</c:v>
                </c:pt>
                <c:pt idx="9107">
                  <c:v>0.67015877950299996</c:v>
                </c:pt>
                <c:pt idx="9108">
                  <c:v>0.67857178262179996</c:v>
                </c:pt>
                <c:pt idx="9109">
                  <c:v>0.68940865650680005</c:v>
                </c:pt>
                <c:pt idx="9110">
                  <c:v>0.70266618598990005</c:v>
                </c:pt>
                <c:pt idx="9111">
                  <c:v>0.71834044252249996</c:v>
                </c:pt>
                <c:pt idx="9112">
                  <c:v>0.7364267853334</c:v>
                </c:pt>
                <c:pt idx="9113">
                  <c:v>0.75691986279629997</c:v>
                </c:pt>
                <c:pt idx="9114">
                  <c:v>0.77981361400689997</c:v>
                </c:pt>
                <c:pt idx="9115">
                  <c:v>0.8051012705692</c:v>
                </c:pt>
                <c:pt idx="9116">
                  <c:v>0.83277535859009999</c:v>
                </c:pt>
                <c:pt idx="9117">
                  <c:v>0.86282770088229999</c:v>
                </c:pt>
                <c:pt idx="9118">
                  <c:v>0.89524941937339997</c:v>
                </c:pt>
                <c:pt idx="9119">
                  <c:v>0.93003093772339995</c:v>
                </c:pt>
                <c:pt idx="9120">
                  <c:v>0.96716198414569998</c:v>
                </c:pt>
                <c:pt idx="9121">
                  <c:v>1.0066315944349999</c:v>
                </c:pt>
                <c:pt idx="9122">
                  <c:v>1.048428115199</c:v>
                </c:pt>
                <c:pt idx="9123">
                  <c:v>1.0925392072910001</c:v>
                </c:pt>
                <c:pt idx="9124">
                  <c:v>1.138951849448</c:v>
                </c:pt>
                <c:pt idx="9125">
                  <c:v>1.1876523421280001</c:v>
                </c:pt>
                <c:pt idx="9126">
                  <c:v>1.2386263115439999</c:v>
                </c:pt>
                <c:pt idx="9127">
                  <c:v>1.2918587139069999</c:v>
                </c:pt>
                <c:pt idx="9128">
                  <c:v>1.3473338398529999</c:v>
                </c:pt>
                <c:pt idx="9129">
                  <c:v>1.4050353190730001</c:v>
                </c:pt>
                <c:pt idx="9130">
                  <c:v>1.4649461251439999</c:v>
                </c:pt>
                <c:pt idx="9131">
                  <c:v>1.5270485805389999</c:v>
                </c:pt>
                <c:pt idx="9132">
                  <c:v>1.5913243618390001</c:v>
                </c:pt>
                <c:pt idx="9133">
                  <c:v>1.657754505135</c:v>
                </c:pt>
                <c:pt idx="9134">
                  <c:v>1.726319411617</c:v>
                </c:pt>
                <c:pt idx="9135">
                  <c:v>1.7969988533450001</c:v>
                </c:pt>
                <c:pt idx="9136">
                  <c:v>1.869771979217</c:v>
                </c:pt>
                <c:pt idx="9137">
                  <c:v>1.9446173211069999</c:v>
                </c:pt>
                <c:pt idx="9138">
                  <c:v>2.0215128001989999</c:v>
                </c:pt>
                <c:pt idx="9139">
                  <c:v>2.1004357334870001</c:v>
                </c:pt>
                <c:pt idx="9140">
                  <c:v>2.1813628404640002</c:v>
                </c:pt>
                <c:pt idx="9141">
                  <c:v>2.2642702499820002</c:v>
                </c:pt>
                <c:pt idx="9142">
                  <c:v>2.349133507286</c:v>
                </c:pt>
                <c:pt idx="9143">
                  <c:v>2.4359275812219998</c:v>
                </c:pt>
                <c:pt idx="9144">
                  <c:v>2.5246268716119999</c:v>
                </c:pt>
                <c:pt idx="9145">
                  <c:v>2.6152052168019999</c:v>
                </c:pt>
                <c:pt idx="9146">
                  <c:v>2.707635901368</c:v>
                </c:pt>
                <c:pt idx="9147">
                  <c:v>2.801891663992</c:v>
                </c:pt>
                <c:pt idx="9148">
                  <c:v>2.8979447054950001</c:v>
                </c:pt>
                <c:pt idx="9149">
                  <c:v>2.9957666970269998</c:v>
                </c:pt>
                <c:pt idx="9150">
                  <c:v>3.0953287884230001</c:v>
                </c:pt>
                <c:pt idx="9151">
                  <c:v>3.1966016166950002</c:v>
                </c:pt>
                <c:pt idx="9152">
                  <c:v>3.2995553146950001</c:v>
                </c:pt>
                <c:pt idx="9153">
                  <c:v>3.404159519911</c:v>
                </c:pt>
                <c:pt idx="9154">
                  <c:v>3.510383383417</c:v>
                </c:pt>
                <c:pt idx="9155">
                  <c:v>3.6181955789639999</c:v>
                </c:pt>
                <c:pt idx="9156">
                  <c:v>3.727564312213</c:v>
                </c:pt>
                <c:pt idx="9157">
                  <c:v>3.838457330102</c:v>
                </c:pt>
                <c:pt idx="9158">
                  <c:v>3.9508419303559998</c:v>
                </c:pt>
                <c:pt idx="9159">
                  <c:v>4.0646849711200002</c:v>
                </c:pt>
                <c:pt idx="9160">
                  <c:v>4.1799528807269999</c:v>
                </c:pt>
                <c:pt idx="9161">
                  <c:v>4.296611667594</c:v>
                </c:pt>
                <c:pt idx="9162">
                  <c:v>4.4146269302379997</c:v>
                </c:pt>
                <c:pt idx="9163">
                  <c:v>4.533963867412</c:v>
                </c:pt>
                <c:pt idx="9164">
                  <c:v>4.6545872883669999</c:v>
                </c:pt>
                <c:pt idx="9165">
                  <c:v>4.7764616232149999</c:v>
                </c:pt>
                <c:pt idx="9166">
                  <c:v>4.8995509334190004</c:v>
                </c:pt>
                <c:pt idx="9167">
                  <c:v>5.0238189223790002</c:v>
                </c:pt>
                <c:pt idx="9168">
                  <c:v>5.1492289461330003</c:v>
                </c:pt>
                <c:pt idx="9169">
                  <c:v>5.2757440241519999</c:v>
                </c:pt>
                <c:pt idx="9170">
                  <c:v>5.40332685024</c:v>
                </c:pt>
                <c:pt idx="9171">
                  <c:v>5.5319398035310003</c:v>
                </c:pt>
                <c:pt idx="9172">
                  <c:v>5.6615449595719998</c:v>
                </c:pt>
                <c:pt idx="9173">
                  <c:v>5.7921041014999997</c:v>
                </c:pt>
                <c:pt idx="9174">
                  <c:v>5.923578731309</c:v>
                </c:pt>
                <c:pt idx="9175">
                  <c:v>6.0559300811889996</c:v>
                </c:pt>
                <c:pt idx="9176">
                  <c:v>6.1891191249570001</c:v>
                </c:pt>
                <c:pt idx="9177">
                  <c:v>6.3231065895540004</c:v>
                </c:pt>
                <c:pt idx="9178">
                  <c:v>6.4578529666220001</c:v>
                </c:pt>
                <c:pt idx="9179">
                  <c:v>6.5933185241440002</c:v>
                </c:pt>
                <c:pt idx="9180">
                  <c:v>6.7294633181560002</c:v>
                </c:pt>
                <c:pt idx="9181">
                  <c:v>6.8662472045190004</c:v>
                </c:pt>
                <c:pt idx="9182">
                  <c:v>7.0036298507470001</c:v>
                </c:pt>
                <c:pt idx="9183">
                  <c:v>7.1415707478939998</c:v>
                </c:pt>
                <c:pt idx="9184">
                  <c:v>7.280029222494</c:v>
                </c:pt>
                <c:pt idx="9185">
                  <c:v>7.4189644485470003</c:v>
                </c:pt>
                <c:pt idx="9186">
                  <c:v>7.558335459547</c:v>
                </c:pt>
                <c:pt idx="9187">
                  <c:v>7.6981011605619996</c:v>
                </c:pt>
                <c:pt idx="9188">
                  <c:v>7.8382203403390003</c:v>
                </c:pt>
                <c:pt idx="9189">
                  <c:v>7.9786516834489998</c:v>
                </c:pt>
                <c:pt idx="9190">
                  <c:v>8.1193537824690001</c:v>
                </c:pt>
                <c:pt idx="9191">
                  <c:v>8.2602851501779995</c:v>
                </c:pt>
                <c:pt idx="9192">
                  <c:v>8.4014042317859996</c:v>
                </c:pt>
                <c:pt idx="9193">
                  <c:v>8.5426694171839994</c:v>
                </c:pt>
                <c:pt idx="9194">
                  <c:v>8.6840390531999994</c:v>
                </c:pt>
                <c:pt idx="9195">
                  <c:v>8.8254714558780005</c:v>
                </c:pt>
                <c:pt idx="9196">
                  <c:v>8.9669249227649992</c:v>
                </c:pt>
                <c:pt idx="9197">
                  <c:v>9.1083577451960007</c:v>
                </c:pt>
                <c:pt idx="9198">
                  <c:v>9.2497282205870004</c:v>
                </c:pt>
                <c:pt idx="9199">
                  <c:v>9.3909946647289999</c:v>
                </c:pt>
                <c:pt idx="9200">
                  <c:v>9.5321154240659993</c:v>
                </c:pt>
                <c:pt idx="9201">
                  <c:v>9.6730488879759999</c:v>
                </c:pt>
                <c:pt idx="9202">
                  <c:v>9.8137535010299999</c:v>
                </c:pt>
                <c:pt idx="9203">
                  <c:v>9.9541877752429997</c:v>
                </c:pt>
                <c:pt idx="9204">
                  <c:v>10.094310302289999</c:v>
                </c:pt>
                <c:pt idx="9205">
                  <c:v>10.234079765740001</c:v>
                </c:pt>
                <c:pt idx="9206">
                  <c:v>10.37345495317</c:v>
                </c:pt>
                <c:pt idx="9207">
                  <c:v>10.512394768389999</c:v>
                </c:pt>
                <c:pt idx="9208">
                  <c:v>10.650858243489999</c:v>
                </c:pt>
                <c:pt idx="9209">
                  <c:v>10.78880455094</c:v>
                </c:pt>
                <c:pt idx="9210">
                  <c:v>10.92619301563</c:v>
                </c:pt>
                <c:pt idx="9211">
                  <c:v>11.062983126840001</c:v>
                </c:pt>
                <c:pt idx="9212">
                  <c:v>11.19913455018</c:v>
                </c:pt>
                <c:pt idx="9213">
                  <c:v>11.334607139499999</c:v>
                </c:pt>
                <c:pt idx="9214">
                  <c:v>11.46936094868</c:v>
                </c:pt>
                <c:pt idx="9215">
                  <c:v>11.603356243429999</c:v>
                </c:pt>
                <c:pt idx="9216">
                  <c:v>11.73655351302</c:v>
                </c:pt>
                <c:pt idx="9217">
                  <c:v>11.86891348188</c:v>
                </c:pt>
                <c:pt idx="9218">
                  <c:v>12.000397121180001</c:v>
                </c:pt>
                <c:pt idx="9219">
                  <c:v>12.130965660379999</c:v>
                </c:pt>
                <c:pt idx="9220">
                  <c:v>12.26058059859</c:v>
                </c:pt>
                <c:pt idx="9221">
                  <c:v>12.389203715980001</c:v>
                </c:pt>
                <c:pt idx="9222">
                  <c:v>12.51679708498</c:v>
                </c:pt>
                <c:pt idx="9223">
                  <c:v>12.643323081509999</c:v>
                </c:pt>
                <c:pt idx="9224">
                  <c:v>12.768744396040001</c:v>
                </c:pt>
                <c:pt idx="9225">
                  <c:v>12.893024044600001</c:v>
                </c:pt>
                <c:pt idx="9226">
                  <c:v>13.01612537966</c:v>
                </c:pt>
                <c:pt idx="9227">
                  <c:v>13.13801210095</c:v>
                </c:pt>
                <c:pt idx="9228">
                  <c:v>13.258648266150001</c:v>
                </c:pt>
                <c:pt idx="9229">
                  <c:v>13.377998301490001</c:v>
                </c:pt>
                <c:pt idx="9230">
                  <c:v>13.496027012200001</c:v>
                </c:pt>
                <c:pt idx="9231">
                  <c:v>13.61269959294</c:v>
                </c:pt>
                <c:pt idx="9232">
                  <c:v>13.72798163801</c:v>
                </c:pt>
                <c:pt idx="9233">
                  <c:v>13.8418391515</c:v>
                </c:pt>
                <c:pt idx="9234">
                  <c:v>13.954238557329999</c:v>
                </c:pt>
                <c:pt idx="9235">
                  <c:v>14.06514670911</c:v>
                </c:pt>
                <c:pt idx="9236">
                  <c:v>14.17453089995</c:v>
                </c:pt>
                <c:pt idx="9237">
                  <c:v>14.282358872050001</c:v>
                </c:pt>
                <c:pt idx="9238">
                  <c:v>14.38859882625</c:v>
                </c:pt>
                <c:pt idx="9239">
                  <c:v>14.493219431369999</c:v>
                </c:pt>
                <c:pt idx="9240">
                  <c:v>14.59618983349</c:v>
                </c:pt>
                <c:pt idx="9241">
                  <c:v>14.69747966497</c:v>
                </c:pt>
                <c:pt idx="9242">
                  <c:v>14.797059053470001</c:v>
                </c:pt>
                <c:pt idx="9243">
                  <c:v>14.894898630689999</c:v>
                </c:pt>
                <c:pt idx="9244">
                  <c:v>14.9909695411</c:v>
                </c:pt>
                <c:pt idx="9245">
                  <c:v>15.085243450369999</c:v>
                </c:pt>
                <c:pt idx="9246">
                  <c:v>15.177692553769999</c:v>
                </c:pt>
                <c:pt idx="9247">
                  <c:v>15.268289584330001</c:v>
                </c:pt>
                <c:pt idx="9248">
                  <c:v>15.357007820910001</c:v>
                </c:pt>
                <c:pt idx="9249">
                  <c:v>15.443821096040001</c:v>
                </c:pt>
                <c:pt idx="9250">
                  <c:v>15.52870380367</c:v>
                </c:pt>
                <c:pt idx="9251">
                  <c:v>15.61163090668</c:v>
                </c:pt>
                <c:pt idx="9252">
                  <c:v>15.692577944270001</c:v>
                </c:pt>
                <c:pt idx="9253">
                  <c:v>15.77152103919</c:v>
                </c:pt>
                <c:pt idx="9254">
                  <c:v>15.848436904730001</c:v>
                </c:pt>
                <c:pt idx="9255">
                  <c:v>15.92330285165</c:v>
                </c:pt>
                <c:pt idx="9256">
                  <c:v>15.996096794790001</c:v>
                </c:pt>
                <c:pt idx="9257">
                  <c:v>16.066797259640001</c:v>
                </c:pt>
                <c:pt idx="9258">
                  <c:v>16.135383388640001</c:v>
                </c:pt>
                <c:pt idx="9259">
                  <c:v>16.20183494734</c:v>
                </c:pt>
                <c:pt idx="9260">
                  <c:v>16.26613233034</c:v>
                </c:pt>
                <c:pt idx="9261">
                  <c:v>16.328256567099999</c:v>
                </c:pt>
                <c:pt idx="9262">
                  <c:v>16.38818932749</c:v>
                </c:pt>
                <c:pt idx="9263">
                  <c:v>16.445912927239998</c:v>
                </c:pt>
                <c:pt idx="9264">
                  <c:v>16.50141033313</c:v>
                </c:pt>
                <c:pt idx="9265">
                  <c:v>16.554665167980001</c:v>
                </c:pt>
                <c:pt idx="9266">
                  <c:v>16.60566171552</c:v>
                </c:pt>
                <c:pt idx="9267">
                  <c:v>16.65438492502</c:v>
                </c:pt>
                <c:pt idx="9268">
                  <c:v>16.70082041569</c:v>
                </c:pt>
                <c:pt idx="9269">
                  <c:v>16.744954480939999</c:v>
                </c:pt>
                <c:pt idx="9270">
                  <c:v>16.786774092440002</c:v>
                </c:pt>
                <c:pt idx="9271">
                  <c:v>16.826266903899999</c:v>
                </c:pt>
                <c:pt idx="9272">
                  <c:v>16.863421254790001</c:v>
                </c:pt>
                <c:pt idx="9273">
                  <c:v>16.89822617371</c:v>
                </c:pt>
                <c:pt idx="9274">
                  <c:v>16.930671381629999</c:v>
                </c:pt>
                <c:pt idx="9275">
                  <c:v>16.960747294970002</c:v>
                </c:pt>
                <c:pt idx="9276">
                  <c:v>16.988445028369998</c:v>
                </c:pt>
                <c:pt idx="9277">
                  <c:v>17.01375639734</c:v>
                </c:pt>
                <c:pt idx="9278">
                  <c:v>17.036673920639998</c:v>
                </c:pt>
                <c:pt idx="9279">
                  <c:v>17.057190822519999</c:v>
                </c:pt>
                <c:pt idx="9280">
                  <c:v>17.075301034710002</c:v>
                </c:pt>
                <c:pt idx="9281">
                  <c:v>17.09099919818</c:v>
                </c:pt>
                <c:pt idx="9282">
                  <c:v>17.10428066475</c:v>
                </c:pt>
                <c:pt idx="9283">
                  <c:v>17.115141498460002</c:v>
                </c:pt>
                <c:pt idx="9284">
                  <c:v>17.123578476700001</c:v>
                </c:pt>
                <c:pt idx="9285">
                  <c:v>17.129589091189999</c:v>
                </c:pt>
                <c:pt idx="9286">
                  <c:v>17.133171548709999</c:v>
                </c:pt>
                <c:pt idx="9287">
                  <c:v>17.13432477161</c:v>
                </c:pt>
                <c:pt idx="9288">
                  <c:v>17.133048398180001</c:v>
                </c:pt>
                <c:pt idx="9289">
                  <c:v>17.129342782689999</c:v>
                </c:pt>
                <c:pt idx="9290">
                  <c:v>17.123208995319999</c:v>
                </c:pt>
                <c:pt idx="9291">
                  <c:v>17.11464882185</c:v>
                </c:pt>
                <c:pt idx="9292">
                  <c:v>17.103664763120001</c:v>
                </c:pt>
                <c:pt idx="9293">
                  <c:v>17.090260034309999</c:v>
                </c:pt>
                <c:pt idx="9294">
                  <c:v>17.074438563969998</c:v>
                </c:pt>
                <c:pt idx="9295">
                  <c:v>17.05620499286</c:v>
                </c:pt>
                <c:pt idx="9296">
                  <c:v>17.035564672610001</c:v>
                </c:pt>
                <c:pt idx="9297">
                  <c:v>17.012523664149999</c:v>
                </c:pt>
                <c:pt idx="9298">
                  <c:v>16.987088735850001</c:v>
                </c:pt>
                <c:pt idx="9299">
                  <c:v>16.95926736162</c:v>
                </c:pt>
                <c:pt idx="9300">
                  <c:v>16.929067718639999</c:v>
                </c:pt>
                <c:pt idx="9301">
                  <c:v>16.89649868499</c:v>
                </c:pt>
                <c:pt idx="9302">
                  <c:v>16.861569837019999</c:v>
                </c:pt>
                <c:pt idx="9303">
                  <c:v>16.824291446509999</c:v>
                </c:pt>
                <c:pt idx="9304">
                  <c:v>16.784674477669999</c:v>
                </c:pt>
                <c:pt idx="9305">
                  <c:v>16.74273058388</c:v>
                </c:pt>
                <c:pt idx="9306">
                  <c:v>16.69847210432</c:v>
                </c:pt>
                <c:pt idx="9307">
                  <c:v>16.651912060219999</c:v>
                </c:pt>
                <c:pt idx="9308">
                  <c:v>16.603064151150001</c:v>
                </c:pt>
                <c:pt idx="9309">
                  <c:v>16.551942750889999</c:v>
                </c:pt>
                <c:pt idx="9310">
                  <c:v>16.498562903229999</c:v>
                </c:pt>
                <c:pt idx="9311">
                  <c:v>16.44294031754</c:v>
                </c:pt>
                <c:pt idx="9312">
                  <c:v>16.385091364129998</c:v>
                </c:pt>
                <c:pt idx="9313">
                  <c:v>16.325033069420002</c:v>
                </c:pt>
                <c:pt idx="9314">
                  <c:v>16.262783110939999</c:v>
                </c:pt>
                <c:pt idx="9315">
                  <c:v>16.19835981212</c:v>
                </c:pt>
                <c:pt idx="9316">
                  <c:v>16.13178213686</c:v>
                </c:pt>
                <c:pt idx="9317">
                  <c:v>16.06306968398</c:v>
                </c:pt>
                <c:pt idx="9318">
                  <c:v>15.99224268142</c:v>
                </c:pt>
                <c:pt idx="9319">
                  <c:v>15.919321980279999</c:v>
                </c:pt>
                <c:pt idx="9320">
                  <c:v>15.844329048700001</c:v>
                </c:pt>
                <c:pt idx="9321">
                  <c:v>15.767285965479999</c:v>
                </c:pt>
                <c:pt idx="9322">
                  <c:v>15.688215413649999</c:v>
                </c:pt>
                <c:pt idx="9323">
                  <c:v>15.607140673689999</c:v>
                </c:pt>
                <c:pt idx="9324">
                  <c:v>15.524085616780001</c:v>
                </c:pt>
                <c:pt idx="9325">
                  <c:v>15.439074697660001</c:v>
                </c:pt>
                <c:pt idx="9326">
                  <c:v>15.35213294749</c:v>
                </c:pt>
                <c:pt idx="9327">
                  <c:v>15.26328596646</c:v>
                </c:pt>
                <c:pt idx="9328">
                  <c:v>15.172559916200001</c:v>
                </c:pt>
                <c:pt idx="9329">
                  <c:v>15.079981512170001</c:v>
                </c:pt>
                <c:pt idx="9330">
                  <c:v>14.98557801566</c:v>
                </c:pt>
                <c:pt idx="9331">
                  <c:v>14.88937722587</c:v>
                </c:pt>
                <c:pt idx="9332">
                  <c:v>14.791407471639999</c:v>
                </c:pt>
                <c:pt idx="9333">
                  <c:v>14.691697603150001</c:v>
                </c:pt>
                <c:pt idx="9334">
                  <c:v>14.590276983380001</c:v>
                </c:pt>
                <c:pt idx="9335">
                  <c:v>14.48717547949</c:v>
                </c:pt>
                <c:pt idx="9336">
                  <c:v>14.38242345398</c:v>
                </c:pt>
                <c:pt idx="9337">
                  <c:v>14.27605175579</c:v>
                </c:pt>
                <c:pt idx="9338">
                  <c:v>14.16809171117</c:v>
                </c:pt>
                <c:pt idx="9339">
                  <c:v>14.058575114450001</c:v>
                </c:pt>
                <c:pt idx="9340">
                  <c:v>13.94753421871</c:v>
                </c:pt>
                <c:pt idx="9341">
                  <c:v>13.835001726210001</c:v>
                </c:pt>
                <c:pt idx="9342">
                  <c:v>13.721010778829999</c:v>
                </c:pt>
                <c:pt idx="9343">
                  <c:v>13.60559494822</c:v>
                </c:pt>
                <c:pt idx="9344">
                  <c:v>13.48878822596</c:v>
                </c:pt>
                <c:pt idx="9345">
                  <c:v>13.37062501356</c:v>
                </c:pt>
                <c:pt idx="9346">
                  <c:v>13.251140112250001</c:v>
                </c:pt>
                <c:pt idx="9347">
                  <c:v>13.13036871279</c:v>
                </c:pt>
                <c:pt idx="9348">
                  <c:v>13.008346385059999</c:v>
                </c:pt>
                <c:pt idx="9349">
                  <c:v>12.885109067609999</c:v>
                </c:pt>
                <c:pt idx="9350">
                  <c:v>12.76069305703</c:v>
                </c:pt>
                <c:pt idx="9351">
                  <c:v>12.6351349973</c:v>
                </c:pt>
                <c:pt idx="9352">
                  <c:v>12.508471868939999</c:v>
                </c:pt>
                <c:pt idx="9353">
                  <c:v>12.38074097815</c:v>
                </c:pt>
                <c:pt idx="9354">
                  <c:v>12.2519799458</c:v>
                </c:pt>
                <c:pt idx="9355">
                  <c:v>12.12222669634</c:v>
                </c:pt>
                <c:pt idx="9356">
                  <c:v>11.991519446650001</c:v>
                </c:pt>
                <c:pt idx="9357">
                  <c:v>11.85989669472</c:v>
                </c:pt>
                <c:pt idx="9358">
                  <c:v>11.72739720837</c:v>
                </c:pt>
                <c:pt idx="9359">
                  <c:v>11.59406001378</c:v>
                </c:pt>
                <c:pt idx="9360">
                  <c:v>11.459924384020001</c:v>
                </c:pt>
                <c:pt idx="9361">
                  <c:v>11.325029827450001</c:v>
                </c:pt>
                <c:pt idx="9362">
                  <c:v>11.189416076080001</c:v>
                </c:pt>
                <c:pt idx="9363">
                  <c:v>11.05312307388</c:v>
                </c:pt>
                <c:pt idx="9364">
                  <c:v>10.916190965</c:v>
                </c:pt>
                <c:pt idx="9365">
                  <c:v>10.77866008192</c:v>
                </c:pt>
                <c:pt idx="9366">
                  <c:v>10.640570933579999</c:v>
                </c:pt>
                <c:pt idx="9367">
                  <c:v>10.501964193459999</c:v>
                </c:pt>
                <c:pt idx="9368">
                  <c:v>10.362880687560001</c:v>
                </c:pt>
                <c:pt idx="9369">
                  <c:v>10.223361382389999</c:v>
                </c:pt>
                <c:pt idx="9370">
                  <c:v>10.083447372869999</c:v>
                </c:pt>
                <c:pt idx="9371">
                  <c:v>9.9431798702779997</c:v>
                </c:pt>
                <c:pt idx="9372">
                  <c:v>9.8026001900280004</c:v>
                </c:pt>
                <c:pt idx="9373">
                  <c:v>9.6617497395520004</c:v>
                </c:pt>
                <c:pt idx="9374">
                  <c:v>9.5206700060710006</c:v>
                </c:pt>
                <c:pt idx="9375">
                  <c:v>9.3794025443759992</c:v>
                </c:pt>
                <c:pt idx="9376">
                  <c:v>9.2379889645819997</c:v>
                </c:pt>
                <c:pt idx="9377">
                  <c:v>9.0964709198609999</c:v>
                </c:pt>
                <c:pt idx="9378">
                  <c:v>8.9548900941690004</c:v>
                </c:pt>
                <c:pt idx="9379">
                  <c:v>8.8132881899640001</c:v>
                </c:pt>
                <c:pt idx="9380">
                  <c:v>8.6717069159129991</c:v>
                </c:pt>
                <c:pt idx="9381">
                  <c:v>8.5301879746000004</c:v>
                </c:pt>
                <c:pt idx="9382">
                  <c:v>8.3887730502389992</c:v>
                </c:pt>
                <c:pt idx="9383">
                  <c:v>8.2475037963860007</c:v>
                </c:pt>
                <c:pt idx="9384">
                  <c:v>8.1064218236660004</c:v>
                </c:pt>
                <c:pt idx="9385">
                  <c:v>7.9655686875080001</c:v>
                </c:pt>
                <c:pt idx="9386">
                  <c:v>7.8249858759029998</c:v>
                </c:pt>
                <c:pt idx="9387">
                  <c:v>7.6847147971709999</c:v>
                </c:pt>
                <c:pt idx="9388">
                  <c:v>7.5447967677619996</c:v>
                </c:pt>
                <c:pt idx="9389">
                  <c:v>7.405273000077</c:v>
                </c:pt>
                <c:pt idx="9390">
                  <c:v>7.2661845903279998</c:v>
                </c:pt>
                <c:pt idx="9391">
                  <c:v>7.1275725064179998</c:v>
                </c:pt>
                <c:pt idx="9392">
                  <c:v>6.9894775758770002</c:v>
                </c:pt>
                <c:pt idx="9393">
                  <c:v>6.8519404738220002</c:v>
                </c:pt>
                <c:pt idx="9394">
                  <c:v>6.7150017109769999</c:v>
                </c:pt>
                <c:pt idx="9395">
                  <c:v>6.5787016217260001</c:v>
                </c:pt>
                <c:pt idx="9396">
                  <c:v>6.4430803522340003</c:v>
                </c:pt>
                <c:pt idx="9397">
                  <c:v>6.3081778486119999</c:v>
                </c:pt>
                <c:pt idx="9398">
                  <c:v>6.174033845146</c:v>
                </c:pt>
                <c:pt idx="9399">
                  <c:v>6.0406878525860002</c:v>
                </c:pt>
                <c:pt idx="9400">
                  <c:v>5.9081791465000002</c:v>
                </c:pt>
                <c:pt idx="9401">
                  <c:v>5.7765467557059997</c:v>
                </c:pt>
                <c:pt idx="9402">
                  <c:v>5.6458294507630002</c:v>
                </c:pt>
                <c:pt idx="9403">
                  <c:v>5.5160657325480003</c:v>
                </c:pt>
                <c:pt idx="9404">
                  <c:v>5.3872938209120003</c:v>
                </c:pt>
                <c:pt idx="9405">
                  <c:v>5.25955164341</c:v>
                </c:pt>
                <c:pt idx="9406">
                  <c:v>5.1328768241310003</c:v>
                </c:pt>
                <c:pt idx="9407">
                  <c:v>5.007306672605</c:v>
                </c:pt>
                <c:pt idx="9408">
                  <c:v>4.8828781728089998</c:v>
                </c:pt>
                <c:pt idx="9409">
                  <c:v>4.7596279722689996</c:v>
                </c:pt>
                <c:pt idx="9410">
                  <c:v>4.6375923712580001</c:v>
                </c:pt>
                <c:pt idx="9411">
                  <c:v>4.5168073121000001</c:v>
                </c:pt>
                <c:pt idx="9412">
                  <c:v>4.3973083685740004</c:v>
                </c:pt>
                <c:pt idx="9413">
                  <c:v>4.2791307354360004</c:v>
                </c:pt>
                <c:pt idx="9414">
                  <c:v>4.1623092180399999</c:v>
                </c:pt>
                <c:pt idx="9415">
                  <c:v>4.046878222088</c:v>
                </c:pt>
                <c:pt idx="9416">
                  <c:v>3.9328717434849998</c:v>
                </c:pt>
                <c:pt idx="9417">
                  <c:v>3.8203233583229999</c:v>
                </c:pt>
                <c:pt idx="9418">
                  <c:v>3.7092662129830001</c:v>
                </c:pt>
                <c:pt idx="9419">
                  <c:v>3.599733014371</c:v>
                </c:pt>
                <c:pt idx="9420">
                  <c:v>3.4917560202760001</c:v>
                </c:pt>
                <c:pt idx="9421">
                  <c:v>3.3853670298649998</c:v>
                </c:pt>
                <c:pt idx="9422">
                  <c:v>3.2805973743100001</c:v>
                </c:pt>
                <c:pt idx="9423">
                  <c:v>3.1774779075550001</c:v>
                </c:pt>
                <c:pt idx="9424">
                  <c:v>3.076038997226</c:v>
                </c:pt>
                <c:pt idx="9425">
                  <c:v>2.976310515677</c:v>
                </c:pt>
                <c:pt idx="9426">
                  <c:v>2.8783218311900001</c:v>
                </c:pt>
                <c:pt idx="9427">
                  <c:v>2.7821017993189998</c:v>
                </c:pt>
                <c:pt idx="9428">
                  <c:v>2.6876787543830001</c:v>
                </c:pt>
                <c:pt idx="9429">
                  <c:v>2.5950805011229998</c:v>
                </c:pt>
                <c:pt idx="9430">
                  <c:v>2.5043343065000001</c:v>
                </c:pt>
                <c:pt idx="9431">
                  <c:v>2.4154668916649999</c:v>
                </c:pt>
                <c:pt idx="9432">
                  <c:v>2.3285044240800001</c:v>
                </c:pt>
                <c:pt idx="9433">
                  <c:v>2.2434725098100001</c:v>
                </c:pt>
                <c:pt idx="9434">
                  <c:v>2.1603961859740002</c:v>
                </c:pt>
                <c:pt idx="9435">
                  <c:v>2.0792999133680001</c:v>
                </c:pt>
                <c:pt idx="9436">
                  <c:v>2.0002075692550001</c:v>
                </c:pt>
                <c:pt idx="9437">
                  <c:v>1.9231424403290001</c:v>
                </c:pt>
                <c:pt idx="9438">
                  <c:v>1.8481272158540001</c:v>
                </c:pt>
                <c:pt idx="9439">
                  <c:v>1.7751839809729999</c:v>
                </c:pt>
                <c:pt idx="9440">
                  <c:v>1.7043342102050001</c:v>
                </c:pt>
                <c:pt idx="9441">
                  <c:v>1.6355987611110001</c:v>
                </c:pt>
                <c:pt idx="9442">
                  <c:v>1.568997868151</c:v>
                </c:pt>
                <c:pt idx="9443">
                  <c:v>1.5045511367190001</c:v>
                </c:pt>
                <c:pt idx="9444">
                  <c:v>1.442277537366</c:v>
                </c:pt>
                <c:pt idx="9445">
                  <c:v>1.3821954002079999</c:v>
                </c:pt>
                <c:pt idx="9446">
                  <c:v>1.3243224095270001</c:v>
                </c:pt>
                <c:pt idx="9447">
                  <c:v>1.268675598555</c:v>
                </c:pt>
                <c:pt idx="9448">
                  <c:v>1.215271344457</c:v>
                </c:pt>
                <c:pt idx="9449">
                  <c:v>1.164125363506</c:v>
                </c:pt>
                <c:pt idx="9450">
                  <c:v>1.1152527064469999</c:v>
                </c:pt>
                <c:pt idx="9451">
                  <c:v>1.0686677540659999</c:v>
                </c:pt>
                <c:pt idx="9452">
                  <c:v>1.024384212949</c:v>
                </c:pt>
                <c:pt idx="9453">
                  <c:v>0.98241511144310001</c:v>
                </c:pt>
                <c:pt idx="9454">
                  <c:v>0.94277279581780005</c:v>
                </c:pt>
                <c:pt idx="9455">
                  <c:v>0.90546892662610001</c:v>
                </c:pt>
                <c:pt idx="9456">
                  <c:v>0.87051447526790005</c:v>
                </c:pt>
                <c:pt idx="9457">
                  <c:v>0.83791972075700005</c:v>
                </c:pt>
                <c:pt idx="9458">
                  <c:v>0.80769424669150003</c:v>
                </c:pt>
                <c:pt idx="9459">
                  <c:v>0.77984693842969999</c:v>
                </c:pt>
                <c:pt idx="9460">
                  <c:v>0.75438598047140004</c:v>
                </c:pt>
                <c:pt idx="9461">
                  <c:v>0.73131885404600006</c:v>
                </c:pt>
                <c:pt idx="9462">
                  <c:v>0.71065233490760005</c:v>
                </c:pt>
                <c:pt idx="9463">
                  <c:v>0.6923924913385</c:v>
                </c:pt>
                <c:pt idx="9464">
                  <c:v>0.67654468236050003</c:v>
                </c:pt>
                <c:pt idx="9465">
                  <c:v>0.66311355615550005</c:v>
                </c:pt>
                <c:pt idx="9466">
                  <c:v>0.652103048696</c:v>
                </c:pt>
                <c:pt idx="9467">
                  <c:v>0.64351638258510002</c:v>
                </c:pt>
                <c:pt idx="9468">
                  <c:v>0.63735606610649997</c:v>
                </c:pt>
                <c:pt idx="9469">
                  <c:v>0.63362389248560003</c:v>
                </c:pt>
                <c:pt idx="9470">
                  <c:v>0.6323209393607</c:v>
                </c:pt>
                <c:pt idx="9471">
                  <c:v>0.6334475684659</c:v>
                </c:pt>
                <c:pt idx="9472">
                  <c:v>0.63700342552400002</c:v>
                </c:pt>
                <c:pt idx="9473">
                  <c:v>0.64298744035120003</c:v>
                </c:pt>
                <c:pt idx="9474">
                  <c:v>0.65139782717240002</c:v>
                </c:pt>
                <c:pt idx="9475">
                  <c:v>0.66223208514749998</c:v>
                </c:pt>
                <c:pt idx="9476">
                  <c:v>0.67548699910840004</c:v>
                </c:pt>
                <c:pt idx="9477">
                  <c:v>0.6911586405065</c:v>
                </c:pt>
                <c:pt idx="9478">
                  <c:v>0.70924236857040002</c:v>
                </c:pt>
                <c:pt idx="9479">
                  <c:v>0.72973283167390002</c:v>
                </c:pt>
                <c:pt idx="9480">
                  <c:v>0.75262396891259997</c:v>
                </c:pt>
                <c:pt idx="9481">
                  <c:v>0.77790901189049999</c:v>
                </c:pt>
                <c:pt idx="9482">
                  <c:v>0.8055804867145</c:v>
                </c:pt>
                <c:pt idx="9483">
                  <c:v>0.83563021619699995</c:v>
                </c:pt>
                <c:pt idx="9484">
                  <c:v>0.86804932226609999</c:v>
                </c:pt>
                <c:pt idx="9485">
                  <c:v>0.90282822858110001</c:v>
                </c:pt>
                <c:pt idx="9486">
                  <c:v>0.9399566633559</c:v>
                </c:pt>
                <c:pt idx="9487">
                  <c:v>0.97942366238519996</c:v>
                </c:pt>
                <c:pt idx="9488">
                  <c:v>1.021217572276</c:v>
                </c:pt>
                <c:pt idx="9489">
                  <c:v>1.065326053882</c:v>
                </c:pt>
                <c:pt idx="9490">
                  <c:v>1.1117360859400001</c:v>
                </c:pt>
                <c:pt idx="9491">
                  <c:v>1.1604339689080001</c:v>
                </c:pt>
                <c:pt idx="9492">
                  <c:v>1.211405329</c:v>
                </c:pt>
                <c:pt idx="9493">
                  <c:v>1.2646351224250001</c:v>
                </c:pt>
                <c:pt idx="9494">
                  <c:v>1.32010763982</c:v>
                </c:pt>
                <c:pt idx="9495">
                  <c:v>1.3778065108769999</c:v>
                </c:pt>
                <c:pt idx="9496">
                  <c:v>1.4377147091710001</c:v>
                </c:pt>
                <c:pt idx="9497">
                  <c:v>1.499814557176</c:v>
                </c:pt>
                <c:pt idx="9498">
                  <c:v>1.564087731473</c:v>
                </c:pt>
                <c:pt idx="9499">
                  <c:v>1.630515268153</c:v>
                </c:pt>
                <c:pt idx="9500">
                  <c:v>1.6990775684049999</c:v>
                </c:pt>
                <c:pt idx="9501">
                  <c:v>1.76975440429</c:v>
                </c:pt>
                <c:pt idx="9502">
                  <c:v>1.842524924706</c:v>
                </c:pt>
                <c:pt idx="9503">
                  <c:v>1.9173676615269999</c:v>
                </c:pt>
                <c:pt idx="9504">
                  <c:v>1.9942605359350001</c:v>
                </c:pt>
                <c:pt idx="9505">
                  <c:v>2.073180864927</c:v>
                </c:pt>
                <c:pt idx="9506">
                  <c:v>2.1541053679940001</c:v>
                </c:pt>
                <c:pt idx="9507">
                  <c:v>2.2370101739880002</c:v>
                </c:pt>
                <c:pt idx="9508">
                  <c:v>2.3218708281549998</c:v>
                </c:pt>
                <c:pt idx="9509">
                  <c:v>2.40866229934</c:v>
                </c:pt>
                <c:pt idx="9510">
                  <c:v>2.4973589873659998</c:v>
                </c:pt>
                <c:pt idx="9511">
                  <c:v>2.5879347305780001</c:v>
                </c:pt>
                <c:pt idx="9512">
                  <c:v>2.6803628135530002</c:v>
                </c:pt>
                <c:pt idx="9513">
                  <c:v>2.7746159749710002</c:v>
                </c:pt>
                <c:pt idx="9514">
                  <c:v>2.870666415654</c:v>
                </c:pt>
                <c:pt idx="9515">
                  <c:v>2.9684858067539999</c:v>
                </c:pt>
                <c:pt idx="9516">
                  <c:v>3.0680452981020001</c:v>
                </c:pt>
                <c:pt idx="9517">
                  <c:v>3.1693155267140001</c:v>
                </c:pt>
                <c:pt idx="9518">
                  <c:v>3.2722666254389998</c:v>
                </c:pt>
                <c:pt idx="9519">
                  <c:v>3.3768682317660002</c:v>
                </c:pt>
                <c:pt idx="9520">
                  <c:v>3.4830894967689998</c:v>
                </c:pt>
                <c:pt idx="9521">
                  <c:v>3.590899094199</c:v>
                </c:pt>
                <c:pt idx="9522">
                  <c:v>3.7002652297159999</c:v>
                </c:pt>
                <c:pt idx="9523">
                  <c:v>3.811155650261</c:v>
                </c:pt>
                <c:pt idx="9524">
                  <c:v>3.9235376535549999</c:v>
                </c:pt>
                <c:pt idx="9525">
                  <c:v>4.037378097745</c:v>
                </c:pt>
                <c:pt idx="9526">
                  <c:v>4.152643411164</c:v>
                </c:pt>
                <c:pt idx="9527">
                  <c:v>4.2692996022290002</c:v>
                </c:pt>
                <c:pt idx="9528">
                  <c:v>4.3873122694560003</c:v>
                </c:pt>
                <c:pt idx="9529">
                  <c:v>4.5066466115999999</c:v>
                </c:pt>
                <c:pt idx="9530">
                  <c:v>4.6272674379080003</c:v>
                </c:pt>
                <c:pt idx="9531">
                  <c:v>4.7491391784969998</c:v>
                </c:pt>
                <c:pt idx="9532">
                  <c:v>4.8722258948260002</c:v>
                </c:pt>
                <c:pt idx="9533">
                  <c:v>4.9964912902969996</c:v>
                </c:pt>
                <c:pt idx="9534">
                  <c:v>5.1218987209479998</c:v>
                </c:pt>
                <c:pt idx="9535">
                  <c:v>5.2484112062479999</c:v>
                </c:pt>
                <c:pt idx="9536">
                  <c:v>5.3759914400040003</c:v>
                </c:pt>
                <c:pt idx="9537">
                  <c:v>5.5046018013470004</c:v>
                </c:pt>
                <c:pt idx="9538">
                  <c:v>5.6342043658250001</c:v>
                </c:pt>
                <c:pt idx="9539">
                  <c:v>5.7647609165759999</c:v>
                </c:pt>
                <c:pt idx="9540">
                  <c:v>5.8962329555929998</c:v>
                </c:pt>
                <c:pt idx="9541">
                  <c:v>6.0285817150660002</c:v>
                </c:pt>
                <c:pt idx="9542">
                  <c:v>6.1617681688120003</c:v>
                </c:pt>
                <c:pt idx="9543">
                  <c:v>6.2957530437729998</c:v>
                </c:pt>
                <c:pt idx="9544">
                  <c:v>6.430496831588</c:v>
                </c:pt>
                <c:pt idx="9545">
                  <c:v>6.5659598002440003</c:v>
                </c:pt>
                <c:pt idx="9546">
                  <c:v>6.7021020057739999</c:v>
                </c:pt>
                <c:pt idx="9547">
                  <c:v>6.8388833040400003</c:v>
                </c:pt>
                <c:pt idx="9548">
                  <c:v>6.9762633625559998</c:v>
                </c:pt>
                <c:pt idx="9549">
                  <c:v>7.1142016723759998</c:v>
                </c:pt>
                <c:pt idx="9550">
                  <c:v>7.2526575600339998</c:v>
                </c:pt>
                <c:pt idx="9551">
                  <c:v>7.3915901995290003</c:v>
                </c:pt>
                <c:pt idx="9552">
                  <c:v>7.5309586243559998</c:v>
                </c:pt>
                <c:pt idx="9553">
                  <c:v>7.6707217395829996</c:v>
                </c:pt>
                <c:pt idx="9554">
                  <c:v>7.8108383339560001</c:v>
                </c:pt>
                <c:pt idx="9555">
                  <c:v>7.9512670920469999</c:v>
                </c:pt>
                <c:pt idx="9556">
                  <c:v>8.0919666064320008</c:v>
                </c:pt>
                <c:pt idx="9557">
                  <c:v>8.2328953898910004</c:v>
                </c:pt>
                <c:pt idx="9558">
                  <c:v>8.3740118876339995</c:v>
                </c:pt>
                <c:pt idx="9559">
                  <c:v>8.5152744895500003</c:v>
                </c:pt>
                <c:pt idx="9560">
                  <c:v>8.656641542469</c:v>
                </c:pt>
                <c:pt idx="9561">
                  <c:v>8.7980713624349995</c:v>
                </c:pt>
                <c:pt idx="9562">
                  <c:v>8.9395222469940006</c:v>
                </c:pt>
                <c:pt idx="9563">
                  <c:v>9.0809524874809995</c:v>
                </c:pt>
                <c:pt idx="9564">
                  <c:v>9.2223203813120005</c:v>
                </c:pt>
                <c:pt idx="9565">
                  <c:v>9.363584244279</c:v>
                </c:pt>
                <c:pt idx="9566">
                  <c:v>9.5047024228239998</c:v>
                </c:pt>
                <c:pt idx="9567">
                  <c:v>9.6456333063269994</c:v>
                </c:pt>
                <c:pt idx="9568">
                  <c:v>9.7863353393580006</c:v>
                </c:pt>
                <c:pt idx="9569">
                  <c:v>9.9267670339310001</c:v>
                </c:pt>
                <c:pt idx="9570">
                  <c:v>10.066886981730001</c:v>
                </c:pt>
                <c:pt idx="9571">
                  <c:v>10.2066538663</c:v>
                </c:pt>
                <c:pt idx="9572">
                  <c:v>10.34602647525</c:v>
                </c:pt>
                <c:pt idx="9573">
                  <c:v>10.484963712360001</c:v>
                </c:pt>
                <c:pt idx="9574">
                  <c:v>10.623424609740001</c:v>
                </c:pt>
                <c:pt idx="9575">
                  <c:v>10.761368339860001</c:v>
                </c:pt>
                <c:pt idx="9576">
                  <c:v>10.89875422759</c:v>
                </c:pt>
                <c:pt idx="9577">
                  <c:v>11.035541762239999</c:v>
                </c:pt>
                <c:pt idx="9578">
                  <c:v>11.17169060939</c:v>
                </c:pt>
                <c:pt idx="9579">
                  <c:v>11.307160622910001</c:v>
                </c:pt>
                <c:pt idx="9580">
                  <c:v>11.44191185667</c:v>
                </c:pt>
                <c:pt idx="9581">
                  <c:v>11.57590457639</c:v>
                </c:pt>
                <c:pt idx="9582">
                  <c:v>11.70909927133</c:v>
                </c:pt>
                <c:pt idx="9583">
                  <c:v>11.841456665919999</c:v>
                </c:pt>
                <c:pt idx="9584">
                  <c:v>11.97293773134</c:v>
                </c:pt>
                <c:pt idx="9585">
                  <c:v>12.103503697040001</c:v>
                </c:pt>
                <c:pt idx="9586">
                  <c:v>12.233116062140001</c:v>
                </c:pt>
                <c:pt idx="9587">
                  <c:v>12.36173660679</c:v>
                </c:pt>
                <c:pt idx="9588">
                  <c:v>12.489327403440001</c:v>
                </c:pt>
                <c:pt idx="9589">
                  <c:v>12.615850827999999</c:v>
                </c:pt>
                <c:pt idx="9590">
                  <c:v>12.741269570949999</c:v>
                </c:pt>
                <c:pt idx="9591">
                  <c:v>12.8655466483</c:v>
                </c:pt>
                <c:pt idx="9592">
                  <c:v>12.988645412549999</c:v>
                </c:pt>
                <c:pt idx="9593">
                  <c:v>13.1105295634</c:v>
                </c:pt>
                <c:pt idx="9594">
                  <c:v>13.23116315855</c:v>
                </c:pt>
                <c:pt idx="9595">
                  <c:v>13.35051062422</c:v>
                </c:pt>
                <c:pt idx="9596">
                  <c:v>13.468536765650001</c:v>
                </c:pt>
                <c:pt idx="9597">
                  <c:v>13.585206777490001</c:v>
                </c:pt>
                <c:pt idx="9598">
                  <c:v>13.700486254039999</c:v>
                </c:pt>
                <c:pt idx="9599">
                  <c:v>13.81434119939</c:v>
                </c:pt>
                <c:pt idx="9600">
                  <c:v>13.926738037470001</c:v>
                </c:pt>
                <c:pt idx="9601">
                  <c:v>14.037643621879999</c:v>
                </c:pt>
                <c:pt idx="9602">
                  <c:v>14.14702524572</c:v>
                </c:pt>
                <c:pt idx="9603">
                  <c:v>14.25485065122</c:v>
                </c:pt>
                <c:pt idx="9604">
                  <c:v>14.361088039189999</c:v>
                </c:pt>
                <c:pt idx="9605">
                  <c:v>14.46570607848</c:v>
                </c:pt>
                <c:pt idx="9606">
                  <c:v>14.56867391514</c:v>
                </c:pt>
                <c:pt idx="9607">
                  <c:v>14.669961181550001</c:v>
                </c:pt>
                <c:pt idx="9608">
                  <c:v>14.76953800535</c:v>
                </c:pt>
                <c:pt idx="9609">
                  <c:v>14.867375018260001</c:v>
                </c:pt>
                <c:pt idx="9610">
                  <c:v>14.96344336474</c:v>
                </c:pt>
                <c:pt idx="9611">
                  <c:v>15.05771471047</c:v>
                </c:pt>
                <c:pt idx="9612">
                  <c:v>15.1501612507</c:v>
                </c:pt>
                <c:pt idx="9613">
                  <c:v>15.240755718480001</c:v>
                </c:pt>
                <c:pt idx="9614">
                  <c:v>15.32947139266</c:v>
                </c:pt>
                <c:pt idx="9615">
                  <c:v>15.416282105780001</c:v>
                </c:pt>
                <c:pt idx="9616">
                  <c:v>15.501162251769999</c:v>
                </c:pt>
                <c:pt idx="9617">
                  <c:v>15.58408679353</c:v>
                </c:pt>
                <c:pt idx="9618">
                  <c:v>15.665031270249999</c:v>
                </c:pt>
                <c:pt idx="9619">
                  <c:v>15.74397180467</c:v>
                </c:pt>
                <c:pt idx="9620">
                  <c:v>15.82088511011</c:v>
                </c:pt>
                <c:pt idx="9621">
                  <c:v>15.8957484973</c:v>
                </c:pt>
                <c:pt idx="9622">
                  <c:v>15.9685398811</c:v>
                </c:pt>
                <c:pt idx="9623">
                  <c:v>16.03923778699</c:v>
                </c:pt>
                <c:pt idx="9624">
                  <c:v>16.10782135741</c:v>
                </c:pt>
                <c:pt idx="9625">
                  <c:v>16.174270357920001</c:v>
                </c:pt>
                <c:pt idx="9626">
                  <c:v>16.2385651831</c:v>
                </c:pt>
                <c:pt idx="9627">
                  <c:v>16.300686862420001</c:v>
                </c:pt>
                <c:pt idx="9628">
                  <c:v>16.36061706576</c:v>
                </c:pt>
                <c:pt idx="9629">
                  <c:v>16.418338108850001</c:v>
                </c:pt>
                <c:pt idx="9630">
                  <c:v>16.473832958439999</c:v>
                </c:pt>
                <c:pt idx="9631">
                  <c:v>16.52708523738</c:v>
                </c:pt>
                <c:pt idx="9632">
                  <c:v>16.5780792294</c:v>
                </c:pt>
                <c:pt idx="9633">
                  <c:v>16.62679988376</c:v>
                </c:pt>
                <c:pt idx="9634">
                  <c:v>16.673232819660001</c:v>
                </c:pt>
                <c:pt idx="9635">
                  <c:v>16.717364330540001</c:v>
                </c:pt>
                <c:pt idx="9636">
                  <c:v>16.759181388030001</c:v>
                </c:pt>
                <c:pt idx="9637">
                  <c:v>16.798671645879999</c:v>
                </c:pt>
                <c:pt idx="9638">
                  <c:v>16.83582344353</c:v>
                </c:pt>
                <c:pt idx="9639">
                  <c:v>16.870625809589999</c:v>
                </c:pt>
                <c:pt idx="9640">
                  <c:v>16.90306846504</c:v>
                </c:pt>
                <c:pt idx="9641">
                  <c:v>16.93314182628</c:v>
                </c:pt>
                <c:pt idx="9642">
                  <c:v>16.960837007969999</c:v>
                </c:pt>
                <c:pt idx="9643">
                  <c:v>16.986145825609999</c:v>
                </c:pt>
                <c:pt idx="9644">
                  <c:v>17.00906079796</c:v>
                </c:pt>
                <c:pt idx="9645">
                  <c:v>17.029575149269998</c:v>
                </c:pt>
                <c:pt idx="9646">
                  <c:v>17.047682811270001</c:v>
                </c:pt>
                <c:pt idx="9647">
                  <c:v>17.063378424930001</c:v>
                </c:pt>
                <c:pt idx="9648">
                  <c:v>17.076657342080001</c:v>
                </c:pt>
                <c:pt idx="9649">
                  <c:v>17.08751562674</c:v>
                </c:pt>
                <c:pt idx="9650">
                  <c:v>17.095950056309999</c:v>
                </c:pt>
                <c:pt idx="9651">
                  <c:v>17.101958122509998</c:v>
                </c:pt>
                <c:pt idx="9652">
                  <c:v>17.105538032129999</c:v>
                </c:pt>
                <c:pt idx="9653">
                  <c:v>17.106688707509999</c:v>
                </c:pt>
                <c:pt idx="9654">
                  <c:v>17.105409786940001</c:v>
                </c:pt>
                <c:pt idx="9655">
                  <c:v>17.10170162468</c:v>
                </c:pt>
                <c:pt idx="9656">
                  <c:v>17.095565290930001</c:v>
                </c:pt>
                <c:pt idx="9657">
                  <c:v>17.087002571460001</c:v>
                </c:pt>
                <c:pt idx="9658">
                  <c:v>17.076015967109999</c:v>
                </c:pt>
                <c:pt idx="9659">
                  <c:v>17.06260869306</c:v>
                </c:pt>
                <c:pt idx="9660">
                  <c:v>17.04678467786</c:v>
                </c:pt>
                <c:pt idx="9661">
                  <c:v>17.02854856227</c:v>
                </c:pt>
                <c:pt idx="9662">
                  <c:v>17.007905697929999</c:v>
                </c:pt>
                <c:pt idx="9663">
                  <c:v>16.984862145739999</c:v>
                </c:pt>
                <c:pt idx="9664">
                  <c:v>16.95942467411</c:v>
                </c:pt>
                <c:pt idx="9665">
                  <c:v>16.931600756920002</c:v>
                </c:pt>
                <c:pt idx="9666">
                  <c:v>16.901398571360001</c:v>
                </c:pt>
                <c:pt idx="9667">
                  <c:v>16.868826995519999</c:v>
                </c:pt>
                <c:pt idx="9668">
                  <c:v>16.83389560573</c:v>
                </c:pt>
                <c:pt idx="9669">
                  <c:v>16.796614673779999</c:v>
                </c:pt>
                <c:pt idx="9670">
                  <c:v>16.756995163869998</c:v>
                </c:pt>
                <c:pt idx="9671">
                  <c:v>16.715048729420001</c:v>
                </c:pt>
                <c:pt idx="9672">
                  <c:v>16.670787709550002</c:v>
                </c:pt>
                <c:pt idx="9673">
                  <c:v>16.624225125540001</c:v>
                </c:pt>
                <c:pt idx="9674">
                  <c:v>16.57537467693</c:v>
                </c:pt>
                <c:pt idx="9675">
                  <c:v>16.524250737509998</c:v>
                </c:pt>
                <c:pt idx="9676">
                  <c:v>16.470868351069999</c:v>
                </c:pt>
                <c:pt idx="9677">
                  <c:v>16.415243226979999</c:v>
                </c:pt>
                <c:pt idx="9678">
                  <c:v>16.357391735549999</c:v>
                </c:pt>
                <c:pt idx="9679">
                  <c:v>16.297330903199999</c:v>
                </c:pt>
                <c:pt idx="9680">
                  <c:v>16.235078407460001</c:v>
                </c:pt>
                <c:pt idx="9681">
                  <c:v>16.170652571760002</c:v>
                </c:pt>
                <c:pt idx="9682">
                  <c:v>16.10407236</c:v>
                </c:pt>
                <c:pt idx="9683">
                  <c:v>16.035357371</c:v>
                </c:pt>
                <c:pt idx="9684">
                  <c:v>15.964527832690001</c:v>
                </c:pt>
                <c:pt idx="9685">
                  <c:v>15.89160459619</c:v>
                </c:pt>
                <c:pt idx="9686">
                  <c:v>15.81660912962</c:v>
                </c:pt>
                <c:pt idx="9687">
                  <c:v>15.7395635118</c:v>
                </c:pt>
                <c:pt idx="9688">
                  <c:v>15.660490425740001</c:v>
                </c:pt>
                <c:pt idx="9689">
                  <c:v>15.579413151940001</c:v>
                </c:pt>
                <c:pt idx="9690">
                  <c:v>15.49635556156</c:v>
                </c:pt>
                <c:pt idx="9691">
                  <c:v>15.41134210936</c:v>
                </c:pt>
                <c:pt idx="9692">
                  <c:v>15.32439782648</c:v>
                </c:pt>
                <c:pt idx="9693">
                  <c:v>15.23554831311</c:v>
                </c:pt>
                <c:pt idx="9694">
                  <c:v>15.144819730909999</c:v>
                </c:pt>
                <c:pt idx="9695">
                  <c:v>15.052238795299999</c:v>
                </c:pt>
                <c:pt idx="9696">
                  <c:v>14.957832767599999</c:v>
                </c:pt>
                <c:pt idx="9697">
                  <c:v>14.861629447</c:v>
                </c:pt>
                <c:pt idx="9698">
                  <c:v>14.763657162339999</c:v>
                </c:pt>
                <c:pt idx="9699">
                  <c:v>14.663944763789999</c:v>
                </c:pt>
                <c:pt idx="9700">
                  <c:v>14.56252161434</c:v>
                </c:pt>
                <c:pt idx="9701">
                  <c:v>14.459417581149999</c:v>
                </c:pt>
                <c:pt idx="9702">
                  <c:v>14.35466302673</c:v>
                </c:pt>
                <c:pt idx="9703">
                  <c:v>14.24828879999</c:v>
                </c:pt>
                <c:pt idx="9704">
                  <c:v>14.14032622721</c:v>
                </c:pt>
                <c:pt idx="9705">
                  <c:v>14.03080710271</c:v>
                </c:pt>
                <c:pt idx="9706">
                  <c:v>13.919763679560001</c:v>
                </c:pt>
                <c:pt idx="9707">
                  <c:v>13.80722866004</c:v>
                </c:pt>
                <c:pt idx="9708">
                  <c:v>13.693235186000001</c:v>
                </c:pt>
                <c:pt idx="9709">
                  <c:v>13.57781682912</c:v>
                </c:pt>
                <c:pt idx="9710">
                  <c:v>13.46100758098</c:v>
                </c:pt>
                <c:pt idx="9711">
                  <c:v>13.34284184306</c:v>
                </c:pt>
                <c:pt idx="9712">
                  <c:v>13.22335441661</c:v>
                </c:pt>
                <c:pt idx="9713">
                  <c:v>13.10258049239</c:v>
                </c:pt>
                <c:pt idx="9714">
                  <c:v>12.98055564029</c:v>
                </c:pt>
                <c:pt idx="9715">
                  <c:v>12.857315798829999</c:v>
                </c:pt>
                <c:pt idx="9716">
                  <c:v>12.732897264629999</c:v>
                </c:pt>
                <c:pt idx="9717">
                  <c:v>12.60733668166</c:v>
                </c:pt>
                <c:pt idx="9718">
                  <c:v>12.480671030430001</c:v>
                </c:pt>
                <c:pt idx="9719">
                  <c:v>12.352937617149999</c:v>
                </c:pt>
                <c:pt idx="9720">
                  <c:v>12.22417406269</c:v>
                </c:pt>
                <c:pt idx="9721">
                  <c:v>12.094418291509999</c:v>
                </c:pt>
                <c:pt idx="9722">
                  <c:v>11.96370852045</c:v>
                </c:pt>
                <c:pt idx="9723">
                  <c:v>11.832083247550001</c:v>
                </c:pt>
                <c:pt idx="9724">
                  <c:v>11.699581240600001</c:v>
                </c:pt>
                <c:pt idx="9725">
                  <c:v>11.56624152579</c:v>
                </c:pt>
                <c:pt idx="9726">
                  <c:v>11.43210337619</c:v>
                </c:pt>
                <c:pt idx="9727">
                  <c:v>11.29720630015</c:v>
                </c:pt>
                <c:pt idx="9728">
                  <c:v>11.161590029699999</c:v>
                </c:pt>
                <c:pt idx="9729">
                  <c:v>11.025294508789999</c:v>
                </c:pt>
                <c:pt idx="9730">
                  <c:v>10.88835988157</c:v>
                </c:pt>
                <c:pt idx="9731">
                  <c:v>10.75082648053</c:v>
                </c:pt>
                <c:pt idx="9732">
                  <c:v>10.61273481462</c:v>
                </c:pt>
                <c:pt idx="9733">
                  <c:v>10.474125557300001</c:v>
                </c:pt>
                <c:pt idx="9734">
                  <c:v>10.335039534570001</c:v>
                </c:pt>
                <c:pt idx="9735">
                  <c:v>10.19551771295</c:v>
                </c:pt>
                <c:pt idx="9736">
                  <c:v>10.05560118737</c:v>
                </c:pt>
                <c:pt idx="9737">
                  <c:v>9.9153311690840003</c:v>
                </c:pt>
                <c:pt idx="9738">
                  <c:v>9.7747489735209996</c:v>
                </c:pt>
                <c:pt idx="9739">
                  <c:v>9.6338960081069995</c:v>
                </c:pt>
                <c:pt idx="9740">
                  <c:v>9.4928137600669995</c:v>
                </c:pt>
                <c:pt idx="9741">
                  <c:v>9.3515437841899995</c:v>
                </c:pt>
                <c:pt idx="9742">
                  <c:v>9.2101276905899994</c:v>
                </c:pt>
                <c:pt idx="9743">
                  <c:v>9.0686071324400004</c:v>
                </c:pt>
                <c:pt idx="9744">
                  <c:v>8.9270237936959997</c:v>
                </c:pt>
                <c:pt idx="9745">
                  <c:v>8.7854193768169999</c:v>
                </c:pt>
                <c:pt idx="9746">
                  <c:v>8.6438355904680009</c:v>
                </c:pt>
                <c:pt idx="9747">
                  <c:v>8.5023141372340003</c:v>
                </c:pt>
                <c:pt idx="9748">
                  <c:v>8.3608967013290005</c:v>
                </c:pt>
                <c:pt idx="9749">
                  <c:v>8.2196249363079996</c:v>
                </c:pt>
                <c:pt idx="9750">
                  <c:v>8.0785404527980003</c:v>
                </c:pt>
                <c:pt idx="9751">
                  <c:v>7.9376848062269998</c:v>
                </c:pt>
                <c:pt idx="9752">
                  <c:v>7.7970994845839998</c:v>
                </c:pt>
                <c:pt idx="9753">
                  <c:v>7.6568258961920002</c:v>
                </c:pt>
                <c:pt idx="9754">
                  <c:v>7.5169053574979996</c:v>
                </c:pt>
                <c:pt idx="9755">
                  <c:v>7.3773790809059996</c:v>
                </c:pt>
                <c:pt idx="9756">
                  <c:v>7.2382881626250004</c:v>
                </c:pt>
                <c:pt idx="9757">
                  <c:v>7.0996735705610003</c:v>
                </c:pt>
                <c:pt idx="9758">
                  <c:v>6.9615761322419996</c:v>
                </c:pt>
                <c:pt idx="9759">
                  <c:v>6.8240365227859998</c:v>
                </c:pt>
                <c:pt idx="9760">
                  <c:v>6.6870952529140002</c:v>
                </c:pt>
                <c:pt idx="9761">
                  <c:v>6.550792657014</c:v>
                </c:pt>
                <c:pt idx="9762">
                  <c:v>6.4151688812490004</c:v>
                </c:pt>
                <c:pt idx="9763">
                  <c:v>6.280263871731</c:v>
                </c:pt>
                <c:pt idx="9764">
                  <c:v>6.1461173627449996</c:v>
                </c:pt>
                <c:pt idx="9765">
                  <c:v>6.0127688650389999</c:v>
                </c:pt>
                <c:pt idx="9766">
                  <c:v>5.8802576541859999</c:v>
                </c:pt>
                <c:pt idx="9767">
                  <c:v>5.7486227589989998</c:v>
                </c:pt>
                <c:pt idx="9768">
                  <c:v>5.6179029500400004</c:v>
                </c:pt>
                <c:pt idx="9769">
                  <c:v>5.4881367281850002</c:v>
                </c:pt>
                <c:pt idx="9770">
                  <c:v>5.3593623132830004</c:v>
                </c:pt>
                <c:pt idx="9771">
                  <c:v>5.2316176328930002</c:v>
                </c:pt>
                <c:pt idx="9772">
                  <c:v>5.1049403111010001</c:v>
                </c:pt>
                <c:pt idx="9773">
                  <c:v>4.9793676574379999</c:v>
                </c:pt>
                <c:pt idx="9774">
                  <c:v>4.8549366558809997</c:v>
                </c:pt>
                <c:pt idx="9775">
                  <c:v>4.7316839539559998</c:v>
                </c:pt>
                <c:pt idx="9776">
                  <c:v>4.6096458519350003</c:v>
                </c:pt>
                <c:pt idx="9777">
                  <c:v>4.4888582921419999</c:v>
                </c:pt>
                <c:pt idx="9778">
                  <c:v>4.3693568483579996</c:v>
                </c:pt>
                <c:pt idx="9779">
                  <c:v>4.2511767153360003</c:v>
                </c:pt>
                <c:pt idx="9780">
                  <c:v>4.1343526984330001</c:v>
                </c:pt>
                <c:pt idx="9781">
                  <c:v>4.0189192033490002</c:v>
                </c:pt>
                <c:pt idx="9782">
                  <c:v>3.9049102259900001</c:v>
                </c:pt>
                <c:pt idx="9783">
                  <c:v>3.7923593424459998</c:v>
                </c:pt>
                <c:pt idx="9784">
                  <c:v>3.6812996991000002</c:v>
                </c:pt>
                <c:pt idx="9785">
                  <c:v>3.5717640028569999</c:v>
                </c:pt>
                <c:pt idx="9786">
                  <c:v>3.4637845115069998</c:v>
                </c:pt>
                <c:pt idx="9787">
                  <c:v>3.3573930242159999</c:v>
                </c:pt>
                <c:pt idx="9788">
                  <c:v>3.2526208721550001</c:v>
                </c:pt>
                <c:pt idx="9789">
                  <c:v>3.1494989092710002</c:v>
                </c:pt>
                <c:pt idx="9790">
                  <c:v>3.0480575031870001</c:v>
                </c:pt>
                <c:pt idx="9791">
                  <c:v>2.9483265262590002</c:v>
                </c:pt>
                <c:pt idx="9792">
                  <c:v>2.8503353467669998</c:v>
                </c:pt>
                <c:pt idx="9793">
                  <c:v>2.7541128202660001</c:v>
                </c:pt>
                <c:pt idx="9794">
                  <c:v>2.6596872810750001</c:v>
                </c:pt>
                <c:pt idx="9795">
                  <c:v>2.567086533935</c:v>
                </c:pt>
                <c:pt idx="9796">
                  <c:v>2.476337845807</c:v>
                </c:pt>
                <c:pt idx="9797">
                  <c:v>2.3874679378420001</c:v>
                </c:pt>
                <c:pt idx="9798">
                  <c:v>2.3005029775020001</c:v>
                </c:pt>
                <c:pt idx="9799">
                  <c:v>2.2154685708509998</c:v>
                </c:pt>
                <c:pt idx="9800">
                  <c:v>2.1323897550090001</c:v>
                </c:pt>
                <c:pt idx="9801">
                  <c:v>2.0512909907710002</c:v>
                </c:pt>
                <c:pt idx="9802">
                  <c:v>1.9721961554009999</c:v>
                </c:pt>
                <c:pt idx="9803">
                  <c:v>1.8951285355930001</c:v>
                </c:pt>
                <c:pt idx="9804">
                  <c:v>1.8201108206100001</c:v>
                </c:pt>
                <c:pt idx="9805">
                  <c:v>1.7471650955960001</c:v>
                </c:pt>
                <c:pt idx="9806">
                  <c:v>1.676312835069</c:v>
                </c:pt>
                <c:pt idx="9807">
                  <c:v>1.6075748965900001</c:v>
                </c:pt>
                <c:pt idx="9808">
                  <c:v>1.54097151462</c:v>
                </c:pt>
                <c:pt idx="9809">
                  <c:v>1.4765222945530001</c:v>
                </c:pt>
                <c:pt idx="9810">
                  <c:v>1.414246206938</c:v>
                </c:pt>
                <c:pt idx="9811">
                  <c:v>1.354161581893</c:v>
                </c:pt>
                <c:pt idx="9812">
                  <c:v>1.296286103698</c:v>
                </c:pt>
                <c:pt idx="9813">
                  <c:v>1.2406368055870001</c:v>
                </c:pt>
                <c:pt idx="9814">
                  <c:v>1.187230064725</c:v>
                </c:pt>
                <c:pt idx="9815">
                  <c:v>1.1360815973830001</c:v>
                </c:pt>
                <c:pt idx="9816">
                  <c:v>1.0872064543069999</c:v>
                </c:pt>
                <c:pt idx="9817">
                  <c:v>1.0406190162840001</c:v>
                </c:pt>
                <c:pt idx="9818">
                  <c:v>0.99633298989749997</c:v>
                </c:pt>
                <c:pt idx="9819">
                  <c:v>0.95436140349660004</c:v>
                </c:pt>
                <c:pt idx="9820">
                  <c:v>0.9147166033502</c:v>
                </c:pt>
                <c:pt idx="9821">
                  <c:v>0.87741025001130002</c:v>
                </c:pt>
                <c:pt idx="9822">
                  <c:v>0.84245331487959996</c:v>
                </c:pt>
                <c:pt idx="9823">
                  <c:v>0.80985607696899997</c:v>
                </c:pt>
                <c:pt idx="9824">
                  <c:v>0.77962811987739999</c:v>
                </c:pt>
                <c:pt idx="9825">
                  <c:v>0.75177832896319996</c:v>
                </c:pt>
                <c:pt idx="9826">
                  <c:v>0.72631488872609995</c:v>
                </c:pt>
                <c:pt idx="9827">
                  <c:v>0.70324528039540002</c:v>
                </c:pt>
                <c:pt idx="9828">
                  <c:v>0.68257627972540003</c:v>
                </c:pt>
                <c:pt idx="9829">
                  <c:v>0.66431395499809998</c:v>
                </c:pt>
                <c:pt idx="9830">
                  <c:v>0.64846366523529997</c:v>
                </c:pt>
                <c:pt idx="9831">
                  <c:v>0.63503005861890005</c:v>
                </c:pt>
                <c:pt idx="9832">
                  <c:v>0.62401707112149996</c:v>
                </c:pt>
                <c:pt idx="9833">
                  <c:v>0.61542792534589996</c:v>
                </c:pt>
                <c:pt idx="9834">
                  <c:v>0.60926512957599999</c:v>
                </c:pt>
                <c:pt idx="9835">
                  <c:v>0.60553047703689999</c:v>
                </c:pt>
                <c:pt idx="9836">
                  <c:v>0.60422504536709998</c:v>
                </c:pt>
                <c:pt idx="9837">
                  <c:v>0.60534919630049999</c:v>
                </c:pt>
                <c:pt idx="9838">
                  <c:v>0.60890257555990002</c:v>
                </c:pt>
                <c:pt idx="9839">
                  <c:v>0.61488411296150003</c:v>
                </c:pt>
                <c:pt idx="9840">
                  <c:v>0.62329202273009998</c:v>
                </c:pt>
                <c:pt idx="9841">
                  <c:v>0.63412380402559998</c:v>
                </c:pt>
                <c:pt idx="9842">
                  <c:v>0.64737624167990004</c:v>
                </c:pt>
                <c:pt idx="9843">
                  <c:v>0.66304540714420002</c:v>
                </c:pt>
                <c:pt idx="9844">
                  <c:v>0.68112665964730001</c:v>
                </c:pt>
                <c:pt idx="9845">
                  <c:v>0.70161464756280001</c:v>
                </c:pt>
                <c:pt idx="9846">
                  <c:v>0.72450330998620005</c:v>
                </c:pt>
                <c:pt idx="9847">
                  <c:v>0.74978587852159995</c:v>
                </c:pt>
                <c:pt idx="9848">
                  <c:v>0.77745487927580004</c:v>
                </c:pt>
                <c:pt idx="9849">
                  <c:v>0.80750213506120005</c:v>
                </c:pt>
                <c:pt idx="9850">
                  <c:v>0.83991876780569996</c:v>
                </c:pt>
                <c:pt idx="9851">
                  <c:v>0.87469520116889998</c:v>
                </c:pt>
                <c:pt idx="9852">
                  <c:v>0.91182116336420005</c:v>
                </c:pt>
                <c:pt idx="9853">
                  <c:v>0.95128569018660003</c:v>
                </c:pt>
                <c:pt idx="9854">
                  <c:v>0.99307712824289995</c:v>
                </c:pt>
                <c:pt idx="9855">
                  <c:v>1.037183138387</c:v>
                </c:pt>
                <c:pt idx="9856">
                  <c:v>1.0835906993560001</c:v>
                </c:pt>
                <c:pt idx="9857">
                  <c:v>1.1322861116059999</c:v>
                </c:pt>
                <c:pt idx="9858">
                  <c:v>1.1832550013530001</c:v>
                </c:pt>
                <c:pt idx="9859">
                  <c:v>1.2364823248050001</c:v>
                </c:pt>
                <c:pt idx="9860">
                  <c:v>1.2919523725990001</c:v>
                </c:pt>
                <c:pt idx="9861">
                  <c:v>1.3496487744279999</c:v>
                </c:pt>
                <c:pt idx="9862">
                  <c:v>1.409554503866</c:v>
                </c:pt>
                <c:pt idx="9863">
                  <c:v>1.4716518833859999</c:v>
                </c:pt>
                <c:pt idx="9864">
                  <c:v>1.535922589571</c:v>
                </c:pt>
                <c:pt idx="9865">
                  <c:v>1.6023476585109999</c:v>
                </c:pt>
                <c:pt idx="9866">
                  <c:v>1.6709074913949999</c:v>
                </c:pt>
                <c:pt idx="9867">
                  <c:v>1.7415818602840001</c:v>
                </c:pt>
                <c:pt idx="9868">
                  <c:v>1.8143499140749999</c:v>
                </c:pt>
                <c:pt idx="9869">
                  <c:v>1.8891901846429999</c:v>
                </c:pt>
                <c:pt idx="9870">
                  <c:v>1.9660805931709999</c:v>
                </c:pt>
                <c:pt idx="9871">
                  <c:v>2.044998456653</c:v>
                </c:pt>
                <c:pt idx="9872">
                  <c:v>2.1259204945830001</c:v>
                </c:pt>
                <c:pt idx="9873">
                  <c:v>2.2088228358120001</c:v>
                </c:pt>
                <c:pt idx="9874">
                  <c:v>2.2936810255840001</c:v>
                </c:pt>
                <c:pt idx="9875">
                  <c:v>2.3804700327470001</c:v>
                </c:pt>
                <c:pt idx="9876">
                  <c:v>2.4691642571219998</c:v>
                </c:pt>
                <c:pt idx="9877">
                  <c:v>2.5597375370540001</c:v>
                </c:pt>
                <c:pt idx="9878">
                  <c:v>2.652163157121</c:v>
                </c:pt>
                <c:pt idx="9879">
                  <c:v>2.746413856003</c:v>
                </c:pt>
                <c:pt idx="9880">
                  <c:v>2.842461834521</c:v>
                </c:pt>
                <c:pt idx="9881">
                  <c:v>2.940278763826</c:v>
                </c:pt>
                <c:pt idx="9882">
                  <c:v>3.0398357937520002</c:v>
                </c:pt>
                <c:pt idx="9883">
                  <c:v>3.1411035613120002</c:v>
                </c:pt>
                <c:pt idx="9884">
                  <c:v>3.2440521993570002</c:v>
                </c:pt>
                <c:pt idx="9885">
                  <c:v>3.348651345375</c:v>
                </c:pt>
                <c:pt idx="9886">
                  <c:v>3.4548701504400001</c:v>
                </c:pt>
                <c:pt idx="9887">
                  <c:v>3.562677288303</c:v>
                </c:pt>
                <c:pt idx="9888">
                  <c:v>3.6720409646249998</c:v>
                </c:pt>
                <c:pt idx="9889">
                  <c:v>3.7829289263449999</c:v>
                </c:pt>
                <c:pt idx="9890">
                  <c:v>3.8953084711849999</c:v>
                </c:pt>
                <c:pt idx="9891">
                  <c:v>4.0091464572930002</c:v>
                </c:pt>
                <c:pt idx="9892">
                  <c:v>4.1244093130000001</c:v>
                </c:pt>
                <c:pt idx="9893">
                  <c:v>4.2410630467230002</c:v>
                </c:pt>
                <c:pt idx="9894">
                  <c:v>4.3590732569800004</c:v>
                </c:pt>
                <c:pt idx="9895">
                  <c:v>4.4784051425240001</c:v>
                </c:pt>
                <c:pt idx="9896">
                  <c:v>4.599023512604</c:v>
                </c:pt>
                <c:pt idx="9897">
                  <c:v>4.7208927973339998</c:v>
                </c:pt>
                <c:pt idx="9898">
                  <c:v>4.8439770581749997</c:v>
                </c:pt>
                <c:pt idx="9899">
                  <c:v>4.9682399985299996</c:v>
                </c:pt>
                <c:pt idx="9900">
                  <c:v>5.0936449744330003</c:v>
                </c:pt>
                <c:pt idx="9901">
                  <c:v>5.2201550053580004</c:v>
                </c:pt>
                <c:pt idx="9902">
                  <c:v>5.3477327851079997</c:v>
                </c:pt>
                <c:pt idx="9903">
                  <c:v>5.4763406928159997</c:v>
                </c:pt>
                <c:pt idx="9904">
                  <c:v>5.6059408040300003</c:v>
                </c:pt>
                <c:pt idx="9905">
                  <c:v>5.7364949018860001</c:v>
                </c:pt>
                <c:pt idx="9906">
                  <c:v>5.8679644883790001</c:v>
                </c:pt>
                <c:pt idx="9907">
                  <c:v>6.0003107956979997</c:v>
                </c:pt>
                <c:pt idx="9908">
                  <c:v>6.1334947976610001</c:v>
                </c:pt>
                <c:pt idx="9909">
                  <c:v>6.2674772212079999</c:v>
                </c:pt>
                <c:pt idx="9910">
                  <c:v>6.4022185579800004</c:v>
                </c:pt>
                <c:pt idx="9911">
                  <c:v>6.537679075962</c:v>
                </c:pt>
                <c:pt idx="9912">
                  <c:v>6.6738188311900002</c:v>
                </c:pt>
                <c:pt idx="9913">
                  <c:v>6.810597679522</c:v>
                </c:pt>
                <c:pt idx="9914">
                  <c:v>6.9479752884749999</c:v>
                </c:pt>
                <c:pt idx="9915">
                  <c:v>7.0859111491010003</c:v>
                </c:pt>
                <c:pt idx="9916">
                  <c:v>7.2243645879359999</c:v>
                </c:pt>
                <c:pt idx="9917">
                  <c:v>7.363294778977</c:v>
                </c:pt>
                <c:pt idx="9918">
                  <c:v>7.5026607557210001</c:v>
                </c:pt>
                <c:pt idx="9919">
                  <c:v>7.6424214232330003</c:v>
                </c:pt>
                <c:pt idx="9920">
                  <c:v>7.7825355702610004</c:v>
                </c:pt>
                <c:pt idx="9921">
                  <c:v>7.9229618813779998</c:v>
                </c:pt>
                <c:pt idx="9922">
                  <c:v>8.0636589491580004</c:v>
                </c:pt>
                <c:pt idx="9923">
                  <c:v>8.2045852863810005</c:v>
                </c:pt>
                <c:pt idx="9924">
                  <c:v>8.3456993382579991</c:v>
                </c:pt>
                <c:pt idx="9925">
                  <c:v>8.4869594946780005</c:v>
                </c:pt>
                <c:pt idx="9926">
                  <c:v>8.6283241024699997</c:v>
                </c:pt>
                <c:pt idx="9927">
                  <c:v>8.7697514776779997</c:v>
                </c:pt>
                <c:pt idx="9928">
                  <c:v>8.9111999178490002</c:v>
                </c:pt>
                <c:pt idx="9929">
                  <c:v>9.0526277143159994</c:v>
                </c:pt>
                <c:pt idx="9930">
                  <c:v>9.1939931644990001</c:v>
                </c:pt>
                <c:pt idx="9931">
                  <c:v>9.3352545841839998</c:v>
                </c:pt>
                <c:pt idx="9932">
                  <c:v>9.4763703198190008</c:v>
                </c:pt>
                <c:pt idx="9933">
                  <c:v>9.6172987607790006</c:v>
                </c:pt>
                <c:pt idx="9934">
                  <c:v>9.7579983516379993</c:v>
                </c:pt>
                <c:pt idx="9935">
                  <c:v>9.8984276044070008</c:v>
                </c:pt>
                <c:pt idx="9936">
                  <c:v>10.03854511077</c:v>
                </c:pt>
                <c:pt idx="9937">
                  <c:v>10.178309554269999</c:v>
                </c:pt>
                <c:pt idx="9938">
                  <c:v>10.317679722519999</c:v>
                </c:pt>
                <c:pt idx="9939">
                  <c:v>10.45661451931</c:v>
                </c:pt>
                <c:pt idx="9940">
                  <c:v>10.59507297673</c:v>
                </c:pt>
                <c:pt idx="9941">
                  <c:v>10.73301426726</c:v>
                </c:pt>
                <c:pt idx="9942">
                  <c:v>10.87039771577</c:v>
                </c:pt>
                <c:pt idx="9943">
                  <c:v>11.00718281156</c:v>
                </c:pt>
                <c:pt idx="9944">
                  <c:v>11.14332922024</c:v>
                </c:pt>
                <c:pt idx="9945">
                  <c:v>11.27879679564</c:v>
                </c:pt>
                <c:pt idx="9946">
                  <c:v>11.413545591649999</c:v>
                </c:pt>
                <c:pt idx="9947">
                  <c:v>11.547535873999999</c:v>
                </c:pt>
                <c:pt idx="9948">
                  <c:v>11.68072813193</c:v>
                </c:pt>
                <c:pt idx="9949">
                  <c:v>11.81308308987</c:v>
                </c:pt>
                <c:pt idx="9950">
                  <c:v>11.944561719019999</c:v>
                </c:pt>
                <c:pt idx="9951">
                  <c:v>12.07512524881</c:v>
                </c:pt>
                <c:pt idx="9952">
                  <c:v>12.20473517838</c:v>
                </c:pt>
                <c:pt idx="9953">
                  <c:v>12.33335328786</c:v>
                </c:pt>
                <c:pt idx="9954">
                  <c:v>12.46094164971</c:v>
                </c:pt>
                <c:pt idx="9955">
                  <c:v>12.58746263984</c:v>
                </c:pt>
                <c:pt idx="9956">
                  <c:v>12.712878948729999</c:v>
                </c:pt>
                <c:pt idx="9957">
                  <c:v>12.837153592390001</c:v>
                </c:pt>
                <c:pt idx="9958">
                  <c:v>12.960249923299999</c:v>
                </c:pt>
                <c:pt idx="9959">
                  <c:v>13.0821316412</c:v>
                </c:pt>
                <c:pt idx="9960">
                  <c:v>13.202762803760001</c:v>
                </c:pt>
                <c:pt idx="9961">
                  <c:v>13.32210783721</c:v>
                </c:pt>
                <c:pt idx="9962">
                  <c:v>13.44013154678</c:v>
                </c:pt>
                <c:pt idx="9963">
                  <c:v>13.556799127130001</c:v>
                </c:pt>
                <c:pt idx="9964">
                  <c:v>13.672076172560001</c:v>
                </c:pt>
                <c:pt idx="9965">
                  <c:v>13.785928687169999</c:v>
                </c:pt>
                <c:pt idx="9966">
                  <c:v>13.89832309486</c:v>
                </c:pt>
                <c:pt idx="9967">
                  <c:v>14.00922624925</c:v>
                </c:pt>
                <c:pt idx="9968">
                  <c:v>14.118605443450001</c:v>
                </c:pt>
                <c:pt idx="9969">
                  <c:v>14.22642841967</c:v>
                </c:pt>
                <c:pt idx="9970">
                  <c:v>14.33266337873</c:v>
                </c:pt>
                <c:pt idx="9971">
                  <c:v>14.43727898947</c:v>
                </c:pt>
                <c:pt idx="9972">
                  <c:v>14.54024439795</c:v>
                </c:pt>
                <c:pt idx="9973">
                  <c:v>14.641529236549999</c:v>
                </c:pt>
                <c:pt idx="9974">
                  <c:v>14.741103632910001</c:v>
                </c:pt>
                <c:pt idx="9975">
                  <c:v>14.83893821875</c:v>
                </c:pt>
                <c:pt idx="9976">
                  <c:v>14.93500413852</c:v>
                </c:pt>
                <c:pt idx="9977">
                  <c:v>15.02927305791</c:v>
                </c:pt>
                <c:pt idx="9978">
                  <c:v>15.121717172169999</c:v>
                </c:pt>
                <c:pt idx="9979">
                  <c:v>15.212309214339999</c:v>
                </c:pt>
                <c:pt idx="9980">
                  <c:v>15.301022463280001</c:v>
                </c:pt>
                <c:pt idx="9981">
                  <c:v>15.38783075153</c:v>
                </c:pt>
                <c:pt idx="9982">
                  <c:v>15.472708473020001</c:v>
                </c:pt>
                <c:pt idx="9983">
                  <c:v>15.55563059064</c:v>
                </c:pt>
                <c:pt idx="9984">
                  <c:v>15.63657264359</c:v>
                </c:pt>
                <c:pt idx="9985">
                  <c:v>15.715510754609999</c:v>
                </c:pt>
                <c:pt idx="9986">
                  <c:v>15.792421637009999</c:v>
                </c:pt>
                <c:pt idx="9987">
                  <c:v>15.86728260153</c:v>
                </c:pt>
                <c:pt idx="9988">
                  <c:v>15.940071563029999</c:v>
                </c:pt>
                <c:pt idx="9989">
                  <c:v>16.01076704698</c:v>
                </c:pt>
                <c:pt idx="9990">
                  <c:v>16.079348195840002</c:v>
                </c:pt>
                <c:pt idx="9991">
                  <c:v>16.145794775140001</c:v>
                </c:pt>
                <c:pt idx="9992">
                  <c:v>16.210087179489999</c:v>
                </c:pt>
                <c:pt idx="9993">
                  <c:v>16.27220643834</c:v>
                </c:pt>
                <c:pt idx="9994">
                  <c:v>16.332134221579999</c:v>
                </c:pt>
                <c:pt idx="9995">
                  <c:v>16.389852844930001</c:v>
                </c:pt>
                <c:pt idx="9996">
                  <c:v>16.44534527515</c:v>
                </c:pt>
                <c:pt idx="9997">
                  <c:v>16.49859513509</c:v>
                </c:pt>
                <c:pt idx="9998">
                  <c:v>16.54958670848</c:v>
                </c:pt>
                <c:pt idx="9999">
                  <c:v>16.598304944559999</c:v>
                </c:pt>
                <c:pt idx="10000">
                  <c:v>16.64473546256</c:v>
                </c:pt>
                <c:pt idx="10001">
                  <c:v>16.6888645559</c:v>
                </c:pt>
                <c:pt idx="10002">
                  <c:v>16.730679196219999</c:v>
                </c:pt>
                <c:pt idx="10003">
                  <c:v>16.770167037259998</c:v>
                </c:pt>
                <c:pt idx="10004">
                  <c:v>16.807316418479999</c:v>
                </c:pt>
                <c:pt idx="10005">
                  <c:v>16.842116368460001</c:v>
                </c:pt>
                <c:pt idx="10006">
                  <c:v>16.874556608199999</c:v>
                </c:pt>
                <c:pt idx="10007">
                  <c:v>16.90462755411</c:v>
                </c:pt>
                <c:pt idx="10008">
                  <c:v>16.932320320830001</c:v>
                </c:pt>
                <c:pt idx="10009">
                  <c:v>16.957626723850002</c:v>
                </c:pt>
                <c:pt idx="10010">
                  <c:v>16.980539281959999</c:v>
                </c:pt>
                <c:pt idx="10011">
                  <c:v>17.001051219400001</c:v>
                </c:pt>
                <c:pt idx="10012">
                  <c:v>17.019156467879998</c:v>
                </c:pt>
                <c:pt idx="10013">
                  <c:v>17.0348496684</c:v>
                </c:pt>
                <c:pt idx="10014">
                  <c:v>17.048126172770001</c:v>
                </c:pt>
                <c:pt idx="10015">
                  <c:v>17.058982045019999</c:v>
                </c:pt>
                <c:pt idx="10016">
                  <c:v>17.067414062539999</c:v>
                </c:pt>
                <c:pt idx="10017">
                  <c:v>17.073419717069999</c:v>
                </c:pt>
                <c:pt idx="10018">
                  <c:v>17.076997215359999</c:v>
                </c:pt>
                <c:pt idx="10019">
                  <c:v>17.0781454798</c:v>
                </c:pt>
                <c:pt idx="10020">
                  <c:v>17.076864148639999</c:v>
                </c:pt>
                <c:pt idx="10021">
                  <c:v>17.073153576159999</c:v>
                </c:pt>
                <c:pt idx="10022">
                  <c:v>17.067014832550001</c:v>
                </c:pt>
                <c:pt idx="10023">
                  <c:v>17.058449703600001</c:v>
                </c:pt>
                <c:pt idx="10024">
                  <c:v>17.047460690129999</c:v>
                </c:pt>
                <c:pt idx="10025">
                  <c:v>17.034051007319999</c:v>
                </c:pt>
                <c:pt idx="10026">
                  <c:v>17.018224583719999</c:v>
                </c:pt>
                <c:pt idx="10027">
                  <c:v>16.999986060099999</c:v>
                </c:pt>
                <c:pt idx="10028">
                  <c:v>16.9793407881</c:v>
                </c:pt>
                <c:pt idx="10029">
                  <c:v>16.956294828610002</c:v>
                </c:pt>
                <c:pt idx="10030">
                  <c:v>16.930854950050001</c:v>
                </c:pt>
                <c:pt idx="10031">
                  <c:v>16.903028626289998</c:v>
                </c:pt>
                <c:pt idx="10032">
                  <c:v>16.872824034530002</c:v>
                </c:pt>
                <c:pt idx="10033">
                  <c:v>16.840250052849999</c:v>
                </c:pt>
                <c:pt idx="10034">
                  <c:v>16.80531625759</c:v>
                </c:pt>
                <c:pt idx="10035">
                  <c:v>16.76803292053</c:v>
                </c:pt>
                <c:pt idx="10036">
                  <c:v>16.728411005880002</c:v>
                </c:pt>
                <c:pt idx="10037">
                  <c:v>16.686462167049999</c:v>
                </c:pt>
                <c:pt idx="10038">
                  <c:v>16.642198743169999</c:v>
                </c:pt>
                <c:pt idx="10039">
                  <c:v>16.595633755510001</c:v>
                </c:pt>
                <c:pt idx="10040">
                  <c:v>16.546780903609999</c:v>
                </c:pt>
                <c:pt idx="10041">
                  <c:v>16.495654561279999</c:v>
                </c:pt>
                <c:pt idx="10042">
                  <c:v>16.44226977228</c:v>
                </c:pt>
                <c:pt idx="10043">
                  <c:v>16.386642246000001</c:v>
                </c:pt>
                <c:pt idx="10044">
                  <c:v>16.328788352739998</c:v>
                </c:pt>
                <c:pt idx="10045">
                  <c:v>16.26872511893</c:v>
                </c:pt>
                <c:pt idx="10046">
                  <c:v>16.206470222099998</c:v>
                </c:pt>
                <c:pt idx="10047">
                  <c:v>16.142041985660001</c:v>
                </c:pt>
                <c:pt idx="10048">
                  <c:v>16.075459373539999</c:v>
                </c:pt>
                <c:pt idx="10049">
                  <c:v>16.006741984529999</c:v>
                </c:pt>
                <c:pt idx="10050">
                  <c:v>15.935910046589999</c:v>
                </c:pt>
                <c:pt idx="10051">
                  <c:v>15.86298441081</c:v>
                </c:pt>
                <c:pt idx="10052">
                  <c:v>15.78798654533</c:v>
                </c:pt>
                <c:pt idx="10053">
                  <c:v>15.71093852896</c:v>
                </c:pt>
                <c:pt idx="10054">
                  <c:v>15.631863044719999</c:v>
                </c:pt>
                <c:pt idx="10055">
                  <c:v>15.5507833731</c:v>
                </c:pt>
                <c:pt idx="10056">
                  <c:v>15.46772338527</c:v>
                </c:pt>
                <c:pt idx="10057">
                  <c:v>15.382707535970001</c:v>
                </c:pt>
                <c:pt idx="10058">
                  <c:v>15.29576085637</c:v>
                </c:pt>
                <c:pt idx="10059">
                  <c:v>15.20690894663</c:v>
                </c:pt>
                <c:pt idx="10060">
                  <c:v>15.11617796843</c:v>
                </c:pt>
                <c:pt idx="10061">
                  <c:v>15.02359463719</c:v>
                </c:pt>
                <c:pt idx="10062">
                  <c:v>14.92918621422</c:v>
                </c:pt>
                <c:pt idx="10063">
                  <c:v>14.83298049871</c:v>
                </c:pt>
                <c:pt idx="10064">
                  <c:v>14.7350058195</c:v>
                </c:pt>
                <c:pt idx="10065">
                  <c:v>14.63529102677</c:v>
                </c:pt>
                <c:pt idx="10066">
                  <c:v>14.533865483510001</c:v>
                </c:pt>
                <c:pt idx="10067">
                  <c:v>14.430759056859999</c:v>
                </c:pt>
                <c:pt idx="10068">
                  <c:v>14.32600210935</c:v>
                </c:pt>
                <c:pt idx="10069">
                  <c:v>14.219625489889999</c:v>
                </c:pt>
                <c:pt idx="10070">
                  <c:v>14.11166052474</c:v>
                </c:pt>
                <c:pt idx="10071">
                  <c:v>14.00213900824</c:v>
                </c:pt>
                <c:pt idx="10072">
                  <c:v>13.891093193450001</c:v>
                </c:pt>
                <c:pt idx="10073">
                  <c:v>13.77855578266</c:v>
                </c:pt>
                <c:pt idx="10074">
                  <c:v>13.664559917709999</c:v>
                </c:pt>
                <c:pt idx="10075">
                  <c:v>13.54913917028</c:v>
                </c:pt>
                <c:pt idx="10076">
                  <c:v>13.43232753195</c:v>
                </c:pt>
                <c:pt idx="10077">
                  <c:v>13.314159404210001</c:v>
                </c:pt>
                <c:pt idx="10078">
                  <c:v>13.194669588309999</c:v>
                </c:pt>
                <c:pt idx="10079">
                  <c:v>13.073893275</c:v>
                </c:pt>
                <c:pt idx="10080">
                  <c:v>12.95186603416</c:v>
                </c:pt>
                <c:pt idx="10081">
                  <c:v>12.828623804339999</c:v>
                </c:pt>
                <c:pt idx="10082">
                  <c:v>12.70420288213</c:v>
                </c:pt>
                <c:pt idx="10083">
                  <c:v>12.578639911510001</c:v>
                </c:pt>
                <c:pt idx="10084">
                  <c:v>12.451971873</c:v>
                </c:pt>
                <c:pt idx="10085">
                  <c:v>12.324236072810001</c:v>
                </c:pt>
                <c:pt idx="10086">
                  <c:v>12.19547013179</c:v>
                </c:pt>
                <c:pt idx="10087">
                  <c:v>12.06571197441</c:v>
                </c:pt>
                <c:pt idx="10088">
                  <c:v>11.93499981753</c:v>
                </c:pt>
                <c:pt idx="10089">
                  <c:v>11.80337215916</c:v>
                </c:pt>
                <c:pt idx="10090">
                  <c:v>11.67086776711</c:v>
                </c:pt>
                <c:pt idx="10091">
                  <c:v>11.537525667560001</c:v>
                </c:pt>
                <c:pt idx="10092">
                  <c:v>11.40338513358</c:v>
                </c:pt>
                <c:pt idx="10093">
                  <c:v>11.268485673520001</c:v>
                </c:pt>
                <c:pt idx="10094">
                  <c:v>11.13286701941</c:v>
                </c:pt>
                <c:pt idx="10095">
                  <c:v>10.996569115210001</c:v>
                </c:pt>
                <c:pt idx="10096">
                  <c:v>10.859632105059999</c:v>
                </c:pt>
                <c:pt idx="10097">
                  <c:v>10.72209632145</c:v>
                </c:pt>
                <c:pt idx="10098">
                  <c:v>10.58400227333</c:v>
                </c:pt>
                <c:pt idx="10099">
                  <c:v>10.44539063417</c:v>
                </c:pt>
                <c:pt idx="10100">
                  <c:v>10.306302229969999</c:v>
                </c:pt>
                <c:pt idx="10101">
                  <c:v>10.16677802723</c:v>
                </c:pt>
                <c:pt idx="10102">
                  <c:v>10.02685912089</c:v>
                </c:pt>
                <c:pt idx="10103">
                  <c:v>9.8865867222059993</c:v>
                </c:pt>
                <c:pt idx="10104">
                  <c:v>9.7460021466099995</c:v>
                </c:pt>
                <c:pt idx="10105">
                  <c:v>9.6051468015250006</c:v>
                </c:pt>
                <c:pt idx="10106">
                  <c:v>9.464062174175</c:v>
                </c:pt>
                <c:pt idx="10107">
                  <c:v>9.3227898193499996</c:v>
                </c:pt>
                <c:pt idx="10108">
                  <c:v>9.1813713471649994</c:v>
                </c:pt>
                <c:pt idx="10109">
                  <c:v>9.0398484107910004</c:v>
                </c:pt>
                <c:pt idx="10110">
                  <c:v>8.898262694185</c:v>
                </c:pt>
                <c:pt idx="10111">
                  <c:v>8.7566558998050006</c:v>
                </c:pt>
                <c:pt idx="10112">
                  <c:v>8.6150697363170003</c:v>
                </c:pt>
                <c:pt idx="10113">
                  <c:v>8.4735459063060006</c:v>
                </c:pt>
                <c:pt idx="10114">
                  <c:v>8.3321260939839998</c:v>
                </c:pt>
                <c:pt idx="10115">
                  <c:v>8.190851952909</c:v>
                </c:pt>
                <c:pt idx="10116">
                  <c:v>8.049765093705</c:v>
                </c:pt>
                <c:pt idx="10117">
                  <c:v>7.9089070718030001</c:v>
                </c:pt>
                <c:pt idx="10118">
                  <c:v>7.7683193751899999</c:v>
                </c:pt>
                <c:pt idx="10119">
                  <c:v>7.6280434121890002</c:v>
                </c:pt>
                <c:pt idx="10120">
                  <c:v>7.4881204992469996</c:v>
                </c:pt>
                <c:pt idx="10121">
                  <c:v>7.3485918487689998</c:v>
                </c:pt>
                <c:pt idx="10122">
                  <c:v>7.2094985569630001</c:v>
                </c:pt>
                <c:pt idx="10123">
                  <c:v>7.0708815917349996</c:v>
                </c:pt>
                <c:pt idx="10124">
                  <c:v>6.9327817806130003</c:v>
                </c:pt>
                <c:pt idx="10125">
                  <c:v>6.7952397987140003</c:v>
                </c:pt>
                <c:pt idx="10126">
                  <c:v>6.6582961567619998</c:v>
                </c:pt>
                <c:pt idx="10127">
                  <c:v>6.5219911891419997</c:v>
                </c:pt>
                <c:pt idx="10128">
                  <c:v>6.3863650420180003</c:v>
                </c:pt>
                <c:pt idx="10129">
                  <c:v>6.2514576615020001</c:v>
                </c:pt>
                <c:pt idx="10130">
                  <c:v>6.1173087818780001</c:v>
                </c:pt>
                <c:pt idx="10131">
                  <c:v>5.983957913897</c:v>
                </c:pt>
                <c:pt idx="10132">
                  <c:v>5.8514443331269996</c:v>
                </c:pt>
                <c:pt idx="10133">
                  <c:v>5.7198070683860003</c:v>
                </c:pt>
                <c:pt idx="10134">
                  <c:v>5.5890848902319998</c:v>
                </c:pt>
                <c:pt idx="10135">
                  <c:v>5.4593162995429996</c:v>
                </c:pt>
                <c:pt idx="10136">
                  <c:v>5.3305395161689999</c:v>
                </c:pt>
                <c:pt idx="10137">
                  <c:v>5.2027924676659998</c:v>
                </c:pt>
                <c:pt idx="10138">
                  <c:v>5.076112778123</c:v>
                </c:pt>
                <c:pt idx="10139">
                  <c:v>4.950537757068</c:v>
                </c:pt>
                <c:pt idx="10140">
                  <c:v>4.8261043884800001</c:v>
                </c:pt>
                <c:pt idx="10141">
                  <c:v>4.7028493198839998</c:v>
                </c:pt>
                <c:pt idx="10142">
                  <c:v>4.5808088515529999</c:v>
                </c:pt>
                <c:pt idx="10143">
                  <c:v>4.46001892581</c:v>
                </c:pt>
                <c:pt idx="10144">
                  <c:v>4.3405151164360003</c:v>
                </c:pt>
                <c:pt idx="10145">
                  <c:v>4.2223326181849998</c:v>
                </c:pt>
                <c:pt idx="10146">
                  <c:v>4.1055062364130004</c:v>
                </c:pt>
                <c:pt idx="10147">
                  <c:v>3.9900703768189998</c:v>
                </c:pt>
                <c:pt idx="10148">
                  <c:v>3.876059035311</c:v>
                </c:pt>
                <c:pt idx="10149">
                  <c:v>3.763505787977</c:v>
                </c:pt>
                <c:pt idx="10150">
                  <c:v>3.6524437812019999</c:v>
                </c:pt>
                <c:pt idx="10151">
                  <c:v>3.5429057218910001</c:v>
                </c:pt>
                <c:pt idx="10152">
                  <c:v>3.4349238678309999</c:v>
                </c:pt>
                <c:pt idx="10153">
                  <c:v>3.328530018191</c:v>
                </c:pt>
                <c:pt idx="10154">
                  <c:v>3.2237555041410002</c:v>
                </c:pt>
                <c:pt idx="10155">
                  <c:v>3.1206311796269999</c:v>
                </c:pt>
                <c:pt idx="10156">
                  <c:v>3.0191874122729998</c:v>
                </c:pt>
                <c:pt idx="10157">
                  <c:v>2.9194540744339998</c:v>
                </c:pt>
                <c:pt idx="10158">
                  <c:v>2.8214605343920001</c:v>
                </c:pt>
                <c:pt idx="10159">
                  <c:v>2.7252356476989998</c:v>
                </c:pt>
                <c:pt idx="10160">
                  <c:v>2.6308077486779999</c:v>
                </c:pt>
                <c:pt idx="10161">
                  <c:v>2.5382046420659998</c:v>
                </c:pt>
                <c:pt idx="10162">
                  <c:v>2.4474535948249998</c:v>
                </c:pt>
                <c:pt idx="10163">
                  <c:v>2.3585813281069998</c:v>
                </c:pt>
                <c:pt idx="10164">
                  <c:v>2.2716140093730002</c:v>
                </c:pt>
                <c:pt idx="10165">
                  <c:v>2.1865772446879999</c:v>
                </c:pt>
                <c:pt idx="10166">
                  <c:v>2.103496071171</c:v>
                </c:pt>
                <c:pt idx="10167">
                  <c:v>2.022394949618</c:v>
                </c:pt>
                <c:pt idx="10168">
                  <c:v>1.943297757292</c:v>
                </c:pt>
                <c:pt idx="10169">
                  <c:v>1.866227780887</c:v>
                </c:pt>
                <c:pt idx="10170">
                  <c:v>1.7912077096650001</c:v>
                </c:pt>
                <c:pt idx="10171">
                  <c:v>1.7182596287730001</c:v>
                </c:pt>
                <c:pt idx="10172">
                  <c:v>1.647405012726</c:v>
                </c:pt>
                <c:pt idx="10173">
                  <c:v>1.5786647190859999</c:v>
                </c:pt>
                <c:pt idx="10174">
                  <c:v>1.512058982314</c:v>
                </c:pt>
                <c:pt idx="10175">
                  <c:v>1.447607407804</c:v>
                </c:pt>
                <c:pt idx="10176">
                  <c:v>1.3853289661049999</c:v>
                </c:pt>
                <c:pt idx="10177">
                  <c:v>1.3252419873350001</c:v>
                </c:pt>
                <c:pt idx="10178">
                  <c:v>1.2673641557740001</c:v>
                </c:pt>
                <c:pt idx="10179">
                  <c:v>1.2117125046549999</c:v>
                </c:pt>
                <c:pt idx="10180">
                  <c:v>1.158303411144</c:v>
                </c:pt>
                <c:pt idx="10181">
                  <c:v>1.107152591512</c:v>
                </c:pt>
                <c:pt idx="10182">
                  <c:v>1.0582750965050001</c:v>
                </c:pt>
                <c:pt idx="10183">
                  <c:v>1.0116853069080001</c:v>
                </c:pt>
                <c:pt idx="10184">
                  <c:v>0.96739692930760002</c:v>
                </c:pt>
                <c:pt idx="10185">
                  <c:v>0.92542299205080003</c:v>
                </c:pt>
                <c:pt idx="10186">
                  <c:v>0.88577584140700005</c:v>
                </c:pt>
                <c:pt idx="10187">
                  <c:v>0.84846713792899997</c:v>
                </c:pt>
                <c:pt idx="10188">
                  <c:v>0.81350785301679995</c:v>
                </c:pt>
                <c:pt idx="10189">
                  <c:v>0.78090826568390004</c:v>
                </c:pt>
                <c:pt idx="10190">
                  <c:v>0.75067795952829997</c:v>
                </c:pt>
                <c:pt idx="10191">
                  <c:v>0.7228258199084</c:v>
                </c:pt>
                <c:pt idx="10192">
                  <c:v>0.69736003132369995</c:v>
                </c:pt>
                <c:pt idx="10193">
                  <c:v>0.67428807500370003</c:v>
                </c:pt>
                <c:pt idx="10194">
                  <c:v>0.65361672670240001</c:v>
                </c:pt>
                <c:pt idx="10195">
                  <c:v>0.63535205470199996</c:v>
                </c:pt>
                <c:pt idx="10196">
                  <c:v>0.61949941802410002</c:v>
                </c:pt>
                <c:pt idx="10197">
                  <c:v>0.60606346485060003</c:v>
                </c:pt>
                <c:pt idx="10198">
                  <c:v>0.59504813115400002</c:v>
                </c:pt>
                <c:pt idx="10199">
                  <c:v>0.58645663953719995</c:v>
                </c:pt>
                <c:pt idx="10200">
                  <c:v>0.58029149828390003</c:v>
                </c:pt>
                <c:pt idx="10201">
                  <c:v>0.57655450061930003</c:v>
                </c:pt>
                <c:pt idx="10202">
                  <c:v>0.57524672418169998</c:v>
                </c:pt>
                <c:pt idx="10203">
                  <c:v>0.57636853070509997</c:v>
                </c:pt>
                <c:pt idx="10204">
                  <c:v>0.57991956591219995</c:v>
                </c:pt>
                <c:pt idx="10205">
                  <c:v>0.58589875961909998</c:v>
                </c:pt>
                <c:pt idx="10206">
                  <c:v>0.59430432605070005</c:v>
                </c:pt>
                <c:pt idx="10207">
                  <c:v>0.60513376436669997</c:v>
                </c:pt>
                <c:pt idx="10208">
                  <c:v>0.61838385939899998</c:v>
                </c:pt>
                <c:pt idx="10209">
                  <c:v>0.63405068259889996</c:v>
                </c:pt>
                <c:pt idx="10210">
                  <c:v>0.65212959319499997</c:v>
                </c:pt>
                <c:pt idx="10211">
                  <c:v>0.67261523956080005</c:v>
                </c:pt>
                <c:pt idx="10212">
                  <c:v>0.69550156079199998</c:v>
                </c:pt>
                <c:pt idx="10213">
                  <c:v>0.72078178849240004</c:v>
                </c:pt>
                <c:pt idx="10214">
                  <c:v>0.74844844876890004</c:v>
                </c:pt>
                <c:pt idx="10215">
                  <c:v>0.77849336443390005</c:v>
                </c:pt>
                <c:pt idx="10216">
                  <c:v>0.81090765741509996</c:v>
                </c:pt>
                <c:pt idx="10217">
                  <c:v>0.84568175137220003</c:v>
                </c:pt>
                <c:pt idx="10218">
                  <c:v>0.88280537451850005</c:v>
                </c:pt>
                <c:pt idx="10219">
                  <c:v>0.92226756264889997</c:v>
                </c:pt>
                <c:pt idx="10220">
                  <c:v>0.96405666237029997</c:v>
                </c:pt>
                <c:pt idx="10221">
                  <c:v>1.008160334536</c:v>
                </c:pt>
                <c:pt idx="10222">
                  <c:v>1.0545655578840001</c:v>
                </c:pt>
                <c:pt idx="10223">
                  <c:v>1.10325863287</c:v>
                </c:pt>
                <c:pt idx="10224">
                  <c:v>1.1542251857100001</c:v>
                </c:pt>
                <c:pt idx="10225">
                  <c:v>1.2074501726119999</c:v>
                </c:pt>
                <c:pt idx="10226">
                  <c:v>1.2629178842119999</c:v>
                </c:pt>
                <c:pt idx="10227">
                  <c:v>1.3206119502039999</c:v>
                </c:pt>
                <c:pt idx="10228">
                  <c:v>1.3805153441610001</c:v>
                </c:pt>
                <c:pt idx="10229">
                  <c:v>1.4426103885579999</c:v>
                </c:pt>
                <c:pt idx="10230">
                  <c:v>1.506878759975</c:v>
                </c:pt>
                <c:pt idx="10231">
                  <c:v>1.573301494504</c:v>
                </c:pt>
                <c:pt idx="10232">
                  <c:v>1.641858993334</c:v>
                </c:pt>
                <c:pt idx="10233">
                  <c:v>1.712531028526</c:v>
                </c:pt>
                <c:pt idx="10234">
                  <c:v>1.785296748975</c:v>
                </c:pt>
                <c:pt idx="10235">
                  <c:v>1.8601346865590001</c:v>
                </c:pt>
                <c:pt idx="10236">
                  <c:v>1.9370227624580001</c:v>
                </c:pt>
                <c:pt idx="10237">
                  <c:v>2.0159382936679999</c:v>
                </c:pt>
                <c:pt idx="10238">
                  <c:v>2.0968579996819998</c:v>
                </c:pt>
                <c:pt idx="10239">
                  <c:v>2.1797580093510001</c:v>
                </c:pt>
                <c:pt idx="10240">
                  <c:v>2.2646138679200001</c:v>
                </c:pt>
                <c:pt idx="10241">
                  <c:v>2.3514005442350001</c:v>
                </c:pt>
                <c:pt idx="10242">
                  <c:v>2.440092438118</c:v>
                </c:pt>
                <c:pt idx="10243">
                  <c:v>2.5306633879159999</c:v>
                </c:pt>
                <c:pt idx="10244">
                  <c:v>2.6230866782029998</c:v>
                </c:pt>
                <c:pt idx="10245">
                  <c:v>2.7173350476609999</c:v>
                </c:pt>
                <c:pt idx="10246">
                  <c:v>2.813380697111</c:v>
                </c:pt>
                <c:pt idx="10247">
                  <c:v>2.911195297705</c:v>
                </c:pt>
                <c:pt idx="10248">
                  <c:v>3.0107499992750002</c:v>
                </c:pt>
                <c:pt idx="10249">
                  <c:v>3.1120154388349999</c:v>
                </c:pt>
                <c:pt idx="10250">
                  <c:v>3.214961749235</c:v>
                </c:pt>
                <c:pt idx="10251">
                  <c:v>3.3195585679650002</c:v>
                </c:pt>
                <c:pt idx="10252">
                  <c:v>3.4257750460969998</c:v>
                </c:pt>
                <c:pt idx="10253">
                  <c:v>3.5335798573820001</c:v>
                </c:pt>
                <c:pt idx="10254">
                  <c:v>3.642941207482</c:v>
                </c:pt>
                <c:pt idx="10255">
                  <c:v>3.7538268433359998</c:v>
                </c:pt>
                <c:pt idx="10256">
                  <c:v>3.8662040626650001</c:v>
                </c:pt>
                <c:pt idx="10257">
                  <c:v>3.9800397236170002</c:v>
                </c:pt>
                <c:pt idx="10258">
                  <c:v>4.095300254524</c:v>
                </c:pt>
                <c:pt idx="10259">
                  <c:v>4.2119516638030001</c:v>
                </c:pt>
                <c:pt idx="10260">
                  <c:v>4.3299595499699999</c:v>
                </c:pt>
                <c:pt idx="10261">
                  <c:v>4.4492891117799998</c:v>
                </c:pt>
                <c:pt idx="10262">
                  <c:v>4.5699051584810002</c:v>
                </c:pt>
                <c:pt idx="10263">
                  <c:v>4.6917721201870002</c:v>
                </c:pt>
                <c:pt idx="10264">
                  <c:v>4.8148540583599999</c:v>
                </c:pt>
                <c:pt idx="10265">
                  <c:v>4.9391146764010001</c:v>
                </c:pt>
                <c:pt idx="10266">
                  <c:v>5.0645173303459998</c:v>
                </c:pt>
                <c:pt idx="10267">
                  <c:v>5.1910250396670001</c:v>
                </c:pt>
                <c:pt idx="10268">
                  <c:v>5.3186004981680002</c:v>
                </c:pt>
                <c:pt idx="10269">
                  <c:v>5.4472060849829997</c:v>
                </c:pt>
                <c:pt idx="10270">
                  <c:v>5.5768038756570002</c:v>
                </c:pt>
                <c:pt idx="10271">
                  <c:v>5.7073556533299996</c:v>
                </c:pt>
                <c:pt idx="10272">
                  <c:v>5.8388229199939996</c:v>
                </c:pt>
                <c:pt idx="10273">
                  <c:v>5.9711669078389997</c:v>
                </c:pt>
                <c:pt idx="10274">
                  <c:v>6.104348590681</c:v>
                </c:pt>
                <c:pt idx="10275">
                  <c:v>6.2383286954630002</c:v>
                </c:pt>
                <c:pt idx="10276">
                  <c:v>6.3730677138249998</c:v>
                </c:pt>
                <c:pt idx="10277">
                  <c:v>6.5085259137509999</c:v>
                </c:pt>
                <c:pt idx="10278">
                  <c:v>6.6446633512769999</c:v>
                </c:pt>
                <c:pt idx="10279">
                  <c:v>6.7814398822630002</c:v>
                </c:pt>
                <c:pt idx="10280">
                  <c:v>6.918815174223</c:v>
                </c:pt>
                <c:pt idx="10281">
                  <c:v>7.0567487182119999</c:v>
                </c:pt>
                <c:pt idx="10282">
                  <c:v>7.1951998407630002</c:v>
                </c:pt>
                <c:pt idx="10283">
                  <c:v>7.3341277158739997</c:v>
                </c:pt>
                <c:pt idx="10284">
                  <c:v>7.4734913770429996</c:v>
                </c:pt>
                <c:pt idx="10285">
                  <c:v>7.6132497293350001</c:v>
                </c:pt>
                <c:pt idx="10286">
                  <c:v>7.753361561497</c:v>
                </c:pt>
                <c:pt idx="10287">
                  <c:v>7.8937855581010004</c:v>
                </c:pt>
                <c:pt idx="10288">
                  <c:v>8.0344803117219996</c:v>
                </c:pt>
                <c:pt idx="10289">
                  <c:v>8.1754043351409997</c:v>
                </c:pt>
                <c:pt idx="10290">
                  <c:v>8.3165160735679997</c:v>
                </c:pt>
                <c:pt idx="10291">
                  <c:v>8.457773916891</c:v>
                </c:pt>
                <c:pt idx="10292">
                  <c:v>8.5991362119409995</c:v>
                </c:pt>
                <c:pt idx="10293">
                  <c:v>8.7405612747609993</c:v>
                </c:pt>
                <c:pt idx="10294">
                  <c:v>8.8820074028970009</c:v>
                </c:pt>
                <c:pt idx="10295">
                  <c:v>9.0234328876830006</c:v>
                </c:pt>
                <c:pt idx="10296">
                  <c:v>9.1647960265389994</c:v>
                </c:pt>
                <c:pt idx="10297">
                  <c:v>9.3060551352510004</c:v>
                </c:pt>
                <c:pt idx="10298">
                  <c:v>9.4471685602660003</c:v>
                </c:pt>
                <c:pt idx="10299">
                  <c:v>9.5880946909600002</c:v>
                </c:pt>
                <c:pt idx="10300">
                  <c:v>9.7287919719060003</c:v>
                </c:pt>
                <c:pt idx="10301">
                  <c:v>9.8692189151160008</c:v>
                </c:pt>
                <c:pt idx="10302">
                  <c:v>10.00933411227</c:v>
                </c:pt>
                <c:pt idx="10303">
                  <c:v>10.14909624693</c:v>
                </c:pt>
                <c:pt idx="10304">
                  <c:v>10.288464106679999</c:v>
                </c:pt>
                <c:pt idx="10305">
                  <c:v>10.427396595319999</c:v>
                </c:pt>
                <c:pt idx="10306">
                  <c:v>10.56585274495</c:v>
                </c:pt>
                <c:pt idx="10307">
                  <c:v>10.703791728040001</c:v>
                </c:pt>
                <c:pt idx="10308">
                  <c:v>10.84117286947</c:v>
                </c:pt>
                <c:pt idx="10309">
                  <c:v>10.977955658520001</c:v>
                </c:pt>
                <c:pt idx="10310">
                  <c:v>11.11409976082</c:v>
                </c:pt>
                <c:pt idx="10311">
                  <c:v>11.24956503019</c:v>
                </c:pt>
                <c:pt idx="10312">
                  <c:v>11.38431152053</c:v>
                </c:pt>
                <c:pt idx="10313">
                  <c:v>11.518299497559999</c:v>
                </c:pt>
                <c:pt idx="10314">
                  <c:v>11.65148945052</c:v>
                </c:pt>
                <c:pt idx="10315">
                  <c:v>11.783842103850001</c:v>
                </c:pt>
                <c:pt idx="10316">
                  <c:v>11.915318428739999</c:v>
                </c:pt>
                <c:pt idx="10317">
                  <c:v>12.045879654629999</c:v>
                </c:pt>
                <c:pt idx="10318">
                  <c:v>12.17548728063</c:v>
                </c:pt>
                <c:pt idx="10319">
                  <c:v>12.304103086910001</c:v>
                </c:pt>
                <c:pt idx="10320">
                  <c:v>12.43168914592</c:v>
                </c:pt>
                <c:pt idx="10321">
                  <c:v>12.55820783355</c:v>
                </c:pt>
                <c:pt idx="10322">
                  <c:v>12.68362184029</c:v>
                </c:pt>
                <c:pt idx="10323">
                  <c:v>12.80789418216</c:v>
                </c:pt>
                <c:pt idx="10324">
                  <c:v>12.930988211640001</c:v>
                </c:pt>
                <c:pt idx="10325">
                  <c:v>13.05286762845</c:v>
                </c:pt>
                <c:pt idx="10326">
                  <c:v>13.17349649028</c:v>
                </c:pt>
                <c:pt idx="10327">
                  <c:v>13.29283922334</c:v>
                </c:pt>
                <c:pt idx="10328">
                  <c:v>13.41086063288</c:v>
                </c:pt>
                <c:pt idx="10329">
                  <c:v>13.52752591356</c:v>
                </c:pt>
                <c:pt idx="10330">
                  <c:v>13.642800659660001</c:v>
                </c:pt>
                <c:pt idx="10331">
                  <c:v>13.756650875289999</c:v>
                </c:pt>
                <c:pt idx="10332">
                  <c:v>13.86904298436</c:v>
                </c:pt>
                <c:pt idx="10333">
                  <c:v>13.97994384049</c:v>
                </c:pt>
                <c:pt idx="10334">
                  <c:v>14.08932073677</c:v>
                </c:pt>
                <c:pt idx="10335">
                  <c:v>14.197141415420001</c:v>
                </c:pt>
                <c:pt idx="10336">
                  <c:v>14.30337407727</c:v>
                </c:pt>
                <c:pt idx="10337">
                  <c:v>14.407987391160001</c:v>
                </c:pt>
                <c:pt idx="10338">
                  <c:v>14.510950503129999</c:v>
                </c:pt>
                <c:pt idx="10339">
                  <c:v>14.612233045569999</c:v>
                </c:pt>
                <c:pt idx="10340">
                  <c:v>14.711805146130001</c:v>
                </c:pt>
                <c:pt idx="10341">
                  <c:v>14.809637436519999</c:v>
                </c:pt>
                <c:pt idx="10342">
                  <c:v>14.905701061189999</c:v>
                </c:pt>
                <c:pt idx="10343">
                  <c:v>14.99996768582</c:v>
                </c:pt>
                <c:pt idx="10344">
                  <c:v>15.092409505679999</c:v>
                </c:pt>
                <c:pt idx="10345">
                  <c:v>15.182999253809999</c:v>
                </c:pt>
                <c:pt idx="10346">
                  <c:v>15.27171020906</c:v>
                </c:pt>
                <c:pt idx="10347">
                  <c:v>15.35851620397</c:v>
                </c:pt>
                <c:pt idx="10348">
                  <c:v>15.44339163247</c:v>
                </c:pt>
                <c:pt idx="10349">
                  <c:v>15.52631145744</c:v>
                </c:pt>
                <c:pt idx="10350">
                  <c:v>15.607251218109999</c:v>
                </c:pt>
                <c:pt idx="10351">
                  <c:v>15.686187037190001</c:v>
                </c:pt>
                <c:pt idx="10352">
                  <c:v>15.763095628009999</c:v>
                </c:pt>
                <c:pt idx="10353">
                  <c:v>15.837954301290001</c:v>
                </c:pt>
                <c:pt idx="10354">
                  <c:v>15.91074097191</c:v>
                </c:pt>
                <c:pt idx="10355">
                  <c:v>15.98143416533</c:v>
                </c:pt>
                <c:pt idx="10356">
                  <c:v>16.050013024009999</c:v>
                </c:pt>
                <c:pt idx="10357">
                  <c:v>16.116457313480002</c:v>
                </c:pt>
                <c:pt idx="10358">
                  <c:v>16.180747428349999</c:v>
                </c:pt>
                <c:pt idx="10359">
                  <c:v>16.242864398070001</c:v>
                </c:pt>
                <c:pt idx="10360">
                  <c:v>16.302789892540002</c:v>
                </c:pt>
                <c:pt idx="10361">
                  <c:v>16.36050622746</c:v>
                </c:pt>
                <c:pt idx="10362">
                  <c:v>16.415996369609999</c:v>
                </c:pt>
                <c:pt idx="10363">
                  <c:v>16.469243941830001</c:v>
                </c:pt>
                <c:pt idx="10364">
                  <c:v>16.520233227839999</c:v>
                </c:pt>
                <c:pt idx="10365">
                  <c:v>16.568949176899999</c:v>
                </c:pt>
                <c:pt idx="10366">
                  <c:v>16.615377408240001</c:v>
                </c:pt>
                <c:pt idx="10367">
                  <c:v>16.659504215249999</c:v>
                </c:pt>
                <c:pt idx="10368">
                  <c:v>16.701316569599999</c:v>
                </c:pt>
                <c:pt idx="10369">
                  <c:v>16.740802125030001</c:v>
                </c:pt>
                <c:pt idx="10370">
                  <c:v>16.777949220970001</c:v>
                </c:pt>
                <c:pt idx="10371">
                  <c:v>16.812746886039999</c:v>
                </c:pt>
                <c:pt idx="10372">
                  <c:v>16.84518484122</c:v>
                </c:pt>
                <c:pt idx="10373">
                  <c:v>16.875253502909999</c:v>
                </c:pt>
                <c:pt idx="10374">
                  <c:v>16.90294398576</c:v>
                </c:pt>
                <c:pt idx="10375">
                  <c:v>16.928248105270001</c:v>
                </c:pt>
                <c:pt idx="10376">
                  <c:v>16.95115838021</c:v>
                </c:pt>
                <c:pt idx="10377">
                  <c:v>16.97166803483</c:v>
                </c:pt>
                <c:pt idx="10378">
                  <c:v>16.989771000849998</c:v>
                </c:pt>
                <c:pt idx="10379">
                  <c:v>17.005461919249999</c:v>
                </c:pt>
                <c:pt idx="10380">
                  <c:v>17.01873614186</c:v>
                </c:pt>
                <c:pt idx="10381">
                  <c:v>17.029589732689999</c:v>
                </c:pt>
                <c:pt idx="10382">
                  <c:v>17.038019469150001</c:v>
                </c:pt>
                <c:pt idx="10383">
                  <c:v>17.04402284296</c:v>
                </c:pt>
                <c:pt idx="10384">
                  <c:v>17.04759806089</c:v>
                </c:pt>
                <c:pt idx="10385">
                  <c:v>17.048744045309999</c:v>
                </c:pt>
                <c:pt idx="10386">
                  <c:v>17.047460434489999</c:v>
                </c:pt>
                <c:pt idx="10387">
                  <c:v>17.0437475827</c:v>
                </c:pt>
                <c:pt idx="10388">
                  <c:v>17.03760656012</c:v>
                </c:pt>
                <c:pt idx="10389">
                  <c:v>17.029039152549998</c:v>
                </c:pt>
                <c:pt idx="10390">
                  <c:v>17.018047860820001</c:v>
                </c:pt>
                <c:pt idx="10391">
                  <c:v>17.004635900090001</c:v>
                </c:pt>
                <c:pt idx="10392">
                  <c:v>16.988807198930001</c:v>
                </c:pt>
                <c:pt idx="10393">
                  <c:v>16.97056639809</c:v>
                </c:pt>
                <c:pt idx="10394">
                  <c:v>16.949918849220001</c:v>
                </c:pt>
                <c:pt idx="10395">
                  <c:v>16.92687061322</c:v>
                </c:pt>
                <c:pt idx="10396">
                  <c:v>16.901428458480002</c:v>
                </c:pt>
                <c:pt idx="10397">
                  <c:v>16.873599858910001</c:v>
                </c:pt>
                <c:pt idx="10398">
                  <c:v>16.843392991679998</c:v>
                </c:pt>
                <c:pt idx="10399">
                  <c:v>16.81081673488</c:v>
                </c:pt>
                <c:pt idx="10400">
                  <c:v>16.775880664839999</c:v>
                </c:pt>
                <c:pt idx="10401">
                  <c:v>16.738595053369998</c:v>
                </c:pt>
                <c:pt idx="10402">
                  <c:v>16.698970864650001</c:v>
                </c:pt>
                <c:pt idx="10403">
                  <c:v>16.657019752090001</c:v>
                </c:pt>
                <c:pt idx="10404">
                  <c:v>16.612754054829999</c:v>
                </c:pt>
                <c:pt idx="10405">
                  <c:v>16.566186794149999</c:v>
                </c:pt>
                <c:pt idx="10406">
                  <c:v>16.517331669579999</c:v>
                </c:pt>
                <c:pt idx="10407">
                  <c:v>16.466203054920001</c:v>
                </c:pt>
                <c:pt idx="10408">
                  <c:v>16.412815993940001</c:v>
                </c:pt>
                <c:pt idx="10409">
                  <c:v>16.35718619603</c:v>
                </c:pt>
                <c:pt idx="10410">
                  <c:v>16.299330031499998</c:v>
                </c:pt>
                <c:pt idx="10411">
                  <c:v>16.239264526749999</c:v>
                </c:pt>
                <c:pt idx="10412">
                  <c:v>16.177007359339999</c:v>
                </c:pt>
                <c:pt idx="10413">
                  <c:v>16.112576852669999</c:v>
                </c:pt>
                <c:pt idx="10414">
                  <c:v>16.045991970660001</c:v>
                </c:pt>
                <c:pt idx="10415">
                  <c:v>15.977272312109999</c:v>
                </c:pt>
                <c:pt idx="10416">
                  <c:v>15.906438104979999</c:v>
                </c:pt>
                <c:pt idx="10417">
                  <c:v>15.83351020037</c:v>
                </c:pt>
                <c:pt idx="10418">
                  <c:v>15.7585100664</c:v>
                </c:pt>
                <c:pt idx="10419">
                  <c:v>15.68145978189</c:v>
                </c:pt>
                <c:pt idx="10420">
                  <c:v>15.60238202985</c:v>
                </c:pt>
                <c:pt idx="10421">
                  <c:v>15.521300090780001</c:v>
                </c:pt>
                <c:pt idx="10422">
                  <c:v>15.43823783585</c:v>
                </c:pt>
                <c:pt idx="10423">
                  <c:v>15.353219719809999</c:v>
                </c:pt>
                <c:pt idx="10424">
                  <c:v>15.266270773800001</c:v>
                </c:pt>
                <c:pt idx="10425">
                  <c:v>15.177416598020001</c:v>
                </c:pt>
                <c:pt idx="10426">
                  <c:v>15.086683354110001</c:v>
                </c:pt>
                <c:pt idx="10427">
                  <c:v>14.99409775751</c:v>
                </c:pt>
                <c:pt idx="10428">
                  <c:v>14.89968706953</c:v>
                </c:pt>
                <c:pt idx="10429">
                  <c:v>14.80347908936</c:v>
                </c:pt>
                <c:pt idx="10430">
                  <c:v>14.705502145840001</c:v>
                </c:pt>
                <c:pt idx="10431">
                  <c:v>14.60578508915</c:v>
                </c:pt>
                <c:pt idx="10432">
                  <c:v>14.50435728227</c:v>
                </c:pt>
                <c:pt idx="10433">
                  <c:v>14.401248592350001</c:v>
                </c:pt>
                <c:pt idx="10434">
                  <c:v>14.296489381920001</c:v>
                </c:pt>
                <c:pt idx="10435">
                  <c:v>14.190110499879999</c:v>
                </c:pt>
                <c:pt idx="10436">
                  <c:v>14.082143272510001</c:v>
                </c:pt>
                <c:pt idx="10437">
                  <c:v>13.972619494130001</c:v>
                </c:pt>
                <c:pt idx="10438">
                  <c:v>13.86157141782</c:v>
                </c:pt>
                <c:pt idx="10439">
                  <c:v>13.74903174584</c:v>
                </c:pt>
                <c:pt idx="10440">
                  <c:v>13.63503362006</c:v>
                </c:pt>
                <c:pt idx="10441">
                  <c:v>13.519610612139999</c:v>
                </c:pt>
                <c:pt idx="10442">
                  <c:v>13.402796713680001</c:v>
                </c:pt>
                <c:pt idx="10443">
                  <c:v>13.28462632614</c:v>
                </c:pt>
                <c:pt idx="10444">
                  <c:v>13.1651342508</c:v>
                </c:pt>
                <c:pt idx="10445">
                  <c:v>13.044355678380001</c:v>
                </c:pt>
                <c:pt idx="10446">
                  <c:v>12.922326178800001</c:v>
                </c:pt>
                <c:pt idx="10447">
                  <c:v>12.79908169057</c:v>
                </c:pt>
                <c:pt idx="10448">
                  <c:v>12.67465851031</c:v>
                </c:pt>
                <c:pt idx="10449">
                  <c:v>12.549093281979999</c:v>
                </c:pt>
                <c:pt idx="10450">
                  <c:v>12.42242298611</c:v>
                </c:pt>
                <c:pt idx="10451">
                  <c:v>12.294684928900001</c:v>
                </c:pt>
                <c:pt idx="10452">
                  <c:v>12.165916731219999</c:v>
                </c:pt>
                <c:pt idx="10453">
                  <c:v>12.03615631752</c:v>
                </c:pt>
                <c:pt idx="10454">
                  <c:v>11.905441904670001</c:v>
                </c:pt>
                <c:pt idx="10455">
                  <c:v>11.77381199067</c:v>
                </c:pt>
                <c:pt idx="10456">
                  <c:v>11.641305343340001</c:v>
                </c:pt>
                <c:pt idx="10457">
                  <c:v>11.50796098885</c:v>
                </c:pt>
                <c:pt idx="10458">
                  <c:v>11.37381820029</c:v>
                </c:pt>
                <c:pt idx="10459">
                  <c:v>11.23891648599</c:v>
                </c:pt>
                <c:pt idx="10460">
                  <c:v>11.10329557799</c:v>
                </c:pt>
                <c:pt idx="10461">
                  <c:v>10.96699542024</c:v>
                </c:pt>
                <c:pt idx="10462">
                  <c:v>10.8300561569</c:v>
                </c:pt>
                <c:pt idx="10463">
                  <c:v>10.692518120440001</c:v>
                </c:pt>
                <c:pt idx="10464">
                  <c:v>10.554421819810001</c:v>
                </c:pt>
                <c:pt idx="10465">
                  <c:v>10.41580792849</c:v>
                </c:pt>
                <c:pt idx="10466">
                  <c:v>10.27671727247</c:v>
                </c:pt>
                <c:pt idx="10467">
                  <c:v>10.137190818260001</c:v>
                </c:pt>
                <c:pt idx="10468">
                  <c:v>9.9972696608049993</c:v>
                </c:pt>
                <c:pt idx="10469">
                  <c:v>9.8569950113489995</c:v>
                </c:pt>
                <c:pt idx="10470">
                  <c:v>9.7164081853239992</c:v>
                </c:pt>
                <c:pt idx="10471">
                  <c:v>9.5755505901580005</c:v>
                </c:pt>
                <c:pt idx="10472">
                  <c:v>9.4344637130730007</c:v>
                </c:pt>
                <c:pt idx="10473">
                  <c:v>9.293189108859</c:v>
                </c:pt>
                <c:pt idx="10474">
                  <c:v>9.1517683876299998</c:v>
                </c:pt>
                <c:pt idx="10475">
                  <c:v>9.0102432025589998</c:v>
                </c:pt>
                <c:pt idx="10476">
                  <c:v>8.8686552376030008</c:v>
                </c:pt>
                <c:pt idx="10477">
                  <c:v>8.7270461952169995</c:v>
                </c:pt>
                <c:pt idx="10478">
                  <c:v>8.5854577840699999</c:v>
                </c:pt>
                <c:pt idx="10479">
                  <c:v>8.4439317067459996</c:v>
                </c:pt>
                <c:pt idx="10480">
                  <c:v>8.3025096474570006</c:v>
                </c:pt>
                <c:pt idx="10481">
                  <c:v>8.1612332597599995</c:v>
                </c:pt>
                <c:pt idx="10482">
                  <c:v>8.0201441542810006</c:v>
                </c:pt>
                <c:pt idx="10483">
                  <c:v>7.8792838864480004</c:v>
                </c:pt>
                <c:pt idx="10484">
                  <c:v>7.7386939442509997</c:v>
                </c:pt>
                <c:pt idx="10485">
                  <c:v>7.5984157360099998</c:v>
                </c:pt>
                <c:pt idx="10486">
                  <c:v>7.4584905781759998</c:v>
                </c:pt>
                <c:pt idx="10487">
                  <c:v>7.3189596831500001</c:v>
                </c:pt>
                <c:pt idx="10488">
                  <c:v>7.1798641471420002</c:v>
                </c:pt>
                <c:pt idx="10489">
                  <c:v>7.0412449380569999</c:v>
                </c:pt>
                <c:pt idx="10490">
                  <c:v>6.9031428834230004</c:v>
                </c:pt>
                <c:pt idx="10491">
                  <c:v>6.765598658359</c:v>
                </c:pt>
                <c:pt idx="10492">
                  <c:v>6.6286527735860004</c:v>
                </c:pt>
                <c:pt idx="10493">
                  <c:v>6.4923455634899998</c:v>
                </c:pt>
                <c:pt idx="10494">
                  <c:v>6.3567171742359996</c:v>
                </c:pt>
                <c:pt idx="10495">
                  <c:v>6.221807551935</c:v>
                </c:pt>
                <c:pt idx="10496">
                  <c:v>6.0876564308710002</c:v>
                </c:pt>
                <c:pt idx="10497">
                  <c:v>5.9543033217949999</c:v>
                </c:pt>
                <c:pt idx="10498">
                  <c:v>5.8217875002759998</c:v>
                </c:pt>
                <c:pt idx="10499">
                  <c:v>5.6901479951300002</c:v>
                </c:pt>
                <c:pt idx="10500">
                  <c:v>5.5594235769160001</c:v>
                </c:pt>
                <c:pt idx="10501">
                  <c:v>5.4296527465129998</c:v>
                </c:pt>
                <c:pt idx="10502">
                  <c:v>5.3008737237689996</c:v>
                </c:pt>
                <c:pt idx="10503">
                  <c:v>5.1731244362410003</c:v>
                </c:pt>
                <c:pt idx="10504">
                  <c:v>5.0464425080169999</c:v>
                </c:pt>
                <c:pt idx="10505">
                  <c:v>4.9208652486269999</c:v>
                </c:pt>
                <c:pt idx="10506">
                  <c:v>4.7964296420480004</c:v>
                </c:pt>
                <c:pt idx="10507">
                  <c:v>4.673172335806</c:v>
                </c:pt>
                <c:pt idx="10508">
                  <c:v>4.5511296301739996</c:v>
                </c:pt>
                <c:pt idx="10509">
                  <c:v>4.4303374674739997</c:v>
                </c:pt>
                <c:pt idx="10510">
                  <c:v>4.3108314214880004</c:v>
                </c:pt>
                <c:pt idx="10511">
                  <c:v>4.1926466869689998</c:v>
                </c:pt>
                <c:pt idx="10512">
                  <c:v>4.0758180692729997</c:v>
                </c:pt>
                <c:pt idx="10513">
                  <c:v>3.960379974101</c:v>
                </c:pt>
                <c:pt idx="10514">
                  <c:v>3.8463663973569999</c:v>
                </c:pt>
                <c:pt idx="10515">
                  <c:v>3.7338109151340002</c:v>
                </c:pt>
                <c:pt idx="10516">
                  <c:v>3.6227466738129999</c:v>
                </c:pt>
                <c:pt idx="10517">
                  <c:v>3.5132063803000002</c:v>
                </c:pt>
                <c:pt idx="10518">
                  <c:v>3.4052222923829998</c:v>
                </c:pt>
                <c:pt idx="10519">
                  <c:v>3.2988262092289999</c:v>
                </c:pt>
                <c:pt idx="10520">
                  <c:v>3.1940494620100002</c:v>
                </c:pt>
                <c:pt idx="10521">
                  <c:v>3.0909229046700002</c:v>
                </c:pt>
                <c:pt idx="10522">
                  <c:v>2.9894769048350001</c:v>
                </c:pt>
                <c:pt idx="10523">
                  <c:v>2.889741334859</c:v>
                </c:pt>
                <c:pt idx="10524">
                  <c:v>2.791745563024</c:v>
                </c:pt>
                <c:pt idx="10525">
                  <c:v>2.695518444882</c:v>
                </c:pt>
                <c:pt idx="10526">
                  <c:v>2.6010883147550001</c:v>
                </c:pt>
                <c:pt idx="10527">
                  <c:v>2.508482977381</c:v>
                </c:pt>
                <c:pt idx="10528">
                  <c:v>2.417729699723</c:v>
                </c:pt>
                <c:pt idx="10529">
                  <c:v>2.3288552029299998</c:v>
                </c:pt>
                <c:pt idx="10530">
                  <c:v>2.241885654466</c:v>
                </c:pt>
                <c:pt idx="10531">
                  <c:v>2.1568466603940002</c:v>
                </c:pt>
                <c:pt idx="10532">
                  <c:v>2.073763257834</c:v>
                </c:pt>
                <c:pt idx="10533">
                  <c:v>1.9926599075810001</c:v>
                </c:pt>
                <c:pt idx="10534">
                  <c:v>1.9135604868980001</c:v>
                </c:pt>
                <c:pt idx="10535">
                  <c:v>1.836488282481</c:v>
                </c:pt>
                <c:pt idx="10536">
                  <c:v>1.76146598359</c:v>
                </c:pt>
                <c:pt idx="10537">
                  <c:v>1.688515675371</c:v>
                </c:pt>
                <c:pt idx="10538">
                  <c:v>1.617658832342</c:v>
                </c:pt>
                <c:pt idx="10539">
                  <c:v>1.5489163120630001</c:v>
                </c:pt>
                <c:pt idx="10540">
                  <c:v>1.482308348995</c:v>
                </c:pt>
                <c:pt idx="10541">
                  <c:v>1.417854548532</c:v>
                </c:pt>
                <c:pt idx="10542">
                  <c:v>1.355573881223</c:v>
                </c:pt>
                <c:pt idx="10543">
                  <c:v>1.295484677186</c:v>
                </c:pt>
                <c:pt idx="10544">
                  <c:v>1.2376046207019999</c:v>
                </c:pt>
                <c:pt idx="10545">
                  <c:v>1.181950745003</c:v>
                </c:pt>
                <c:pt idx="10546">
                  <c:v>1.1285394272539999</c:v>
                </c:pt>
                <c:pt idx="10547">
                  <c:v>1.0773863837269999</c:v>
                </c:pt>
                <c:pt idx="10548">
                  <c:v>1.0285066651679999</c:v>
                </c:pt>
                <c:pt idx="10549">
                  <c:v>0.98191465236310005</c:v>
                </c:pt>
                <c:pt idx="10550">
                  <c:v>0.93762405189669995</c:v>
                </c:pt>
                <c:pt idx="10551">
                  <c:v>0.89564789211670004</c:v>
                </c:pt>
                <c:pt idx="10552">
                  <c:v>0.85599851929240001</c:v>
                </c:pt>
                <c:pt idx="10553">
                  <c:v>0.81868759397669999</c:v>
                </c:pt>
                <c:pt idx="10554">
                  <c:v>0.78372608756929996</c:v>
                </c:pt>
                <c:pt idx="10555">
                  <c:v>0.75112427908379997</c:v>
                </c:pt>
                <c:pt idx="10556">
                  <c:v>0.72089175211830003</c:v>
                </c:pt>
                <c:pt idx="10557">
                  <c:v>0.69303739203089998</c:v>
                </c:pt>
                <c:pt idx="10558">
                  <c:v>0.6675693833213</c:v>
                </c:pt>
                <c:pt idx="10559">
                  <c:v>0.64449520721870002</c:v>
                </c:pt>
                <c:pt idx="10560">
                  <c:v>0.62382163947720004</c:v>
                </c:pt>
                <c:pt idx="10561">
                  <c:v>0.60555474837900003</c:v>
                </c:pt>
                <c:pt idx="10562">
                  <c:v>0.58969989294549996</c:v>
                </c:pt>
                <c:pt idx="10563">
                  <c:v>0.57626172135870002</c:v>
                </c:pt>
                <c:pt idx="10564">
                  <c:v>0.56524416959110002</c:v>
                </c:pt>
                <c:pt idx="10565">
                  <c:v>0.55665046024539999</c:v>
                </c:pt>
                <c:pt idx="10566">
                  <c:v>0.55048310160530001</c:v>
                </c:pt>
                <c:pt idx="10567">
                  <c:v>0.54674388689590003</c:v>
                </c:pt>
                <c:pt idx="10568">
                  <c:v>0.54543389375569995</c:v>
                </c:pt>
                <c:pt idx="10569">
                  <c:v>0.54655348391839997</c:v>
                </c:pt>
                <c:pt idx="10570">
                  <c:v>0.55010230310679997</c:v>
                </c:pt>
                <c:pt idx="10571">
                  <c:v>0.556079281137</c:v>
                </c:pt>
                <c:pt idx="10572">
                  <c:v>0.56448263223359996</c:v>
                </c:pt>
                <c:pt idx="10573">
                  <c:v>0.57530985555659997</c:v>
                </c:pt>
                <c:pt idx="10574">
                  <c:v>0.58855773593750005</c:v>
                </c:pt>
                <c:pt idx="10575">
                  <c:v>0.60422234482780002</c:v>
                </c:pt>
                <c:pt idx="10576">
                  <c:v>0.62229904145600001</c:v>
                </c:pt>
                <c:pt idx="10577">
                  <c:v>0.64278247419559997</c:v>
                </c:pt>
                <c:pt idx="10578">
                  <c:v>0.66566658214209995</c:v>
                </c:pt>
                <c:pt idx="10579">
                  <c:v>0.69094459689940002</c:v>
                </c:pt>
                <c:pt idx="10580">
                  <c:v>0.7186090445744</c:v>
                </c:pt>
                <c:pt idx="10581">
                  <c:v>0.74865174797930001</c:v>
                </c:pt>
                <c:pt idx="10582">
                  <c:v>0.78106382904189997</c:v>
                </c:pt>
                <c:pt idx="10583">
                  <c:v>0.81583571142169997</c:v>
                </c:pt>
                <c:pt idx="10584">
                  <c:v>0.85295712333210005</c:v>
                </c:pt>
                <c:pt idx="10585">
                  <c:v>0.89241710056790002</c:v>
                </c:pt>
                <c:pt idx="10586">
                  <c:v>0.93420398973600005</c:v>
                </c:pt>
                <c:pt idx="10587">
                  <c:v>0.97830545168990002</c:v>
                </c:pt>
                <c:pt idx="10588">
                  <c:v>1.024708465167</c:v>
                </c:pt>
                <c:pt idx="10589">
                  <c:v>1.0733993306230001</c:v>
                </c:pt>
                <c:pt idx="10590">
                  <c:v>1.124363674274</c:v>
                </c:pt>
                <c:pt idx="10591">
                  <c:v>1.177586452328</c:v>
                </c:pt>
                <c:pt idx="10592">
                  <c:v>1.2330519554220001</c:v>
                </c:pt>
                <c:pt idx="10593">
                  <c:v>1.290743813248</c:v>
                </c:pt>
                <c:pt idx="10594">
                  <c:v>1.35064499938</c:v>
                </c:pt>
                <c:pt idx="10595">
                  <c:v>1.4127378362930001</c:v>
                </c:pt>
                <c:pt idx="10596">
                  <c:v>1.477004000567</c:v>
                </c:pt>
                <c:pt idx="10597">
                  <c:v>1.543424528294</c:v>
                </c:pt>
                <c:pt idx="10598">
                  <c:v>1.611979820662</c:v>
                </c:pt>
                <c:pt idx="10599">
                  <c:v>1.6826496497329999</c:v>
                </c:pt>
                <c:pt idx="10600">
                  <c:v>1.7554131644019999</c:v>
                </c:pt>
                <c:pt idx="10601">
                  <c:v>1.830248896546</c:v>
                </c:pt>
                <c:pt idx="10602">
                  <c:v>1.907134767346</c:v>
                </c:pt>
                <c:pt idx="10603">
                  <c:v>1.9860480937980001</c:v>
                </c:pt>
                <c:pt idx="10604">
                  <c:v>2.066965595394</c:v>
                </c:pt>
                <c:pt idx="10605">
                  <c:v>2.1498634009850002</c:v>
                </c:pt>
                <c:pt idx="10606">
                  <c:v>2.2347170558170002</c:v>
                </c:pt>
                <c:pt idx="10607">
                  <c:v>2.3215015287349998</c:v>
                </c:pt>
                <c:pt idx="10608">
                  <c:v>2.4101912195619999</c:v>
                </c:pt>
                <c:pt idx="10609">
                  <c:v>2.5007599666429998</c:v>
                </c:pt>
                <c:pt idx="10610">
                  <c:v>2.5931810545539999</c:v>
                </c:pt>
                <c:pt idx="10611">
                  <c:v>2.6874272219769999</c:v>
                </c:pt>
                <c:pt idx="10612">
                  <c:v>2.7834706697309999</c:v>
                </c:pt>
                <c:pt idx="10613">
                  <c:v>2.8812830689700002</c:v>
                </c:pt>
                <c:pt idx="10614">
                  <c:v>2.9808355695239999</c:v>
                </c:pt>
                <c:pt idx="10615">
                  <c:v>3.0820988084079999</c:v>
                </c:pt>
                <c:pt idx="10616">
                  <c:v>3.185042918473</c:v>
                </c:pt>
                <c:pt idx="10617">
                  <c:v>3.2896375372070001</c:v>
                </c:pt>
                <c:pt idx="10618">
                  <c:v>3.3958518156830002</c:v>
                </c:pt>
                <c:pt idx="10619">
                  <c:v>3.5036544276530002</c:v>
                </c:pt>
                <c:pt idx="10620">
                  <c:v>3.6130135787770001</c:v>
                </c:pt>
                <c:pt idx="10621">
                  <c:v>3.7238970159929998</c:v>
                </c:pt>
                <c:pt idx="10622">
                  <c:v>3.8362720370260002</c:v>
                </c:pt>
                <c:pt idx="10623">
                  <c:v>3.9501055000209999</c:v>
                </c:pt>
                <c:pt idx="10624">
                  <c:v>4.0653638333110003</c:v>
                </c:pt>
                <c:pt idx="10625">
                  <c:v>4.1820130453119999</c:v>
                </c:pt>
                <c:pt idx="10626">
                  <c:v>4.3000187345410001</c:v>
                </c:pt>
                <c:pt idx="10627">
                  <c:v>4.4193460997510003</c:v>
                </c:pt>
                <c:pt idx="10628">
                  <c:v>4.5399599501930004</c:v>
                </c:pt>
                <c:pt idx="10629">
                  <c:v>4.6618247159789998</c:v>
                </c:pt>
                <c:pt idx="10630">
                  <c:v>4.784904458572</c:v>
                </c:pt>
                <c:pt idx="10631">
                  <c:v>4.9091628813710004</c:v>
                </c:pt>
                <c:pt idx="10632">
                  <c:v>5.0345633404140004</c:v>
                </c:pt>
                <c:pt idx="10633">
                  <c:v>5.1610688551720001</c:v>
                </c:pt>
                <c:pt idx="10634">
                  <c:v>5.2886421194500004</c:v>
                </c:pt>
                <c:pt idx="10635">
                  <c:v>5.4172455123800001</c:v>
                </c:pt>
                <c:pt idx="10636">
                  <c:v>5.5468411095099999</c:v>
                </c:pt>
                <c:pt idx="10637">
                  <c:v>5.6773906939760002</c:v>
                </c:pt>
                <c:pt idx="10638">
                  <c:v>5.8088557677720001</c:v>
                </c:pt>
                <c:pt idx="10639">
                  <c:v>5.9411975630890002</c:v>
                </c:pt>
                <c:pt idx="10640">
                  <c:v>6.0743770537420003</c:v>
                </c:pt>
                <c:pt idx="10641">
                  <c:v>6.2083549666740003</c:v>
                </c:pt>
                <c:pt idx="10642">
                  <c:v>6.3430917935239997</c:v>
                </c:pt>
                <c:pt idx="10643">
                  <c:v>6.4785478022770002</c:v>
                </c:pt>
                <c:pt idx="10644">
                  <c:v>6.6146830489689998</c:v>
                </c:pt>
                <c:pt idx="10645">
                  <c:v>6.7514573894599996</c:v>
                </c:pt>
                <c:pt idx="10646">
                  <c:v>6.8888304912629996</c:v>
                </c:pt>
                <c:pt idx="10647">
                  <c:v>7.0267618454339997</c:v>
                </c:pt>
                <c:pt idx="10648">
                  <c:v>7.1652107785050001</c:v>
                </c:pt>
                <c:pt idx="10649">
                  <c:v>7.3041364644759996</c:v>
                </c:pt>
                <c:pt idx="10650">
                  <c:v>7.4434979368420002</c:v>
                </c:pt>
                <c:pt idx="10651">
                  <c:v>7.5832541006699996</c:v>
                </c:pt>
                <c:pt idx="10652">
                  <c:v>7.723363744706</c:v>
                </c:pt>
                <c:pt idx="10653">
                  <c:v>7.8637855535229999</c:v>
                </c:pt>
                <c:pt idx="10654">
                  <c:v>8.0044781196949994</c:v>
                </c:pt>
                <c:pt idx="10655">
                  <c:v>8.1453999560030006</c:v>
                </c:pt>
                <c:pt idx="10656">
                  <c:v>8.2865095076579998</c:v>
                </c:pt>
                <c:pt idx="10657">
                  <c:v>8.4277651645470009</c:v>
                </c:pt>
                <c:pt idx="10658">
                  <c:v>8.5691252734999992</c:v>
                </c:pt>
                <c:pt idx="10659">
                  <c:v>8.7105481505619995</c:v>
                </c:pt>
                <c:pt idx="10660">
                  <c:v>8.8519920932779996</c:v>
                </c:pt>
                <c:pt idx="10661">
                  <c:v>8.9934153929829996</c:v>
                </c:pt>
                <c:pt idx="10662">
                  <c:v>9.1347763470950003</c:v>
                </c:pt>
                <c:pt idx="10663">
                  <c:v>9.2760332714009994</c:v>
                </c:pt>
                <c:pt idx="10664">
                  <c:v>9.4171445123480009</c:v>
                </c:pt>
                <c:pt idx="10665">
                  <c:v>9.5580684593120004</c:v>
                </c:pt>
                <c:pt idx="10666">
                  <c:v>9.6987635568649999</c:v>
                </c:pt>
                <c:pt idx="10667">
                  <c:v>9.8391883170209997</c:v>
                </c:pt>
                <c:pt idx="10668">
                  <c:v>9.9793013314600003</c:v>
                </c:pt>
                <c:pt idx="10669">
                  <c:v>10.119061283740001</c:v>
                </c:pt>
                <c:pt idx="10670">
                  <c:v>10.25842696144</c:v>
                </c:pt>
                <c:pt idx="10671">
                  <c:v>10.39735726838</c:v>
                </c:pt>
                <c:pt idx="10672">
                  <c:v>10.535811236640001</c:v>
                </c:pt>
                <c:pt idx="10673">
                  <c:v>10.673748038699999</c:v>
                </c:pt>
                <c:pt idx="10674">
                  <c:v>10.811126999440001</c:v>
                </c:pt>
                <c:pt idx="10675">
                  <c:v>10.94790760814</c:v>
                </c:pt>
                <c:pt idx="10676">
                  <c:v>11.08404953042</c:v>
                </c:pt>
                <c:pt idx="10677">
                  <c:v>11.21951262012</c:v>
                </c:pt>
                <c:pt idx="10678">
                  <c:v>11.35425693112</c:v>
                </c:pt>
                <c:pt idx="10679">
                  <c:v>11.48824272914</c:v>
                </c:pt>
                <c:pt idx="10680">
                  <c:v>11.62143050343</c:v>
                </c:pt>
                <c:pt idx="10681">
                  <c:v>11.753780978429999</c:v>
                </c:pt>
                <c:pt idx="10682">
                  <c:v>11.88525512533</c:v>
                </c:pt>
                <c:pt idx="10683">
                  <c:v>12.015814173560001</c:v>
                </c:pt>
                <c:pt idx="10684">
                  <c:v>12.14541962224</c:v>
                </c:pt>
                <c:pt idx="10685">
                  <c:v>12.274033251540001</c:v>
                </c:pt>
                <c:pt idx="10686">
                  <c:v>12.4016171339</c:v>
                </c:pt>
                <c:pt idx="10687">
                  <c:v>12.52813364523</c:v>
                </c:pt>
                <c:pt idx="10688">
                  <c:v>12.653545475990001</c:v>
                </c:pt>
                <c:pt idx="10689">
                  <c:v>12.777815642229999</c:v>
                </c:pt>
                <c:pt idx="10690">
                  <c:v>12.900907496409999</c:v>
                </c:pt>
                <c:pt idx="10691">
                  <c:v>13.02278473826</c:v>
                </c:pt>
                <c:pt idx="10692">
                  <c:v>13.14341142546</c:v>
                </c:pt>
                <c:pt idx="10693">
                  <c:v>13.26275198423</c:v>
                </c:pt>
                <c:pt idx="10694">
                  <c:v>13.380771219830001</c:v>
                </c:pt>
                <c:pt idx="10695">
                  <c:v>13.49743432689</c:v>
                </c:pt>
                <c:pt idx="10696">
                  <c:v>13.61270689971</c:v>
                </c:pt>
                <c:pt idx="10697">
                  <c:v>13.7265549424</c:v>
                </c:pt>
                <c:pt idx="10698">
                  <c:v>13.83894487887</c:v>
                </c:pt>
                <c:pt idx="10699">
                  <c:v>13.949843562730001</c:v>
                </c:pt>
                <c:pt idx="10700">
                  <c:v>14.05921828708</c:v>
                </c:pt>
                <c:pt idx="10701">
                  <c:v>14.16703679413</c:v>
                </c:pt>
                <c:pt idx="10702">
                  <c:v>14.273267284719999</c:v>
                </c:pt>
                <c:pt idx="10703">
                  <c:v>14.377878427680001</c:v>
                </c:pt>
                <c:pt idx="10704">
                  <c:v>14.480839369070001</c:v>
                </c:pt>
                <c:pt idx="10705">
                  <c:v>14.58211974126</c:v>
                </c:pt>
                <c:pt idx="10706">
                  <c:v>14.68168967189</c:v>
                </c:pt>
                <c:pt idx="10707">
                  <c:v>14.7795197927</c:v>
                </c:pt>
                <c:pt idx="10708">
                  <c:v>14.87558124813</c:v>
                </c:pt>
                <c:pt idx="10709">
                  <c:v>14.969845703860001</c:v>
                </c:pt>
                <c:pt idx="10710">
                  <c:v>15.062285355149999</c:v>
                </c:pt>
                <c:pt idx="10711">
                  <c:v>15.15287293504</c:v>
                </c:pt>
                <c:pt idx="10712">
                  <c:v>15.24158172239</c:v>
                </c:pt>
                <c:pt idx="10713">
                  <c:v>15.328385549729999</c:v>
                </c:pt>
                <c:pt idx="10714">
                  <c:v>15.413258811</c:v>
                </c:pt>
                <c:pt idx="10715">
                  <c:v>15.496176469090001</c:v>
                </c:pt>
                <c:pt idx="10716">
                  <c:v>15.577114063190001</c:v>
                </c:pt>
                <c:pt idx="10717">
                  <c:v>15.65604771606</c:v>
                </c:pt>
                <c:pt idx="10718">
                  <c:v>15.73295414099</c:v>
                </c:pt>
                <c:pt idx="10719">
                  <c:v>15.80781064872</c:v>
                </c:pt>
                <c:pt idx="10720">
                  <c:v>15.88059515412</c:v>
                </c:pt>
                <c:pt idx="10721">
                  <c:v>15.951286182660001</c:v>
                </c:pt>
                <c:pt idx="10722">
                  <c:v>16.019862876800001</c:v>
                </c:pt>
                <c:pt idx="10723">
                  <c:v>16.086305002060001</c:v>
                </c:pt>
                <c:pt idx="10724">
                  <c:v>16.150592953059999</c:v>
                </c:pt>
                <c:pt idx="10725">
                  <c:v>16.212707759240001</c:v>
                </c:pt>
                <c:pt idx="10726">
                  <c:v>16.272631090499999</c:v>
                </c:pt>
                <c:pt idx="10727">
                  <c:v>16.330345262560002</c:v>
                </c:pt>
                <c:pt idx="10728">
                  <c:v>16.385833242179999</c:v>
                </c:pt>
                <c:pt idx="10729">
                  <c:v>16.439078652189998</c:v>
                </c:pt>
                <c:pt idx="10730">
                  <c:v>16.49006577634</c:v>
                </c:pt>
                <c:pt idx="10731">
                  <c:v>16.538779563879999</c:v>
                </c:pt>
                <c:pt idx="10732">
                  <c:v>16.585205634019999</c:v>
                </c:pt>
                <c:pt idx="10733">
                  <c:v>16.629330280169999</c:v>
                </c:pt>
                <c:pt idx="10734">
                  <c:v>16.671140474000001</c:v>
                </c:pt>
                <c:pt idx="10735">
                  <c:v>16.710623869239999</c:v>
                </c:pt>
                <c:pt idx="10736">
                  <c:v>16.747768805330001</c:v>
                </c:pt>
                <c:pt idx="10737">
                  <c:v>16.782564310880002</c:v>
                </c:pt>
                <c:pt idx="10738">
                  <c:v>16.815000106869999</c:v>
                </c:pt>
                <c:pt idx="10739">
                  <c:v>16.84506660972</c:v>
                </c:pt>
                <c:pt idx="10740">
                  <c:v>16.87275493405</c:v>
                </c:pt>
                <c:pt idx="10741">
                  <c:v>16.898056895380002</c:v>
                </c:pt>
                <c:pt idx="10742">
                  <c:v>16.920965012469999</c:v>
                </c:pt>
                <c:pt idx="10743">
                  <c:v>16.94147250959</c:v>
                </c:pt>
                <c:pt idx="10744">
                  <c:v>16.959573318429999</c:v>
                </c:pt>
                <c:pt idx="10745">
                  <c:v>16.975262079989999</c:v>
                </c:pt>
                <c:pt idx="10746">
                  <c:v>16.98853414609</c:v>
                </c:pt>
                <c:pt idx="10747">
                  <c:v>16.99938558074</c:v>
                </c:pt>
                <c:pt idx="10748">
                  <c:v>17.007813161369999</c:v>
                </c:pt>
                <c:pt idx="10749">
                  <c:v>17.013814379669999</c:v>
                </c:pt>
                <c:pt idx="10750">
                  <c:v>17.01738744243</c:v>
                </c:pt>
                <c:pt idx="10751">
                  <c:v>17.018531272010001</c:v>
                </c:pt>
                <c:pt idx="10752">
                  <c:v>17.017245506689999</c:v>
                </c:pt>
                <c:pt idx="10753">
                  <c:v>17.013530500729999</c:v>
                </c:pt>
                <c:pt idx="10754">
                  <c:v>17.00738732432</c:v>
                </c:pt>
                <c:pt idx="10755">
                  <c:v>16.998817763249999</c:v>
                </c:pt>
                <c:pt idx="10756">
                  <c:v>16.98782431834</c:v>
                </c:pt>
                <c:pt idx="10757">
                  <c:v>16.974410204790001</c:v>
                </c:pt>
                <c:pt idx="10758">
                  <c:v>16.958579351120001</c:v>
                </c:pt>
                <c:pt idx="10759">
                  <c:v>16.940336398119999</c:v>
                </c:pt>
                <c:pt idx="10760">
                  <c:v>16.919686697420001</c:v>
                </c:pt>
                <c:pt idx="10761">
                  <c:v>16.896636309920002</c:v>
                </c:pt>
                <c:pt idx="10762">
                  <c:v>16.871192004019999</c:v>
                </c:pt>
                <c:pt idx="10763">
                  <c:v>16.843361253609999</c:v>
                </c:pt>
                <c:pt idx="10764">
                  <c:v>16.813152235890001</c:v>
                </c:pt>
                <c:pt idx="10765">
                  <c:v>16.780573828920001</c:v>
                </c:pt>
                <c:pt idx="10766">
                  <c:v>16.745635609059999</c:v>
                </c:pt>
                <c:pt idx="10767">
                  <c:v>16.708347848079999</c:v>
                </c:pt>
                <c:pt idx="10768">
                  <c:v>16.668721510200001</c:v>
                </c:pt>
                <c:pt idx="10769">
                  <c:v>16.626768248809999</c:v>
                </c:pt>
                <c:pt idx="10770">
                  <c:v>16.582500403059999</c:v>
                </c:pt>
                <c:pt idx="10771">
                  <c:v>16.535930994219999</c:v>
                </c:pt>
                <c:pt idx="10772">
                  <c:v>16.48707372182</c:v>
                </c:pt>
                <c:pt idx="10773">
                  <c:v>16.435942959649999</c:v>
                </c:pt>
                <c:pt idx="10774">
                  <c:v>16.38255375152</c:v>
                </c:pt>
                <c:pt idx="10775">
                  <c:v>16.32692180678</c:v>
                </c:pt>
                <c:pt idx="10776">
                  <c:v>16.269063495739999</c:v>
                </c:pt>
                <c:pt idx="10777">
                  <c:v>16.20899584484</c:v>
                </c:pt>
                <c:pt idx="10778">
                  <c:v>16.146736531590001</c:v>
                </c:pt>
                <c:pt idx="10779">
                  <c:v>16.08230387942</c:v>
                </c:pt>
                <c:pt idx="10780">
                  <c:v>16.015716852240001</c:v>
                </c:pt>
                <c:pt idx="10781">
                  <c:v>15.946995048870001</c:v>
                </c:pt>
                <c:pt idx="10782">
                  <c:v>15.87615869723</c:v>
                </c:pt>
                <c:pt idx="10783">
                  <c:v>15.80322864845</c:v>
                </c:pt>
                <c:pt idx="10784">
                  <c:v>15.728226370650001</c:v>
                </c:pt>
                <c:pt idx="10785">
                  <c:v>15.651173942630001</c:v>
                </c:pt>
                <c:pt idx="10786">
                  <c:v>15.572094047429999</c:v>
                </c:pt>
                <c:pt idx="10787">
                  <c:v>15.491009965530001</c:v>
                </c:pt>
                <c:pt idx="10788">
                  <c:v>15.40794556809</c:v>
                </c:pt>
                <c:pt idx="10789">
                  <c:v>15.32292530987</c:v>
                </c:pt>
                <c:pt idx="10790">
                  <c:v>15.23597422203</c:v>
                </c:pt>
                <c:pt idx="10791">
                  <c:v>15.14711790474</c:v>
                </c:pt>
                <c:pt idx="10792">
                  <c:v>15.05638251966</c:v>
                </c:pt>
                <c:pt idx="10793">
                  <c:v>14.96379478221</c:v>
                </c:pt>
                <c:pt idx="10794">
                  <c:v>14.86938195372</c:v>
                </c:pt>
                <c:pt idx="10795">
                  <c:v>14.77317183337</c:v>
                </c:pt>
                <c:pt idx="10796">
                  <c:v>14.67519275001</c:v>
                </c:pt>
                <c:pt idx="10797">
                  <c:v>14.5754735538</c:v>
                </c:pt>
                <c:pt idx="10798">
                  <c:v>14.474043607740001</c:v>
                </c:pt>
                <c:pt idx="10799">
                  <c:v>14.37093277898</c:v>
                </c:pt>
                <c:pt idx="10800">
                  <c:v>14.26617143002</c:v>
                </c:pt>
                <c:pt idx="10801">
                  <c:v>14.15979040981</c:v>
                </c:pt>
                <c:pt idx="10802">
                  <c:v>14.05182104458</c:v>
                </c:pt>
                <c:pt idx="10803">
                  <c:v>13.94229512868</c:v>
                </c:pt>
                <c:pt idx="10804">
                  <c:v>13.83124491517</c:v>
                </c:pt>
                <c:pt idx="10805">
                  <c:v>13.71870310634</c:v>
                </c:pt>
                <c:pt idx="10806">
                  <c:v>13.604702844029999</c:v>
                </c:pt>
                <c:pt idx="10807">
                  <c:v>13.489277699920001</c:v>
                </c:pt>
                <c:pt idx="10808">
                  <c:v>13.37246166559</c:v>
                </c:pt>
                <c:pt idx="10809">
                  <c:v>13.25428914253</c:v>
                </c:pt>
                <c:pt idx="10810">
                  <c:v>13.13479493198</c:v>
                </c:pt>
                <c:pt idx="10811">
                  <c:v>13.0140142247</c:v>
                </c:pt>
                <c:pt idx="10812">
                  <c:v>12.89198259058</c:v>
                </c:pt>
                <c:pt idx="10813">
                  <c:v>12.768735968150001</c:v>
                </c:pt>
                <c:pt idx="10814">
                  <c:v>12.64431065402</c:v>
                </c:pt>
                <c:pt idx="10815">
                  <c:v>12.51874329214</c:v>
                </c:pt>
                <c:pt idx="10816">
                  <c:v>12.39207086307</c:v>
                </c:pt>
                <c:pt idx="10817">
                  <c:v>12.26433067298</c:v>
                </c:pt>
                <c:pt idx="10818">
                  <c:v>12.135560342750001</c:v>
                </c:pt>
                <c:pt idx="10819">
                  <c:v>12.00579779683</c:v>
                </c:pt>
                <c:pt idx="10820">
                  <c:v>11.87508125209</c:v>
                </c:pt>
                <c:pt idx="10821">
                  <c:v>11.74344920653</c:v>
                </c:pt>
                <c:pt idx="10822">
                  <c:v>11.610940427979999</c:v>
                </c:pt>
                <c:pt idx="10823">
                  <c:v>11.4775939426</c:v>
                </c:pt>
                <c:pt idx="10824">
                  <c:v>11.343449023470001</c:v>
                </c:pt>
                <c:pt idx="10825">
                  <c:v>11.208545178950001</c:v>
                </c:pt>
                <c:pt idx="10826">
                  <c:v>11.07292214105</c:v>
                </c:pt>
                <c:pt idx="10827">
                  <c:v>10.936619853730001</c:v>
                </c:pt>
                <c:pt idx="10828">
                  <c:v>10.799678461139999</c:v>
                </c:pt>
                <c:pt idx="10829">
                  <c:v>10.66213829578</c:v>
                </c:pt>
                <c:pt idx="10830">
                  <c:v>10.524039866580001</c:v>
                </c:pt>
                <c:pt idx="10831">
                  <c:v>10.385423847009999</c:v>
                </c:pt>
                <c:pt idx="10832">
                  <c:v>10.24633106307</c:v>
                </c:pt>
                <c:pt idx="10833">
                  <c:v>10.106802481280001</c:v>
                </c:pt>
                <c:pt idx="10834">
                  <c:v>9.9668791965689998</c:v>
                </c:pt>
                <c:pt idx="10835">
                  <c:v>9.8266024201889994</c:v>
                </c:pt>
                <c:pt idx="10836">
                  <c:v>9.6860134675709997</c:v>
                </c:pt>
                <c:pt idx="10837">
                  <c:v>9.5451537461420006</c:v>
                </c:pt>
                <c:pt idx="10838">
                  <c:v>9.4040647431249997</c:v>
                </c:pt>
                <c:pt idx="10839">
                  <c:v>9.2627880133090006</c:v>
                </c:pt>
                <c:pt idx="10840">
                  <c:v>9.1213651668079994</c:v>
                </c:pt>
                <c:pt idx="10841">
                  <c:v>8.9798378567949992</c:v>
                </c:pt>
                <c:pt idx="10842">
                  <c:v>8.8382477672269992</c:v>
                </c:pt>
                <c:pt idx="10843">
                  <c:v>8.6966366005609999</c:v>
                </c:pt>
                <c:pt idx="10844">
                  <c:v>8.5550460654619993</c:v>
                </c:pt>
                <c:pt idx="10845">
                  <c:v>8.4135178645170008</c:v>
                </c:pt>
                <c:pt idx="10846">
                  <c:v>8.2720936819369992</c:v>
                </c:pt>
                <c:pt idx="10847">
                  <c:v>8.130815171279</c:v>
                </c:pt>
                <c:pt idx="10848">
                  <c:v>7.9897239431690004</c:v>
                </c:pt>
                <c:pt idx="10849">
                  <c:v>7.8488615530350003</c:v>
                </c:pt>
                <c:pt idx="10850">
                  <c:v>7.7082694888659997</c:v>
                </c:pt>
                <c:pt idx="10851">
                  <c:v>7.567989158984</c:v>
                </c:pt>
                <c:pt idx="10852">
                  <c:v>7.4280618798380003</c:v>
                </c:pt>
                <c:pt idx="10853">
                  <c:v>7.2885288638299999</c:v>
                </c:pt>
                <c:pt idx="10854">
                  <c:v>7.149431207169</c:v>
                </c:pt>
                <c:pt idx="10855">
                  <c:v>7.010809877762</c:v>
                </c:pt>
                <c:pt idx="10856">
                  <c:v>6.8727057031349998</c:v>
                </c:pt>
                <c:pt idx="10857">
                  <c:v>6.7351593584070004</c:v>
                </c:pt>
                <c:pt idx="10858">
                  <c:v>6.5982113543000001</c:v>
                </c:pt>
                <c:pt idx="10859">
                  <c:v>6.4619020251999997</c:v>
                </c:pt>
                <c:pt idx="10860">
                  <c:v>6.3262715172709996</c:v>
                </c:pt>
                <c:pt idx="10861">
                  <c:v>6.1913597766240001</c:v>
                </c:pt>
                <c:pt idx="10862">
                  <c:v>6.0572065375440003</c:v>
                </c:pt>
                <c:pt idx="10863">
                  <c:v>5.9238513107799999</c:v>
                </c:pt>
                <c:pt idx="10864">
                  <c:v>5.7913333719029998</c:v>
                </c:pt>
                <c:pt idx="10865">
                  <c:v>5.6596917497290002</c:v>
                </c:pt>
                <c:pt idx="10866">
                  <c:v>5.528965214816</c:v>
                </c:pt>
                <c:pt idx="10867">
                  <c:v>5.3991922680420004</c:v>
                </c:pt>
                <c:pt idx="10868">
                  <c:v>5.2704111292569999</c:v>
                </c:pt>
                <c:pt idx="10869">
                  <c:v>5.1426597260170004</c:v>
                </c:pt>
                <c:pt idx="10870">
                  <c:v>5.0159756824099997</c:v>
                </c:pt>
                <c:pt idx="10871">
                  <c:v>4.8903963079650001</c:v>
                </c:pt>
                <c:pt idx="10872">
                  <c:v>4.7659585866610001</c:v>
                </c:pt>
                <c:pt idx="10873">
                  <c:v>4.6426991660230001</c:v>
                </c:pt>
                <c:pt idx="10874">
                  <c:v>4.520654346323</c:v>
                </c:pt>
                <c:pt idx="10875">
                  <c:v>4.3998600698850003</c:v>
                </c:pt>
                <c:pt idx="10876">
                  <c:v>4.2803519104880001</c:v>
                </c:pt>
                <c:pt idx="10877">
                  <c:v>4.1621650628879996</c:v>
                </c:pt>
                <c:pt idx="10878">
                  <c:v>4.0453343324390003</c:v>
                </c:pt>
                <c:pt idx="10879">
                  <c:v>3.9298941248429999</c:v>
                </c:pt>
                <c:pt idx="10880">
                  <c:v>3.8158784360040001</c:v>
                </c:pt>
                <c:pt idx="10881">
                  <c:v>3.703320842014</c:v>
                </c:pt>
                <c:pt idx="10882">
                  <c:v>3.592254489254</c:v>
                </c:pt>
                <c:pt idx="10883">
                  <c:v>3.4827120846309998</c:v>
                </c:pt>
                <c:pt idx="10884">
                  <c:v>3.374725885932</c:v>
                </c:pt>
                <c:pt idx="10885">
                  <c:v>3.2683276923250002</c:v>
                </c:pt>
                <c:pt idx="10886">
                  <c:v>3.1635488349799998</c:v>
                </c:pt>
                <c:pt idx="10887">
                  <c:v>3.0604201678440002</c:v>
                </c:pt>
                <c:pt idx="10888">
                  <c:v>2.9589720585410002</c:v>
                </c:pt>
                <c:pt idx="10889">
                  <c:v>2.8592343794250001</c:v>
                </c:pt>
                <c:pt idx="10890">
                  <c:v>2.7612364987769999</c:v>
                </c:pt>
                <c:pt idx="10891">
                  <c:v>2.6650072721510001</c:v>
                </c:pt>
                <c:pt idx="10892">
                  <c:v>2.5705750338679998</c:v>
                </c:pt>
                <c:pt idx="10893">
                  <c:v>2.477967588666</c:v>
                </c:pt>
                <c:pt idx="10894">
                  <c:v>2.387212203507</c:v>
                </c:pt>
                <c:pt idx="10895">
                  <c:v>2.2983355995429999</c:v>
                </c:pt>
                <c:pt idx="10896">
                  <c:v>2.2113639442339998</c:v>
                </c:pt>
                <c:pt idx="10897">
                  <c:v>2.1263228436460002</c:v>
                </c:pt>
                <c:pt idx="10898">
                  <c:v>2.0432373348969999</c:v>
                </c:pt>
                <c:pt idx="10899">
                  <c:v>1.962131878783</c:v>
                </c:pt>
                <c:pt idx="10900">
                  <c:v>1.883030352567</c:v>
                </c:pt>
                <c:pt idx="10901">
                  <c:v>1.805956042944</c:v>
                </c:pt>
                <c:pt idx="10902">
                  <c:v>1.730931639175</c:v>
                </c:pt>
                <c:pt idx="10903">
                  <c:v>1.657979226406</c:v>
                </c:pt>
                <c:pt idx="10904">
                  <c:v>1.587120279154</c:v>
                </c:pt>
                <c:pt idx="10905">
                  <c:v>1.51837565498</c:v>
                </c:pt>
                <c:pt idx="10906">
                  <c:v>1.4517655883439999</c:v>
                </c:pt>
                <c:pt idx="10907">
                  <c:v>1.3873096846399999</c:v>
                </c:pt>
                <c:pt idx="10908">
                  <c:v>1.325026914418</c:v>
                </c:pt>
                <c:pt idx="10909">
                  <c:v>1.2649356077959999</c:v>
                </c:pt>
                <c:pt idx="10910">
                  <c:v>1.207053449053</c:v>
                </c:pt>
                <c:pt idx="10911">
                  <c:v>1.1513974714220001</c:v>
                </c:pt>
                <c:pt idx="10912">
                  <c:v>1.0979840520690001</c:v>
                </c:pt>
                <c:pt idx="10913">
                  <c:v>1.046828907266</c:v>
                </c:pt>
                <c:pt idx="10914">
                  <c:v>0.99794708775730001</c:v>
                </c:pt>
                <c:pt idx="10915">
                  <c:v>0.95135297432910004</c:v>
                </c:pt>
                <c:pt idx="10916">
                  <c:v>0.9070602735669</c:v>
                </c:pt>
                <c:pt idx="10917">
                  <c:v>0.86508201381810002</c:v>
                </c:pt>
                <c:pt idx="10918">
                  <c:v>0.825430541352</c:v>
                </c:pt>
                <c:pt idx="10919">
                  <c:v>0.78811751672130004</c:v>
                </c:pt>
                <c:pt idx="10920">
                  <c:v>0.75315391132580001</c:v>
                </c:pt>
                <c:pt idx="10921">
                  <c:v>0.72055000417899995</c:v>
                </c:pt>
                <c:pt idx="10922">
                  <c:v>0.69031537887899996</c:v>
                </c:pt>
                <c:pt idx="10923">
                  <c:v>0.66245892078369994</c:v>
                </c:pt>
                <c:pt idx="10924">
                  <c:v>0.6369888143929</c:v>
                </c:pt>
                <c:pt idx="10925">
                  <c:v>0.61391254093580006</c:v>
                </c:pt>
                <c:pt idx="10926">
                  <c:v>0.59323687616639997</c:v>
                </c:pt>
                <c:pt idx="10927">
                  <c:v>0.57496788836669999</c:v>
                </c:pt>
                <c:pt idx="10928">
                  <c:v>0.55911093655840005</c:v>
                </c:pt>
                <c:pt idx="10929">
                  <c:v>0.54567066892320004</c:v>
                </c:pt>
                <c:pt idx="10930">
                  <c:v>0.53465102143349996</c:v>
                </c:pt>
                <c:pt idx="10931">
                  <c:v>0.52605521669209998</c:v>
                </c:pt>
                <c:pt idx="10932">
                  <c:v>0.51988576298269995</c:v>
                </c:pt>
                <c:pt idx="10933">
                  <c:v>0.51614445353039995</c:v>
                </c:pt>
                <c:pt idx="10934">
                  <c:v>0.51483236597329995</c:v>
                </c:pt>
                <c:pt idx="10935">
                  <c:v>0.51594986204549997</c:v>
                </c:pt>
                <c:pt idx="10936">
                  <c:v>0.51949658746939997</c:v>
                </c:pt>
                <c:pt idx="10937">
                  <c:v>0.52547147206129996</c:v>
                </c:pt>
                <c:pt idx="10938">
                  <c:v>0.53387273004570002</c:v>
                </c:pt>
                <c:pt idx="10939">
                  <c:v>0.5446978605824</c:v>
                </c:pt>
                <c:pt idx="10940">
                  <c:v>0.55794364850309996</c:v>
                </c:pt>
                <c:pt idx="10941">
                  <c:v>0.57360616525910002</c:v>
                </c:pt>
                <c:pt idx="10942">
                  <c:v>0.59168077007889996</c:v>
                </c:pt>
                <c:pt idx="10943">
                  <c:v>0.61216211133599996</c:v>
                </c:pt>
                <c:pt idx="10944">
                  <c:v>0.63504412812580002</c:v>
                </c:pt>
                <c:pt idx="10945">
                  <c:v>0.66032005205220001</c:v>
                </c:pt>
                <c:pt idx="10946">
                  <c:v>0.68798240922190002</c:v>
                </c:pt>
                <c:pt idx="10947">
                  <c:v>0.71802302244729999</c:v>
                </c:pt>
                <c:pt idx="10948">
                  <c:v>0.75043301365600001</c:v>
                </c:pt>
                <c:pt idx="10949">
                  <c:v>0.78520280650740004</c:v>
                </c:pt>
                <c:pt idx="10950">
                  <c:v>0.82232212921509995</c:v>
                </c:pt>
                <c:pt idx="10951">
                  <c:v>0.86178001757370004</c:v>
                </c:pt>
                <c:pt idx="10952">
                  <c:v>0.90356481819000001</c:v>
                </c:pt>
                <c:pt idx="10953">
                  <c:v>0.94766419191770002</c:v>
                </c:pt>
                <c:pt idx="10954">
                  <c:v>0.99406511749329995</c:v>
                </c:pt>
                <c:pt idx="10955">
                  <c:v>1.0427538953740001</c:v>
                </c:pt>
                <c:pt idx="10956">
                  <c:v>1.093716151775</c:v>
                </c:pt>
                <c:pt idx="10957">
                  <c:v>1.1469368429040001</c:v>
                </c:pt>
                <c:pt idx="10958">
                  <c:v>1.2024002593980001</c:v>
                </c:pt>
                <c:pt idx="10959">
                  <c:v>1.260090030949</c:v>
                </c:pt>
                <c:pt idx="10960">
                  <c:v>1.319989131132</c:v>
                </c:pt>
                <c:pt idx="10961">
                  <c:v>1.38207988242</c:v>
                </c:pt>
                <c:pt idx="10962">
                  <c:v>1.446343961395</c:v>
                </c:pt>
                <c:pt idx="10963">
                  <c:v>1.5127624041479999</c:v>
                </c:pt>
                <c:pt idx="10964">
                  <c:v>1.5813156118659999</c:v>
                </c:pt>
                <c:pt idx="10965">
                  <c:v>1.6519833566119999</c:v>
                </c:pt>
                <c:pt idx="10966">
                  <c:v>1.7247447872820001</c:v>
                </c:pt>
                <c:pt idx="10967">
                  <c:v>1.7995784357510001</c:v>
                </c:pt>
                <c:pt idx="10968">
                  <c:v>1.876462223201</c:v>
                </c:pt>
                <c:pt idx="10969">
                  <c:v>1.955373466627</c:v>
                </c:pt>
                <c:pt idx="10970">
                  <c:v>2.0362888855230001</c:v>
                </c:pt>
                <c:pt idx="10971">
                  <c:v>2.1191846087380002</c:v>
                </c:pt>
                <c:pt idx="10972">
                  <c:v>2.2040361815180001</c:v>
                </c:pt>
                <c:pt idx="10973">
                  <c:v>2.2908185727100001</c:v>
                </c:pt>
                <c:pt idx="10974">
                  <c:v>2.3795061821350001</c:v>
                </c:pt>
                <c:pt idx="10975">
                  <c:v>2.4700728481379999</c:v>
                </c:pt>
                <c:pt idx="10976">
                  <c:v>2.5624918552949998</c:v>
                </c:pt>
                <c:pt idx="10977">
                  <c:v>2.656735942289</c:v>
                </c:pt>
                <c:pt idx="10978">
                  <c:v>2.7527773099389998</c:v>
                </c:pt>
                <c:pt idx="10979">
                  <c:v>2.8505876293969998</c:v>
                </c:pt>
                <c:pt idx="10980">
                  <c:v>2.9501380504950001</c:v>
                </c:pt>
              </c:numCache>
            </c:numRef>
          </c:yVal>
          <c:smooth val="1"/>
          <c:extLst>
            <c:ext xmlns:c16="http://schemas.microsoft.com/office/drawing/2014/chart" uri="{C3380CC4-5D6E-409C-BE32-E72D297353CC}">
              <c16:uniqueId val="{00000001-B555-4CCF-AF68-A77517C588AC}"/>
            </c:ext>
          </c:extLst>
        </c:ser>
        <c:ser>
          <c:idx val="0"/>
          <c:order val="1"/>
          <c:tx>
            <c:strRef>
              <c:f>[surfaceT.xlsx]Sheet3!$E$1</c:f>
              <c:strCache>
                <c:ptCount val="1"/>
                <c:pt idx="0">
                  <c:v>surafce temp (constant flux)</c:v>
                </c:pt>
              </c:strCache>
            </c:strRef>
          </c:tx>
          <c:spPr>
            <a:ln w="19050" cap="rnd">
              <a:solidFill>
                <a:schemeClr val="accent1"/>
              </a:solidFill>
              <a:round/>
            </a:ln>
            <a:effectLst/>
          </c:spPr>
          <c:marker>
            <c:symbol val="none"/>
          </c:marker>
          <c:trendline>
            <c:trendlineType val="linear"/>
            <c:dispRSqr val="1"/>
            <c:dispEq val="1"/>
            <c:trendlineLbl>
              <c:layout>
                <c:manualLayout>
                  <c:x val="0.2631159616077402"/>
                  <c:y val="0.26357631559141131"/>
                </c:manualLayout>
              </c:layout>
              <c:numFmt formatCode="General" sourceLinked="0"/>
              <c:txPr>
                <a:bodyPr/>
                <a:lstStyle/>
                <a:p>
                  <a:pPr>
                    <a:defRPr>
                      <a:solidFill>
                        <a:schemeClr val="accent1"/>
                      </a:solidFill>
                    </a:defRPr>
                  </a:pPr>
                  <a:endParaRPr lang="en-US"/>
                </a:p>
              </c:txPr>
            </c:trendlineLbl>
          </c:trendline>
          <c:xVal>
            <c:numRef>
              <c:f>[surfaceT.xlsx]Sheet3!$D$2:$D$10984</c:f>
              <c:numCache>
                <c:formatCode>0.00E+00</c:formatCode>
                <c:ptCount val="10983"/>
                <c:pt idx="0">
                  <c:v>0</c:v>
                </c:pt>
                <c:pt idx="1">
                  <c:v>86400</c:v>
                </c:pt>
                <c:pt idx="2">
                  <c:v>172800</c:v>
                </c:pt>
                <c:pt idx="3">
                  <c:v>259200</c:v>
                </c:pt>
                <c:pt idx="4">
                  <c:v>345600</c:v>
                </c:pt>
                <c:pt idx="5">
                  <c:v>432000</c:v>
                </c:pt>
                <c:pt idx="6">
                  <c:v>518400</c:v>
                </c:pt>
                <c:pt idx="7">
                  <c:v>604800</c:v>
                </c:pt>
                <c:pt idx="8">
                  <c:v>691200</c:v>
                </c:pt>
                <c:pt idx="9">
                  <c:v>777600</c:v>
                </c:pt>
                <c:pt idx="10">
                  <c:v>864000</c:v>
                </c:pt>
                <c:pt idx="11">
                  <c:v>950400</c:v>
                </c:pt>
                <c:pt idx="12">
                  <c:v>1036800</c:v>
                </c:pt>
                <c:pt idx="13">
                  <c:v>1123200</c:v>
                </c:pt>
                <c:pt idx="14">
                  <c:v>1209600</c:v>
                </c:pt>
                <c:pt idx="15">
                  <c:v>1296000</c:v>
                </c:pt>
                <c:pt idx="16">
                  <c:v>1382400</c:v>
                </c:pt>
                <c:pt idx="17">
                  <c:v>1468800</c:v>
                </c:pt>
                <c:pt idx="18">
                  <c:v>1555200</c:v>
                </c:pt>
                <c:pt idx="19">
                  <c:v>1641600</c:v>
                </c:pt>
                <c:pt idx="20">
                  <c:v>1728000</c:v>
                </c:pt>
                <c:pt idx="21">
                  <c:v>1814400</c:v>
                </c:pt>
                <c:pt idx="22">
                  <c:v>1900800</c:v>
                </c:pt>
                <c:pt idx="23">
                  <c:v>1987200</c:v>
                </c:pt>
                <c:pt idx="24">
                  <c:v>2073600</c:v>
                </c:pt>
                <c:pt idx="25">
                  <c:v>2160000</c:v>
                </c:pt>
                <c:pt idx="26">
                  <c:v>2246400</c:v>
                </c:pt>
                <c:pt idx="27">
                  <c:v>2332800</c:v>
                </c:pt>
                <c:pt idx="28">
                  <c:v>2419200</c:v>
                </c:pt>
                <c:pt idx="29">
                  <c:v>2505600</c:v>
                </c:pt>
                <c:pt idx="30">
                  <c:v>2592000</c:v>
                </c:pt>
                <c:pt idx="31">
                  <c:v>2678400</c:v>
                </c:pt>
                <c:pt idx="32">
                  <c:v>2764800</c:v>
                </c:pt>
                <c:pt idx="33">
                  <c:v>2851200</c:v>
                </c:pt>
                <c:pt idx="34">
                  <c:v>2937600</c:v>
                </c:pt>
                <c:pt idx="35">
                  <c:v>3024000</c:v>
                </c:pt>
                <c:pt idx="36">
                  <c:v>3110400</c:v>
                </c:pt>
                <c:pt idx="37">
                  <c:v>3196800</c:v>
                </c:pt>
                <c:pt idx="38">
                  <c:v>3283200</c:v>
                </c:pt>
                <c:pt idx="39">
                  <c:v>3369600</c:v>
                </c:pt>
                <c:pt idx="40">
                  <c:v>3456000</c:v>
                </c:pt>
                <c:pt idx="41">
                  <c:v>3542400</c:v>
                </c:pt>
                <c:pt idx="42">
                  <c:v>3628800</c:v>
                </c:pt>
                <c:pt idx="43">
                  <c:v>3715200</c:v>
                </c:pt>
                <c:pt idx="44">
                  <c:v>3801600</c:v>
                </c:pt>
                <c:pt idx="45">
                  <c:v>3888000</c:v>
                </c:pt>
                <c:pt idx="46">
                  <c:v>3974400</c:v>
                </c:pt>
                <c:pt idx="47">
                  <c:v>4060800</c:v>
                </c:pt>
                <c:pt idx="48">
                  <c:v>4147200</c:v>
                </c:pt>
                <c:pt idx="49">
                  <c:v>4233600</c:v>
                </c:pt>
                <c:pt idx="50">
                  <c:v>4320000</c:v>
                </c:pt>
                <c:pt idx="51">
                  <c:v>4406400</c:v>
                </c:pt>
                <c:pt idx="52">
                  <c:v>4492800</c:v>
                </c:pt>
                <c:pt idx="53">
                  <c:v>4579200</c:v>
                </c:pt>
                <c:pt idx="54">
                  <c:v>4665600</c:v>
                </c:pt>
                <c:pt idx="55">
                  <c:v>4752000</c:v>
                </c:pt>
                <c:pt idx="56">
                  <c:v>4838400</c:v>
                </c:pt>
                <c:pt idx="57">
                  <c:v>4924800</c:v>
                </c:pt>
                <c:pt idx="58">
                  <c:v>5011200</c:v>
                </c:pt>
                <c:pt idx="59">
                  <c:v>5097600</c:v>
                </c:pt>
                <c:pt idx="60">
                  <c:v>5184000</c:v>
                </c:pt>
                <c:pt idx="61">
                  <c:v>5270400</c:v>
                </c:pt>
                <c:pt idx="62">
                  <c:v>5356800</c:v>
                </c:pt>
                <c:pt idx="63">
                  <c:v>5443200</c:v>
                </c:pt>
                <c:pt idx="64">
                  <c:v>5529600</c:v>
                </c:pt>
                <c:pt idx="65">
                  <c:v>5616000</c:v>
                </c:pt>
                <c:pt idx="66">
                  <c:v>5702400</c:v>
                </c:pt>
                <c:pt idx="67">
                  <c:v>5788800</c:v>
                </c:pt>
                <c:pt idx="68">
                  <c:v>5875200</c:v>
                </c:pt>
                <c:pt idx="69">
                  <c:v>5961600</c:v>
                </c:pt>
                <c:pt idx="70">
                  <c:v>6048000</c:v>
                </c:pt>
                <c:pt idx="71">
                  <c:v>6134400</c:v>
                </c:pt>
                <c:pt idx="72">
                  <c:v>6220800</c:v>
                </c:pt>
                <c:pt idx="73">
                  <c:v>6307200</c:v>
                </c:pt>
                <c:pt idx="74">
                  <c:v>6393600</c:v>
                </c:pt>
                <c:pt idx="75">
                  <c:v>6480000</c:v>
                </c:pt>
                <c:pt idx="76">
                  <c:v>6566400</c:v>
                </c:pt>
                <c:pt idx="77">
                  <c:v>6652800</c:v>
                </c:pt>
                <c:pt idx="78">
                  <c:v>6739200</c:v>
                </c:pt>
                <c:pt idx="79">
                  <c:v>6825600</c:v>
                </c:pt>
                <c:pt idx="80">
                  <c:v>6912000</c:v>
                </c:pt>
                <c:pt idx="81">
                  <c:v>6998400</c:v>
                </c:pt>
                <c:pt idx="82">
                  <c:v>7084800</c:v>
                </c:pt>
                <c:pt idx="83">
                  <c:v>7171200</c:v>
                </c:pt>
                <c:pt idx="84">
                  <c:v>7257600</c:v>
                </c:pt>
                <c:pt idx="85">
                  <c:v>7344000</c:v>
                </c:pt>
                <c:pt idx="86">
                  <c:v>7430400</c:v>
                </c:pt>
                <c:pt idx="87">
                  <c:v>7516800</c:v>
                </c:pt>
                <c:pt idx="88">
                  <c:v>7603200</c:v>
                </c:pt>
                <c:pt idx="89">
                  <c:v>7689600</c:v>
                </c:pt>
                <c:pt idx="90">
                  <c:v>7776000</c:v>
                </c:pt>
                <c:pt idx="91">
                  <c:v>7862400</c:v>
                </c:pt>
                <c:pt idx="92">
                  <c:v>7948800</c:v>
                </c:pt>
                <c:pt idx="93">
                  <c:v>8035200</c:v>
                </c:pt>
                <c:pt idx="94">
                  <c:v>8121600</c:v>
                </c:pt>
                <c:pt idx="95">
                  <c:v>8208000</c:v>
                </c:pt>
                <c:pt idx="96">
                  <c:v>8294400</c:v>
                </c:pt>
                <c:pt idx="97">
                  <c:v>8380800</c:v>
                </c:pt>
                <c:pt idx="98">
                  <c:v>8467200</c:v>
                </c:pt>
                <c:pt idx="99">
                  <c:v>8553600</c:v>
                </c:pt>
                <c:pt idx="100">
                  <c:v>8640000</c:v>
                </c:pt>
                <c:pt idx="101">
                  <c:v>8726400</c:v>
                </c:pt>
                <c:pt idx="102">
                  <c:v>8812800</c:v>
                </c:pt>
                <c:pt idx="103">
                  <c:v>8899200</c:v>
                </c:pt>
                <c:pt idx="104">
                  <c:v>8985600</c:v>
                </c:pt>
                <c:pt idx="105">
                  <c:v>9072000</c:v>
                </c:pt>
                <c:pt idx="106">
                  <c:v>9158400</c:v>
                </c:pt>
                <c:pt idx="107">
                  <c:v>9244800</c:v>
                </c:pt>
                <c:pt idx="108">
                  <c:v>9331200</c:v>
                </c:pt>
                <c:pt idx="109">
                  <c:v>9417600</c:v>
                </c:pt>
                <c:pt idx="110">
                  <c:v>9504000</c:v>
                </c:pt>
                <c:pt idx="111">
                  <c:v>9590400</c:v>
                </c:pt>
                <c:pt idx="112">
                  <c:v>9676800</c:v>
                </c:pt>
                <c:pt idx="113">
                  <c:v>9763200</c:v>
                </c:pt>
                <c:pt idx="114">
                  <c:v>9849600</c:v>
                </c:pt>
                <c:pt idx="115">
                  <c:v>9936000</c:v>
                </c:pt>
                <c:pt idx="116">
                  <c:v>10022400</c:v>
                </c:pt>
                <c:pt idx="117">
                  <c:v>10108800</c:v>
                </c:pt>
                <c:pt idx="118">
                  <c:v>10195200</c:v>
                </c:pt>
                <c:pt idx="119">
                  <c:v>10281600</c:v>
                </c:pt>
                <c:pt idx="120">
                  <c:v>10368000</c:v>
                </c:pt>
                <c:pt idx="121">
                  <c:v>10454400</c:v>
                </c:pt>
                <c:pt idx="122">
                  <c:v>10540800</c:v>
                </c:pt>
                <c:pt idx="123">
                  <c:v>10627200</c:v>
                </c:pt>
                <c:pt idx="124">
                  <c:v>10713600</c:v>
                </c:pt>
                <c:pt idx="125">
                  <c:v>10800000</c:v>
                </c:pt>
                <c:pt idx="126">
                  <c:v>10886400</c:v>
                </c:pt>
                <c:pt idx="127">
                  <c:v>10972800</c:v>
                </c:pt>
                <c:pt idx="128">
                  <c:v>11059200</c:v>
                </c:pt>
                <c:pt idx="129">
                  <c:v>11145600</c:v>
                </c:pt>
                <c:pt idx="130">
                  <c:v>11232000</c:v>
                </c:pt>
                <c:pt idx="131">
                  <c:v>11318400</c:v>
                </c:pt>
                <c:pt idx="132">
                  <c:v>11404800</c:v>
                </c:pt>
                <c:pt idx="133">
                  <c:v>11491200</c:v>
                </c:pt>
                <c:pt idx="134">
                  <c:v>11577600</c:v>
                </c:pt>
                <c:pt idx="135">
                  <c:v>11664000</c:v>
                </c:pt>
                <c:pt idx="136">
                  <c:v>11750400</c:v>
                </c:pt>
                <c:pt idx="137">
                  <c:v>11836800</c:v>
                </c:pt>
                <c:pt idx="138">
                  <c:v>11923200</c:v>
                </c:pt>
                <c:pt idx="139">
                  <c:v>12009600</c:v>
                </c:pt>
                <c:pt idx="140">
                  <c:v>12096000</c:v>
                </c:pt>
                <c:pt idx="141">
                  <c:v>12182400</c:v>
                </c:pt>
                <c:pt idx="142">
                  <c:v>12268800</c:v>
                </c:pt>
                <c:pt idx="143">
                  <c:v>12355200</c:v>
                </c:pt>
                <c:pt idx="144">
                  <c:v>12441600</c:v>
                </c:pt>
                <c:pt idx="145">
                  <c:v>12528000</c:v>
                </c:pt>
                <c:pt idx="146">
                  <c:v>12614400</c:v>
                </c:pt>
                <c:pt idx="147">
                  <c:v>12700800</c:v>
                </c:pt>
                <c:pt idx="148">
                  <c:v>12787200</c:v>
                </c:pt>
                <c:pt idx="149">
                  <c:v>12873600</c:v>
                </c:pt>
                <c:pt idx="150">
                  <c:v>12960000</c:v>
                </c:pt>
                <c:pt idx="151">
                  <c:v>13046400</c:v>
                </c:pt>
                <c:pt idx="152">
                  <c:v>13132800</c:v>
                </c:pt>
                <c:pt idx="153">
                  <c:v>13219200</c:v>
                </c:pt>
                <c:pt idx="154">
                  <c:v>13305600</c:v>
                </c:pt>
                <c:pt idx="155">
                  <c:v>13392000</c:v>
                </c:pt>
                <c:pt idx="156">
                  <c:v>13478400</c:v>
                </c:pt>
                <c:pt idx="157">
                  <c:v>13564800</c:v>
                </c:pt>
                <c:pt idx="158">
                  <c:v>13651200</c:v>
                </c:pt>
                <c:pt idx="159">
                  <c:v>13737600</c:v>
                </c:pt>
                <c:pt idx="160">
                  <c:v>13824000</c:v>
                </c:pt>
                <c:pt idx="161">
                  <c:v>13910400</c:v>
                </c:pt>
                <c:pt idx="162">
                  <c:v>13996800</c:v>
                </c:pt>
                <c:pt idx="163">
                  <c:v>14083200</c:v>
                </c:pt>
                <c:pt idx="164">
                  <c:v>14169600</c:v>
                </c:pt>
                <c:pt idx="165">
                  <c:v>14256000</c:v>
                </c:pt>
                <c:pt idx="166">
                  <c:v>14342400</c:v>
                </c:pt>
                <c:pt idx="167">
                  <c:v>14428800</c:v>
                </c:pt>
                <c:pt idx="168">
                  <c:v>14515200</c:v>
                </c:pt>
                <c:pt idx="169">
                  <c:v>14601600</c:v>
                </c:pt>
                <c:pt idx="170">
                  <c:v>14688000</c:v>
                </c:pt>
                <c:pt idx="171">
                  <c:v>14774400</c:v>
                </c:pt>
                <c:pt idx="172">
                  <c:v>14860800</c:v>
                </c:pt>
                <c:pt idx="173">
                  <c:v>14947200</c:v>
                </c:pt>
                <c:pt idx="174">
                  <c:v>15033600</c:v>
                </c:pt>
                <c:pt idx="175">
                  <c:v>15120000</c:v>
                </c:pt>
                <c:pt idx="176">
                  <c:v>15206400</c:v>
                </c:pt>
                <c:pt idx="177">
                  <c:v>15292800</c:v>
                </c:pt>
                <c:pt idx="178">
                  <c:v>15379200</c:v>
                </c:pt>
                <c:pt idx="179">
                  <c:v>15465600</c:v>
                </c:pt>
                <c:pt idx="180">
                  <c:v>15552000</c:v>
                </c:pt>
                <c:pt idx="181">
                  <c:v>15638400</c:v>
                </c:pt>
                <c:pt idx="182">
                  <c:v>15724800</c:v>
                </c:pt>
                <c:pt idx="183">
                  <c:v>15811200</c:v>
                </c:pt>
                <c:pt idx="184">
                  <c:v>15897600</c:v>
                </c:pt>
                <c:pt idx="185">
                  <c:v>15984000</c:v>
                </c:pt>
                <c:pt idx="186">
                  <c:v>16070400</c:v>
                </c:pt>
                <c:pt idx="187">
                  <c:v>16156800</c:v>
                </c:pt>
                <c:pt idx="188">
                  <c:v>16243200</c:v>
                </c:pt>
                <c:pt idx="189">
                  <c:v>16329600</c:v>
                </c:pt>
                <c:pt idx="190">
                  <c:v>16416000</c:v>
                </c:pt>
                <c:pt idx="191">
                  <c:v>16502400</c:v>
                </c:pt>
                <c:pt idx="192">
                  <c:v>16588800</c:v>
                </c:pt>
                <c:pt idx="193">
                  <c:v>16675200</c:v>
                </c:pt>
                <c:pt idx="194">
                  <c:v>16761600</c:v>
                </c:pt>
                <c:pt idx="195">
                  <c:v>16848000</c:v>
                </c:pt>
                <c:pt idx="196">
                  <c:v>16934400</c:v>
                </c:pt>
                <c:pt idx="197">
                  <c:v>17020800</c:v>
                </c:pt>
                <c:pt idx="198">
                  <c:v>17107200</c:v>
                </c:pt>
                <c:pt idx="199">
                  <c:v>17193600</c:v>
                </c:pt>
                <c:pt idx="200">
                  <c:v>17280000</c:v>
                </c:pt>
                <c:pt idx="201">
                  <c:v>17366400</c:v>
                </c:pt>
                <c:pt idx="202">
                  <c:v>17452800</c:v>
                </c:pt>
                <c:pt idx="203">
                  <c:v>17539200</c:v>
                </c:pt>
                <c:pt idx="204">
                  <c:v>17625600</c:v>
                </c:pt>
                <c:pt idx="205">
                  <c:v>17712000</c:v>
                </c:pt>
                <c:pt idx="206">
                  <c:v>17798400</c:v>
                </c:pt>
                <c:pt idx="207">
                  <c:v>17884800</c:v>
                </c:pt>
                <c:pt idx="208">
                  <c:v>17971200</c:v>
                </c:pt>
                <c:pt idx="209">
                  <c:v>18057600</c:v>
                </c:pt>
                <c:pt idx="210">
                  <c:v>18144000</c:v>
                </c:pt>
                <c:pt idx="211">
                  <c:v>18230400</c:v>
                </c:pt>
                <c:pt idx="212">
                  <c:v>18316800</c:v>
                </c:pt>
                <c:pt idx="213">
                  <c:v>18403200</c:v>
                </c:pt>
                <c:pt idx="214">
                  <c:v>18489600</c:v>
                </c:pt>
                <c:pt idx="215">
                  <c:v>18576000</c:v>
                </c:pt>
                <c:pt idx="216">
                  <c:v>18662400</c:v>
                </c:pt>
                <c:pt idx="217">
                  <c:v>18748800</c:v>
                </c:pt>
                <c:pt idx="218">
                  <c:v>18835200</c:v>
                </c:pt>
                <c:pt idx="219">
                  <c:v>18921600</c:v>
                </c:pt>
                <c:pt idx="220">
                  <c:v>19008000</c:v>
                </c:pt>
                <c:pt idx="221">
                  <c:v>19094400</c:v>
                </c:pt>
                <c:pt idx="222">
                  <c:v>19180800</c:v>
                </c:pt>
                <c:pt idx="223">
                  <c:v>19267200</c:v>
                </c:pt>
                <c:pt idx="224">
                  <c:v>19353600</c:v>
                </c:pt>
                <c:pt idx="225">
                  <c:v>19440000</c:v>
                </c:pt>
                <c:pt idx="226">
                  <c:v>19526400</c:v>
                </c:pt>
                <c:pt idx="227">
                  <c:v>19612800</c:v>
                </c:pt>
                <c:pt idx="228">
                  <c:v>19699200</c:v>
                </c:pt>
                <c:pt idx="229">
                  <c:v>19785600</c:v>
                </c:pt>
                <c:pt idx="230">
                  <c:v>19872000</c:v>
                </c:pt>
                <c:pt idx="231">
                  <c:v>19958400</c:v>
                </c:pt>
                <c:pt idx="232">
                  <c:v>20044800</c:v>
                </c:pt>
                <c:pt idx="233">
                  <c:v>20131200</c:v>
                </c:pt>
                <c:pt idx="234">
                  <c:v>20217600</c:v>
                </c:pt>
                <c:pt idx="235">
                  <c:v>20304000</c:v>
                </c:pt>
                <c:pt idx="236">
                  <c:v>20390400</c:v>
                </c:pt>
                <c:pt idx="237">
                  <c:v>20476800</c:v>
                </c:pt>
                <c:pt idx="238">
                  <c:v>20563200</c:v>
                </c:pt>
                <c:pt idx="239">
                  <c:v>20649600</c:v>
                </c:pt>
                <c:pt idx="240">
                  <c:v>20736000</c:v>
                </c:pt>
                <c:pt idx="241">
                  <c:v>20822400</c:v>
                </c:pt>
                <c:pt idx="242">
                  <c:v>20908800</c:v>
                </c:pt>
                <c:pt idx="243">
                  <c:v>20995200</c:v>
                </c:pt>
                <c:pt idx="244">
                  <c:v>21081600</c:v>
                </c:pt>
                <c:pt idx="245">
                  <c:v>21168000</c:v>
                </c:pt>
                <c:pt idx="246">
                  <c:v>21254400</c:v>
                </c:pt>
                <c:pt idx="247">
                  <c:v>21340800</c:v>
                </c:pt>
                <c:pt idx="248">
                  <c:v>21427200</c:v>
                </c:pt>
                <c:pt idx="249">
                  <c:v>21513600</c:v>
                </c:pt>
                <c:pt idx="250">
                  <c:v>21600000</c:v>
                </c:pt>
                <c:pt idx="251">
                  <c:v>21686400</c:v>
                </c:pt>
                <c:pt idx="252">
                  <c:v>21772800</c:v>
                </c:pt>
                <c:pt idx="253">
                  <c:v>21859200</c:v>
                </c:pt>
                <c:pt idx="254">
                  <c:v>21945600</c:v>
                </c:pt>
                <c:pt idx="255">
                  <c:v>22032000</c:v>
                </c:pt>
                <c:pt idx="256">
                  <c:v>22118400</c:v>
                </c:pt>
                <c:pt idx="257">
                  <c:v>22204800</c:v>
                </c:pt>
                <c:pt idx="258">
                  <c:v>22291200</c:v>
                </c:pt>
                <c:pt idx="259">
                  <c:v>22377600</c:v>
                </c:pt>
                <c:pt idx="260">
                  <c:v>22464000</c:v>
                </c:pt>
                <c:pt idx="261">
                  <c:v>22550400</c:v>
                </c:pt>
                <c:pt idx="262">
                  <c:v>22636800</c:v>
                </c:pt>
                <c:pt idx="263">
                  <c:v>22723200</c:v>
                </c:pt>
                <c:pt idx="264">
                  <c:v>22809600</c:v>
                </c:pt>
                <c:pt idx="265">
                  <c:v>22896000</c:v>
                </c:pt>
                <c:pt idx="266">
                  <c:v>22982400</c:v>
                </c:pt>
                <c:pt idx="267">
                  <c:v>23068800</c:v>
                </c:pt>
                <c:pt idx="268">
                  <c:v>23155200</c:v>
                </c:pt>
                <c:pt idx="269">
                  <c:v>23241600</c:v>
                </c:pt>
                <c:pt idx="270">
                  <c:v>23328000</c:v>
                </c:pt>
                <c:pt idx="271">
                  <c:v>23414400</c:v>
                </c:pt>
                <c:pt idx="272">
                  <c:v>23500800</c:v>
                </c:pt>
                <c:pt idx="273">
                  <c:v>23587200</c:v>
                </c:pt>
                <c:pt idx="274">
                  <c:v>23673600</c:v>
                </c:pt>
                <c:pt idx="275">
                  <c:v>23760000</c:v>
                </c:pt>
                <c:pt idx="276">
                  <c:v>23846400</c:v>
                </c:pt>
                <c:pt idx="277">
                  <c:v>23932800</c:v>
                </c:pt>
                <c:pt idx="278">
                  <c:v>24019200</c:v>
                </c:pt>
                <c:pt idx="279">
                  <c:v>24105600</c:v>
                </c:pt>
                <c:pt idx="280">
                  <c:v>24192000</c:v>
                </c:pt>
                <c:pt idx="281">
                  <c:v>24278400</c:v>
                </c:pt>
                <c:pt idx="282">
                  <c:v>24364800</c:v>
                </c:pt>
                <c:pt idx="283">
                  <c:v>24451200</c:v>
                </c:pt>
                <c:pt idx="284">
                  <c:v>24537600</c:v>
                </c:pt>
                <c:pt idx="285">
                  <c:v>24624000</c:v>
                </c:pt>
                <c:pt idx="286">
                  <c:v>24710400</c:v>
                </c:pt>
                <c:pt idx="287">
                  <c:v>24796800</c:v>
                </c:pt>
                <c:pt idx="288">
                  <c:v>24883200</c:v>
                </c:pt>
                <c:pt idx="289">
                  <c:v>24969600</c:v>
                </c:pt>
                <c:pt idx="290">
                  <c:v>25056000</c:v>
                </c:pt>
                <c:pt idx="291">
                  <c:v>25142400</c:v>
                </c:pt>
                <c:pt idx="292">
                  <c:v>25228800</c:v>
                </c:pt>
                <c:pt idx="293">
                  <c:v>25315200</c:v>
                </c:pt>
                <c:pt idx="294">
                  <c:v>25401600</c:v>
                </c:pt>
                <c:pt idx="295">
                  <c:v>25488000</c:v>
                </c:pt>
                <c:pt idx="296">
                  <c:v>25574400</c:v>
                </c:pt>
                <c:pt idx="297">
                  <c:v>25660800</c:v>
                </c:pt>
                <c:pt idx="298">
                  <c:v>25747200</c:v>
                </c:pt>
                <c:pt idx="299">
                  <c:v>25833600</c:v>
                </c:pt>
                <c:pt idx="300">
                  <c:v>25920000</c:v>
                </c:pt>
                <c:pt idx="301">
                  <c:v>26006400</c:v>
                </c:pt>
                <c:pt idx="302">
                  <c:v>26092800</c:v>
                </c:pt>
                <c:pt idx="303">
                  <c:v>26179200</c:v>
                </c:pt>
                <c:pt idx="304">
                  <c:v>26265600</c:v>
                </c:pt>
                <c:pt idx="305">
                  <c:v>26352000</c:v>
                </c:pt>
                <c:pt idx="306">
                  <c:v>26438400</c:v>
                </c:pt>
                <c:pt idx="307">
                  <c:v>26524800</c:v>
                </c:pt>
                <c:pt idx="308">
                  <c:v>26611200</c:v>
                </c:pt>
                <c:pt idx="309">
                  <c:v>26697600</c:v>
                </c:pt>
                <c:pt idx="310">
                  <c:v>26784000</c:v>
                </c:pt>
                <c:pt idx="311">
                  <c:v>26870400</c:v>
                </c:pt>
                <c:pt idx="312">
                  <c:v>26956800</c:v>
                </c:pt>
                <c:pt idx="313">
                  <c:v>27043200</c:v>
                </c:pt>
                <c:pt idx="314">
                  <c:v>27129600</c:v>
                </c:pt>
                <c:pt idx="315">
                  <c:v>27216000</c:v>
                </c:pt>
                <c:pt idx="316">
                  <c:v>27302400</c:v>
                </c:pt>
                <c:pt idx="317">
                  <c:v>27388800</c:v>
                </c:pt>
                <c:pt idx="318">
                  <c:v>27475200</c:v>
                </c:pt>
                <c:pt idx="319">
                  <c:v>27561600</c:v>
                </c:pt>
                <c:pt idx="320">
                  <c:v>27648000</c:v>
                </c:pt>
                <c:pt idx="321">
                  <c:v>27734400</c:v>
                </c:pt>
                <c:pt idx="322">
                  <c:v>27820800</c:v>
                </c:pt>
                <c:pt idx="323">
                  <c:v>27907200</c:v>
                </c:pt>
                <c:pt idx="324">
                  <c:v>27993600</c:v>
                </c:pt>
                <c:pt idx="325">
                  <c:v>28080000</c:v>
                </c:pt>
                <c:pt idx="326">
                  <c:v>28166400</c:v>
                </c:pt>
                <c:pt idx="327">
                  <c:v>28252800</c:v>
                </c:pt>
                <c:pt idx="328">
                  <c:v>28339200</c:v>
                </c:pt>
                <c:pt idx="329">
                  <c:v>28425600</c:v>
                </c:pt>
                <c:pt idx="330">
                  <c:v>28512000</c:v>
                </c:pt>
                <c:pt idx="331">
                  <c:v>28598400</c:v>
                </c:pt>
                <c:pt idx="332">
                  <c:v>28684800</c:v>
                </c:pt>
                <c:pt idx="333">
                  <c:v>28771200</c:v>
                </c:pt>
                <c:pt idx="334">
                  <c:v>28857600</c:v>
                </c:pt>
                <c:pt idx="335">
                  <c:v>28944000</c:v>
                </c:pt>
                <c:pt idx="336">
                  <c:v>29030400</c:v>
                </c:pt>
                <c:pt idx="337">
                  <c:v>29116800</c:v>
                </c:pt>
                <c:pt idx="338">
                  <c:v>29203200</c:v>
                </c:pt>
                <c:pt idx="339">
                  <c:v>29289600</c:v>
                </c:pt>
                <c:pt idx="340">
                  <c:v>29376000</c:v>
                </c:pt>
                <c:pt idx="341">
                  <c:v>29462400</c:v>
                </c:pt>
                <c:pt idx="342">
                  <c:v>29548800</c:v>
                </c:pt>
                <c:pt idx="343">
                  <c:v>29635200</c:v>
                </c:pt>
                <c:pt idx="344">
                  <c:v>29721600</c:v>
                </c:pt>
                <c:pt idx="345">
                  <c:v>29808000</c:v>
                </c:pt>
                <c:pt idx="346">
                  <c:v>29894400</c:v>
                </c:pt>
                <c:pt idx="347">
                  <c:v>29980800</c:v>
                </c:pt>
                <c:pt idx="348">
                  <c:v>30067200</c:v>
                </c:pt>
                <c:pt idx="349">
                  <c:v>30153600</c:v>
                </c:pt>
                <c:pt idx="350">
                  <c:v>30240000</c:v>
                </c:pt>
                <c:pt idx="351">
                  <c:v>30326400</c:v>
                </c:pt>
                <c:pt idx="352">
                  <c:v>30412800</c:v>
                </c:pt>
                <c:pt idx="353">
                  <c:v>30499200</c:v>
                </c:pt>
                <c:pt idx="354">
                  <c:v>30585600</c:v>
                </c:pt>
                <c:pt idx="355">
                  <c:v>30672000</c:v>
                </c:pt>
                <c:pt idx="356">
                  <c:v>30758400</c:v>
                </c:pt>
                <c:pt idx="357">
                  <c:v>30844800</c:v>
                </c:pt>
                <c:pt idx="358">
                  <c:v>30931200</c:v>
                </c:pt>
                <c:pt idx="359">
                  <c:v>31017600</c:v>
                </c:pt>
                <c:pt idx="360">
                  <c:v>31104000</c:v>
                </c:pt>
                <c:pt idx="361">
                  <c:v>31190400</c:v>
                </c:pt>
                <c:pt idx="362">
                  <c:v>31276800</c:v>
                </c:pt>
                <c:pt idx="363">
                  <c:v>31363200</c:v>
                </c:pt>
                <c:pt idx="364">
                  <c:v>31449600</c:v>
                </c:pt>
                <c:pt idx="365">
                  <c:v>31536000</c:v>
                </c:pt>
                <c:pt idx="366">
                  <c:v>31622400</c:v>
                </c:pt>
                <c:pt idx="367">
                  <c:v>31708800</c:v>
                </c:pt>
                <c:pt idx="368">
                  <c:v>31795200</c:v>
                </c:pt>
                <c:pt idx="369">
                  <c:v>31881600</c:v>
                </c:pt>
                <c:pt idx="370">
                  <c:v>31968000</c:v>
                </c:pt>
                <c:pt idx="371">
                  <c:v>32054400</c:v>
                </c:pt>
                <c:pt idx="372">
                  <c:v>32140800</c:v>
                </c:pt>
                <c:pt idx="373">
                  <c:v>32227200</c:v>
                </c:pt>
                <c:pt idx="374">
                  <c:v>32313600</c:v>
                </c:pt>
                <c:pt idx="375">
                  <c:v>32400000</c:v>
                </c:pt>
                <c:pt idx="376">
                  <c:v>32486400</c:v>
                </c:pt>
                <c:pt idx="377">
                  <c:v>32572800</c:v>
                </c:pt>
                <c:pt idx="378">
                  <c:v>32659200</c:v>
                </c:pt>
                <c:pt idx="379">
                  <c:v>32745600</c:v>
                </c:pt>
                <c:pt idx="380">
                  <c:v>32832000</c:v>
                </c:pt>
                <c:pt idx="381">
                  <c:v>32918400</c:v>
                </c:pt>
                <c:pt idx="382">
                  <c:v>33004800</c:v>
                </c:pt>
                <c:pt idx="383">
                  <c:v>33091200</c:v>
                </c:pt>
                <c:pt idx="384">
                  <c:v>33177600</c:v>
                </c:pt>
                <c:pt idx="385">
                  <c:v>33264000</c:v>
                </c:pt>
                <c:pt idx="386">
                  <c:v>33350400</c:v>
                </c:pt>
                <c:pt idx="387">
                  <c:v>33436800</c:v>
                </c:pt>
                <c:pt idx="388">
                  <c:v>33523200</c:v>
                </c:pt>
                <c:pt idx="389">
                  <c:v>33609600</c:v>
                </c:pt>
                <c:pt idx="390">
                  <c:v>33696000</c:v>
                </c:pt>
                <c:pt idx="391">
                  <c:v>33782400</c:v>
                </c:pt>
                <c:pt idx="392">
                  <c:v>33868800</c:v>
                </c:pt>
                <c:pt idx="393">
                  <c:v>33955200</c:v>
                </c:pt>
                <c:pt idx="394">
                  <c:v>34041600</c:v>
                </c:pt>
                <c:pt idx="395">
                  <c:v>34128000</c:v>
                </c:pt>
                <c:pt idx="396">
                  <c:v>34214400</c:v>
                </c:pt>
                <c:pt idx="397">
                  <c:v>34300800</c:v>
                </c:pt>
                <c:pt idx="398">
                  <c:v>34387200</c:v>
                </c:pt>
                <c:pt idx="399">
                  <c:v>34473600</c:v>
                </c:pt>
                <c:pt idx="400">
                  <c:v>34560000</c:v>
                </c:pt>
                <c:pt idx="401">
                  <c:v>34646400</c:v>
                </c:pt>
                <c:pt idx="402">
                  <c:v>34732800</c:v>
                </c:pt>
                <c:pt idx="403">
                  <c:v>34819200</c:v>
                </c:pt>
                <c:pt idx="404">
                  <c:v>34905600</c:v>
                </c:pt>
                <c:pt idx="405">
                  <c:v>34992000</c:v>
                </c:pt>
                <c:pt idx="406">
                  <c:v>35078400</c:v>
                </c:pt>
                <c:pt idx="407">
                  <c:v>35164800</c:v>
                </c:pt>
                <c:pt idx="408">
                  <c:v>35251200</c:v>
                </c:pt>
                <c:pt idx="409">
                  <c:v>35337600</c:v>
                </c:pt>
                <c:pt idx="410">
                  <c:v>35424000</c:v>
                </c:pt>
                <c:pt idx="411">
                  <c:v>35510400</c:v>
                </c:pt>
                <c:pt idx="412">
                  <c:v>35596800</c:v>
                </c:pt>
                <c:pt idx="413">
                  <c:v>35683200</c:v>
                </c:pt>
                <c:pt idx="414">
                  <c:v>35769600</c:v>
                </c:pt>
                <c:pt idx="415">
                  <c:v>35856000</c:v>
                </c:pt>
                <c:pt idx="416">
                  <c:v>35942400</c:v>
                </c:pt>
                <c:pt idx="417">
                  <c:v>36028800</c:v>
                </c:pt>
                <c:pt idx="418">
                  <c:v>36115200</c:v>
                </c:pt>
                <c:pt idx="419">
                  <c:v>36201600</c:v>
                </c:pt>
                <c:pt idx="420">
                  <c:v>36288000</c:v>
                </c:pt>
                <c:pt idx="421">
                  <c:v>36374400</c:v>
                </c:pt>
                <c:pt idx="422">
                  <c:v>36460800</c:v>
                </c:pt>
                <c:pt idx="423">
                  <c:v>36547200</c:v>
                </c:pt>
                <c:pt idx="424">
                  <c:v>36633600</c:v>
                </c:pt>
                <c:pt idx="425">
                  <c:v>36720000</c:v>
                </c:pt>
                <c:pt idx="426">
                  <c:v>36806400</c:v>
                </c:pt>
                <c:pt idx="427">
                  <c:v>36892800</c:v>
                </c:pt>
                <c:pt idx="428">
                  <c:v>36979200</c:v>
                </c:pt>
                <c:pt idx="429">
                  <c:v>37065600</c:v>
                </c:pt>
                <c:pt idx="430">
                  <c:v>37152000</c:v>
                </c:pt>
                <c:pt idx="431">
                  <c:v>37238400</c:v>
                </c:pt>
                <c:pt idx="432">
                  <c:v>37324800</c:v>
                </c:pt>
                <c:pt idx="433">
                  <c:v>37411200</c:v>
                </c:pt>
                <c:pt idx="434">
                  <c:v>37497600</c:v>
                </c:pt>
                <c:pt idx="435">
                  <c:v>37584000</c:v>
                </c:pt>
                <c:pt idx="436">
                  <c:v>37670400</c:v>
                </c:pt>
                <c:pt idx="437">
                  <c:v>37756800</c:v>
                </c:pt>
                <c:pt idx="438">
                  <c:v>37843200</c:v>
                </c:pt>
                <c:pt idx="439">
                  <c:v>37929600</c:v>
                </c:pt>
                <c:pt idx="440">
                  <c:v>38016000</c:v>
                </c:pt>
                <c:pt idx="441">
                  <c:v>38102400</c:v>
                </c:pt>
                <c:pt idx="442">
                  <c:v>38188800</c:v>
                </c:pt>
                <c:pt idx="443">
                  <c:v>38275200</c:v>
                </c:pt>
                <c:pt idx="444">
                  <c:v>38361600</c:v>
                </c:pt>
                <c:pt idx="445">
                  <c:v>38448000</c:v>
                </c:pt>
                <c:pt idx="446">
                  <c:v>38534400</c:v>
                </c:pt>
                <c:pt idx="447">
                  <c:v>38620800</c:v>
                </c:pt>
                <c:pt idx="448">
                  <c:v>38707200</c:v>
                </c:pt>
                <c:pt idx="449">
                  <c:v>38793600</c:v>
                </c:pt>
                <c:pt idx="450">
                  <c:v>38880000</c:v>
                </c:pt>
                <c:pt idx="451">
                  <c:v>38966400</c:v>
                </c:pt>
                <c:pt idx="452">
                  <c:v>39052800</c:v>
                </c:pt>
                <c:pt idx="453">
                  <c:v>39139200</c:v>
                </c:pt>
                <c:pt idx="454">
                  <c:v>39225600</c:v>
                </c:pt>
                <c:pt idx="455">
                  <c:v>39312000</c:v>
                </c:pt>
                <c:pt idx="456">
                  <c:v>39398400</c:v>
                </c:pt>
                <c:pt idx="457">
                  <c:v>39484800</c:v>
                </c:pt>
                <c:pt idx="458">
                  <c:v>39571200</c:v>
                </c:pt>
                <c:pt idx="459">
                  <c:v>39657600</c:v>
                </c:pt>
                <c:pt idx="460">
                  <c:v>39744000</c:v>
                </c:pt>
                <c:pt idx="461">
                  <c:v>39830400</c:v>
                </c:pt>
                <c:pt idx="462">
                  <c:v>39916800</c:v>
                </c:pt>
                <c:pt idx="463">
                  <c:v>40003200</c:v>
                </c:pt>
                <c:pt idx="464">
                  <c:v>40089600</c:v>
                </c:pt>
                <c:pt idx="465">
                  <c:v>40176000</c:v>
                </c:pt>
                <c:pt idx="466">
                  <c:v>40262400</c:v>
                </c:pt>
                <c:pt idx="467">
                  <c:v>40348800</c:v>
                </c:pt>
                <c:pt idx="468">
                  <c:v>40435200</c:v>
                </c:pt>
                <c:pt idx="469">
                  <c:v>40521600</c:v>
                </c:pt>
                <c:pt idx="470">
                  <c:v>40608000</c:v>
                </c:pt>
                <c:pt idx="471">
                  <c:v>40694400</c:v>
                </c:pt>
                <c:pt idx="472">
                  <c:v>40780800</c:v>
                </c:pt>
                <c:pt idx="473">
                  <c:v>40867200</c:v>
                </c:pt>
                <c:pt idx="474">
                  <c:v>40953600</c:v>
                </c:pt>
                <c:pt idx="475">
                  <c:v>41040000</c:v>
                </c:pt>
                <c:pt idx="476">
                  <c:v>41126400</c:v>
                </c:pt>
                <c:pt idx="477">
                  <c:v>41212800</c:v>
                </c:pt>
                <c:pt idx="478">
                  <c:v>41299200</c:v>
                </c:pt>
                <c:pt idx="479">
                  <c:v>41385600</c:v>
                </c:pt>
                <c:pt idx="480">
                  <c:v>41472000</c:v>
                </c:pt>
                <c:pt idx="481">
                  <c:v>41558400</c:v>
                </c:pt>
                <c:pt idx="482">
                  <c:v>41644800</c:v>
                </c:pt>
                <c:pt idx="483">
                  <c:v>41731200</c:v>
                </c:pt>
                <c:pt idx="484">
                  <c:v>41817600</c:v>
                </c:pt>
                <c:pt idx="485">
                  <c:v>41904000</c:v>
                </c:pt>
                <c:pt idx="486">
                  <c:v>41990400</c:v>
                </c:pt>
                <c:pt idx="487">
                  <c:v>42076800</c:v>
                </c:pt>
                <c:pt idx="488">
                  <c:v>42163200</c:v>
                </c:pt>
                <c:pt idx="489">
                  <c:v>42249600</c:v>
                </c:pt>
                <c:pt idx="490">
                  <c:v>42336000</c:v>
                </c:pt>
                <c:pt idx="491">
                  <c:v>42422400</c:v>
                </c:pt>
                <c:pt idx="492">
                  <c:v>42508800</c:v>
                </c:pt>
                <c:pt idx="493">
                  <c:v>42595200</c:v>
                </c:pt>
                <c:pt idx="494">
                  <c:v>42681600</c:v>
                </c:pt>
                <c:pt idx="495">
                  <c:v>42768000</c:v>
                </c:pt>
                <c:pt idx="496">
                  <c:v>42854400</c:v>
                </c:pt>
                <c:pt idx="497">
                  <c:v>42940800</c:v>
                </c:pt>
                <c:pt idx="498">
                  <c:v>43027200</c:v>
                </c:pt>
                <c:pt idx="499">
                  <c:v>43113600</c:v>
                </c:pt>
                <c:pt idx="500">
                  <c:v>43200000</c:v>
                </c:pt>
                <c:pt idx="501">
                  <c:v>43286400</c:v>
                </c:pt>
                <c:pt idx="502">
                  <c:v>43372800</c:v>
                </c:pt>
                <c:pt idx="503">
                  <c:v>43459200</c:v>
                </c:pt>
                <c:pt idx="504">
                  <c:v>43545600</c:v>
                </c:pt>
                <c:pt idx="505">
                  <c:v>43632000</c:v>
                </c:pt>
                <c:pt idx="506">
                  <c:v>43718400</c:v>
                </c:pt>
                <c:pt idx="507">
                  <c:v>43804800</c:v>
                </c:pt>
                <c:pt idx="508">
                  <c:v>43891200</c:v>
                </c:pt>
                <c:pt idx="509">
                  <c:v>43977600</c:v>
                </c:pt>
                <c:pt idx="510">
                  <c:v>44064000</c:v>
                </c:pt>
                <c:pt idx="511">
                  <c:v>44150400</c:v>
                </c:pt>
                <c:pt idx="512">
                  <c:v>44236800</c:v>
                </c:pt>
                <c:pt idx="513">
                  <c:v>44323200</c:v>
                </c:pt>
                <c:pt idx="514">
                  <c:v>44409600</c:v>
                </c:pt>
                <c:pt idx="515">
                  <c:v>44496000</c:v>
                </c:pt>
                <c:pt idx="516">
                  <c:v>44582400</c:v>
                </c:pt>
                <c:pt idx="517">
                  <c:v>44668800</c:v>
                </c:pt>
                <c:pt idx="518">
                  <c:v>44755200</c:v>
                </c:pt>
                <c:pt idx="519">
                  <c:v>44841600</c:v>
                </c:pt>
                <c:pt idx="520">
                  <c:v>44928000</c:v>
                </c:pt>
                <c:pt idx="521">
                  <c:v>45014400</c:v>
                </c:pt>
                <c:pt idx="522">
                  <c:v>45100800</c:v>
                </c:pt>
                <c:pt idx="523">
                  <c:v>45187200</c:v>
                </c:pt>
                <c:pt idx="524">
                  <c:v>45273600</c:v>
                </c:pt>
                <c:pt idx="525">
                  <c:v>45360000</c:v>
                </c:pt>
                <c:pt idx="526">
                  <c:v>45446400</c:v>
                </c:pt>
                <c:pt idx="527">
                  <c:v>45532800</c:v>
                </c:pt>
                <c:pt idx="528">
                  <c:v>45619200</c:v>
                </c:pt>
                <c:pt idx="529">
                  <c:v>45705600</c:v>
                </c:pt>
                <c:pt idx="530">
                  <c:v>45792000</c:v>
                </c:pt>
                <c:pt idx="531">
                  <c:v>45878400</c:v>
                </c:pt>
                <c:pt idx="532">
                  <c:v>45964800</c:v>
                </c:pt>
                <c:pt idx="533">
                  <c:v>46051200</c:v>
                </c:pt>
                <c:pt idx="534">
                  <c:v>46137600</c:v>
                </c:pt>
                <c:pt idx="535">
                  <c:v>46224000</c:v>
                </c:pt>
                <c:pt idx="536">
                  <c:v>46310400</c:v>
                </c:pt>
                <c:pt idx="537">
                  <c:v>46396800</c:v>
                </c:pt>
                <c:pt idx="538">
                  <c:v>46483200</c:v>
                </c:pt>
                <c:pt idx="539">
                  <c:v>46569600</c:v>
                </c:pt>
                <c:pt idx="540">
                  <c:v>46656000</c:v>
                </c:pt>
                <c:pt idx="541">
                  <c:v>46742400</c:v>
                </c:pt>
                <c:pt idx="542">
                  <c:v>46828800</c:v>
                </c:pt>
                <c:pt idx="543">
                  <c:v>46915200</c:v>
                </c:pt>
                <c:pt idx="544">
                  <c:v>47001600</c:v>
                </c:pt>
                <c:pt idx="545">
                  <c:v>47088000</c:v>
                </c:pt>
                <c:pt idx="546">
                  <c:v>47174400</c:v>
                </c:pt>
                <c:pt idx="547">
                  <c:v>47260800</c:v>
                </c:pt>
                <c:pt idx="548">
                  <c:v>47347200</c:v>
                </c:pt>
                <c:pt idx="549">
                  <c:v>47433600</c:v>
                </c:pt>
                <c:pt idx="550">
                  <c:v>47520000</c:v>
                </c:pt>
                <c:pt idx="551">
                  <c:v>47606400</c:v>
                </c:pt>
                <c:pt idx="552">
                  <c:v>47692800</c:v>
                </c:pt>
                <c:pt idx="553">
                  <c:v>47779200</c:v>
                </c:pt>
                <c:pt idx="554">
                  <c:v>47865600</c:v>
                </c:pt>
                <c:pt idx="555">
                  <c:v>47952000</c:v>
                </c:pt>
                <c:pt idx="556">
                  <c:v>48038400</c:v>
                </c:pt>
                <c:pt idx="557">
                  <c:v>48124800</c:v>
                </c:pt>
                <c:pt idx="558">
                  <c:v>48211200</c:v>
                </c:pt>
                <c:pt idx="559">
                  <c:v>48297600</c:v>
                </c:pt>
                <c:pt idx="560">
                  <c:v>48384000</c:v>
                </c:pt>
                <c:pt idx="561">
                  <c:v>48470400</c:v>
                </c:pt>
                <c:pt idx="562">
                  <c:v>48556800</c:v>
                </c:pt>
                <c:pt idx="563">
                  <c:v>48643200</c:v>
                </c:pt>
                <c:pt idx="564">
                  <c:v>48729600</c:v>
                </c:pt>
                <c:pt idx="565">
                  <c:v>48816000</c:v>
                </c:pt>
                <c:pt idx="566">
                  <c:v>48902400</c:v>
                </c:pt>
                <c:pt idx="567">
                  <c:v>48988800</c:v>
                </c:pt>
                <c:pt idx="568">
                  <c:v>49075200</c:v>
                </c:pt>
                <c:pt idx="569">
                  <c:v>49161600</c:v>
                </c:pt>
                <c:pt idx="570">
                  <c:v>49248000</c:v>
                </c:pt>
                <c:pt idx="571">
                  <c:v>49334400</c:v>
                </c:pt>
                <c:pt idx="572">
                  <c:v>49420800</c:v>
                </c:pt>
                <c:pt idx="573">
                  <c:v>49507200</c:v>
                </c:pt>
                <c:pt idx="574">
                  <c:v>49593600</c:v>
                </c:pt>
                <c:pt idx="575">
                  <c:v>49680000</c:v>
                </c:pt>
                <c:pt idx="576">
                  <c:v>49766400</c:v>
                </c:pt>
                <c:pt idx="577">
                  <c:v>49852800</c:v>
                </c:pt>
                <c:pt idx="578">
                  <c:v>49939200</c:v>
                </c:pt>
                <c:pt idx="579">
                  <c:v>50025600</c:v>
                </c:pt>
                <c:pt idx="580">
                  <c:v>50112000</c:v>
                </c:pt>
                <c:pt idx="581">
                  <c:v>50198400</c:v>
                </c:pt>
                <c:pt idx="582">
                  <c:v>50284800</c:v>
                </c:pt>
                <c:pt idx="583">
                  <c:v>50371200</c:v>
                </c:pt>
                <c:pt idx="584">
                  <c:v>50457600</c:v>
                </c:pt>
                <c:pt idx="585">
                  <c:v>50544000</c:v>
                </c:pt>
                <c:pt idx="586">
                  <c:v>50630400</c:v>
                </c:pt>
                <c:pt idx="587">
                  <c:v>50716800</c:v>
                </c:pt>
                <c:pt idx="588">
                  <c:v>50803200</c:v>
                </c:pt>
                <c:pt idx="589">
                  <c:v>50889600</c:v>
                </c:pt>
                <c:pt idx="590">
                  <c:v>50976000</c:v>
                </c:pt>
                <c:pt idx="591">
                  <c:v>51062400</c:v>
                </c:pt>
                <c:pt idx="592">
                  <c:v>51148800</c:v>
                </c:pt>
                <c:pt idx="593">
                  <c:v>51235200</c:v>
                </c:pt>
                <c:pt idx="594">
                  <c:v>51321600</c:v>
                </c:pt>
                <c:pt idx="595">
                  <c:v>51408000</c:v>
                </c:pt>
                <c:pt idx="596">
                  <c:v>51494400</c:v>
                </c:pt>
                <c:pt idx="597">
                  <c:v>51580800</c:v>
                </c:pt>
                <c:pt idx="598">
                  <c:v>51667200</c:v>
                </c:pt>
                <c:pt idx="599">
                  <c:v>51753600</c:v>
                </c:pt>
                <c:pt idx="600">
                  <c:v>51840000</c:v>
                </c:pt>
                <c:pt idx="601">
                  <c:v>51926400</c:v>
                </c:pt>
                <c:pt idx="602">
                  <c:v>52012800</c:v>
                </c:pt>
                <c:pt idx="603">
                  <c:v>52099200</c:v>
                </c:pt>
                <c:pt idx="604">
                  <c:v>52185600</c:v>
                </c:pt>
                <c:pt idx="605">
                  <c:v>52272000</c:v>
                </c:pt>
                <c:pt idx="606">
                  <c:v>52358400</c:v>
                </c:pt>
                <c:pt idx="607">
                  <c:v>52444800</c:v>
                </c:pt>
                <c:pt idx="608">
                  <c:v>52531200</c:v>
                </c:pt>
                <c:pt idx="609">
                  <c:v>52617600</c:v>
                </c:pt>
                <c:pt idx="610">
                  <c:v>52704000</c:v>
                </c:pt>
                <c:pt idx="611">
                  <c:v>52790400</c:v>
                </c:pt>
                <c:pt idx="612">
                  <c:v>52876800</c:v>
                </c:pt>
                <c:pt idx="613">
                  <c:v>52963200</c:v>
                </c:pt>
                <c:pt idx="614">
                  <c:v>53049600</c:v>
                </c:pt>
                <c:pt idx="615">
                  <c:v>53136000</c:v>
                </c:pt>
                <c:pt idx="616">
                  <c:v>53222400</c:v>
                </c:pt>
                <c:pt idx="617">
                  <c:v>53308800</c:v>
                </c:pt>
                <c:pt idx="618">
                  <c:v>53395200</c:v>
                </c:pt>
                <c:pt idx="619">
                  <c:v>53481600</c:v>
                </c:pt>
                <c:pt idx="620">
                  <c:v>53568000</c:v>
                </c:pt>
                <c:pt idx="621">
                  <c:v>53654400</c:v>
                </c:pt>
                <c:pt idx="622">
                  <c:v>53740800</c:v>
                </c:pt>
                <c:pt idx="623">
                  <c:v>53827200</c:v>
                </c:pt>
                <c:pt idx="624">
                  <c:v>53913600</c:v>
                </c:pt>
                <c:pt idx="625">
                  <c:v>54000000</c:v>
                </c:pt>
                <c:pt idx="626">
                  <c:v>54086400</c:v>
                </c:pt>
                <c:pt idx="627">
                  <c:v>54172800</c:v>
                </c:pt>
                <c:pt idx="628">
                  <c:v>54259200</c:v>
                </c:pt>
                <c:pt idx="629">
                  <c:v>54345600</c:v>
                </c:pt>
                <c:pt idx="630">
                  <c:v>54432000</c:v>
                </c:pt>
                <c:pt idx="631">
                  <c:v>54518400</c:v>
                </c:pt>
                <c:pt idx="632">
                  <c:v>54604800</c:v>
                </c:pt>
                <c:pt idx="633">
                  <c:v>54691200</c:v>
                </c:pt>
                <c:pt idx="634">
                  <c:v>54777600</c:v>
                </c:pt>
                <c:pt idx="635">
                  <c:v>54864000</c:v>
                </c:pt>
                <c:pt idx="636">
                  <c:v>54950400</c:v>
                </c:pt>
                <c:pt idx="637">
                  <c:v>55036800</c:v>
                </c:pt>
                <c:pt idx="638">
                  <c:v>55123200</c:v>
                </c:pt>
                <c:pt idx="639">
                  <c:v>55209600</c:v>
                </c:pt>
                <c:pt idx="640">
                  <c:v>55296000</c:v>
                </c:pt>
                <c:pt idx="641">
                  <c:v>55382400</c:v>
                </c:pt>
                <c:pt idx="642">
                  <c:v>55468800</c:v>
                </c:pt>
                <c:pt idx="643">
                  <c:v>55555200</c:v>
                </c:pt>
                <c:pt idx="644">
                  <c:v>55641600</c:v>
                </c:pt>
                <c:pt idx="645">
                  <c:v>55728000</c:v>
                </c:pt>
                <c:pt idx="646">
                  <c:v>55814400</c:v>
                </c:pt>
                <c:pt idx="647">
                  <c:v>55900800</c:v>
                </c:pt>
                <c:pt idx="648">
                  <c:v>55987200</c:v>
                </c:pt>
                <c:pt idx="649">
                  <c:v>56073600</c:v>
                </c:pt>
                <c:pt idx="650">
                  <c:v>56160000</c:v>
                </c:pt>
                <c:pt idx="651">
                  <c:v>56246400</c:v>
                </c:pt>
                <c:pt idx="652">
                  <c:v>56332800</c:v>
                </c:pt>
                <c:pt idx="653">
                  <c:v>56419200</c:v>
                </c:pt>
                <c:pt idx="654">
                  <c:v>56505600</c:v>
                </c:pt>
                <c:pt idx="655">
                  <c:v>56592000</c:v>
                </c:pt>
                <c:pt idx="656">
                  <c:v>56678400</c:v>
                </c:pt>
                <c:pt idx="657">
                  <c:v>56764800</c:v>
                </c:pt>
                <c:pt idx="658">
                  <c:v>56851200</c:v>
                </c:pt>
                <c:pt idx="659">
                  <c:v>56937600</c:v>
                </c:pt>
                <c:pt idx="660">
                  <c:v>57024000</c:v>
                </c:pt>
                <c:pt idx="661">
                  <c:v>57110400</c:v>
                </c:pt>
                <c:pt idx="662">
                  <c:v>57196800</c:v>
                </c:pt>
                <c:pt idx="663">
                  <c:v>57283200</c:v>
                </c:pt>
                <c:pt idx="664">
                  <c:v>57369600</c:v>
                </c:pt>
                <c:pt idx="665">
                  <c:v>57456000</c:v>
                </c:pt>
                <c:pt idx="666">
                  <c:v>57542400</c:v>
                </c:pt>
                <c:pt idx="667">
                  <c:v>57628800</c:v>
                </c:pt>
                <c:pt idx="668">
                  <c:v>57715200</c:v>
                </c:pt>
                <c:pt idx="669">
                  <c:v>57801600</c:v>
                </c:pt>
                <c:pt idx="670">
                  <c:v>57888000</c:v>
                </c:pt>
                <c:pt idx="671">
                  <c:v>57974400</c:v>
                </c:pt>
                <c:pt idx="672">
                  <c:v>58060800</c:v>
                </c:pt>
                <c:pt idx="673">
                  <c:v>58147200</c:v>
                </c:pt>
                <c:pt idx="674">
                  <c:v>58233600</c:v>
                </c:pt>
                <c:pt idx="675">
                  <c:v>58320000</c:v>
                </c:pt>
                <c:pt idx="676">
                  <c:v>58406400</c:v>
                </c:pt>
                <c:pt idx="677">
                  <c:v>58492800</c:v>
                </c:pt>
                <c:pt idx="678">
                  <c:v>58579200</c:v>
                </c:pt>
                <c:pt idx="679">
                  <c:v>58665600</c:v>
                </c:pt>
                <c:pt idx="680">
                  <c:v>58752000</c:v>
                </c:pt>
                <c:pt idx="681">
                  <c:v>58838400</c:v>
                </c:pt>
                <c:pt idx="682">
                  <c:v>58924800</c:v>
                </c:pt>
                <c:pt idx="683">
                  <c:v>59011200</c:v>
                </c:pt>
                <c:pt idx="684">
                  <c:v>59097600</c:v>
                </c:pt>
                <c:pt idx="685">
                  <c:v>59184000</c:v>
                </c:pt>
                <c:pt idx="686">
                  <c:v>59270400</c:v>
                </c:pt>
                <c:pt idx="687">
                  <c:v>59356800</c:v>
                </c:pt>
                <c:pt idx="688">
                  <c:v>59443200</c:v>
                </c:pt>
                <c:pt idx="689">
                  <c:v>59529600</c:v>
                </c:pt>
                <c:pt idx="690">
                  <c:v>59616000</c:v>
                </c:pt>
                <c:pt idx="691">
                  <c:v>59702400</c:v>
                </c:pt>
                <c:pt idx="692">
                  <c:v>59788800</c:v>
                </c:pt>
                <c:pt idx="693">
                  <c:v>59875200</c:v>
                </c:pt>
                <c:pt idx="694">
                  <c:v>59961600</c:v>
                </c:pt>
                <c:pt idx="695">
                  <c:v>60048000</c:v>
                </c:pt>
                <c:pt idx="696">
                  <c:v>60134400</c:v>
                </c:pt>
                <c:pt idx="697">
                  <c:v>60220800</c:v>
                </c:pt>
                <c:pt idx="698">
                  <c:v>60307200</c:v>
                </c:pt>
                <c:pt idx="699">
                  <c:v>60393600</c:v>
                </c:pt>
                <c:pt idx="700">
                  <c:v>60480000</c:v>
                </c:pt>
                <c:pt idx="701">
                  <c:v>60566400</c:v>
                </c:pt>
                <c:pt idx="702">
                  <c:v>60652800</c:v>
                </c:pt>
                <c:pt idx="703">
                  <c:v>60739200</c:v>
                </c:pt>
                <c:pt idx="704">
                  <c:v>60825600</c:v>
                </c:pt>
                <c:pt idx="705">
                  <c:v>60912000</c:v>
                </c:pt>
                <c:pt idx="706">
                  <c:v>60998400</c:v>
                </c:pt>
                <c:pt idx="707">
                  <c:v>61084800</c:v>
                </c:pt>
                <c:pt idx="708">
                  <c:v>61171200</c:v>
                </c:pt>
                <c:pt idx="709">
                  <c:v>61257600</c:v>
                </c:pt>
                <c:pt idx="710">
                  <c:v>61344000</c:v>
                </c:pt>
                <c:pt idx="711">
                  <c:v>61430400</c:v>
                </c:pt>
                <c:pt idx="712">
                  <c:v>61516800</c:v>
                </c:pt>
                <c:pt idx="713">
                  <c:v>61603200</c:v>
                </c:pt>
                <c:pt idx="714">
                  <c:v>61689600</c:v>
                </c:pt>
                <c:pt idx="715">
                  <c:v>61776000</c:v>
                </c:pt>
                <c:pt idx="716">
                  <c:v>61862400</c:v>
                </c:pt>
                <c:pt idx="717">
                  <c:v>61948800</c:v>
                </c:pt>
                <c:pt idx="718">
                  <c:v>62035200</c:v>
                </c:pt>
                <c:pt idx="719">
                  <c:v>62121600</c:v>
                </c:pt>
                <c:pt idx="720">
                  <c:v>62208000</c:v>
                </c:pt>
                <c:pt idx="721">
                  <c:v>62294400</c:v>
                </c:pt>
                <c:pt idx="722">
                  <c:v>62380800</c:v>
                </c:pt>
                <c:pt idx="723">
                  <c:v>62467200</c:v>
                </c:pt>
                <c:pt idx="724">
                  <c:v>62553600</c:v>
                </c:pt>
                <c:pt idx="725">
                  <c:v>62640000</c:v>
                </c:pt>
                <c:pt idx="726">
                  <c:v>62726400</c:v>
                </c:pt>
                <c:pt idx="727">
                  <c:v>62812800</c:v>
                </c:pt>
                <c:pt idx="728">
                  <c:v>62899200</c:v>
                </c:pt>
                <c:pt idx="729">
                  <c:v>62985600</c:v>
                </c:pt>
                <c:pt idx="730">
                  <c:v>63072000</c:v>
                </c:pt>
                <c:pt idx="731">
                  <c:v>63158400</c:v>
                </c:pt>
                <c:pt idx="732">
                  <c:v>63244800</c:v>
                </c:pt>
                <c:pt idx="733">
                  <c:v>63331200</c:v>
                </c:pt>
                <c:pt idx="734">
                  <c:v>63417600</c:v>
                </c:pt>
                <c:pt idx="735">
                  <c:v>63504000</c:v>
                </c:pt>
                <c:pt idx="736">
                  <c:v>63590400</c:v>
                </c:pt>
                <c:pt idx="737">
                  <c:v>63676800</c:v>
                </c:pt>
                <c:pt idx="738">
                  <c:v>63763200</c:v>
                </c:pt>
                <c:pt idx="739">
                  <c:v>63849600</c:v>
                </c:pt>
                <c:pt idx="740">
                  <c:v>63936000</c:v>
                </c:pt>
                <c:pt idx="741">
                  <c:v>64022400</c:v>
                </c:pt>
                <c:pt idx="742">
                  <c:v>64108800</c:v>
                </c:pt>
                <c:pt idx="743">
                  <c:v>64195200</c:v>
                </c:pt>
                <c:pt idx="744">
                  <c:v>64281600</c:v>
                </c:pt>
                <c:pt idx="745">
                  <c:v>64368000</c:v>
                </c:pt>
                <c:pt idx="746">
                  <c:v>64454400</c:v>
                </c:pt>
                <c:pt idx="747">
                  <c:v>64540800</c:v>
                </c:pt>
                <c:pt idx="748">
                  <c:v>64627200</c:v>
                </c:pt>
                <c:pt idx="749">
                  <c:v>64713600</c:v>
                </c:pt>
                <c:pt idx="750">
                  <c:v>64800000</c:v>
                </c:pt>
                <c:pt idx="751">
                  <c:v>64886400</c:v>
                </c:pt>
                <c:pt idx="752">
                  <c:v>64972800</c:v>
                </c:pt>
                <c:pt idx="753">
                  <c:v>65059200</c:v>
                </c:pt>
                <c:pt idx="754">
                  <c:v>65145600</c:v>
                </c:pt>
                <c:pt idx="755">
                  <c:v>65232000</c:v>
                </c:pt>
                <c:pt idx="756">
                  <c:v>65318400</c:v>
                </c:pt>
                <c:pt idx="757">
                  <c:v>65404800</c:v>
                </c:pt>
                <c:pt idx="758">
                  <c:v>65491200</c:v>
                </c:pt>
                <c:pt idx="759">
                  <c:v>65577600</c:v>
                </c:pt>
                <c:pt idx="760">
                  <c:v>65664000</c:v>
                </c:pt>
                <c:pt idx="761">
                  <c:v>65750400</c:v>
                </c:pt>
                <c:pt idx="762">
                  <c:v>65836800</c:v>
                </c:pt>
                <c:pt idx="763">
                  <c:v>65923200</c:v>
                </c:pt>
                <c:pt idx="764">
                  <c:v>66009600</c:v>
                </c:pt>
                <c:pt idx="765">
                  <c:v>66096000</c:v>
                </c:pt>
                <c:pt idx="766">
                  <c:v>66182400</c:v>
                </c:pt>
                <c:pt idx="767">
                  <c:v>66268800</c:v>
                </c:pt>
                <c:pt idx="768">
                  <c:v>66355200</c:v>
                </c:pt>
                <c:pt idx="769">
                  <c:v>66441600</c:v>
                </c:pt>
                <c:pt idx="770">
                  <c:v>66528000</c:v>
                </c:pt>
                <c:pt idx="771">
                  <c:v>66614400</c:v>
                </c:pt>
                <c:pt idx="772">
                  <c:v>66700800</c:v>
                </c:pt>
                <c:pt idx="773">
                  <c:v>66787200</c:v>
                </c:pt>
                <c:pt idx="774">
                  <c:v>66873600</c:v>
                </c:pt>
                <c:pt idx="775">
                  <c:v>66960000</c:v>
                </c:pt>
                <c:pt idx="776">
                  <c:v>67046400</c:v>
                </c:pt>
                <c:pt idx="777">
                  <c:v>67132800</c:v>
                </c:pt>
                <c:pt idx="778">
                  <c:v>67219200</c:v>
                </c:pt>
                <c:pt idx="779">
                  <c:v>67305600</c:v>
                </c:pt>
                <c:pt idx="780">
                  <c:v>67392000</c:v>
                </c:pt>
                <c:pt idx="781">
                  <c:v>67478400</c:v>
                </c:pt>
                <c:pt idx="782">
                  <c:v>67564800</c:v>
                </c:pt>
                <c:pt idx="783">
                  <c:v>67651200</c:v>
                </c:pt>
                <c:pt idx="784">
                  <c:v>67737600</c:v>
                </c:pt>
                <c:pt idx="785">
                  <c:v>67824000</c:v>
                </c:pt>
                <c:pt idx="786">
                  <c:v>67910400</c:v>
                </c:pt>
                <c:pt idx="787">
                  <c:v>67996800</c:v>
                </c:pt>
                <c:pt idx="788">
                  <c:v>68083200</c:v>
                </c:pt>
                <c:pt idx="789">
                  <c:v>68169600</c:v>
                </c:pt>
                <c:pt idx="790">
                  <c:v>68256000</c:v>
                </c:pt>
                <c:pt idx="791">
                  <c:v>68342400</c:v>
                </c:pt>
                <c:pt idx="792">
                  <c:v>68428800</c:v>
                </c:pt>
                <c:pt idx="793">
                  <c:v>68515200</c:v>
                </c:pt>
                <c:pt idx="794">
                  <c:v>68601600</c:v>
                </c:pt>
                <c:pt idx="795">
                  <c:v>68688000</c:v>
                </c:pt>
                <c:pt idx="796">
                  <c:v>68774400</c:v>
                </c:pt>
                <c:pt idx="797">
                  <c:v>68860800</c:v>
                </c:pt>
                <c:pt idx="798">
                  <c:v>68947200</c:v>
                </c:pt>
                <c:pt idx="799">
                  <c:v>69033600</c:v>
                </c:pt>
                <c:pt idx="800">
                  <c:v>69120000</c:v>
                </c:pt>
                <c:pt idx="801">
                  <c:v>69206400</c:v>
                </c:pt>
                <c:pt idx="802">
                  <c:v>69292800</c:v>
                </c:pt>
                <c:pt idx="803">
                  <c:v>69379200</c:v>
                </c:pt>
                <c:pt idx="804">
                  <c:v>69465600</c:v>
                </c:pt>
                <c:pt idx="805">
                  <c:v>69552000</c:v>
                </c:pt>
                <c:pt idx="806">
                  <c:v>69638400</c:v>
                </c:pt>
                <c:pt idx="807">
                  <c:v>69724800</c:v>
                </c:pt>
                <c:pt idx="808">
                  <c:v>69811200</c:v>
                </c:pt>
                <c:pt idx="809">
                  <c:v>69897600</c:v>
                </c:pt>
                <c:pt idx="810">
                  <c:v>69984000</c:v>
                </c:pt>
                <c:pt idx="811">
                  <c:v>70070400</c:v>
                </c:pt>
                <c:pt idx="812">
                  <c:v>70156800</c:v>
                </c:pt>
                <c:pt idx="813">
                  <c:v>70243200</c:v>
                </c:pt>
                <c:pt idx="814">
                  <c:v>70329600</c:v>
                </c:pt>
                <c:pt idx="815">
                  <c:v>70416000</c:v>
                </c:pt>
                <c:pt idx="816">
                  <c:v>70502400</c:v>
                </c:pt>
                <c:pt idx="817">
                  <c:v>70588800</c:v>
                </c:pt>
                <c:pt idx="818">
                  <c:v>70675200</c:v>
                </c:pt>
                <c:pt idx="819">
                  <c:v>70761600</c:v>
                </c:pt>
                <c:pt idx="820">
                  <c:v>70848000</c:v>
                </c:pt>
                <c:pt idx="821">
                  <c:v>70934400</c:v>
                </c:pt>
                <c:pt idx="822">
                  <c:v>71020800</c:v>
                </c:pt>
                <c:pt idx="823">
                  <c:v>71107200</c:v>
                </c:pt>
                <c:pt idx="824">
                  <c:v>71193600</c:v>
                </c:pt>
                <c:pt idx="825">
                  <c:v>71280000</c:v>
                </c:pt>
                <c:pt idx="826">
                  <c:v>71366400</c:v>
                </c:pt>
                <c:pt idx="827">
                  <c:v>71452800</c:v>
                </c:pt>
                <c:pt idx="828">
                  <c:v>71539200</c:v>
                </c:pt>
                <c:pt idx="829">
                  <c:v>71625600</c:v>
                </c:pt>
                <c:pt idx="830">
                  <c:v>71712000</c:v>
                </c:pt>
                <c:pt idx="831">
                  <c:v>71798400</c:v>
                </c:pt>
                <c:pt idx="832">
                  <c:v>71884800</c:v>
                </c:pt>
                <c:pt idx="833">
                  <c:v>71971200</c:v>
                </c:pt>
                <c:pt idx="834">
                  <c:v>72057600</c:v>
                </c:pt>
                <c:pt idx="835">
                  <c:v>72144000</c:v>
                </c:pt>
                <c:pt idx="836">
                  <c:v>72230400</c:v>
                </c:pt>
                <c:pt idx="837">
                  <c:v>72316800</c:v>
                </c:pt>
                <c:pt idx="838">
                  <c:v>72403200</c:v>
                </c:pt>
                <c:pt idx="839">
                  <c:v>72489600</c:v>
                </c:pt>
                <c:pt idx="840">
                  <c:v>72576000</c:v>
                </c:pt>
                <c:pt idx="841">
                  <c:v>72662400</c:v>
                </c:pt>
                <c:pt idx="842">
                  <c:v>72748800</c:v>
                </c:pt>
                <c:pt idx="843">
                  <c:v>72835200</c:v>
                </c:pt>
                <c:pt idx="844">
                  <c:v>72921600</c:v>
                </c:pt>
                <c:pt idx="845">
                  <c:v>73008000</c:v>
                </c:pt>
                <c:pt idx="846">
                  <c:v>73094400</c:v>
                </c:pt>
                <c:pt idx="847">
                  <c:v>73180800</c:v>
                </c:pt>
                <c:pt idx="848">
                  <c:v>73267200</c:v>
                </c:pt>
                <c:pt idx="849">
                  <c:v>73353600</c:v>
                </c:pt>
                <c:pt idx="850">
                  <c:v>73440000</c:v>
                </c:pt>
                <c:pt idx="851">
                  <c:v>73526400</c:v>
                </c:pt>
                <c:pt idx="852">
                  <c:v>73612800</c:v>
                </c:pt>
                <c:pt idx="853">
                  <c:v>73699200</c:v>
                </c:pt>
                <c:pt idx="854">
                  <c:v>73785600</c:v>
                </c:pt>
                <c:pt idx="855">
                  <c:v>73872000</c:v>
                </c:pt>
                <c:pt idx="856">
                  <c:v>73958400</c:v>
                </c:pt>
                <c:pt idx="857">
                  <c:v>74044800</c:v>
                </c:pt>
                <c:pt idx="858">
                  <c:v>74131200</c:v>
                </c:pt>
                <c:pt idx="859">
                  <c:v>74217600</c:v>
                </c:pt>
                <c:pt idx="860">
                  <c:v>74304000</c:v>
                </c:pt>
                <c:pt idx="861">
                  <c:v>74390400</c:v>
                </c:pt>
                <c:pt idx="862">
                  <c:v>74476800</c:v>
                </c:pt>
                <c:pt idx="863">
                  <c:v>74563200</c:v>
                </c:pt>
                <c:pt idx="864">
                  <c:v>74649600</c:v>
                </c:pt>
                <c:pt idx="865">
                  <c:v>74736000</c:v>
                </c:pt>
                <c:pt idx="866">
                  <c:v>74822400</c:v>
                </c:pt>
                <c:pt idx="867">
                  <c:v>74908800</c:v>
                </c:pt>
                <c:pt idx="868">
                  <c:v>74995200</c:v>
                </c:pt>
                <c:pt idx="869">
                  <c:v>75081600</c:v>
                </c:pt>
                <c:pt idx="870">
                  <c:v>75168000</c:v>
                </c:pt>
                <c:pt idx="871">
                  <c:v>75254400</c:v>
                </c:pt>
                <c:pt idx="872">
                  <c:v>75340800</c:v>
                </c:pt>
                <c:pt idx="873">
                  <c:v>75427200</c:v>
                </c:pt>
                <c:pt idx="874">
                  <c:v>75513600</c:v>
                </c:pt>
                <c:pt idx="875">
                  <c:v>75600000</c:v>
                </c:pt>
                <c:pt idx="876">
                  <c:v>75686400</c:v>
                </c:pt>
                <c:pt idx="877">
                  <c:v>75772800</c:v>
                </c:pt>
                <c:pt idx="878">
                  <c:v>75859200</c:v>
                </c:pt>
                <c:pt idx="879">
                  <c:v>75945600</c:v>
                </c:pt>
                <c:pt idx="880">
                  <c:v>76032000</c:v>
                </c:pt>
                <c:pt idx="881">
                  <c:v>76118400</c:v>
                </c:pt>
                <c:pt idx="882">
                  <c:v>76204800</c:v>
                </c:pt>
                <c:pt idx="883">
                  <c:v>76291200</c:v>
                </c:pt>
                <c:pt idx="884">
                  <c:v>76377600</c:v>
                </c:pt>
                <c:pt idx="885">
                  <c:v>76464000</c:v>
                </c:pt>
                <c:pt idx="886">
                  <c:v>76550400</c:v>
                </c:pt>
                <c:pt idx="887">
                  <c:v>76636800</c:v>
                </c:pt>
                <c:pt idx="888">
                  <c:v>76723200</c:v>
                </c:pt>
                <c:pt idx="889">
                  <c:v>76809600</c:v>
                </c:pt>
                <c:pt idx="890">
                  <c:v>76896000</c:v>
                </c:pt>
                <c:pt idx="891">
                  <c:v>76982400</c:v>
                </c:pt>
                <c:pt idx="892">
                  <c:v>77068800</c:v>
                </c:pt>
                <c:pt idx="893">
                  <c:v>77155200</c:v>
                </c:pt>
                <c:pt idx="894">
                  <c:v>77241600</c:v>
                </c:pt>
                <c:pt idx="895">
                  <c:v>77328000</c:v>
                </c:pt>
                <c:pt idx="896">
                  <c:v>77414400</c:v>
                </c:pt>
                <c:pt idx="897">
                  <c:v>77500800</c:v>
                </c:pt>
                <c:pt idx="898">
                  <c:v>77587200</c:v>
                </c:pt>
                <c:pt idx="899">
                  <c:v>77673600</c:v>
                </c:pt>
                <c:pt idx="900">
                  <c:v>77760000</c:v>
                </c:pt>
                <c:pt idx="901">
                  <c:v>77846400</c:v>
                </c:pt>
                <c:pt idx="902">
                  <c:v>77932800</c:v>
                </c:pt>
                <c:pt idx="903">
                  <c:v>78019200</c:v>
                </c:pt>
                <c:pt idx="904">
                  <c:v>78105600</c:v>
                </c:pt>
                <c:pt idx="905">
                  <c:v>78192000</c:v>
                </c:pt>
                <c:pt idx="906">
                  <c:v>78278400</c:v>
                </c:pt>
                <c:pt idx="907">
                  <c:v>78364800</c:v>
                </c:pt>
                <c:pt idx="908">
                  <c:v>78451200</c:v>
                </c:pt>
                <c:pt idx="909">
                  <c:v>78537600</c:v>
                </c:pt>
                <c:pt idx="910">
                  <c:v>78624000</c:v>
                </c:pt>
                <c:pt idx="911">
                  <c:v>78710400</c:v>
                </c:pt>
                <c:pt idx="912">
                  <c:v>78796800</c:v>
                </c:pt>
                <c:pt idx="913">
                  <c:v>78883200</c:v>
                </c:pt>
                <c:pt idx="914">
                  <c:v>78969600</c:v>
                </c:pt>
                <c:pt idx="915">
                  <c:v>79056000</c:v>
                </c:pt>
                <c:pt idx="916">
                  <c:v>79142400</c:v>
                </c:pt>
                <c:pt idx="917">
                  <c:v>79228800</c:v>
                </c:pt>
                <c:pt idx="918">
                  <c:v>79315200</c:v>
                </c:pt>
                <c:pt idx="919">
                  <c:v>79401600</c:v>
                </c:pt>
                <c:pt idx="920">
                  <c:v>79488000</c:v>
                </c:pt>
                <c:pt idx="921">
                  <c:v>79574400</c:v>
                </c:pt>
                <c:pt idx="922">
                  <c:v>79660800</c:v>
                </c:pt>
                <c:pt idx="923">
                  <c:v>79747200</c:v>
                </c:pt>
                <c:pt idx="924">
                  <c:v>79833600</c:v>
                </c:pt>
                <c:pt idx="925">
                  <c:v>79920000</c:v>
                </c:pt>
                <c:pt idx="926">
                  <c:v>80006400</c:v>
                </c:pt>
                <c:pt idx="927">
                  <c:v>80092800</c:v>
                </c:pt>
                <c:pt idx="928">
                  <c:v>80179200</c:v>
                </c:pt>
                <c:pt idx="929">
                  <c:v>80265600</c:v>
                </c:pt>
                <c:pt idx="930">
                  <c:v>80352000</c:v>
                </c:pt>
                <c:pt idx="931">
                  <c:v>80438400</c:v>
                </c:pt>
                <c:pt idx="932">
                  <c:v>80524800</c:v>
                </c:pt>
                <c:pt idx="933">
                  <c:v>80611200</c:v>
                </c:pt>
                <c:pt idx="934">
                  <c:v>80697600</c:v>
                </c:pt>
                <c:pt idx="935">
                  <c:v>80784000</c:v>
                </c:pt>
                <c:pt idx="936">
                  <c:v>80870400</c:v>
                </c:pt>
                <c:pt idx="937">
                  <c:v>80956800</c:v>
                </c:pt>
                <c:pt idx="938">
                  <c:v>81043200</c:v>
                </c:pt>
                <c:pt idx="939">
                  <c:v>81129600</c:v>
                </c:pt>
                <c:pt idx="940">
                  <c:v>81216000</c:v>
                </c:pt>
                <c:pt idx="941">
                  <c:v>81302400</c:v>
                </c:pt>
                <c:pt idx="942">
                  <c:v>81388800</c:v>
                </c:pt>
                <c:pt idx="943">
                  <c:v>81475200</c:v>
                </c:pt>
                <c:pt idx="944">
                  <c:v>81561600</c:v>
                </c:pt>
                <c:pt idx="945">
                  <c:v>81648000</c:v>
                </c:pt>
                <c:pt idx="946">
                  <c:v>81734400</c:v>
                </c:pt>
                <c:pt idx="947">
                  <c:v>81820800</c:v>
                </c:pt>
                <c:pt idx="948">
                  <c:v>81907200</c:v>
                </c:pt>
                <c:pt idx="949">
                  <c:v>81993600</c:v>
                </c:pt>
                <c:pt idx="950">
                  <c:v>82080000</c:v>
                </c:pt>
                <c:pt idx="951">
                  <c:v>82166400</c:v>
                </c:pt>
                <c:pt idx="952">
                  <c:v>82252800</c:v>
                </c:pt>
                <c:pt idx="953">
                  <c:v>82339200</c:v>
                </c:pt>
                <c:pt idx="954">
                  <c:v>82425600</c:v>
                </c:pt>
                <c:pt idx="955">
                  <c:v>82512000</c:v>
                </c:pt>
                <c:pt idx="956">
                  <c:v>82598400</c:v>
                </c:pt>
                <c:pt idx="957">
                  <c:v>82684800</c:v>
                </c:pt>
                <c:pt idx="958">
                  <c:v>82771200</c:v>
                </c:pt>
                <c:pt idx="959">
                  <c:v>82857600</c:v>
                </c:pt>
                <c:pt idx="960">
                  <c:v>82944000</c:v>
                </c:pt>
                <c:pt idx="961">
                  <c:v>83030400</c:v>
                </c:pt>
                <c:pt idx="962">
                  <c:v>83116800</c:v>
                </c:pt>
                <c:pt idx="963">
                  <c:v>83203200</c:v>
                </c:pt>
                <c:pt idx="964">
                  <c:v>83289600</c:v>
                </c:pt>
                <c:pt idx="965">
                  <c:v>83376000</c:v>
                </c:pt>
                <c:pt idx="966">
                  <c:v>83462400</c:v>
                </c:pt>
                <c:pt idx="967">
                  <c:v>83548800</c:v>
                </c:pt>
                <c:pt idx="968">
                  <c:v>83635200</c:v>
                </c:pt>
                <c:pt idx="969">
                  <c:v>83721600</c:v>
                </c:pt>
                <c:pt idx="970">
                  <c:v>83808000</c:v>
                </c:pt>
                <c:pt idx="971">
                  <c:v>83894400</c:v>
                </c:pt>
                <c:pt idx="972">
                  <c:v>83980800</c:v>
                </c:pt>
                <c:pt idx="973">
                  <c:v>84067200</c:v>
                </c:pt>
                <c:pt idx="974">
                  <c:v>84153600</c:v>
                </c:pt>
                <c:pt idx="975">
                  <c:v>84240000</c:v>
                </c:pt>
                <c:pt idx="976">
                  <c:v>84326400</c:v>
                </c:pt>
                <c:pt idx="977">
                  <c:v>84412800</c:v>
                </c:pt>
                <c:pt idx="978">
                  <c:v>84499200</c:v>
                </c:pt>
                <c:pt idx="979">
                  <c:v>84585600</c:v>
                </c:pt>
                <c:pt idx="980">
                  <c:v>84672000</c:v>
                </c:pt>
                <c:pt idx="981">
                  <c:v>84758400</c:v>
                </c:pt>
                <c:pt idx="982">
                  <c:v>84844800</c:v>
                </c:pt>
                <c:pt idx="983">
                  <c:v>84931200</c:v>
                </c:pt>
                <c:pt idx="984">
                  <c:v>85017600</c:v>
                </c:pt>
                <c:pt idx="985">
                  <c:v>85104000</c:v>
                </c:pt>
                <c:pt idx="986">
                  <c:v>85190400</c:v>
                </c:pt>
                <c:pt idx="987">
                  <c:v>85276800</c:v>
                </c:pt>
                <c:pt idx="988">
                  <c:v>85363200</c:v>
                </c:pt>
                <c:pt idx="989">
                  <c:v>85449600</c:v>
                </c:pt>
                <c:pt idx="990">
                  <c:v>85536000</c:v>
                </c:pt>
                <c:pt idx="991">
                  <c:v>85622400</c:v>
                </c:pt>
                <c:pt idx="992">
                  <c:v>85708800</c:v>
                </c:pt>
                <c:pt idx="993">
                  <c:v>85795200</c:v>
                </c:pt>
                <c:pt idx="994">
                  <c:v>85881600</c:v>
                </c:pt>
                <c:pt idx="995">
                  <c:v>85968000</c:v>
                </c:pt>
                <c:pt idx="996">
                  <c:v>86054400</c:v>
                </c:pt>
                <c:pt idx="997">
                  <c:v>86140800</c:v>
                </c:pt>
                <c:pt idx="998">
                  <c:v>86227200</c:v>
                </c:pt>
                <c:pt idx="999">
                  <c:v>86313600</c:v>
                </c:pt>
                <c:pt idx="1000">
                  <c:v>86400000</c:v>
                </c:pt>
                <c:pt idx="1001">
                  <c:v>86486400</c:v>
                </c:pt>
                <c:pt idx="1002">
                  <c:v>86572800</c:v>
                </c:pt>
                <c:pt idx="1003">
                  <c:v>86659200</c:v>
                </c:pt>
                <c:pt idx="1004">
                  <c:v>86745600</c:v>
                </c:pt>
                <c:pt idx="1005">
                  <c:v>86832000</c:v>
                </c:pt>
                <c:pt idx="1006">
                  <c:v>86918400</c:v>
                </c:pt>
                <c:pt idx="1007">
                  <c:v>87004800</c:v>
                </c:pt>
                <c:pt idx="1008">
                  <c:v>87091200</c:v>
                </c:pt>
                <c:pt idx="1009">
                  <c:v>87177600</c:v>
                </c:pt>
                <c:pt idx="1010">
                  <c:v>87264000</c:v>
                </c:pt>
                <c:pt idx="1011">
                  <c:v>87350400</c:v>
                </c:pt>
                <c:pt idx="1012">
                  <c:v>87436800</c:v>
                </c:pt>
                <c:pt idx="1013">
                  <c:v>87523200</c:v>
                </c:pt>
                <c:pt idx="1014">
                  <c:v>87609600</c:v>
                </c:pt>
                <c:pt idx="1015">
                  <c:v>87696000</c:v>
                </c:pt>
                <c:pt idx="1016">
                  <c:v>87782400</c:v>
                </c:pt>
                <c:pt idx="1017">
                  <c:v>87868800</c:v>
                </c:pt>
                <c:pt idx="1018">
                  <c:v>87955200</c:v>
                </c:pt>
                <c:pt idx="1019">
                  <c:v>88041600</c:v>
                </c:pt>
                <c:pt idx="1020">
                  <c:v>88128000</c:v>
                </c:pt>
                <c:pt idx="1021">
                  <c:v>88214400</c:v>
                </c:pt>
                <c:pt idx="1022">
                  <c:v>88300800</c:v>
                </c:pt>
                <c:pt idx="1023">
                  <c:v>88387200</c:v>
                </c:pt>
                <c:pt idx="1024">
                  <c:v>88473600</c:v>
                </c:pt>
                <c:pt idx="1025">
                  <c:v>88560000</c:v>
                </c:pt>
                <c:pt idx="1026">
                  <c:v>88646400</c:v>
                </c:pt>
                <c:pt idx="1027">
                  <c:v>88732800</c:v>
                </c:pt>
                <c:pt idx="1028">
                  <c:v>88819200</c:v>
                </c:pt>
                <c:pt idx="1029">
                  <c:v>88905600</c:v>
                </c:pt>
                <c:pt idx="1030">
                  <c:v>88992000</c:v>
                </c:pt>
                <c:pt idx="1031">
                  <c:v>89078400</c:v>
                </c:pt>
                <c:pt idx="1032">
                  <c:v>89164800</c:v>
                </c:pt>
                <c:pt idx="1033">
                  <c:v>89251200</c:v>
                </c:pt>
                <c:pt idx="1034">
                  <c:v>89337600</c:v>
                </c:pt>
                <c:pt idx="1035">
                  <c:v>89424000</c:v>
                </c:pt>
                <c:pt idx="1036">
                  <c:v>89510400</c:v>
                </c:pt>
                <c:pt idx="1037">
                  <c:v>89596800</c:v>
                </c:pt>
                <c:pt idx="1038">
                  <c:v>89683200</c:v>
                </c:pt>
                <c:pt idx="1039">
                  <c:v>89769600</c:v>
                </c:pt>
                <c:pt idx="1040">
                  <c:v>89856000</c:v>
                </c:pt>
                <c:pt idx="1041">
                  <c:v>89942400</c:v>
                </c:pt>
                <c:pt idx="1042">
                  <c:v>90028800</c:v>
                </c:pt>
                <c:pt idx="1043">
                  <c:v>90115200</c:v>
                </c:pt>
                <c:pt idx="1044">
                  <c:v>90201600</c:v>
                </c:pt>
                <c:pt idx="1045">
                  <c:v>90288000</c:v>
                </c:pt>
                <c:pt idx="1046">
                  <c:v>90374400</c:v>
                </c:pt>
                <c:pt idx="1047">
                  <c:v>90460800</c:v>
                </c:pt>
                <c:pt idx="1048">
                  <c:v>90547200</c:v>
                </c:pt>
                <c:pt idx="1049">
                  <c:v>90633600</c:v>
                </c:pt>
                <c:pt idx="1050">
                  <c:v>90720000</c:v>
                </c:pt>
                <c:pt idx="1051">
                  <c:v>90806400</c:v>
                </c:pt>
                <c:pt idx="1052">
                  <c:v>90892800</c:v>
                </c:pt>
                <c:pt idx="1053">
                  <c:v>90979200</c:v>
                </c:pt>
                <c:pt idx="1054">
                  <c:v>91065600</c:v>
                </c:pt>
                <c:pt idx="1055">
                  <c:v>91152000</c:v>
                </c:pt>
                <c:pt idx="1056">
                  <c:v>91238400</c:v>
                </c:pt>
                <c:pt idx="1057">
                  <c:v>91324800</c:v>
                </c:pt>
                <c:pt idx="1058">
                  <c:v>91411200</c:v>
                </c:pt>
                <c:pt idx="1059">
                  <c:v>91497600</c:v>
                </c:pt>
                <c:pt idx="1060">
                  <c:v>91584000</c:v>
                </c:pt>
                <c:pt idx="1061">
                  <c:v>91670400</c:v>
                </c:pt>
                <c:pt idx="1062">
                  <c:v>91756800</c:v>
                </c:pt>
                <c:pt idx="1063">
                  <c:v>91843200</c:v>
                </c:pt>
                <c:pt idx="1064">
                  <c:v>91929600</c:v>
                </c:pt>
                <c:pt idx="1065">
                  <c:v>92016000</c:v>
                </c:pt>
                <c:pt idx="1066">
                  <c:v>92102400</c:v>
                </c:pt>
                <c:pt idx="1067">
                  <c:v>92188800</c:v>
                </c:pt>
                <c:pt idx="1068">
                  <c:v>92275200</c:v>
                </c:pt>
                <c:pt idx="1069">
                  <c:v>92361600</c:v>
                </c:pt>
                <c:pt idx="1070">
                  <c:v>92448000</c:v>
                </c:pt>
                <c:pt idx="1071">
                  <c:v>92534400</c:v>
                </c:pt>
                <c:pt idx="1072">
                  <c:v>92620800</c:v>
                </c:pt>
                <c:pt idx="1073">
                  <c:v>92707200</c:v>
                </c:pt>
                <c:pt idx="1074">
                  <c:v>92793600</c:v>
                </c:pt>
                <c:pt idx="1075">
                  <c:v>92880000</c:v>
                </c:pt>
                <c:pt idx="1076">
                  <c:v>92966400</c:v>
                </c:pt>
                <c:pt idx="1077">
                  <c:v>93052800</c:v>
                </c:pt>
                <c:pt idx="1078">
                  <c:v>93139200</c:v>
                </c:pt>
                <c:pt idx="1079">
                  <c:v>93225600</c:v>
                </c:pt>
                <c:pt idx="1080">
                  <c:v>93312000</c:v>
                </c:pt>
                <c:pt idx="1081">
                  <c:v>93398400</c:v>
                </c:pt>
                <c:pt idx="1082">
                  <c:v>93484800</c:v>
                </c:pt>
                <c:pt idx="1083">
                  <c:v>93571200</c:v>
                </c:pt>
                <c:pt idx="1084">
                  <c:v>93657600</c:v>
                </c:pt>
                <c:pt idx="1085">
                  <c:v>93744000</c:v>
                </c:pt>
                <c:pt idx="1086">
                  <c:v>93830400</c:v>
                </c:pt>
                <c:pt idx="1087">
                  <c:v>93916800</c:v>
                </c:pt>
                <c:pt idx="1088">
                  <c:v>94003200</c:v>
                </c:pt>
                <c:pt idx="1089">
                  <c:v>94089600</c:v>
                </c:pt>
                <c:pt idx="1090">
                  <c:v>94176000</c:v>
                </c:pt>
                <c:pt idx="1091">
                  <c:v>94262400</c:v>
                </c:pt>
                <c:pt idx="1092">
                  <c:v>94348800</c:v>
                </c:pt>
                <c:pt idx="1093">
                  <c:v>94435200</c:v>
                </c:pt>
                <c:pt idx="1094">
                  <c:v>94521600</c:v>
                </c:pt>
                <c:pt idx="1095">
                  <c:v>94608000</c:v>
                </c:pt>
                <c:pt idx="1096">
                  <c:v>94694400</c:v>
                </c:pt>
                <c:pt idx="1097">
                  <c:v>94780800</c:v>
                </c:pt>
                <c:pt idx="1098">
                  <c:v>94867200</c:v>
                </c:pt>
                <c:pt idx="1099">
                  <c:v>94953600</c:v>
                </c:pt>
                <c:pt idx="1100">
                  <c:v>95040000</c:v>
                </c:pt>
                <c:pt idx="1101">
                  <c:v>95126400</c:v>
                </c:pt>
                <c:pt idx="1102">
                  <c:v>95212800</c:v>
                </c:pt>
                <c:pt idx="1103">
                  <c:v>95299200</c:v>
                </c:pt>
                <c:pt idx="1104">
                  <c:v>95385600</c:v>
                </c:pt>
                <c:pt idx="1105">
                  <c:v>95472000</c:v>
                </c:pt>
                <c:pt idx="1106">
                  <c:v>95558400</c:v>
                </c:pt>
                <c:pt idx="1107">
                  <c:v>95644800</c:v>
                </c:pt>
                <c:pt idx="1108">
                  <c:v>95731200</c:v>
                </c:pt>
                <c:pt idx="1109">
                  <c:v>95817600</c:v>
                </c:pt>
                <c:pt idx="1110">
                  <c:v>95904000</c:v>
                </c:pt>
                <c:pt idx="1111">
                  <c:v>95990400</c:v>
                </c:pt>
                <c:pt idx="1112">
                  <c:v>96076800</c:v>
                </c:pt>
                <c:pt idx="1113">
                  <c:v>96163200</c:v>
                </c:pt>
                <c:pt idx="1114">
                  <c:v>96249600</c:v>
                </c:pt>
                <c:pt idx="1115">
                  <c:v>96336000</c:v>
                </c:pt>
                <c:pt idx="1116">
                  <c:v>96422400</c:v>
                </c:pt>
                <c:pt idx="1117">
                  <c:v>96508800</c:v>
                </c:pt>
                <c:pt idx="1118">
                  <c:v>96595200</c:v>
                </c:pt>
                <c:pt idx="1119">
                  <c:v>96681600</c:v>
                </c:pt>
                <c:pt idx="1120">
                  <c:v>96768000</c:v>
                </c:pt>
                <c:pt idx="1121">
                  <c:v>96854400</c:v>
                </c:pt>
                <c:pt idx="1122">
                  <c:v>96940800</c:v>
                </c:pt>
                <c:pt idx="1123">
                  <c:v>97027200</c:v>
                </c:pt>
                <c:pt idx="1124">
                  <c:v>97113600</c:v>
                </c:pt>
                <c:pt idx="1125">
                  <c:v>97200000</c:v>
                </c:pt>
                <c:pt idx="1126">
                  <c:v>97286400</c:v>
                </c:pt>
                <c:pt idx="1127">
                  <c:v>97372800</c:v>
                </c:pt>
                <c:pt idx="1128">
                  <c:v>97459200</c:v>
                </c:pt>
                <c:pt idx="1129">
                  <c:v>97545600</c:v>
                </c:pt>
                <c:pt idx="1130">
                  <c:v>97632000</c:v>
                </c:pt>
                <c:pt idx="1131">
                  <c:v>97718400</c:v>
                </c:pt>
                <c:pt idx="1132">
                  <c:v>97804800</c:v>
                </c:pt>
                <c:pt idx="1133">
                  <c:v>97891200</c:v>
                </c:pt>
                <c:pt idx="1134">
                  <c:v>97977600</c:v>
                </c:pt>
                <c:pt idx="1135">
                  <c:v>98064000</c:v>
                </c:pt>
                <c:pt idx="1136">
                  <c:v>98150400</c:v>
                </c:pt>
                <c:pt idx="1137">
                  <c:v>98236800</c:v>
                </c:pt>
                <c:pt idx="1138">
                  <c:v>98323200</c:v>
                </c:pt>
                <c:pt idx="1139">
                  <c:v>98409600</c:v>
                </c:pt>
                <c:pt idx="1140">
                  <c:v>98496000</c:v>
                </c:pt>
                <c:pt idx="1141">
                  <c:v>98582400</c:v>
                </c:pt>
                <c:pt idx="1142">
                  <c:v>98668800</c:v>
                </c:pt>
                <c:pt idx="1143">
                  <c:v>98755200</c:v>
                </c:pt>
                <c:pt idx="1144">
                  <c:v>98841600</c:v>
                </c:pt>
                <c:pt idx="1145">
                  <c:v>98928000</c:v>
                </c:pt>
                <c:pt idx="1146">
                  <c:v>99014400</c:v>
                </c:pt>
                <c:pt idx="1147">
                  <c:v>99100800</c:v>
                </c:pt>
                <c:pt idx="1148">
                  <c:v>99187200</c:v>
                </c:pt>
                <c:pt idx="1149">
                  <c:v>99273600</c:v>
                </c:pt>
                <c:pt idx="1150">
                  <c:v>99360000</c:v>
                </c:pt>
                <c:pt idx="1151">
                  <c:v>99446400</c:v>
                </c:pt>
                <c:pt idx="1152">
                  <c:v>99532800</c:v>
                </c:pt>
                <c:pt idx="1153">
                  <c:v>99619200</c:v>
                </c:pt>
                <c:pt idx="1154">
                  <c:v>99705600</c:v>
                </c:pt>
                <c:pt idx="1155">
                  <c:v>99792000</c:v>
                </c:pt>
                <c:pt idx="1156">
                  <c:v>99878400</c:v>
                </c:pt>
                <c:pt idx="1157">
                  <c:v>99964800</c:v>
                </c:pt>
                <c:pt idx="1158">
                  <c:v>100051200</c:v>
                </c:pt>
                <c:pt idx="1159">
                  <c:v>100137600</c:v>
                </c:pt>
                <c:pt idx="1160">
                  <c:v>100224000</c:v>
                </c:pt>
                <c:pt idx="1161">
                  <c:v>100310400</c:v>
                </c:pt>
                <c:pt idx="1162">
                  <c:v>100396800</c:v>
                </c:pt>
                <c:pt idx="1163">
                  <c:v>100483200</c:v>
                </c:pt>
                <c:pt idx="1164">
                  <c:v>100569600</c:v>
                </c:pt>
                <c:pt idx="1165">
                  <c:v>100656000</c:v>
                </c:pt>
                <c:pt idx="1166">
                  <c:v>100742400</c:v>
                </c:pt>
                <c:pt idx="1167">
                  <c:v>100828800</c:v>
                </c:pt>
                <c:pt idx="1168">
                  <c:v>100915200</c:v>
                </c:pt>
                <c:pt idx="1169">
                  <c:v>101001600</c:v>
                </c:pt>
                <c:pt idx="1170">
                  <c:v>101088000</c:v>
                </c:pt>
                <c:pt idx="1171">
                  <c:v>101174400</c:v>
                </c:pt>
                <c:pt idx="1172">
                  <c:v>101260800</c:v>
                </c:pt>
                <c:pt idx="1173">
                  <c:v>101347200</c:v>
                </c:pt>
                <c:pt idx="1174">
                  <c:v>101433600</c:v>
                </c:pt>
                <c:pt idx="1175">
                  <c:v>101520000</c:v>
                </c:pt>
                <c:pt idx="1176">
                  <c:v>101606400</c:v>
                </c:pt>
                <c:pt idx="1177">
                  <c:v>101692800</c:v>
                </c:pt>
                <c:pt idx="1178">
                  <c:v>101779200</c:v>
                </c:pt>
                <c:pt idx="1179">
                  <c:v>101865600</c:v>
                </c:pt>
                <c:pt idx="1180">
                  <c:v>101952000</c:v>
                </c:pt>
                <c:pt idx="1181">
                  <c:v>102038400</c:v>
                </c:pt>
                <c:pt idx="1182">
                  <c:v>102124800</c:v>
                </c:pt>
                <c:pt idx="1183">
                  <c:v>102211200</c:v>
                </c:pt>
                <c:pt idx="1184">
                  <c:v>102297600</c:v>
                </c:pt>
                <c:pt idx="1185">
                  <c:v>102384000</c:v>
                </c:pt>
                <c:pt idx="1186">
                  <c:v>102470400</c:v>
                </c:pt>
                <c:pt idx="1187">
                  <c:v>102556800</c:v>
                </c:pt>
                <c:pt idx="1188">
                  <c:v>102643200</c:v>
                </c:pt>
                <c:pt idx="1189">
                  <c:v>102729600</c:v>
                </c:pt>
                <c:pt idx="1190">
                  <c:v>102816000</c:v>
                </c:pt>
                <c:pt idx="1191">
                  <c:v>102902400</c:v>
                </c:pt>
                <c:pt idx="1192">
                  <c:v>102988800</c:v>
                </c:pt>
                <c:pt idx="1193">
                  <c:v>103075200</c:v>
                </c:pt>
                <c:pt idx="1194">
                  <c:v>103161600</c:v>
                </c:pt>
                <c:pt idx="1195">
                  <c:v>103248000</c:v>
                </c:pt>
                <c:pt idx="1196">
                  <c:v>103334400</c:v>
                </c:pt>
                <c:pt idx="1197">
                  <c:v>103420800</c:v>
                </c:pt>
                <c:pt idx="1198">
                  <c:v>103507200</c:v>
                </c:pt>
                <c:pt idx="1199">
                  <c:v>103593600</c:v>
                </c:pt>
                <c:pt idx="1200">
                  <c:v>103680000</c:v>
                </c:pt>
                <c:pt idx="1201">
                  <c:v>103766400</c:v>
                </c:pt>
                <c:pt idx="1202">
                  <c:v>103852800</c:v>
                </c:pt>
                <c:pt idx="1203">
                  <c:v>103939200</c:v>
                </c:pt>
                <c:pt idx="1204">
                  <c:v>104025600</c:v>
                </c:pt>
                <c:pt idx="1205">
                  <c:v>104112000</c:v>
                </c:pt>
                <c:pt idx="1206">
                  <c:v>104198400</c:v>
                </c:pt>
                <c:pt idx="1207">
                  <c:v>104284800</c:v>
                </c:pt>
                <c:pt idx="1208">
                  <c:v>104371200</c:v>
                </c:pt>
                <c:pt idx="1209">
                  <c:v>104457600</c:v>
                </c:pt>
                <c:pt idx="1210">
                  <c:v>104544000</c:v>
                </c:pt>
                <c:pt idx="1211">
                  <c:v>104630400</c:v>
                </c:pt>
                <c:pt idx="1212">
                  <c:v>104716800</c:v>
                </c:pt>
                <c:pt idx="1213">
                  <c:v>104803200</c:v>
                </c:pt>
                <c:pt idx="1214">
                  <c:v>104889600</c:v>
                </c:pt>
                <c:pt idx="1215">
                  <c:v>104976000</c:v>
                </c:pt>
                <c:pt idx="1216">
                  <c:v>105062400</c:v>
                </c:pt>
                <c:pt idx="1217">
                  <c:v>105148800</c:v>
                </c:pt>
                <c:pt idx="1218">
                  <c:v>105235200</c:v>
                </c:pt>
                <c:pt idx="1219">
                  <c:v>105321600</c:v>
                </c:pt>
                <c:pt idx="1220">
                  <c:v>105408000</c:v>
                </c:pt>
                <c:pt idx="1221">
                  <c:v>105494400</c:v>
                </c:pt>
                <c:pt idx="1222">
                  <c:v>105580800</c:v>
                </c:pt>
                <c:pt idx="1223">
                  <c:v>105667200</c:v>
                </c:pt>
                <c:pt idx="1224">
                  <c:v>105753600</c:v>
                </c:pt>
                <c:pt idx="1225">
                  <c:v>105840000</c:v>
                </c:pt>
                <c:pt idx="1226">
                  <c:v>105926400</c:v>
                </c:pt>
                <c:pt idx="1227">
                  <c:v>106012800</c:v>
                </c:pt>
                <c:pt idx="1228">
                  <c:v>106099200</c:v>
                </c:pt>
                <c:pt idx="1229">
                  <c:v>106185600</c:v>
                </c:pt>
                <c:pt idx="1230">
                  <c:v>106272000</c:v>
                </c:pt>
                <c:pt idx="1231">
                  <c:v>106358400</c:v>
                </c:pt>
                <c:pt idx="1232">
                  <c:v>106444800</c:v>
                </c:pt>
                <c:pt idx="1233">
                  <c:v>106531200</c:v>
                </c:pt>
                <c:pt idx="1234">
                  <c:v>106617600</c:v>
                </c:pt>
                <c:pt idx="1235">
                  <c:v>106704000</c:v>
                </c:pt>
                <c:pt idx="1236">
                  <c:v>106790400</c:v>
                </c:pt>
                <c:pt idx="1237">
                  <c:v>106876800</c:v>
                </c:pt>
                <c:pt idx="1238">
                  <c:v>106963200</c:v>
                </c:pt>
                <c:pt idx="1239">
                  <c:v>107049600</c:v>
                </c:pt>
                <c:pt idx="1240">
                  <c:v>107136000</c:v>
                </c:pt>
                <c:pt idx="1241">
                  <c:v>107222400</c:v>
                </c:pt>
                <c:pt idx="1242">
                  <c:v>107308800</c:v>
                </c:pt>
                <c:pt idx="1243">
                  <c:v>107395200</c:v>
                </c:pt>
                <c:pt idx="1244">
                  <c:v>107481600</c:v>
                </c:pt>
                <c:pt idx="1245">
                  <c:v>107568000</c:v>
                </c:pt>
                <c:pt idx="1246">
                  <c:v>107654400</c:v>
                </c:pt>
                <c:pt idx="1247">
                  <c:v>107740800</c:v>
                </c:pt>
                <c:pt idx="1248">
                  <c:v>107827200</c:v>
                </c:pt>
                <c:pt idx="1249">
                  <c:v>107913600</c:v>
                </c:pt>
                <c:pt idx="1250">
                  <c:v>108000000</c:v>
                </c:pt>
                <c:pt idx="1251">
                  <c:v>108086400</c:v>
                </c:pt>
                <c:pt idx="1252">
                  <c:v>108172800</c:v>
                </c:pt>
                <c:pt idx="1253">
                  <c:v>108259200</c:v>
                </c:pt>
                <c:pt idx="1254">
                  <c:v>108345600</c:v>
                </c:pt>
                <c:pt idx="1255">
                  <c:v>108432000</c:v>
                </c:pt>
                <c:pt idx="1256">
                  <c:v>108518400</c:v>
                </c:pt>
                <c:pt idx="1257">
                  <c:v>108604800</c:v>
                </c:pt>
                <c:pt idx="1258">
                  <c:v>108691200</c:v>
                </c:pt>
                <c:pt idx="1259">
                  <c:v>108777600</c:v>
                </c:pt>
                <c:pt idx="1260">
                  <c:v>108864000</c:v>
                </c:pt>
                <c:pt idx="1261">
                  <c:v>108950400</c:v>
                </c:pt>
                <c:pt idx="1262">
                  <c:v>109036800</c:v>
                </c:pt>
                <c:pt idx="1263">
                  <c:v>109123200</c:v>
                </c:pt>
                <c:pt idx="1264">
                  <c:v>109209600</c:v>
                </c:pt>
                <c:pt idx="1265">
                  <c:v>109296000</c:v>
                </c:pt>
                <c:pt idx="1266">
                  <c:v>109382400</c:v>
                </c:pt>
                <c:pt idx="1267">
                  <c:v>109468800</c:v>
                </c:pt>
                <c:pt idx="1268">
                  <c:v>109555200</c:v>
                </c:pt>
                <c:pt idx="1269">
                  <c:v>109641600</c:v>
                </c:pt>
                <c:pt idx="1270">
                  <c:v>109728000</c:v>
                </c:pt>
                <c:pt idx="1271">
                  <c:v>109814400</c:v>
                </c:pt>
                <c:pt idx="1272">
                  <c:v>109900800</c:v>
                </c:pt>
                <c:pt idx="1273">
                  <c:v>109987200</c:v>
                </c:pt>
                <c:pt idx="1274">
                  <c:v>110073600</c:v>
                </c:pt>
                <c:pt idx="1275">
                  <c:v>110160000</c:v>
                </c:pt>
                <c:pt idx="1276">
                  <c:v>110246400</c:v>
                </c:pt>
                <c:pt idx="1277">
                  <c:v>110332800</c:v>
                </c:pt>
                <c:pt idx="1278">
                  <c:v>110419200</c:v>
                </c:pt>
                <c:pt idx="1279">
                  <c:v>110505600</c:v>
                </c:pt>
                <c:pt idx="1280">
                  <c:v>110592000</c:v>
                </c:pt>
                <c:pt idx="1281">
                  <c:v>110678400</c:v>
                </c:pt>
                <c:pt idx="1282">
                  <c:v>110764800</c:v>
                </c:pt>
                <c:pt idx="1283">
                  <c:v>110851200</c:v>
                </c:pt>
                <c:pt idx="1284">
                  <c:v>110937600</c:v>
                </c:pt>
                <c:pt idx="1285">
                  <c:v>111024000</c:v>
                </c:pt>
                <c:pt idx="1286">
                  <c:v>111110400</c:v>
                </c:pt>
                <c:pt idx="1287">
                  <c:v>111196800</c:v>
                </c:pt>
                <c:pt idx="1288">
                  <c:v>111283200</c:v>
                </c:pt>
                <c:pt idx="1289">
                  <c:v>111369600</c:v>
                </c:pt>
                <c:pt idx="1290">
                  <c:v>111456000</c:v>
                </c:pt>
                <c:pt idx="1291">
                  <c:v>111542400</c:v>
                </c:pt>
                <c:pt idx="1292">
                  <c:v>111628800</c:v>
                </c:pt>
                <c:pt idx="1293">
                  <c:v>111715200</c:v>
                </c:pt>
                <c:pt idx="1294">
                  <c:v>111801600</c:v>
                </c:pt>
                <c:pt idx="1295">
                  <c:v>111888000</c:v>
                </c:pt>
                <c:pt idx="1296">
                  <c:v>111974400</c:v>
                </c:pt>
                <c:pt idx="1297">
                  <c:v>112060800</c:v>
                </c:pt>
                <c:pt idx="1298">
                  <c:v>112147200</c:v>
                </c:pt>
                <c:pt idx="1299">
                  <c:v>112233600</c:v>
                </c:pt>
                <c:pt idx="1300">
                  <c:v>112320000</c:v>
                </c:pt>
                <c:pt idx="1301">
                  <c:v>112406400</c:v>
                </c:pt>
                <c:pt idx="1302">
                  <c:v>112492800</c:v>
                </c:pt>
                <c:pt idx="1303">
                  <c:v>112579200</c:v>
                </c:pt>
                <c:pt idx="1304">
                  <c:v>112665600</c:v>
                </c:pt>
                <c:pt idx="1305">
                  <c:v>112752000</c:v>
                </c:pt>
                <c:pt idx="1306">
                  <c:v>112838400</c:v>
                </c:pt>
                <c:pt idx="1307">
                  <c:v>112924800</c:v>
                </c:pt>
                <c:pt idx="1308">
                  <c:v>113011200</c:v>
                </c:pt>
                <c:pt idx="1309">
                  <c:v>113097600</c:v>
                </c:pt>
                <c:pt idx="1310">
                  <c:v>113184000</c:v>
                </c:pt>
                <c:pt idx="1311">
                  <c:v>113270400</c:v>
                </c:pt>
                <c:pt idx="1312">
                  <c:v>113356800</c:v>
                </c:pt>
                <c:pt idx="1313">
                  <c:v>113443200</c:v>
                </c:pt>
                <c:pt idx="1314">
                  <c:v>113529600</c:v>
                </c:pt>
                <c:pt idx="1315">
                  <c:v>113616000</c:v>
                </c:pt>
                <c:pt idx="1316">
                  <c:v>113702400</c:v>
                </c:pt>
                <c:pt idx="1317">
                  <c:v>113788800</c:v>
                </c:pt>
                <c:pt idx="1318">
                  <c:v>113875200</c:v>
                </c:pt>
                <c:pt idx="1319">
                  <c:v>113961600</c:v>
                </c:pt>
                <c:pt idx="1320">
                  <c:v>114048000</c:v>
                </c:pt>
                <c:pt idx="1321">
                  <c:v>114134400</c:v>
                </c:pt>
                <c:pt idx="1322">
                  <c:v>114220800</c:v>
                </c:pt>
                <c:pt idx="1323">
                  <c:v>114307200</c:v>
                </c:pt>
                <c:pt idx="1324">
                  <c:v>114393600</c:v>
                </c:pt>
                <c:pt idx="1325">
                  <c:v>114480000</c:v>
                </c:pt>
                <c:pt idx="1326">
                  <c:v>114566400</c:v>
                </c:pt>
                <c:pt idx="1327">
                  <c:v>114652800</c:v>
                </c:pt>
                <c:pt idx="1328">
                  <c:v>114739200</c:v>
                </c:pt>
                <c:pt idx="1329">
                  <c:v>114825600</c:v>
                </c:pt>
                <c:pt idx="1330">
                  <c:v>114912000</c:v>
                </c:pt>
                <c:pt idx="1331">
                  <c:v>114998400</c:v>
                </c:pt>
                <c:pt idx="1332">
                  <c:v>115084800</c:v>
                </c:pt>
                <c:pt idx="1333">
                  <c:v>115171200</c:v>
                </c:pt>
                <c:pt idx="1334">
                  <c:v>115257600</c:v>
                </c:pt>
                <c:pt idx="1335">
                  <c:v>115344000</c:v>
                </c:pt>
                <c:pt idx="1336">
                  <c:v>115430400</c:v>
                </c:pt>
                <c:pt idx="1337">
                  <c:v>115516800</c:v>
                </c:pt>
                <c:pt idx="1338">
                  <c:v>115603200</c:v>
                </c:pt>
                <c:pt idx="1339">
                  <c:v>115689600</c:v>
                </c:pt>
                <c:pt idx="1340">
                  <c:v>115776000</c:v>
                </c:pt>
                <c:pt idx="1341">
                  <c:v>115862400</c:v>
                </c:pt>
                <c:pt idx="1342">
                  <c:v>115948800</c:v>
                </c:pt>
                <c:pt idx="1343">
                  <c:v>116035200</c:v>
                </c:pt>
                <c:pt idx="1344">
                  <c:v>116121600</c:v>
                </c:pt>
                <c:pt idx="1345">
                  <c:v>116208000</c:v>
                </c:pt>
                <c:pt idx="1346">
                  <c:v>116294400</c:v>
                </c:pt>
                <c:pt idx="1347">
                  <c:v>116380800</c:v>
                </c:pt>
                <c:pt idx="1348">
                  <c:v>116467200</c:v>
                </c:pt>
                <c:pt idx="1349">
                  <c:v>116553600</c:v>
                </c:pt>
                <c:pt idx="1350">
                  <c:v>116640000</c:v>
                </c:pt>
                <c:pt idx="1351">
                  <c:v>116726400</c:v>
                </c:pt>
                <c:pt idx="1352">
                  <c:v>116812800</c:v>
                </c:pt>
                <c:pt idx="1353">
                  <c:v>116899200</c:v>
                </c:pt>
                <c:pt idx="1354">
                  <c:v>116985600</c:v>
                </c:pt>
                <c:pt idx="1355">
                  <c:v>117072000</c:v>
                </c:pt>
                <c:pt idx="1356">
                  <c:v>117158400</c:v>
                </c:pt>
                <c:pt idx="1357">
                  <c:v>117244800</c:v>
                </c:pt>
                <c:pt idx="1358">
                  <c:v>117331200</c:v>
                </c:pt>
                <c:pt idx="1359">
                  <c:v>117417600</c:v>
                </c:pt>
                <c:pt idx="1360">
                  <c:v>117504000</c:v>
                </c:pt>
                <c:pt idx="1361">
                  <c:v>117590400</c:v>
                </c:pt>
                <c:pt idx="1362">
                  <c:v>117676800</c:v>
                </c:pt>
                <c:pt idx="1363">
                  <c:v>117763200</c:v>
                </c:pt>
                <c:pt idx="1364">
                  <c:v>117849600</c:v>
                </c:pt>
                <c:pt idx="1365">
                  <c:v>117936000</c:v>
                </c:pt>
                <c:pt idx="1366">
                  <c:v>118022400</c:v>
                </c:pt>
                <c:pt idx="1367">
                  <c:v>118108800</c:v>
                </c:pt>
                <c:pt idx="1368">
                  <c:v>118195200</c:v>
                </c:pt>
                <c:pt idx="1369">
                  <c:v>118281600</c:v>
                </c:pt>
                <c:pt idx="1370">
                  <c:v>118368000</c:v>
                </c:pt>
                <c:pt idx="1371">
                  <c:v>118454400</c:v>
                </c:pt>
                <c:pt idx="1372">
                  <c:v>118540800</c:v>
                </c:pt>
                <c:pt idx="1373">
                  <c:v>118627200</c:v>
                </c:pt>
                <c:pt idx="1374">
                  <c:v>118713600</c:v>
                </c:pt>
                <c:pt idx="1375">
                  <c:v>118800000</c:v>
                </c:pt>
                <c:pt idx="1376">
                  <c:v>118886400</c:v>
                </c:pt>
                <c:pt idx="1377">
                  <c:v>118972800</c:v>
                </c:pt>
                <c:pt idx="1378">
                  <c:v>119059200</c:v>
                </c:pt>
                <c:pt idx="1379">
                  <c:v>119145600</c:v>
                </c:pt>
                <c:pt idx="1380">
                  <c:v>119232000</c:v>
                </c:pt>
                <c:pt idx="1381">
                  <c:v>119318400</c:v>
                </c:pt>
                <c:pt idx="1382">
                  <c:v>119404800</c:v>
                </c:pt>
                <c:pt idx="1383">
                  <c:v>119491200</c:v>
                </c:pt>
                <c:pt idx="1384">
                  <c:v>119577600</c:v>
                </c:pt>
                <c:pt idx="1385">
                  <c:v>119664000</c:v>
                </c:pt>
                <c:pt idx="1386">
                  <c:v>119750400</c:v>
                </c:pt>
                <c:pt idx="1387">
                  <c:v>119836800</c:v>
                </c:pt>
                <c:pt idx="1388">
                  <c:v>119923200</c:v>
                </c:pt>
                <c:pt idx="1389">
                  <c:v>120009600</c:v>
                </c:pt>
                <c:pt idx="1390">
                  <c:v>120096000</c:v>
                </c:pt>
                <c:pt idx="1391">
                  <c:v>120182400</c:v>
                </c:pt>
                <c:pt idx="1392">
                  <c:v>120268800</c:v>
                </c:pt>
                <c:pt idx="1393">
                  <c:v>120355200</c:v>
                </c:pt>
                <c:pt idx="1394">
                  <c:v>120441600</c:v>
                </c:pt>
                <c:pt idx="1395">
                  <c:v>120528000</c:v>
                </c:pt>
                <c:pt idx="1396">
                  <c:v>120614400</c:v>
                </c:pt>
                <c:pt idx="1397">
                  <c:v>120700800</c:v>
                </c:pt>
                <c:pt idx="1398">
                  <c:v>120787200</c:v>
                </c:pt>
                <c:pt idx="1399">
                  <c:v>120873600</c:v>
                </c:pt>
                <c:pt idx="1400">
                  <c:v>120960000</c:v>
                </c:pt>
                <c:pt idx="1401">
                  <c:v>121046400</c:v>
                </c:pt>
                <c:pt idx="1402">
                  <c:v>121132800</c:v>
                </c:pt>
                <c:pt idx="1403">
                  <c:v>121219200</c:v>
                </c:pt>
                <c:pt idx="1404">
                  <c:v>121305600</c:v>
                </c:pt>
                <c:pt idx="1405">
                  <c:v>121392000</c:v>
                </c:pt>
                <c:pt idx="1406">
                  <c:v>121478400</c:v>
                </c:pt>
                <c:pt idx="1407">
                  <c:v>121564800</c:v>
                </c:pt>
                <c:pt idx="1408">
                  <c:v>121651200</c:v>
                </c:pt>
                <c:pt idx="1409">
                  <c:v>121737600</c:v>
                </c:pt>
                <c:pt idx="1410">
                  <c:v>121824000</c:v>
                </c:pt>
                <c:pt idx="1411">
                  <c:v>121910400</c:v>
                </c:pt>
                <c:pt idx="1412">
                  <c:v>121996800</c:v>
                </c:pt>
                <c:pt idx="1413">
                  <c:v>122083200</c:v>
                </c:pt>
                <c:pt idx="1414">
                  <c:v>122169600</c:v>
                </c:pt>
                <c:pt idx="1415">
                  <c:v>122256000</c:v>
                </c:pt>
                <c:pt idx="1416">
                  <c:v>122342400</c:v>
                </c:pt>
                <c:pt idx="1417">
                  <c:v>122428800</c:v>
                </c:pt>
                <c:pt idx="1418">
                  <c:v>122515200</c:v>
                </c:pt>
                <c:pt idx="1419">
                  <c:v>122601600</c:v>
                </c:pt>
                <c:pt idx="1420">
                  <c:v>122688000</c:v>
                </c:pt>
                <c:pt idx="1421">
                  <c:v>122774400</c:v>
                </c:pt>
                <c:pt idx="1422">
                  <c:v>122860800</c:v>
                </c:pt>
                <c:pt idx="1423">
                  <c:v>122947200</c:v>
                </c:pt>
                <c:pt idx="1424">
                  <c:v>123033600</c:v>
                </c:pt>
                <c:pt idx="1425">
                  <c:v>123120000</c:v>
                </c:pt>
                <c:pt idx="1426">
                  <c:v>123206400</c:v>
                </c:pt>
                <c:pt idx="1427">
                  <c:v>123292800</c:v>
                </c:pt>
                <c:pt idx="1428">
                  <c:v>123379200</c:v>
                </c:pt>
                <c:pt idx="1429">
                  <c:v>123465600</c:v>
                </c:pt>
                <c:pt idx="1430">
                  <c:v>123552000</c:v>
                </c:pt>
                <c:pt idx="1431">
                  <c:v>123638400</c:v>
                </c:pt>
                <c:pt idx="1432">
                  <c:v>123724800</c:v>
                </c:pt>
                <c:pt idx="1433">
                  <c:v>123811200</c:v>
                </c:pt>
                <c:pt idx="1434">
                  <c:v>123897600</c:v>
                </c:pt>
                <c:pt idx="1435">
                  <c:v>123984000</c:v>
                </c:pt>
                <c:pt idx="1436">
                  <c:v>124070400</c:v>
                </c:pt>
                <c:pt idx="1437">
                  <c:v>124156800</c:v>
                </c:pt>
                <c:pt idx="1438">
                  <c:v>124243200</c:v>
                </c:pt>
                <c:pt idx="1439">
                  <c:v>124329600</c:v>
                </c:pt>
                <c:pt idx="1440">
                  <c:v>124416000</c:v>
                </c:pt>
                <c:pt idx="1441">
                  <c:v>124502400</c:v>
                </c:pt>
                <c:pt idx="1442">
                  <c:v>124588800</c:v>
                </c:pt>
                <c:pt idx="1443">
                  <c:v>124675200</c:v>
                </c:pt>
                <c:pt idx="1444">
                  <c:v>124761600</c:v>
                </c:pt>
                <c:pt idx="1445">
                  <c:v>124848000</c:v>
                </c:pt>
                <c:pt idx="1446">
                  <c:v>124934400</c:v>
                </c:pt>
                <c:pt idx="1447">
                  <c:v>125020800</c:v>
                </c:pt>
                <c:pt idx="1448">
                  <c:v>125107200</c:v>
                </c:pt>
                <c:pt idx="1449">
                  <c:v>125193600</c:v>
                </c:pt>
                <c:pt idx="1450">
                  <c:v>125280000</c:v>
                </c:pt>
                <c:pt idx="1451">
                  <c:v>125366400</c:v>
                </c:pt>
                <c:pt idx="1452">
                  <c:v>125452800</c:v>
                </c:pt>
                <c:pt idx="1453">
                  <c:v>125539200</c:v>
                </c:pt>
                <c:pt idx="1454">
                  <c:v>125625600</c:v>
                </c:pt>
                <c:pt idx="1455">
                  <c:v>125712000</c:v>
                </c:pt>
                <c:pt idx="1456">
                  <c:v>125798400</c:v>
                </c:pt>
                <c:pt idx="1457">
                  <c:v>125884800</c:v>
                </c:pt>
                <c:pt idx="1458">
                  <c:v>125971200</c:v>
                </c:pt>
                <c:pt idx="1459">
                  <c:v>126057600</c:v>
                </c:pt>
                <c:pt idx="1460">
                  <c:v>126144000</c:v>
                </c:pt>
                <c:pt idx="1461">
                  <c:v>126230400</c:v>
                </c:pt>
                <c:pt idx="1462">
                  <c:v>126316800</c:v>
                </c:pt>
                <c:pt idx="1463">
                  <c:v>126403200</c:v>
                </c:pt>
                <c:pt idx="1464">
                  <c:v>126489600</c:v>
                </c:pt>
                <c:pt idx="1465">
                  <c:v>126576000</c:v>
                </c:pt>
                <c:pt idx="1466">
                  <c:v>126662400</c:v>
                </c:pt>
                <c:pt idx="1467">
                  <c:v>126748800</c:v>
                </c:pt>
                <c:pt idx="1468">
                  <c:v>126835200</c:v>
                </c:pt>
                <c:pt idx="1469">
                  <c:v>126921600</c:v>
                </c:pt>
                <c:pt idx="1470">
                  <c:v>127008000</c:v>
                </c:pt>
                <c:pt idx="1471">
                  <c:v>127094400</c:v>
                </c:pt>
                <c:pt idx="1472">
                  <c:v>127180800</c:v>
                </c:pt>
                <c:pt idx="1473">
                  <c:v>127267200</c:v>
                </c:pt>
                <c:pt idx="1474">
                  <c:v>127353600</c:v>
                </c:pt>
                <c:pt idx="1475">
                  <c:v>127440000</c:v>
                </c:pt>
                <c:pt idx="1476">
                  <c:v>127526400</c:v>
                </c:pt>
                <c:pt idx="1477">
                  <c:v>127612800</c:v>
                </c:pt>
                <c:pt idx="1478">
                  <c:v>127699200</c:v>
                </c:pt>
                <c:pt idx="1479">
                  <c:v>127785600</c:v>
                </c:pt>
                <c:pt idx="1480">
                  <c:v>127872000</c:v>
                </c:pt>
                <c:pt idx="1481">
                  <c:v>127958400</c:v>
                </c:pt>
                <c:pt idx="1482">
                  <c:v>128044800</c:v>
                </c:pt>
                <c:pt idx="1483">
                  <c:v>128131200</c:v>
                </c:pt>
                <c:pt idx="1484">
                  <c:v>128217600</c:v>
                </c:pt>
                <c:pt idx="1485">
                  <c:v>128304000</c:v>
                </c:pt>
                <c:pt idx="1486">
                  <c:v>128390400</c:v>
                </c:pt>
                <c:pt idx="1487">
                  <c:v>128476800</c:v>
                </c:pt>
                <c:pt idx="1488">
                  <c:v>128563200</c:v>
                </c:pt>
                <c:pt idx="1489">
                  <c:v>128649600</c:v>
                </c:pt>
                <c:pt idx="1490">
                  <c:v>128736000</c:v>
                </c:pt>
                <c:pt idx="1491">
                  <c:v>128822400</c:v>
                </c:pt>
                <c:pt idx="1492">
                  <c:v>128908800</c:v>
                </c:pt>
                <c:pt idx="1493">
                  <c:v>128995200</c:v>
                </c:pt>
                <c:pt idx="1494">
                  <c:v>129081600</c:v>
                </c:pt>
                <c:pt idx="1495">
                  <c:v>129168000</c:v>
                </c:pt>
                <c:pt idx="1496">
                  <c:v>129254400</c:v>
                </c:pt>
                <c:pt idx="1497">
                  <c:v>129340800</c:v>
                </c:pt>
                <c:pt idx="1498">
                  <c:v>129427200</c:v>
                </c:pt>
                <c:pt idx="1499">
                  <c:v>129513600</c:v>
                </c:pt>
                <c:pt idx="1500">
                  <c:v>129600000</c:v>
                </c:pt>
                <c:pt idx="1501">
                  <c:v>129686400</c:v>
                </c:pt>
                <c:pt idx="1502">
                  <c:v>129772800</c:v>
                </c:pt>
                <c:pt idx="1503">
                  <c:v>129859200</c:v>
                </c:pt>
                <c:pt idx="1504">
                  <c:v>129945600</c:v>
                </c:pt>
                <c:pt idx="1505">
                  <c:v>130032000</c:v>
                </c:pt>
                <c:pt idx="1506">
                  <c:v>130118400</c:v>
                </c:pt>
                <c:pt idx="1507">
                  <c:v>130204800</c:v>
                </c:pt>
                <c:pt idx="1508">
                  <c:v>130291200</c:v>
                </c:pt>
                <c:pt idx="1509">
                  <c:v>130377600</c:v>
                </c:pt>
                <c:pt idx="1510">
                  <c:v>130464000</c:v>
                </c:pt>
                <c:pt idx="1511">
                  <c:v>130550400</c:v>
                </c:pt>
                <c:pt idx="1512">
                  <c:v>130636800</c:v>
                </c:pt>
                <c:pt idx="1513">
                  <c:v>130723200</c:v>
                </c:pt>
                <c:pt idx="1514">
                  <c:v>130809600</c:v>
                </c:pt>
                <c:pt idx="1515">
                  <c:v>130896000</c:v>
                </c:pt>
                <c:pt idx="1516">
                  <c:v>130982400</c:v>
                </c:pt>
                <c:pt idx="1517">
                  <c:v>131068800</c:v>
                </c:pt>
                <c:pt idx="1518">
                  <c:v>131155200</c:v>
                </c:pt>
                <c:pt idx="1519">
                  <c:v>131241600</c:v>
                </c:pt>
                <c:pt idx="1520">
                  <c:v>131328000</c:v>
                </c:pt>
                <c:pt idx="1521">
                  <c:v>131414400</c:v>
                </c:pt>
                <c:pt idx="1522">
                  <c:v>131500800</c:v>
                </c:pt>
                <c:pt idx="1523">
                  <c:v>131587200</c:v>
                </c:pt>
                <c:pt idx="1524">
                  <c:v>131673600</c:v>
                </c:pt>
                <c:pt idx="1525">
                  <c:v>131760000</c:v>
                </c:pt>
                <c:pt idx="1526">
                  <c:v>131846400</c:v>
                </c:pt>
                <c:pt idx="1527">
                  <c:v>131932800</c:v>
                </c:pt>
                <c:pt idx="1528">
                  <c:v>132019200</c:v>
                </c:pt>
                <c:pt idx="1529">
                  <c:v>132105600</c:v>
                </c:pt>
                <c:pt idx="1530">
                  <c:v>132192000</c:v>
                </c:pt>
                <c:pt idx="1531">
                  <c:v>132278400</c:v>
                </c:pt>
                <c:pt idx="1532">
                  <c:v>132364800</c:v>
                </c:pt>
                <c:pt idx="1533">
                  <c:v>132451200</c:v>
                </c:pt>
                <c:pt idx="1534">
                  <c:v>132537600</c:v>
                </c:pt>
                <c:pt idx="1535">
                  <c:v>132624000</c:v>
                </c:pt>
                <c:pt idx="1536">
                  <c:v>132710400</c:v>
                </c:pt>
                <c:pt idx="1537">
                  <c:v>132796800</c:v>
                </c:pt>
                <c:pt idx="1538">
                  <c:v>132883200</c:v>
                </c:pt>
                <c:pt idx="1539">
                  <c:v>132969600</c:v>
                </c:pt>
                <c:pt idx="1540">
                  <c:v>133056000</c:v>
                </c:pt>
                <c:pt idx="1541">
                  <c:v>133142400</c:v>
                </c:pt>
                <c:pt idx="1542">
                  <c:v>133228800</c:v>
                </c:pt>
                <c:pt idx="1543">
                  <c:v>133315200</c:v>
                </c:pt>
                <c:pt idx="1544">
                  <c:v>133401600</c:v>
                </c:pt>
                <c:pt idx="1545">
                  <c:v>133488000</c:v>
                </c:pt>
                <c:pt idx="1546">
                  <c:v>133574400</c:v>
                </c:pt>
                <c:pt idx="1547">
                  <c:v>133660800</c:v>
                </c:pt>
                <c:pt idx="1548">
                  <c:v>133747200</c:v>
                </c:pt>
                <c:pt idx="1549">
                  <c:v>133833600</c:v>
                </c:pt>
                <c:pt idx="1550">
                  <c:v>133920000</c:v>
                </c:pt>
                <c:pt idx="1551">
                  <c:v>134006400</c:v>
                </c:pt>
                <c:pt idx="1552">
                  <c:v>134092800</c:v>
                </c:pt>
                <c:pt idx="1553">
                  <c:v>134179200</c:v>
                </c:pt>
                <c:pt idx="1554">
                  <c:v>134265600</c:v>
                </c:pt>
                <c:pt idx="1555">
                  <c:v>134352000</c:v>
                </c:pt>
                <c:pt idx="1556">
                  <c:v>134438400</c:v>
                </c:pt>
                <c:pt idx="1557">
                  <c:v>134524800</c:v>
                </c:pt>
                <c:pt idx="1558">
                  <c:v>134611200</c:v>
                </c:pt>
                <c:pt idx="1559">
                  <c:v>134697600</c:v>
                </c:pt>
                <c:pt idx="1560">
                  <c:v>134784000</c:v>
                </c:pt>
                <c:pt idx="1561">
                  <c:v>134870400</c:v>
                </c:pt>
                <c:pt idx="1562">
                  <c:v>134956800</c:v>
                </c:pt>
                <c:pt idx="1563">
                  <c:v>135043200</c:v>
                </c:pt>
                <c:pt idx="1564">
                  <c:v>135129600</c:v>
                </c:pt>
                <c:pt idx="1565">
                  <c:v>135216000</c:v>
                </c:pt>
                <c:pt idx="1566">
                  <c:v>135302400</c:v>
                </c:pt>
                <c:pt idx="1567">
                  <c:v>135388800</c:v>
                </c:pt>
                <c:pt idx="1568">
                  <c:v>135475200</c:v>
                </c:pt>
                <c:pt idx="1569">
                  <c:v>135561600</c:v>
                </c:pt>
                <c:pt idx="1570">
                  <c:v>135648000</c:v>
                </c:pt>
                <c:pt idx="1571">
                  <c:v>135734400</c:v>
                </c:pt>
                <c:pt idx="1572">
                  <c:v>135820800</c:v>
                </c:pt>
                <c:pt idx="1573">
                  <c:v>135907200</c:v>
                </c:pt>
                <c:pt idx="1574">
                  <c:v>135993600</c:v>
                </c:pt>
                <c:pt idx="1575">
                  <c:v>136080000</c:v>
                </c:pt>
                <c:pt idx="1576">
                  <c:v>136166400</c:v>
                </c:pt>
                <c:pt idx="1577">
                  <c:v>136252800</c:v>
                </c:pt>
                <c:pt idx="1578">
                  <c:v>136339200</c:v>
                </c:pt>
                <c:pt idx="1579">
                  <c:v>136425600</c:v>
                </c:pt>
                <c:pt idx="1580">
                  <c:v>136512000</c:v>
                </c:pt>
                <c:pt idx="1581">
                  <c:v>136598400</c:v>
                </c:pt>
                <c:pt idx="1582">
                  <c:v>136684800</c:v>
                </c:pt>
                <c:pt idx="1583">
                  <c:v>136771200</c:v>
                </c:pt>
                <c:pt idx="1584">
                  <c:v>136857600</c:v>
                </c:pt>
                <c:pt idx="1585">
                  <c:v>136944000</c:v>
                </c:pt>
                <c:pt idx="1586">
                  <c:v>137030400</c:v>
                </c:pt>
                <c:pt idx="1587">
                  <c:v>137116800</c:v>
                </c:pt>
                <c:pt idx="1588">
                  <c:v>137203200</c:v>
                </c:pt>
                <c:pt idx="1589">
                  <c:v>137289600</c:v>
                </c:pt>
                <c:pt idx="1590">
                  <c:v>137376000</c:v>
                </c:pt>
                <c:pt idx="1591">
                  <c:v>137462400</c:v>
                </c:pt>
                <c:pt idx="1592">
                  <c:v>137548800</c:v>
                </c:pt>
                <c:pt idx="1593">
                  <c:v>137635200</c:v>
                </c:pt>
                <c:pt idx="1594">
                  <c:v>137721600</c:v>
                </c:pt>
                <c:pt idx="1595">
                  <c:v>137808000</c:v>
                </c:pt>
                <c:pt idx="1596">
                  <c:v>137894400</c:v>
                </c:pt>
                <c:pt idx="1597">
                  <c:v>137980800</c:v>
                </c:pt>
                <c:pt idx="1598">
                  <c:v>138067200</c:v>
                </c:pt>
                <c:pt idx="1599">
                  <c:v>138153600</c:v>
                </c:pt>
                <c:pt idx="1600">
                  <c:v>138240000</c:v>
                </c:pt>
                <c:pt idx="1601">
                  <c:v>138326400</c:v>
                </c:pt>
                <c:pt idx="1602">
                  <c:v>138412800</c:v>
                </c:pt>
                <c:pt idx="1603">
                  <c:v>138499200</c:v>
                </c:pt>
                <c:pt idx="1604">
                  <c:v>138585600</c:v>
                </c:pt>
                <c:pt idx="1605">
                  <c:v>138672000</c:v>
                </c:pt>
                <c:pt idx="1606">
                  <c:v>138758400</c:v>
                </c:pt>
                <c:pt idx="1607">
                  <c:v>138844800</c:v>
                </c:pt>
                <c:pt idx="1608">
                  <c:v>138931200</c:v>
                </c:pt>
                <c:pt idx="1609">
                  <c:v>139017600</c:v>
                </c:pt>
                <c:pt idx="1610">
                  <c:v>139104000</c:v>
                </c:pt>
                <c:pt idx="1611">
                  <c:v>139190400</c:v>
                </c:pt>
                <c:pt idx="1612">
                  <c:v>139276800</c:v>
                </c:pt>
                <c:pt idx="1613">
                  <c:v>139363200</c:v>
                </c:pt>
                <c:pt idx="1614">
                  <c:v>139449600</c:v>
                </c:pt>
                <c:pt idx="1615">
                  <c:v>139536000</c:v>
                </c:pt>
                <c:pt idx="1616">
                  <c:v>139622400</c:v>
                </c:pt>
                <c:pt idx="1617">
                  <c:v>139708800</c:v>
                </c:pt>
                <c:pt idx="1618">
                  <c:v>139795200</c:v>
                </c:pt>
                <c:pt idx="1619">
                  <c:v>139881600</c:v>
                </c:pt>
                <c:pt idx="1620">
                  <c:v>139968000</c:v>
                </c:pt>
                <c:pt idx="1621">
                  <c:v>140054400</c:v>
                </c:pt>
                <c:pt idx="1622">
                  <c:v>140140800</c:v>
                </c:pt>
                <c:pt idx="1623">
                  <c:v>140227200</c:v>
                </c:pt>
                <c:pt idx="1624">
                  <c:v>140313600</c:v>
                </c:pt>
                <c:pt idx="1625">
                  <c:v>140400000</c:v>
                </c:pt>
                <c:pt idx="1626">
                  <c:v>140486400</c:v>
                </c:pt>
                <c:pt idx="1627">
                  <c:v>140572800</c:v>
                </c:pt>
                <c:pt idx="1628">
                  <c:v>140659200</c:v>
                </c:pt>
                <c:pt idx="1629">
                  <c:v>140745600</c:v>
                </c:pt>
                <c:pt idx="1630">
                  <c:v>140832000</c:v>
                </c:pt>
                <c:pt idx="1631">
                  <c:v>140918400</c:v>
                </c:pt>
                <c:pt idx="1632">
                  <c:v>141004800</c:v>
                </c:pt>
                <c:pt idx="1633">
                  <c:v>141091200</c:v>
                </c:pt>
                <c:pt idx="1634">
                  <c:v>141177600</c:v>
                </c:pt>
                <c:pt idx="1635">
                  <c:v>141264000</c:v>
                </c:pt>
                <c:pt idx="1636">
                  <c:v>141350400</c:v>
                </c:pt>
                <c:pt idx="1637">
                  <c:v>141436800</c:v>
                </c:pt>
                <c:pt idx="1638">
                  <c:v>141523200</c:v>
                </c:pt>
                <c:pt idx="1639">
                  <c:v>141609600</c:v>
                </c:pt>
                <c:pt idx="1640">
                  <c:v>141696000</c:v>
                </c:pt>
                <c:pt idx="1641">
                  <c:v>141782400</c:v>
                </c:pt>
                <c:pt idx="1642">
                  <c:v>141868800</c:v>
                </c:pt>
                <c:pt idx="1643">
                  <c:v>141955200</c:v>
                </c:pt>
                <c:pt idx="1644">
                  <c:v>142041600</c:v>
                </c:pt>
                <c:pt idx="1645">
                  <c:v>142128000</c:v>
                </c:pt>
                <c:pt idx="1646">
                  <c:v>142214400</c:v>
                </c:pt>
                <c:pt idx="1647">
                  <c:v>142300800</c:v>
                </c:pt>
                <c:pt idx="1648">
                  <c:v>142387200</c:v>
                </c:pt>
                <c:pt idx="1649">
                  <c:v>142473600</c:v>
                </c:pt>
                <c:pt idx="1650">
                  <c:v>142560000</c:v>
                </c:pt>
                <c:pt idx="1651">
                  <c:v>142646400</c:v>
                </c:pt>
                <c:pt idx="1652">
                  <c:v>142732800</c:v>
                </c:pt>
                <c:pt idx="1653">
                  <c:v>142819200</c:v>
                </c:pt>
                <c:pt idx="1654">
                  <c:v>142905600</c:v>
                </c:pt>
                <c:pt idx="1655">
                  <c:v>142992000</c:v>
                </c:pt>
                <c:pt idx="1656">
                  <c:v>143078400</c:v>
                </c:pt>
                <c:pt idx="1657">
                  <c:v>143164800</c:v>
                </c:pt>
                <c:pt idx="1658">
                  <c:v>143251200</c:v>
                </c:pt>
                <c:pt idx="1659">
                  <c:v>143337600</c:v>
                </c:pt>
                <c:pt idx="1660">
                  <c:v>143424000</c:v>
                </c:pt>
                <c:pt idx="1661">
                  <c:v>143510400</c:v>
                </c:pt>
                <c:pt idx="1662">
                  <c:v>143596800</c:v>
                </c:pt>
                <c:pt idx="1663">
                  <c:v>143683200</c:v>
                </c:pt>
                <c:pt idx="1664">
                  <c:v>143769600</c:v>
                </c:pt>
                <c:pt idx="1665">
                  <c:v>143856000</c:v>
                </c:pt>
                <c:pt idx="1666">
                  <c:v>143942400</c:v>
                </c:pt>
                <c:pt idx="1667">
                  <c:v>144028800</c:v>
                </c:pt>
                <c:pt idx="1668">
                  <c:v>144115200</c:v>
                </c:pt>
                <c:pt idx="1669">
                  <c:v>144201600</c:v>
                </c:pt>
                <c:pt idx="1670">
                  <c:v>144288000</c:v>
                </c:pt>
                <c:pt idx="1671">
                  <c:v>144374400</c:v>
                </c:pt>
                <c:pt idx="1672">
                  <c:v>144460800</c:v>
                </c:pt>
                <c:pt idx="1673">
                  <c:v>144547200</c:v>
                </c:pt>
                <c:pt idx="1674">
                  <c:v>144633600</c:v>
                </c:pt>
                <c:pt idx="1675">
                  <c:v>144720000</c:v>
                </c:pt>
                <c:pt idx="1676">
                  <c:v>144806400</c:v>
                </c:pt>
                <c:pt idx="1677">
                  <c:v>144892800</c:v>
                </c:pt>
                <c:pt idx="1678">
                  <c:v>144979200</c:v>
                </c:pt>
                <c:pt idx="1679">
                  <c:v>145065600</c:v>
                </c:pt>
                <c:pt idx="1680">
                  <c:v>145152000</c:v>
                </c:pt>
                <c:pt idx="1681">
                  <c:v>145238400</c:v>
                </c:pt>
                <c:pt idx="1682">
                  <c:v>145324800</c:v>
                </c:pt>
                <c:pt idx="1683">
                  <c:v>145411200</c:v>
                </c:pt>
                <c:pt idx="1684">
                  <c:v>145497600</c:v>
                </c:pt>
                <c:pt idx="1685">
                  <c:v>145584000</c:v>
                </c:pt>
                <c:pt idx="1686">
                  <c:v>145670400</c:v>
                </c:pt>
                <c:pt idx="1687">
                  <c:v>145756800</c:v>
                </c:pt>
                <c:pt idx="1688">
                  <c:v>145843200</c:v>
                </c:pt>
                <c:pt idx="1689">
                  <c:v>145929600</c:v>
                </c:pt>
                <c:pt idx="1690">
                  <c:v>146016000</c:v>
                </c:pt>
                <c:pt idx="1691">
                  <c:v>146102400</c:v>
                </c:pt>
                <c:pt idx="1692">
                  <c:v>146188800</c:v>
                </c:pt>
                <c:pt idx="1693">
                  <c:v>146275200</c:v>
                </c:pt>
                <c:pt idx="1694">
                  <c:v>146361600</c:v>
                </c:pt>
                <c:pt idx="1695">
                  <c:v>146448000</c:v>
                </c:pt>
                <c:pt idx="1696">
                  <c:v>146534400</c:v>
                </c:pt>
                <c:pt idx="1697">
                  <c:v>146620800</c:v>
                </c:pt>
                <c:pt idx="1698">
                  <c:v>146707200</c:v>
                </c:pt>
                <c:pt idx="1699">
                  <c:v>146793600</c:v>
                </c:pt>
                <c:pt idx="1700">
                  <c:v>146880000</c:v>
                </c:pt>
                <c:pt idx="1701">
                  <c:v>146966400</c:v>
                </c:pt>
                <c:pt idx="1702">
                  <c:v>147052800</c:v>
                </c:pt>
                <c:pt idx="1703">
                  <c:v>147139200</c:v>
                </c:pt>
                <c:pt idx="1704">
                  <c:v>147225600</c:v>
                </c:pt>
                <c:pt idx="1705">
                  <c:v>147312000</c:v>
                </c:pt>
                <c:pt idx="1706">
                  <c:v>147398400</c:v>
                </c:pt>
                <c:pt idx="1707">
                  <c:v>147484800</c:v>
                </c:pt>
                <c:pt idx="1708">
                  <c:v>147571200</c:v>
                </c:pt>
                <c:pt idx="1709">
                  <c:v>147657600</c:v>
                </c:pt>
                <c:pt idx="1710">
                  <c:v>147744000</c:v>
                </c:pt>
                <c:pt idx="1711">
                  <c:v>147830400</c:v>
                </c:pt>
                <c:pt idx="1712">
                  <c:v>147916800</c:v>
                </c:pt>
                <c:pt idx="1713">
                  <c:v>148003200</c:v>
                </c:pt>
                <c:pt idx="1714">
                  <c:v>148089600</c:v>
                </c:pt>
                <c:pt idx="1715">
                  <c:v>148176000</c:v>
                </c:pt>
                <c:pt idx="1716">
                  <c:v>148262400</c:v>
                </c:pt>
                <c:pt idx="1717">
                  <c:v>148348800</c:v>
                </c:pt>
                <c:pt idx="1718">
                  <c:v>148435200</c:v>
                </c:pt>
                <c:pt idx="1719">
                  <c:v>148521600</c:v>
                </c:pt>
                <c:pt idx="1720">
                  <c:v>148608000</c:v>
                </c:pt>
                <c:pt idx="1721">
                  <c:v>148694400</c:v>
                </c:pt>
                <c:pt idx="1722">
                  <c:v>148780800</c:v>
                </c:pt>
                <c:pt idx="1723">
                  <c:v>148867200</c:v>
                </c:pt>
                <c:pt idx="1724">
                  <c:v>148953600</c:v>
                </c:pt>
                <c:pt idx="1725">
                  <c:v>149040000</c:v>
                </c:pt>
                <c:pt idx="1726">
                  <c:v>149126400</c:v>
                </c:pt>
                <c:pt idx="1727">
                  <c:v>149212800</c:v>
                </c:pt>
                <c:pt idx="1728">
                  <c:v>149299200</c:v>
                </c:pt>
                <c:pt idx="1729">
                  <c:v>149385600</c:v>
                </c:pt>
                <c:pt idx="1730">
                  <c:v>149472000</c:v>
                </c:pt>
                <c:pt idx="1731">
                  <c:v>149558400</c:v>
                </c:pt>
                <c:pt idx="1732">
                  <c:v>149644800</c:v>
                </c:pt>
                <c:pt idx="1733">
                  <c:v>149731200</c:v>
                </c:pt>
                <c:pt idx="1734">
                  <c:v>149817600</c:v>
                </c:pt>
                <c:pt idx="1735">
                  <c:v>149904000</c:v>
                </c:pt>
                <c:pt idx="1736">
                  <c:v>149990400</c:v>
                </c:pt>
                <c:pt idx="1737">
                  <c:v>150076800</c:v>
                </c:pt>
                <c:pt idx="1738">
                  <c:v>150163200</c:v>
                </c:pt>
                <c:pt idx="1739">
                  <c:v>150249600</c:v>
                </c:pt>
                <c:pt idx="1740">
                  <c:v>150336000</c:v>
                </c:pt>
                <c:pt idx="1741">
                  <c:v>150422400</c:v>
                </c:pt>
                <c:pt idx="1742">
                  <c:v>150508800</c:v>
                </c:pt>
                <c:pt idx="1743">
                  <c:v>150595200</c:v>
                </c:pt>
                <c:pt idx="1744">
                  <c:v>150681600</c:v>
                </c:pt>
                <c:pt idx="1745">
                  <c:v>150768000</c:v>
                </c:pt>
                <c:pt idx="1746">
                  <c:v>150854400</c:v>
                </c:pt>
                <c:pt idx="1747">
                  <c:v>150940800</c:v>
                </c:pt>
                <c:pt idx="1748">
                  <c:v>151027200</c:v>
                </c:pt>
                <c:pt idx="1749">
                  <c:v>151113600</c:v>
                </c:pt>
                <c:pt idx="1750">
                  <c:v>151200000</c:v>
                </c:pt>
                <c:pt idx="1751">
                  <c:v>151286400</c:v>
                </c:pt>
                <c:pt idx="1752">
                  <c:v>151372800</c:v>
                </c:pt>
                <c:pt idx="1753">
                  <c:v>151459200</c:v>
                </c:pt>
                <c:pt idx="1754">
                  <c:v>151545600</c:v>
                </c:pt>
                <c:pt idx="1755">
                  <c:v>151632000</c:v>
                </c:pt>
                <c:pt idx="1756">
                  <c:v>151718400</c:v>
                </c:pt>
                <c:pt idx="1757">
                  <c:v>151804800</c:v>
                </c:pt>
                <c:pt idx="1758">
                  <c:v>151891200</c:v>
                </c:pt>
                <c:pt idx="1759">
                  <c:v>151977600</c:v>
                </c:pt>
                <c:pt idx="1760">
                  <c:v>152064000</c:v>
                </c:pt>
                <c:pt idx="1761">
                  <c:v>152150400</c:v>
                </c:pt>
                <c:pt idx="1762">
                  <c:v>152236800</c:v>
                </c:pt>
                <c:pt idx="1763">
                  <c:v>152323200</c:v>
                </c:pt>
                <c:pt idx="1764">
                  <c:v>152409600</c:v>
                </c:pt>
                <c:pt idx="1765">
                  <c:v>152496000</c:v>
                </c:pt>
                <c:pt idx="1766">
                  <c:v>152582400</c:v>
                </c:pt>
                <c:pt idx="1767">
                  <c:v>152668800</c:v>
                </c:pt>
                <c:pt idx="1768">
                  <c:v>152755200</c:v>
                </c:pt>
                <c:pt idx="1769">
                  <c:v>152841600</c:v>
                </c:pt>
                <c:pt idx="1770">
                  <c:v>152928000</c:v>
                </c:pt>
                <c:pt idx="1771">
                  <c:v>153014400</c:v>
                </c:pt>
                <c:pt idx="1772">
                  <c:v>153100800</c:v>
                </c:pt>
                <c:pt idx="1773">
                  <c:v>153187200</c:v>
                </c:pt>
                <c:pt idx="1774">
                  <c:v>153273600</c:v>
                </c:pt>
                <c:pt idx="1775">
                  <c:v>153360000</c:v>
                </c:pt>
                <c:pt idx="1776">
                  <c:v>153446400</c:v>
                </c:pt>
                <c:pt idx="1777">
                  <c:v>153532800</c:v>
                </c:pt>
                <c:pt idx="1778">
                  <c:v>153619200</c:v>
                </c:pt>
                <c:pt idx="1779">
                  <c:v>153705600</c:v>
                </c:pt>
                <c:pt idx="1780">
                  <c:v>153792000</c:v>
                </c:pt>
                <c:pt idx="1781">
                  <c:v>153878400</c:v>
                </c:pt>
                <c:pt idx="1782">
                  <c:v>153964800</c:v>
                </c:pt>
                <c:pt idx="1783">
                  <c:v>154051200</c:v>
                </c:pt>
                <c:pt idx="1784">
                  <c:v>154137600</c:v>
                </c:pt>
                <c:pt idx="1785">
                  <c:v>154224000</c:v>
                </c:pt>
                <c:pt idx="1786">
                  <c:v>154310400</c:v>
                </c:pt>
                <c:pt idx="1787">
                  <c:v>154396800</c:v>
                </c:pt>
                <c:pt idx="1788">
                  <c:v>154483200</c:v>
                </c:pt>
                <c:pt idx="1789">
                  <c:v>154569600</c:v>
                </c:pt>
                <c:pt idx="1790">
                  <c:v>154656000</c:v>
                </c:pt>
                <c:pt idx="1791">
                  <c:v>154742400</c:v>
                </c:pt>
                <c:pt idx="1792">
                  <c:v>154828800</c:v>
                </c:pt>
                <c:pt idx="1793">
                  <c:v>154915200</c:v>
                </c:pt>
                <c:pt idx="1794">
                  <c:v>155001600</c:v>
                </c:pt>
                <c:pt idx="1795">
                  <c:v>155088000</c:v>
                </c:pt>
                <c:pt idx="1796">
                  <c:v>155174400</c:v>
                </c:pt>
                <c:pt idx="1797">
                  <c:v>155260800</c:v>
                </c:pt>
                <c:pt idx="1798">
                  <c:v>155347200</c:v>
                </c:pt>
                <c:pt idx="1799">
                  <c:v>155433600</c:v>
                </c:pt>
                <c:pt idx="1800">
                  <c:v>155520000</c:v>
                </c:pt>
                <c:pt idx="1801">
                  <c:v>155606400</c:v>
                </c:pt>
                <c:pt idx="1802">
                  <c:v>155692800</c:v>
                </c:pt>
                <c:pt idx="1803">
                  <c:v>155779200</c:v>
                </c:pt>
                <c:pt idx="1804">
                  <c:v>155865600</c:v>
                </c:pt>
                <c:pt idx="1805">
                  <c:v>155952000</c:v>
                </c:pt>
                <c:pt idx="1806">
                  <c:v>156038400</c:v>
                </c:pt>
                <c:pt idx="1807">
                  <c:v>156124800</c:v>
                </c:pt>
                <c:pt idx="1808">
                  <c:v>156211200</c:v>
                </c:pt>
                <c:pt idx="1809">
                  <c:v>156297600</c:v>
                </c:pt>
                <c:pt idx="1810">
                  <c:v>156384000</c:v>
                </c:pt>
                <c:pt idx="1811">
                  <c:v>156470400</c:v>
                </c:pt>
                <c:pt idx="1812">
                  <c:v>156556800</c:v>
                </c:pt>
                <c:pt idx="1813">
                  <c:v>156643200</c:v>
                </c:pt>
                <c:pt idx="1814">
                  <c:v>156729600</c:v>
                </c:pt>
                <c:pt idx="1815">
                  <c:v>156816000</c:v>
                </c:pt>
                <c:pt idx="1816">
                  <c:v>156902400</c:v>
                </c:pt>
                <c:pt idx="1817">
                  <c:v>156988800</c:v>
                </c:pt>
                <c:pt idx="1818">
                  <c:v>157075200</c:v>
                </c:pt>
                <c:pt idx="1819">
                  <c:v>157161600</c:v>
                </c:pt>
                <c:pt idx="1820">
                  <c:v>157248000</c:v>
                </c:pt>
                <c:pt idx="1821">
                  <c:v>157334400</c:v>
                </c:pt>
                <c:pt idx="1822">
                  <c:v>157420800</c:v>
                </c:pt>
                <c:pt idx="1823">
                  <c:v>157507200</c:v>
                </c:pt>
                <c:pt idx="1824">
                  <c:v>157593600</c:v>
                </c:pt>
                <c:pt idx="1825">
                  <c:v>157680000</c:v>
                </c:pt>
                <c:pt idx="1826">
                  <c:v>157766400</c:v>
                </c:pt>
                <c:pt idx="1827">
                  <c:v>157852800</c:v>
                </c:pt>
                <c:pt idx="1828">
                  <c:v>157939200</c:v>
                </c:pt>
                <c:pt idx="1829">
                  <c:v>158025600</c:v>
                </c:pt>
                <c:pt idx="1830">
                  <c:v>158112000</c:v>
                </c:pt>
                <c:pt idx="1831">
                  <c:v>158198400</c:v>
                </c:pt>
                <c:pt idx="1832">
                  <c:v>158284800</c:v>
                </c:pt>
                <c:pt idx="1833">
                  <c:v>158371200</c:v>
                </c:pt>
                <c:pt idx="1834">
                  <c:v>158457600</c:v>
                </c:pt>
                <c:pt idx="1835">
                  <c:v>158544000</c:v>
                </c:pt>
                <c:pt idx="1836">
                  <c:v>158630400</c:v>
                </c:pt>
                <c:pt idx="1837">
                  <c:v>158716800</c:v>
                </c:pt>
                <c:pt idx="1838">
                  <c:v>158803200</c:v>
                </c:pt>
                <c:pt idx="1839">
                  <c:v>158889600</c:v>
                </c:pt>
                <c:pt idx="1840">
                  <c:v>158976000</c:v>
                </c:pt>
                <c:pt idx="1841">
                  <c:v>159062400</c:v>
                </c:pt>
                <c:pt idx="1842">
                  <c:v>159148800</c:v>
                </c:pt>
                <c:pt idx="1843">
                  <c:v>159235200</c:v>
                </c:pt>
                <c:pt idx="1844">
                  <c:v>159321600</c:v>
                </c:pt>
                <c:pt idx="1845">
                  <c:v>159408000</c:v>
                </c:pt>
                <c:pt idx="1846">
                  <c:v>159494400</c:v>
                </c:pt>
                <c:pt idx="1847">
                  <c:v>159580800</c:v>
                </c:pt>
                <c:pt idx="1848">
                  <c:v>159667200</c:v>
                </c:pt>
                <c:pt idx="1849">
                  <c:v>159753600</c:v>
                </c:pt>
                <c:pt idx="1850">
                  <c:v>159840000</c:v>
                </c:pt>
                <c:pt idx="1851">
                  <c:v>159926400</c:v>
                </c:pt>
                <c:pt idx="1852">
                  <c:v>160012800</c:v>
                </c:pt>
                <c:pt idx="1853">
                  <c:v>160099200</c:v>
                </c:pt>
                <c:pt idx="1854">
                  <c:v>160185600</c:v>
                </c:pt>
                <c:pt idx="1855">
                  <c:v>160272000</c:v>
                </c:pt>
                <c:pt idx="1856">
                  <c:v>160358400</c:v>
                </c:pt>
                <c:pt idx="1857">
                  <c:v>160444800</c:v>
                </c:pt>
                <c:pt idx="1858">
                  <c:v>160531200</c:v>
                </c:pt>
                <c:pt idx="1859">
                  <c:v>160617600</c:v>
                </c:pt>
                <c:pt idx="1860">
                  <c:v>160704000</c:v>
                </c:pt>
                <c:pt idx="1861">
                  <c:v>160790400</c:v>
                </c:pt>
                <c:pt idx="1862">
                  <c:v>160876800</c:v>
                </c:pt>
                <c:pt idx="1863">
                  <c:v>160963200</c:v>
                </c:pt>
                <c:pt idx="1864">
                  <c:v>161049600</c:v>
                </c:pt>
                <c:pt idx="1865">
                  <c:v>161136000</c:v>
                </c:pt>
                <c:pt idx="1866">
                  <c:v>161222400</c:v>
                </c:pt>
                <c:pt idx="1867">
                  <c:v>161308800</c:v>
                </c:pt>
                <c:pt idx="1868">
                  <c:v>161395200</c:v>
                </c:pt>
                <c:pt idx="1869">
                  <c:v>161481600</c:v>
                </c:pt>
                <c:pt idx="1870">
                  <c:v>161568000</c:v>
                </c:pt>
                <c:pt idx="1871">
                  <c:v>161654400</c:v>
                </c:pt>
                <c:pt idx="1872">
                  <c:v>161740800</c:v>
                </c:pt>
                <c:pt idx="1873">
                  <c:v>161827200</c:v>
                </c:pt>
                <c:pt idx="1874">
                  <c:v>161913600</c:v>
                </c:pt>
                <c:pt idx="1875">
                  <c:v>162000000</c:v>
                </c:pt>
                <c:pt idx="1876">
                  <c:v>162086400</c:v>
                </c:pt>
                <c:pt idx="1877">
                  <c:v>162172800</c:v>
                </c:pt>
                <c:pt idx="1878">
                  <c:v>162259200</c:v>
                </c:pt>
                <c:pt idx="1879">
                  <c:v>162345600</c:v>
                </c:pt>
                <c:pt idx="1880">
                  <c:v>162432000</c:v>
                </c:pt>
                <c:pt idx="1881">
                  <c:v>162518400</c:v>
                </c:pt>
                <c:pt idx="1882">
                  <c:v>162604800</c:v>
                </c:pt>
                <c:pt idx="1883">
                  <c:v>162691200</c:v>
                </c:pt>
                <c:pt idx="1884">
                  <c:v>162777600</c:v>
                </c:pt>
                <c:pt idx="1885">
                  <c:v>162864000</c:v>
                </c:pt>
                <c:pt idx="1886">
                  <c:v>162950400</c:v>
                </c:pt>
                <c:pt idx="1887">
                  <c:v>163036800</c:v>
                </c:pt>
                <c:pt idx="1888">
                  <c:v>163123200</c:v>
                </c:pt>
                <c:pt idx="1889">
                  <c:v>163209600</c:v>
                </c:pt>
                <c:pt idx="1890">
                  <c:v>163296000</c:v>
                </c:pt>
                <c:pt idx="1891">
                  <c:v>163382400</c:v>
                </c:pt>
                <c:pt idx="1892">
                  <c:v>163468800</c:v>
                </c:pt>
                <c:pt idx="1893">
                  <c:v>163555200</c:v>
                </c:pt>
                <c:pt idx="1894">
                  <c:v>163641600</c:v>
                </c:pt>
                <c:pt idx="1895">
                  <c:v>163728000</c:v>
                </c:pt>
                <c:pt idx="1896">
                  <c:v>163814400</c:v>
                </c:pt>
                <c:pt idx="1897">
                  <c:v>163900800</c:v>
                </c:pt>
                <c:pt idx="1898">
                  <c:v>163987200</c:v>
                </c:pt>
                <c:pt idx="1899">
                  <c:v>164073600</c:v>
                </c:pt>
                <c:pt idx="1900">
                  <c:v>164160000</c:v>
                </c:pt>
                <c:pt idx="1901">
                  <c:v>164246400</c:v>
                </c:pt>
                <c:pt idx="1902">
                  <c:v>164332800</c:v>
                </c:pt>
                <c:pt idx="1903">
                  <c:v>164419200</c:v>
                </c:pt>
                <c:pt idx="1904">
                  <c:v>164505600</c:v>
                </c:pt>
                <c:pt idx="1905">
                  <c:v>164592000</c:v>
                </c:pt>
                <c:pt idx="1906">
                  <c:v>164678400</c:v>
                </c:pt>
                <c:pt idx="1907">
                  <c:v>164764800</c:v>
                </c:pt>
                <c:pt idx="1908">
                  <c:v>164851200</c:v>
                </c:pt>
                <c:pt idx="1909">
                  <c:v>164937600</c:v>
                </c:pt>
                <c:pt idx="1910">
                  <c:v>165024000</c:v>
                </c:pt>
                <c:pt idx="1911">
                  <c:v>165110400</c:v>
                </c:pt>
                <c:pt idx="1912">
                  <c:v>165196800</c:v>
                </c:pt>
                <c:pt idx="1913">
                  <c:v>165283200</c:v>
                </c:pt>
                <c:pt idx="1914">
                  <c:v>165369600</c:v>
                </c:pt>
                <c:pt idx="1915">
                  <c:v>165456000</c:v>
                </c:pt>
                <c:pt idx="1916">
                  <c:v>165542400</c:v>
                </c:pt>
                <c:pt idx="1917">
                  <c:v>165628800</c:v>
                </c:pt>
                <c:pt idx="1918">
                  <c:v>165715200</c:v>
                </c:pt>
                <c:pt idx="1919">
                  <c:v>165801600</c:v>
                </c:pt>
                <c:pt idx="1920">
                  <c:v>165888000</c:v>
                </c:pt>
                <c:pt idx="1921">
                  <c:v>165974400</c:v>
                </c:pt>
                <c:pt idx="1922">
                  <c:v>166060800</c:v>
                </c:pt>
                <c:pt idx="1923">
                  <c:v>166147200</c:v>
                </c:pt>
                <c:pt idx="1924">
                  <c:v>166233600</c:v>
                </c:pt>
                <c:pt idx="1925">
                  <c:v>166320000</c:v>
                </c:pt>
                <c:pt idx="1926">
                  <c:v>166406400</c:v>
                </c:pt>
                <c:pt idx="1927">
                  <c:v>166492800</c:v>
                </c:pt>
                <c:pt idx="1928">
                  <c:v>166579200</c:v>
                </c:pt>
                <c:pt idx="1929">
                  <c:v>166665600</c:v>
                </c:pt>
                <c:pt idx="1930">
                  <c:v>166752000</c:v>
                </c:pt>
                <c:pt idx="1931">
                  <c:v>166838400</c:v>
                </c:pt>
                <c:pt idx="1932">
                  <c:v>166924800</c:v>
                </c:pt>
                <c:pt idx="1933">
                  <c:v>167011200</c:v>
                </c:pt>
                <c:pt idx="1934">
                  <c:v>167097600</c:v>
                </c:pt>
                <c:pt idx="1935">
                  <c:v>167184000</c:v>
                </c:pt>
                <c:pt idx="1936">
                  <c:v>167270400</c:v>
                </c:pt>
                <c:pt idx="1937">
                  <c:v>167356800</c:v>
                </c:pt>
                <c:pt idx="1938">
                  <c:v>167443200</c:v>
                </c:pt>
                <c:pt idx="1939">
                  <c:v>167529600</c:v>
                </c:pt>
                <c:pt idx="1940">
                  <c:v>167616000</c:v>
                </c:pt>
                <c:pt idx="1941">
                  <c:v>167702400</c:v>
                </c:pt>
                <c:pt idx="1942">
                  <c:v>167788800</c:v>
                </c:pt>
                <c:pt idx="1943">
                  <c:v>167875200</c:v>
                </c:pt>
                <c:pt idx="1944">
                  <c:v>167961600</c:v>
                </c:pt>
                <c:pt idx="1945">
                  <c:v>168048000</c:v>
                </c:pt>
                <c:pt idx="1946">
                  <c:v>168134400</c:v>
                </c:pt>
                <c:pt idx="1947">
                  <c:v>168220800</c:v>
                </c:pt>
                <c:pt idx="1948">
                  <c:v>168307200</c:v>
                </c:pt>
                <c:pt idx="1949">
                  <c:v>168393600</c:v>
                </c:pt>
                <c:pt idx="1950">
                  <c:v>168480000</c:v>
                </c:pt>
                <c:pt idx="1951">
                  <c:v>168566400</c:v>
                </c:pt>
                <c:pt idx="1952">
                  <c:v>168652800</c:v>
                </c:pt>
                <c:pt idx="1953">
                  <c:v>168739200</c:v>
                </c:pt>
                <c:pt idx="1954">
                  <c:v>168825600</c:v>
                </c:pt>
                <c:pt idx="1955">
                  <c:v>168912000</c:v>
                </c:pt>
                <c:pt idx="1956">
                  <c:v>168998400</c:v>
                </c:pt>
                <c:pt idx="1957">
                  <c:v>169084800</c:v>
                </c:pt>
                <c:pt idx="1958">
                  <c:v>169171200</c:v>
                </c:pt>
                <c:pt idx="1959">
                  <c:v>169257600</c:v>
                </c:pt>
                <c:pt idx="1960">
                  <c:v>169344000</c:v>
                </c:pt>
                <c:pt idx="1961">
                  <c:v>169430400</c:v>
                </c:pt>
                <c:pt idx="1962">
                  <c:v>169516800</c:v>
                </c:pt>
                <c:pt idx="1963">
                  <c:v>169603200</c:v>
                </c:pt>
                <c:pt idx="1964">
                  <c:v>169689600</c:v>
                </c:pt>
                <c:pt idx="1965">
                  <c:v>169776000</c:v>
                </c:pt>
                <c:pt idx="1966">
                  <c:v>169862400</c:v>
                </c:pt>
                <c:pt idx="1967">
                  <c:v>169948800</c:v>
                </c:pt>
                <c:pt idx="1968">
                  <c:v>170035200</c:v>
                </c:pt>
                <c:pt idx="1969">
                  <c:v>170121600</c:v>
                </c:pt>
                <c:pt idx="1970">
                  <c:v>170208000</c:v>
                </c:pt>
                <c:pt idx="1971">
                  <c:v>170294400</c:v>
                </c:pt>
                <c:pt idx="1972">
                  <c:v>170380800</c:v>
                </c:pt>
                <c:pt idx="1973">
                  <c:v>170467200</c:v>
                </c:pt>
                <c:pt idx="1974">
                  <c:v>170553600</c:v>
                </c:pt>
                <c:pt idx="1975">
                  <c:v>170640000</c:v>
                </c:pt>
                <c:pt idx="1976">
                  <c:v>170726400</c:v>
                </c:pt>
                <c:pt idx="1977">
                  <c:v>170812800</c:v>
                </c:pt>
                <c:pt idx="1978">
                  <c:v>170899200</c:v>
                </c:pt>
                <c:pt idx="1979">
                  <c:v>170985600</c:v>
                </c:pt>
                <c:pt idx="1980">
                  <c:v>171072000</c:v>
                </c:pt>
                <c:pt idx="1981">
                  <c:v>171158400</c:v>
                </c:pt>
                <c:pt idx="1982">
                  <c:v>171244800</c:v>
                </c:pt>
                <c:pt idx="1983">
                  <c:v>171331200</c:v>
                </c:pt>
                <c:pt idx="1984">
                  <c:v>171417600</c:v>
                </c:pt>
                <c:pt idx="1985">
                  <c:v>171504000</c:v>
                </c:pt>
                <c:pt idx="1986">
                  <c:v>171590400</c:v>
                </c:pt>
                <c:pt idx="1987">
                  <c:v>171676800</c:v>
                </c:pt>
                <c:pt idx="1988">
                  <c:v>171763200</c:v>
                </c:pt>
                <c:pt idx="1989">
                  <c:v>171849600</c:v>
                </c:pt>
                <c:pt idx="1990">
                  <c:v>171936000</c:v>
                </c:pt>
                <c:pt idx="1991">
                  <c:v>172022400</c:v>
                </c:pt>
                <c:pt idx="1992">
                  <c:v>172108800</c:v>
                </c:pt>
                <c:pt idx="1993">
                  <c:v>172195200</c:v>
                </c:pt>
                <c:pt idx="1994">
                  <c:v>172281600</c:v>
                </c:pt>
                <c:pt idx="1995">
                  <c:v>172368000</c:v>
                </c:pt>
                <c:pt idx="1996">
                  <c:v>172454400</c:v>
                </c:pt>
                <c:pt idx="1997">
                  <c:v>172540800</c:v>
                </c:pt>
                <c:pt idx="1998">
                  <c:v>172627200</c:v>
                </c:pt>
                <c:pt idx="1999">
                  <c:v>172713600</c:v>
                </c:pt>
                <c:pt idx="2000">
                  <c:v>172800000</c:v>
                </c:pt>
                <c:pt idx="2001">
                  <c:v>172886400</c:v>
                </c:pt>
                <c:pt idx="2002">
                  <c:v>172972800</c:v>
                </c:pt>
                <c:pt idx="2003">
                  <c:v>173059200</c:v>
                </c:pt>
                <c:pt idx="2004">
                  <c:v>173145600</c:v>
                </c:pt>
                <c:pt idx="2005">
                  <c:v>173232000</c:v>
                </c:pt>
                <c:pt idx="2006">
                  <c:v>173318400</c:v>
                </c:pt>
                <c:pt idx="2007">
                  <c:v>173404800</c:v>
                </c:pt>
                <c:pt idx="2008">
                  <c:v>173491200</c:v>
                </c:pt>
                <c:pt idx="2009">
                  <c:v>173577600</c:v>
                </c:pt>
                <c:pt idx="2010">
                  <c:v>173664000</c:v>
                </c:pt>
                <c:pt idx="2011">
                  <c:v>173750400</c:v>
                </c:pt>
                <c:pt idx="2012">
                  <c:v>173836800</c:v>
                </c:pt>
                <c:pt idx="2013">
                  <c:v>173923200</c:v>
                </c:pt>
                <c:pt idx="2014">
                  <c:v>174009600</c:v>
                </c:pt>
                <c:pt idx="2015">
                  <c:v>174096000</c:v>
                </c:pt>
                <c:pt idx="2016">
                  <c:v>174182400</c:v>
                </c:pt>
                <c:pt idx="2017">
                  <c:v>174268800</c:v>
                </c:pt>
                <c:pt idx="2018">
                  <c:v>174355200</c:v>
                </c:pt>
                <c:pt idx="2019">
                  <c:v>174441600</c:v>
                </c:pt>
                <c:pt idx="2020">
                  <c:v>174528000</c:v>
                </c:pt>
                <c:pt idx="2021">
                  <c:v>174614400</c:v>
                </c:pt>
                <c:pt idx="2022">
                  <c:v>174700800</c:v>
                </c:pt>
                <c:pt idx="2023">
                  <c:v>174787200</c:v>
                </c:pt>
                <c:pt idx="2024">
                  <c:v>174873600</c:v>
                </c:pt>
                <c:pt idx="2025">
                  <c:v>174960000</c:v>
                </c:pt>
                <c:pt idx="2026">
                  <c:v>175046400</c:v>
                </c:pt>
                <c:pt idx="2027">
                  <c:v>175132800</c:v>
                </c:pt>
                <c:pt idx="2028">
                  <c:v>175219200</c:v>
                </c:pt>
                <c:pt idx="2029">
                  <c:v>175305600</c:v>
                </c:pt>
                <c:pt idx="2030">
                  <c:v>175392000</c:v>
                </c:pt>
                <c:pt idx="2031">
                  <c:v>175478400</c:v>
                </c:pt>
                <c:pt idx="2032">
                  <c:v>175564800</c:v>
                </c:pt>
                <c:pt idx="2033">
                  <c:v>175651200</c:v>
                </c:pt>
                <c:pt idx="2034">
                  <c:v>175737600</c:v>
                </c:pt>
                <c:pt idx="2035">
                  <c:v>175824000</c:v>
                </c:pt>
                <c:pt idx="2036">
                  <c:v>175910400</c:v>
                </c:pt>
                <c:pt idx="2037">
                  <c:v>175996800</c:v>
                </c:pt>
                <c:pt idx="2038">
                  <c:v>176083200</c:v>
                </c:pt>
                <c:pt idx="2039">
                  <c:v>176169600</c:v>
                </c:pt>
                <c:pt idx="2040">
                  <c:v>176256000</c:v>
                </c:pt>
                <c:pt idx="2041">
                  <c:v>176342400</c:v>
                </c:pt>
                <c:pt idx="2042">
                  <c:v>176428800</c:v>
                </c:pt>
                <c:pt idx="2043">
                  <c:v>176515200</c:v>
                </c:pt>
                <c:pt idx="2044">
                  <c:v>176601600</c:v>
                </c:pt>
                <c:pt idx="2045">
                  <c:v>176688000</c:v>
                </c:pt>
                <c:pt idx="2046">
                  <c:v>176774400</c:v>
                </c:pt>
                <c:pt idx="2047">
                  <c:v>176860800</c:v>
                </c:pt>
                <c:pt idx="2048">
                  <c:v>176947200</c:v>
                </c:pt>
                <c:pt idx="2049">
                  <c:v>177033600</c:v>
                </c:pt>
                <c:pt idx="2050">
                  <c:v>177120000</c:v>
                </c:pt>
                <c:pt idx="2051">
                  <c:v>177206400</c:v>
                </c:pt>
                <c:pt idx="2052">
                  <c:v>177292800</c:v>
                </c:pt>
                <c:pt idx="2053">
                  <c:v>177379200</c:v>
                </c:pt>
                <c:pt idx="2054">
                  <c:v>177465600</c:v>
                </c:pt>
                <c:pt idx="2055">
                  <c:v>177552000</c:v>
                </c:pt>
                <c:pt idx="2056">
                  <c:v>177638400</c:v>
                </c:pt>
                <c:pt idx="2057">
                  <c:v>177724800</c:v>
                </c:pt>
                <c:pt idx="2058">
                  <c:v>177811200</c:v>
                </c:pt>
                <c:pt idx="2059">
                  <c:v>177897600</c:v>
                </c:pt>
                <c:pt idx="2060">
                  <c:v>177984000</c:v>
                </c:pt>
                <c:pt idx="2061">
                  <c:v>178070400</c:v>
                </c:pt>
                <c:pt idx="2062">
                  <c:v>178156800</c:v>
                </c:pt>
                <c:pt idx="2063">
                  <c:v>178243200</c:v>
                </c:pt>
                <c:pt idx="2064">
                  <c:v>178329600</c:v>
                </c:pt>
                <c:pt idx="2065">
                  <c:v>178416000</c:v>
                </c:pt>
                <c:pt idx="2066">
                  <c:v>178502400</c:v>
                </c:pt>
                <c:pt idx="2067">
                  <c:v>178588800</c:v>
                </c:pt>
                <c:pt idx="2068">
                  <c:v>178675200</c:v>
                </c:pt>
                <c:pt idx="2069">
                  <c:v>178761600</c:v>
                </c:pt>
                <c:pt idx="2070">
                  <c:v>178848000</c:v>
                </c:pt>
                <c:pt idx="2071">
                  <c:v>178934400</c:v>
                </c:pt>
                <c:pt idx="2072">
                  <c:v>179020800</c:v>
                </c:pt>
                <c:pt idx="2073">
                  <c:v>179107200</c:v>
                </c:pt>
                <c:pt idx="2074">
                  <c:v>179193600</c:v>
                </c:pt>
                <c:pt idx="2075">
                  <c:v>179280000</c:v>
                </c:pt>
                <c:pt idx="2076">
                  <c:v>179366400</c:v>
                </c:pt>
                <c:pt idx="2077">
                  <c:v>179452800</c:v>
                </c:pt>
                <c:pt idx="2078">
                  <c:v>179539200</c:v>
                </c:pt>
                <c:pt idx="2079">
                  <c:v>179625600</c:v>
                </c:pt>
                <c:pt idx="2080">
                  <c:v>179712000</c:v>
                </c:pt>
                <c:pt idx="2081">
                  <c:v>179798400</c:v>
                </c:pt>
                <c:pt idx="2082">
                  <c:v>179884800</c:v>
                </c:pt>
                <c:pt idx="2083">
                  <c:v>179971200</c:v>
                </c:pt>
                <c:pt idx="2084">
                  <c:v>180057600</c:v>
                </c:pt>
                <c:pt idx="2085">
                  <c:v>180144000</c:v>
                </c:pt>
                <c:pt idx="2086">
                  <c:v>180230400</c:v>
                </c:pt>
                <c:pt idx="2087">
                  <c:v>180316800</c:v>
                </c:pt>
                <c:pt idx="2088">
                  <c:v>180403200</c:v>
                </c:pt>
                <c:pt idx="2089">
                  <c:v>180489600</c:v>
                </c:pt>
                <c:pt idx="2090">
                  <c:v>180576000</c:v>
                </c:pt>
                <c:pt idx="2091">
                  <c:v>180662400</c:v>
                </c:pt>
                <c:pt idx="2092">
                  <c:v>180748800</c:v>
                </c:pt>
                <c:pt idx="2093">
                  <c:v>180835200</c:v>
                </c:pt>
                <c:pt idx="2094">
                  <c:v>180921600</c:v>
                </c:pt>
                <c:pt idx="2095">
                  <c:v>181008000</c:v>
                </c:pt>
                <c:pt idx="2096">
                  <c:v>181094400</c:v>
                </c:pt>
                <c:pt idx="2097">
                  <c:v>181180800</c:v>
                </c:pt>
                <c:pt idx="2098">
                  <c:v>181267200</c:v>
                </c:pt>
                <c:pt idx="2099">
                  <c:v>181353600</c:v>
                </c:pt>
                <c:pt idx="2100">
                  <c:v>181440000</c:v>
                </c:pt>
                <c:pt idx="2101">
                  <c:v>181526400</c:v>
                </c:pt>
                <c:pt idx="2102">
                  <c:v>181612800</c:v>
                </c:pt>
                <c:pt idx="2103">
                  <c:v>181699200</c:v>
                </c:pt>
                <c:pt idx="2104">
                  <c:v>181785600</c:v>
                </c:pt>
                <c:pt idx="2105">
                  <c:v>181872000</c:v>
                </c:pt>
                <c:pt idx="2106">
                  <c:v>181958400</c:v>
                </c:pt>
                <c:pt idx="2107">
                  <c:v>182044800</c:v>
                </c:pt>
                <c:pt idx="2108">
                  <c:v>182131200</c:v>
                </c:pt>
                <c:pt idx="2109">
                  <c:v>182217600</c:v>
                </c:pt>
                <c:pt idx="2110">
                  <c:v>182304000</c:v>
                </c:pt>
                <c:pt idx="2111">
                  <c:v>182390400</c:v>
                </c:pt>
                <c:pt idx="2112">
                  <c:v>182476800</c:v>
                </c:pt>
                <c:pt idx="2113">
                  <c:v>182563200</c:v>
                </c:pt>
                <c:pt idx="2114">
                  <c:v>182649600</c:v>
                </c:pt>
                <c:pt idx="2115">
                  <c:v>182736000</c:v>
                </c:pt>
                <c:pt idx="2116">
                  <c:v>182822400</c:v>
                </c:pt>
                <c:pt idx="2117">
                  <c:v>182908800</c:v>
                </c:pt>
                <c:pt idx="2118">
                  <c:v>182995200</c:v>
                </c:pt>
                <c:pt idx="2119">
                  <c:v>183081600</c:v>
                </c:pt>
                <c:pt idx="2120">
                  <c:v>183168000</c:v>
                </c:pt>
                <c:pt idx="2121">
                  <c:v>183254400</c:v>
                </c:pt>
                <c:pt idx="2122">
                  <c:v>183340800</c:v>
                </c:pt>
                <c:pt idx="2123">
                  <c:v>183427200</c:v>
                </c:pt>
                <c:pt idx="2124">
                  <c:v>183513600</c:v>
                </c:pt>
                <c:pt idx="2125">
                  <c:v>183600000</c:v>
                </c:pt>
                <c:pt idx="2126">
                  <c:v>183686400</c:v>
                </c:pt>
                <c:pt idx="2127">
                  <c:v>183772800</c:v>
                </c:pt>
                <c:pt idx="2128">
                  <c:v>183859200</c:v>
                </c:pt>
                <c:pt idx="2129">
                  <c:v>183945600</c:v>
                </c:pt>
                <c:pt idx="2130">
                  <c:v>184032000</c:v>
                </c:pt>
                <c:pt idx="2131">
                  <c:v>184118400</c:v>
                </c:pt>
                <c:pt idx="2132">
                  <c:v>184204800</c:v>
                </c:pt>
                <c:pt idx="2133">
                  <c:v>184291200</c:v>
                </c:pt>
                <c:pt idx="2134">
                  <c:v>184377600</c:v>
                </c:pt>
                <c:pt idx="2135">
                  <c:v>184464000</c:v>
                </c:pt>
                <c:pt idx="2136">
                  <c:v>184550400</c:v>
                </c:pt>
                <c:pt idx="2137">
                  <c:v>184636800</c:v>
                </c:pt>
                <c:pt idx="2138">
                  <c:v>184723200</c:v>
                </c:pt>
                <c:pt idx="2139">
                  <c:v>184809600</c:v>
                </c:pt>
                <c:pt idx="2140">
                  <c:v>184896000</c:v>
                </c:pt>
                <c:pt idx="2141">
                  <c:v>184982400</c:v>
                </c:pt>
                <c:pt idx="2142">
                  <c:v>185068800</c:v>
                </c:pt>
                <c:pt idx="2143">
                  <c:v>185155200</c:v>
                </c:pt>
                <c:pt idx="2144">
                  <c:v>185241600</c:v>
                </c:pt>
                <c:pt idx="2145">
                  <c:v>185328000</c:v>
                </c:pt>
                <c:pt idx="2146">
                  <c:v>185414400</c:v>
                </c:pt>
                <c:pt idx="2147">
                  <c:v>185500800</c:v>
                </c:pt>
                <c:pt idx="2148">
                  <c:v>185587200</c:v>
                </c:pt>
                <c:pt idx="2149">
                  <c:v>185673600</c:v>
                </c:pt>
                <c:pt idx="2150">
                  <c:v>185760000</c:v>
                </c:pt>
                <c:pt idx="2151">
                  <c:v>185846400</c:v>
                </c:pt>
                <c:pt idx="2152">
                  <c:v>185932800</c:v>
                </c:pt>
                <c:pt idx="2153">
                  <c:v>186019200</c:v>
                </c:pt>
                <c:pt idx="2154">
                  <c:v>186105600</c:v>
                </c:pt>
                <c:pt idx="2155">
                  <c:v>186192000</c:v>
                </c:pt>
                <c:pt idx="2156">
                  <c:v>186278400</c:v>
                </c:pt>
                <c:pt idx="2157">
                  <c:v>186364800</c:v>
                </c:pt>
                <c:pt idx="2158">
                  <c:v>186451200</c:v>
                </c:pt>
                <c:pt idx="2159">
                  <c:v>186537600</c:v>
                </c:pt>
                <c:pt idx="2160">
                  <c:v>186624000</c:v>
                </c:pt>
                <c:pt idx="2161">
                  <c:v>186710400</c:v>
                </c:pt>
                <c:pt idx="2162">
                  <c:v>186796800</c:v>
                </c:pt>
                <c:pt idx="2163">
                  <c:v>186883200</c:v>
                </c:pt>
                <c:pt idx="2164">
                  <c:v>186969600</c:v>
                </c:pt>
                <c:pt idx="2165">
                  <c:v>187056000</c:v>
                </c:pt>
                <c:pt idx="2166">
                  <c:v>187142400</c:v>
                </c:pt>
                <c:pt idx="2167">
                  <c:v>187228800</c:v>
                </c:pt>
                <c:pt idx="2168">
                  <c:v>187315200</c:v>
                </c:pt>
                <c:pt idx="2169">
                  <c:v>187401600</c:v>
                </c:pt>
                <c:pt idx="2170">
                  <c:v>187488000</c:v>
                </c:pt>
                <c:pt idx="2171">
                  <c:v>187574400</c:v>
                </c:pt>
                <c:pt idx="2172">
                  <c:v>187660800</c:v>
                </c:pt>
                <c:pt idx="2173">
                  <c:v>187747200</c:v>
                </c:pt>
                <c:pt idx="2174">
                  <c:v>187833600</c:v>
                </c:pt>
                <c:pt idx="2175">
                  <c:v>187920000</c:v>
                </c:pt>
                <c:pt idx="2176">
                  <c:v>188006400</c:v>
                </c:pt>
                <c:pt idx="2177">
                  <c:v>188092800</c:v>
                </c:pt>
                <c:pt idx="2178">
                  <c:v>188179200</c:v>
                </c:pt>
                <c:pt idx="2179">
                  <c:v>188265600</c:v>
                </c:pt>
                <c:pt idx="2180">
                  <c:v>188352000</c:v>
                </c:pt>
                <c:pt idx="2181">
                  <c:v>188438400</c:v>
                </c:pt>
                <c:pt idx="2182">
                  <c:v>188524800</c:v>
                </c:pt>
                <c:pt idx="2183">
                  <c:v>188611200</c:v>
                </c:pt>
                <c:pt idx="2184">
                  <c:v>188697600</c:v>
                </c:pt>
                <c:pt idx="2185">
                  <c:v>188784000</c:v>
                </c:pt>
                <c:pt idx="2186">
                  <c:v>188870400</c:v>
                </c:pt>
                <c:pt idx="2187">
                  <c:v>188956800</c:v>
                </c:pt>
                <c:pt idx="2188">
                  <c:v>189043200</c:v>
                </c:pt>
                <c:pt idx="2189">
                  <c:v>189129600</c:v>
                </c:pt>
                <c:pt idx="2190">
                  <c:v>189216000</c:v>
                </c:pt>
                <c:pt idx="2191">
                  <c:v>189302400</c:v>
                </c:pt>
                <c:pt idx="2192">
                  <c:v>189388800</c:v>
                </c:pt>
                <c:pt idx="2193">
                  <c:v>189475200</c:v>
                </c:pt>
                <c:pt idx="2194">
                  <c:v>189561600</c:v>
                </c:pt>
                <c:pt idx="2195">
                  <c:v>189648000</c:v>
                </c:pt>
                <c:pt idx="2196">
                  <c:v>189734400</c:v>
                </c:pt>
                <c:pt idx="2197">
                  <c:v>189820800</c:v>
                </c:pt>
                <c:pt idx="2198">
                  <c:v>189907200</c:v>
                </c:pt>
                <c:pt idx="2199">
                  <c:v>189993600</c:v>
                </c:pt>
                <c:pt idx="2200">
                  <c:v>190080000</c:v>
                </c:pt>
                <c:pt idx="2201">
                  <c:v>190166400</c:v>
                </c:pt>
                <c:pt idx="2202">
                  <c:v>190252800</c:v>
                </c:pt>
                <c:pt idx="2203">
                  <c:v>190339200</c:v>
                </c:pt>
                <c:pt idx="2204">
                  <c:v>190425600</c:v>
                </c:pt>
                <c:pt idx="2205">
                  <c:v>190512000</c:v>
                </c:pt>
                <c:pt idx="2206">
                  <c:v>190598400</c:v>
                </c:pt>
                <c:pt idx="2207">
                  <c:v>190684800</c:v>
                </c:pt>
                <c:pt idx="2208">
                  <c:v>190771200</c:v>
                </c:pt>
                <c:pt idx="2209">
                  <c:v>190857600</c:v>
                </c:pt>
                <c:pt idx="2210">
                  <c:v>190944000</c:v>
                </c:pt>
                <c:pt idx="2211">
                  <c:v>191030400</c:v>
                </c:pt>
                <c:pt idx="2212">
                  <c:v>191116800</c:v>
                </c:pt>
                <c:pt idx="2213">
                  <c:v>191203200</c:v>
                </c:pt>
                <c:pt idx="2214">
                  <c:v>191289600</c:v>
                </c:pt>
                <c:pt idx="2215">
                  <c:v>191376000</c:v>
                </c:pt>
                <c:pt idx="2216">
                  <c:v>191462400</c:v>
                </c:pt>
                <c:pt idx="2217">
                  <c:v>191548800</c:v>
                </c:pt>
                <c:pt idx="2218">
                  <c:v>191635200</c:v>
                </c:pt>
                <c:pt idx="2219">
                  <c:v>191721600</c:v>
                </c:pt>
                <c:pt idx="2220">
                  <c:v>191808000</c:v>
                </c:pt>
                <c:pt idx="2221">
                  <c:v>191894400</c:v>
                </c:pt>
                <c:pt idx="2222">
                  <c:v>191980800</c:v>
                </c:pt>
                <c:pt idx="2223">
                  <c:v>192067200</c:v>
                </c:pt>
                <c:pt idx="2224">
                  <c:v>192153600</c:v>
                </c:pt>
                <c:pt idx="2225">
                  <c:v>192240000</c:v>
                </c:pt>
                <c:pt idx="2226">
                  <c:v>192326400</c:v>
                </c:pt>
                <c:pt idx="2227">
                  <c:v>192412800</c:v>
                </c:pt>
                <c:pt idx="2228">
                  <c:v>192499200</c:v>
                </c:pt>
                <c:pt idx="2229">
                  <c:v>192585600</c:v>
                </c:pt>
                <c:pt idx="2230">
                  <c:v>192672000</c:v>
                </c:pt>
                <c:pt idx="2231">
                  <c:v>192758400</c:v>
                </c:pt>
                <c:pt idx="2232">
                  <c:v>192844800</c:v>
                </c:pt>
                <c:pt idx="2233">
                  <c:v>192931200</c:v>
                </c:pt>
                <c:pt idx="2234">
                  <c:v>193017600</c:v>
                </c:pt>
                <c:pt idx="2235">
                  <c:v>193104000</c:v>
                </c:pt>
                <c:pt idx="2236">
                  <c:v>193190400</c:v>
                </c:pt>
                <c:pt idx="2237">
                  <c:v>193276800</c:v>
                </c:pt>
                <c:pt idx="2238">
                  <c:v>193363200</c:v>
                </c:pt>
                <c:pt idx="2239">
                  <c:v>193449600</c:v>
                </c:pt>
                <c:pt idx="2240">
                  <c:v>193536000</c:v>
                </c:pt>
                <c:pt idx="2241">
                  <c:v>193622400</c:v>
                </c:pt>
                <c:pt idx="2242">
                  <c:v>193708800</c:v>
                </c:pt>
                <c:pt idx="2243">
                  <c:v>193795200</c:v>
                </c:pt>
                <c:pt idx="2244">
                  <c:v>193881600</c:v>
                </c:pt>
                <c:pt idx="2245">
                  <c:v>193968000</c:v>
                </c:pt>
                <c:pt idx="2246">
                  <c:v>194054400</c:v>
                </c:pt>
                <c:pt idx="2247">
                  <c:v>194140800</c:v>
                </c:pt>
                <c:pt idx="2248">
                  <c:v>194227200</c:v>
                </c:pt>
                <c:pt idx="2249">
                  <c:v>194313600</c:v>
                </c:pt>
                <c:pt idx="2250">
                  <c:v>194400000</c:v>
                </c:pt>
                <c:pt idx="2251">
                  <c:v>194486400</c:v>
                </c:pt>
                <c:pt idx="2252">
                  <c:v>194572800</c:v>
                </c:pt>
                <c:pt idx="2253">
                  <c:v>194659200</c:v>
                </c:pt>
                <c:pt idx="2254">
                  <c:v>194745600</c:v>
                </c:pt>
                <c:pt idx="2255">
                  <c:v>194832000</c:v>
                </c:pt>
                <c:pt idx="2256">
                  <c:v>194918400</c:v>
                </c:pt>
                <c:pt idx="2257">
                  <c:v>195004800</c:v>
                </c:pt>
                <c:pt idx="2258">
                  <c:v>195091200</c:v>
                </c:pt>
                <c:pt idx="2259">
                  <c:v>195177600</c:v>
                </c:pt>
                <c:pt idx="2260">
                  <c:v>195264000</c:v>
                </c:pt>
                <c:pt idx="2261">
                  <c:v>195350400</c:v>
                </c:pt>
                <c:pt idx="2262">
                  <c:v>195436800</c:v>
                </c:pt>
                <c:pt idx="2263">
                  <c:v>195523200</c:v>
                </c:pt>
                <c:pt idx="2264">
                  <c:v>195609600</c:v>
                </c:pt>
                <c:pt idx="2265">
                  <c:v>195696000</c:v>
                </c:pt>
                <c:pt idx="2266">
                  <c:v>195782400</c:v>
                </c:pt>
                <c:pt idx="2267">
                  <c:v>195868800</c:v>
                </c:pt>
                <c:pt idx="2268">
                  <c:v>195955200</c:v>
                </c:pt>
                <c:pt idx="2269">
                  <c:v>196041600</c:v>
                </c:pt>
                <c:pt idx="2270">
                  <c:v>196128000</c:v>
                </c:pt>
                <c:pt idx="2271">
                  <c:v>196214400</c:v>
                </c:pt>
                <c:pt idx="2272">
                  <c:v>196300800</c:v>
                </c:pt>
                <c:pt idx="2273">
                  <c:v>196387200</c:v>
                </c:pt>
                <c:pt idx="2274">
                  <c:v>196473600</c:v>
                </c:pt>
                <c:pt idx="2275">
                  <c:v>196560000</c:v>
                </c:pt>
                <c:pt idx="2276">
                  <c:v>196646400</c:v>
                </c:pt>
                <c:pt idx="2277">
                  <c:v>196732800</c:v>
                </c:pt>
                <c:pt idx="2278">
                  <c:v>196819200</c:v>
                </c:pt>
                <c:pt idx="2279">
                  <c:v>196905600</c:v>
                </c:pt>
                <c:pt idx="2280">
                  <c:v>196992000</c:v>
                </c:pt>
                <c:pt idx="2281">
                  <c:v>197078400</c:v>
                </c:pt>
                <c:pt idx="2282">
                  <c:v>197164800</c:v>
                </c:pt>
                <c:pt idx="2283">
                  <c:v>197251200</c:v>
                </c:pt>
                <c:pt idx="2284">
                  <c:v>197337600</c:v>
                </c:pt>
                <c:pt idx="2285">
                  <c:v>197424000</c:v>
                </c:pt>
                <c:pt idx="2286">
                  <c:v>197510400</c:v>
                </c:pt>
                <c:pt idx="2287">
                  <c:v>197596800</c:v>
                </c:pt>
                <c:pt idx="2288">
                  <c:v>197683200</c:v>
                </c:pt>
                <c:pt idx="2289">
                  <c:v>197769600</c:v>
                </c:pt>
                <c:pt idx="2290">
                  <c:v>197856000</c:v>
                </c:pt>
                <c:pt idx="2291">
                  <c:v>197942400</c:v>
                </c:pt>
                <c:pt idx="2292">
                  <c:v>198028800</c:v>
                </c:pt>
                <c:pt idx="2293">
                  <c:v>198115200</c:v>
                </c:pt>
                <c:pt idx="2294">
                  <c:v>198201600</c:v>
                </c:pt>
                <c:pt idx="2295">
                  <c:v>198288000</c:v>
                </c:pt>
                <c:pt idx="2296">
                  <c:v>198374400</c:v>
                </c:pt>
                <c:pt idx="2297">
                  <c:v>198460800</c:v>
                </c:pt>
                <c:pt idx="2298">
                  <c:v>198547200</c:v>
                </c:pt>
                <c:pt idx="2299">
                  <c:v>198633600</c:v>
                </c:pt>
                <c:pt idx="2300">
                  <c:v>198720000</c:v>
                </c:pt>
                <c:pt idx="2301">
                  <c:v>198806400</c:v>
                </c:pt>
                <c:pt idx="2302">
                  <c:v>198892800</c:v>
                </c:pt>
                <c:pt idx="2303">
                  <c:v>198979200</c:v>
                </c:pt>
                <c:pt idx="2304">
                  <c:v>199065600</c:v>
                </c:pt>
                <c:pt idx="2305">
                  <c:v>199152000</c:v>
                </c:pt>
                <c:pt idx="2306">
                  <c:v>199238400</c:v>
                </c:pt>
                <c:pt idx="2307">
                  <c:v>199324800</c:v>
                </c:pt>
                <c:pt idx="2308">
                  <c:v>199411200</c:v>
                </c:pt>
                <c:pt idx="2309">
                  <c:v>199497600</c:v>
                </c:pt>
                <c:pt idx="2310">
                  <c:v>199584000</c:v>
                </c:pt>
                <c:pt idx="2311">
                  <c:v>199670400</c:v>
                </c:pt>
                <c:pt idx="2312">
                  <c:v>199756800</c:v>
                </c:pt>
                <c:pt idx="2313">
                  <c:v>199843200</c:v>
                </c:pt>
                <c:pt idx="2314">
                  <c:v>199929600</c:v>
                </c:pt>
                <c:pt idx="2315">
                  <c:v>200016000</c:v>
                </c:pt>
                <c:pt idx="2316">
                  <c:v>200102400</c:v>
                </c:pt>
                <c:pt idx="2317">
                  <c:v>200188800</c:v>
                </c:pt>
                <c:pt idx="2318">
                  <c:v>200275200</c:v>
                </c:pt>
                <c:pt idx="2319">
                  <c:v>200361600</c:v>
                </c:pt>
                <c:pt idx="2320">
                  <c:v>200448000</c:v>
                </c:pt>
                <c:pt idx="2321">
                  <c:v>200534400</c:v>
                </c:pt>
                <c:pt idx="2322">
                  <c:v>200620800</c:v>
                </c:pt>
                <c:pt idx="2323">
                  <c:v>200707200</c:v>
                </c:pt>
                <c:pt idx="2324">
                  <c:v>200793600</c:v>
                </c:pt>
                <c:pt idx="2325">
                  <c:v>200880000</c:v>
                </c:pt>
                <c:pt idx="2326">
                  <c:v>200966400</c:v>
                </c:pt>
                <c:pt idx="2327">
                  <c:v>201052800</c:v>
                </c:pt>
                <c:pt idx="2328">
                  <c:v>201139200</c:v>
                </c:pt>
                <c:pt idx="2329">
                  <c:v>201225600</c:v>
                </c:pt>
                <c:pt idx="2330">
                  <c:v>201312000</c:v>
                </c:pt>
                <c:pt idx="2331">
                  <c:v>201398400</c:v>
                </c:pt>
                <c:pt idx="2332">
                  <c:v>201484800</c:v>
                </c:pt>
                <c:pt idx="2333">
                  <c:v>201571200</c:v>
                </c:pt>
                <c:pt idx="2334">
                  <c:v>201657600</c:v>
                </c:pt>
                <c:pt idx="2335">
                  <c:v>201744000</c:v>
                </c:pt>
                <c:pt idx="2336">
                  <c:v>201830400</c:v>
                </c:pt>
                <c:pt idx="2337">
                  <c:v>201916800</c:v>
                </c:pt>
                <c:pt idx="2338">
                  <c:v>202003200</c:v>
                </c:pt>
                <c:pt idx="2339">
                  <c:v>202089600</c:v>
                </c:pt>
                <c:pt idx="2340">
                  <c:v>202176000</c:v>
                </c:pt>
                <c:pt idx="2341">
                  <c:v>202262400</c:v>
                </c:pt>
                <c:pt idx="2342">
                  <c:v>202348800</c:v>
                </c:pt>
                <c:pt idx="2343">
                  <c:v>202435200</c:v>
                </c:pt>
                <c:pt idx="2344">
                  <c:v>202521600</c:v>
                </c:pt>
                <c:pt idx="2345">
                  <c:v>202608000</c:v>
                </c:pt>
                <c:pt idx="2346">
                  <c:v>202694400</c:v>
                </c:pt>
                <c:pt idx="2347">
                  <c:v>202780800</c:v>
                </c:pt>
                <c:pt idx="2348">
                  <c:v>202867200</c:v>
                </c:pt>
                <c:pt idx="2349">
                  <c:v>202953600</c:v>
                </c:pt>
                <c:pt idx="2350">
                  <c:v>203040000</c:v>
                </c:pt>
                <c:pt idx="2351">
                  <c:v>203126400</c:v>
                </c:pt>
                <c:pt idx="2352">
                  <c:v>203212800</c:v>
                </c:pt>
                <c:pt idx="2353">
                  <c:v>203299200</c:v>
                </c:pt>
                <c:pt idx="2354">
                  <c:v>203385600</c:v>
                </c:pt>
                <c:pt idx="2355">
                  <c:v>203472000</c:v>
                </c:pt>
                <c:pt idx="2356">
                  <c:v>203558400</c:v>
                </c:pt>
                <c:pt idx="2357">
                  <c:v>203644800</c:v>
                </c:pt>
                <c:pt idx="2358">
                  <c:v>203731200</c:v>
                </c:pt>
                <c:pt idx="2359">
                  <c:v>203817600</c:v>
                </c:pt>
                <c:pt idx="2360">
                  <c:v>203904000</c:v>
                </c:pt>
                <c:pt idx="2361">
                  <c:v>203990400</c:v>
                </c:pt>
                <c:pt idx="2362">
                  <c:v>204076800</c:v>
                </c:pt>
                <c:pt idx="2363">
                  <c:v>204163200</c:v>
                </c:pt>
                <c:pt idx="2364">
                  <c:v>204249600</c:v>
                </c:pt>
                <c:pt idx="2365">
                  <c:v>204336000</c:v>
                </c:pt>
                <c:pt idx="2366">
                  <c:v>204422400</c:v>
                </c:pt>
                <c:pt idx="2367">
                  <c:v>204508800</c:v>
                </c:pt>
                <c:pt idx="2368">
                  <c:v>204595200</c:v>
                </c:pt>
                <c:pt idx="2369">
                  <c:v>204681600</c:v>
                </c:pt>
                <c:pt idx="2370">
                  <c:v>204768000</c:v>
                </c:pt>
                <c:pt idx="2371">
                  <c:v>204854400</c:v>
                </c:pt>
                <c:pt idx="2372">
                  <c:v>204940800</c:v>
                </c:pt>
                <c:pt idx="2373">
                  <c:v>205027200</c:v>
                </c:pt>
                <c:pt idx="2374">
                  <c:v>205113600</c:v>
                </c:pt>
                <c:pt idx="2375">
                  <c:v>205200000</c:v>
                </c:pt>
                <c:pt idx="2376">
                  <c:v>205286400</c:v>
                </c:pt>
                <c:pt idx="2377">
                  <c:v>205372800</c:v>
                </c:pt>
                <c:pt idx="2378">
                  <c:v>205459200</c:v>
                </c:pt>
                <c:pt idx="2379">
                  <c:v>205545600</c:v>
                </c:pt>
                <c:pt idx="2380">
                  <c:v>205632000</c:v>
                </c:pt>
                <c:pt idx="2381">
                  <c:v>205718400</c:v>
                </c:pt>
                <c:pt idx="2382">
                  <c:v>205804800</c:v>
                </c:pt>
                <c:pt idx="2383">
                  <c:v>205891200</c:v>
                </c:pt>
                <c:pt idx="2384">
                  <c:v>205977600</c:v>
                </c:pt>
                <c:pt idx="2385">
                  <c:v>206064000</c:v>
                </c:pt>
                <c:pt idx="2386">
                  <c:v>206150400</c:v>
                </c:pt>
                <c:pt idx="2387">
                  <c:v>206236800</c:v>
                </c:pt>
                <c:pt idx="2388">
                  <c:v>206323200</c:v>
                </c:pt>
                <c:pt idx="2389">
                  <c:v>206409600</c:v>
                </c:pt>
                <c:pt idx="2390">
                  <c:v>206496000</c:v>
                </c:pt>
                <c:pt idx="2391">
                  <c:v>206582400</c:v>
                </c:pt>
                <c:pt idx="2392">
                  <c:v>206668800</c:v>
                </c:pt>
                <c:pt idx="2393">
                  <c:v>206755200</c:v>
                </c:pt>
                <c:pt idx="2394">
                  <c:v>206841600</c:v>
                </c:pt>
                <c:pt idx="2395">
                  <c:v>206928000</c:v>
                </c:pt>
                <c:pt idx="2396">
                  <c:v>207014400</c:v>
                </c:pt>
                <c:pt idx="2397">
                  <c:v>207100800</c:v>
                </c:pt>
                <c:pt idx="2398">
                  <c:v>207187200</c:v>
                </c:pt>
                <c:pt idx="2399">
                  <c:v>207273600</c:v>
                </c:pt>
                <c:pt idx="2400">
                  <c:v>207360000</c:v>
                </c:pt>
                <c:pt idx="2401">
                  <c:v>207446400</c:v>
                </c:pt>
                <c:pt idx="2402">
                  <c:v>207532800</c:v>
                </c:pt>
                <c:pt idx="2403">
                  <c:v>207619200</c:v>
                </c:pt>
                <c:pt idx="2404">
                  <c:v>207705600</c:v>
                </c:pt>
                <c:pt idx="2405">
                  <c:v>207792000</c:v>
                </c:pt>
                <c:pt idx="2406">
                  <c:v>207878400</c:v>
                </c:pt>
                <c:pt idx="2407">
                  <c:v>207964800</c:v>
                </c:pt>
                <c:pt idx="2408">
                  <c:v>208051200</c:v>
                </c:pt>
                <c:pt idx="2409">
                  <c:v>208137600</c:v>
                </c:pt>
                <c:pt idx="2410">
                  <c:v>208224000</c:v>
                </c:pt>
                <c:pt idx="2411">
                  <c:v>208310400</c:v>
                </c:pt>
                <c:pt idx="2412">
                  <c:v>208396800</c:v>
                </c:pt>
                <c:pt idx="2413">
                  <c:v>208483200</c:v>
                </c:pt>
                <c:pt idx="2414">
                  <c:v>208569600</c:v>
                </c:pt>
                <c:pt idx="2415">
                  <c:v>208656000</c:v>
                </c:pt>
                <c:pt idx="2416">
                  <c:v>208742400</c:v>
                </c:pt>
                <c:pt idx="2417">
                  <c:v>208828800</c:v>
                </c:pt>
                <c:pt idx="2418">
                  <c:v>208915200</c:v>
                </c:pt>
                <c:pt idx="2419">
                  <c:v>209001600</c:v>
                </c:pt>
                <c:pt idx="2420">
                  <c:v>209088000</c:v>
                </c:pt>
                <c:pt idx="2421">
                  <c:v>209174400</c:v>
                </c:pt>
                <c:pt idx="2422">
                  <c:v>209260800</c:v>
                </c:pt>
                <c:pt idx="2423">
                  <c:v>209347200</c:v>
                </c:pt>
                <c:pt idx="2424">
                  <c:v>209433600</c:v>
                </c:pt>
                <c:pt idx="2425">
                  <c:v>209520000</c:v>
                </c:pt>
                <c:pt idx="2426">
                  <c:v>209606400</c:v>
                </c:pt>
                <c:pt idx="2427">
                  <c:v>209692800</c:v>
                </c:pt>
                <c:pt idx="2428">
                  <c:v>209779200</c:v>
                </c:pt>
                <c:pt idx="2429">
                  <c:v>209865600</c:v>
                </c:pt>
                <c:pt idx="2430">
                  <c:v>209952000</c:v>
                </c:pt>
                <c:pt idx="2431">
                  <c:v>210038400</c:v>
                </c:pt>
                <c:pt idx="2432">
                  <c:v>210124800</c:v>
                </c:pt>
                <c:pt idx="2433">
                  <c:v>210211200</c:v>
                </c:pt>
                <c:pt idx="2434">
                  <c:v>210297600</c:v>
                </c:pt>
                <c:pt idx="2435">
                  <c:v>210384000</c:v>
                </c:pt>
                <c:pt idx="2436">
                  <c:v>210470400</c:v>
                </c:pt>
                <c:pt idx="2437">
                  <c:v>210556800</c:v>
                </c:pt>
                <c:pt idx="2438">
                  <c:v>210643200</c:v>
                </c:pt>
                <c:pt idx="2439">
                  <c:v>210729600</c:v>
                </c:pt>
                <c:pt idx="2440">
                  <c:v>210816000</c:v>
                </c:pt>
                <c:pt idx="2441">
                  <c:v>210902400</c:v>
                </c:pt>
                <c:pt idx="2442">
                  <c:v>210988800</c:v>
                </c:pt>
                <c:pt idx="2443">
                  <c:v>211075200</c:v>
                </c:pt>
                <c:pt idx="2444">
                  <c:v>211161600</c:v>
                </c:pt>
                <c:pt idx="2445">
                  <c:v>211248000</c:v>
                </c:pt>
                <c:pt idx="2446">
                  <c:v>211334400</c:v>
                </c:pt>
                <c:pt idx="2447">
                  <c:v>211420800</c:v>
                </c:pt>
                <c:pt idx="2448">
                  <c:v>211507200</c:v>
                </c:pt>
                <c:pt idx="2449">
                  <c:v>211593600</c:v>
                </c:pt>
                <c:pt idx="2450">
                  <c:v>211680000</c:v>
                </c:pt>
                <c:pt idx="2451">
                  <c:v>211766400</c:v>
                </c:pt>
                <c:pt idx="2452">
                  <c:v>211852800</c:v>
                </c:pt>
                <c:pt idx="2453">
                  <c:v>211939200</c:v>
                </c:pt>
                <c:pt idx="2454">
                  <c:v>212025600</c:v>
                </c:pt>
                <c:pt idx="2455">
                  <c:v>212112000</c:v>
                </c:pt>
                <c:pt idx="2456">
                  <c:v>212198400</c:v>
                </c:pt>
                <c:pt idx="2457">
                  <c:v>212284800</c:v>
                </c:pt>
                <c:pt idx="2458">
                  <c:v>212371200</c:v>
                </c:pt>
                <c:pt idx="2459">
                  <c:v>212457600</c:v>
                </c:pt>
                <c:pt idx="2460">
                  <c:v>212544000</c:v>
                </c:pt>
                <c:pt idx="2461">
                  <c:v>212630400</c:v>
                </c:pt>
                <c:pt idx="2462">
                  <c:v>212716800</c:v>
                </c:pt>
                <c:pt idx="2463">
                  <c:v>212803200</c:v>
                </c:pt>
                <c:pt idx="2464">
                  <c:v>212889600</c:v>
                </c:pt>
                <c:pt idx="2465">
                  <c:v>212976000</c:v>
                </c:pt>
                <c:pt idx="2466">
                  <c:v>213062400</c:v>
                </c:pt>
                <c:pt idx="2467">
                  <c:v>213148800</c:v>
                </c:pt>
                <c:pt idx="2468">
                  <c:v>213235200</c:v>
                </c:pt>
                <c:pt idx="2469">
                  <c:v>213321600</c:v>
                </c:pt>
                <c:pt idx="2470">
                  <c:v>213408000</c:v>
                </c:pt>
                <c:pt idx="2471">
                  <c:v>213494400</c:v>
                </c:pt>
                <c:pt idx="2472">
                  <c:v>213580800</c:v>
                </c:pt>
                <c:pt idx="2473">
                  <c:v>213667200</c:v>
                </c:pt>
                <c:pt idx="2474">
                  <c:v>213753600</c:v>
                </c:pt>
                <c:pt idx="2475">
                  <c:v>213840000</c:v>
                </c:pt>
                <c:pt idx="2476">
                  <c:v>213926400</c:v>
                </c:pt>
                <c:pt idx="2477">
                  <c:v>214012800</c:v>
                </c:pt>
                <c:pt idx="2478">
                  <c:v>214099200</c:v>
                </c:pt>
                <c:pt idx="2479">
                  <c:v>214185600</c:v>
                </c:pt>
                <c:pt idx="2480">
                  <c:v>214272000</c:v>
                </c:pt>
                <c:pt idx="2481">
                  <c:v>214358400</c:v>
                </c:pt>
                <c:pt idx="2482">
                  <c:v>214444800</c:v>
                </c:pt>
                <c:pt idx="2483">
                  <c:v>214531200</c:v>
                </c:pt>
                <c:pt idx="2484">
                  <c:v>214617600</c:v>
                </c:pt>
                <c:pt idx="2485">
                  <c:v>214704000</c:v>
                </c:pt>
                <c:pt idx="2486">
                  <c:v>214790400</c:v>
                </c:pt>
                <c:pt idx="2487">
                  <c:v>214876800</c:v>
                </c:pt>
                <c:pt idx="2488">
                  <c:v>214963200</c:v>
                </c:pt>
                <c:pt idx="2489">
                  <c:v>215049600</c:v>
                </c:pt>
                <c:pt idx="2490">
                  <c:v>215136000</c:v>
                </c:pt>
                <c:pt idx="2491">
                  <c:v>215222400</c:v>
                </c:pt>
                <c:pt idx="2492">
                  <c:v>215308800</c:v>
                </c:pt>
                <c:pt idx="2493">
                  <c:v>215395200</c:v>
                </c:pt>
                <c:pt idx="2494">
                  <c:v>215481600</c:v>
                </c:pt>
                <c:pt idx="2495">
                  <c:v>215568000</c:v>
                </c:pt>
                <c:pt idx="2496">
                  <c:v>215654400</c:v>
                </c:pt>
                <c:pt idx="2497">
                  <c:v>215740800</c:v>
                </c:pt>
                <c:pt idx="2498">
                  <c:v>215827200</c:v>
                </c:pt>
                <c:pt idx="2499">
                  <c:v>215913600</c:v>
                </c:pt>
                <c:pt idx="2500">
                  <c:v>216000000</c:v>
                </c:pt>
                <c:pt idx="2501">
                  <c:v>216086400</c:v>
                </c:pt>
                <c:pt idx="2502">
                  <c:v>216172800</c:v>
                </c:pt>
                <c:pt idx="2503">
                  <c:v>216259200</c:v>
                </c:pt>
                <c:pt idx="2504">
                  <c:v>216345600</c:v>
                </c:pt>
                <c:pt idx="2505">
                  <c:v>216432000</c:v>
                </c:pt>
                <c:pt idx="2506">
                  <c:v>216518400</c:v>
                </c:pt>
                <c:pt idx="2507">
                  <c:v>216604800</c:v>
                </c:pt>
                <c:pt idx="2508">
                  <c:v>216691200</c:v>
                </c:pt>
                <c:pt idx="2509">
                  <c:v>216777600</c:v>
                </c:pt>
                <c:pt idx="2510">
                  <c:v>216864000</c:v>
                </c:pt>
                <c:pt idx="2511">
                  <c:v>216950400</c:v>
                </c:pt>
                <c:pt idx="2512">
                  <c:v>217036800</c:v>
                </c:pt>
                <c:pt idx="2513">
                  <c:v>217123200</c:v>
                </c:pt>
                <c:pt idx="2514">
                  <c:v>217209600</c:v>
                </c:pt>
                <c:pt idx="2515">
                  <c:v>217296000</c:v>
                </c:pt>
                <c:pt idx="2516">
                  <c:v>217382400</c:v>
                </c:pt>
                <c:pt idx="2517">
                  <c:v>217468800</c:v>
                </c:pt>
                <c:pt idx="2518">
                  <c:v>217555200</c:v>
                </c:pt>
                <c:pt idx="2519">
                  <c:v>217641600</c:v>
                </c:pt>
                <c:pt idx="2520">
                  <c:v>217728000</c:v>
                </c:pt>
                <c:pt idx="2521">
                  <c:v>217814400</c:v>
                </c:pt>
                <c:pt idx="2522">
                  <c:v>217900800</c:v>
                </c:pt>
                <c:pt idx="2523">
                  <c:v>217987200</c:v>
                </c:pt>
                <c:pt idx="2524">
                  <c:v>218073600</c:v>
                </c:pt>
                <c:pt idx="2525">
                  <c:v>218160000</c:v>
                </c:pt>
                <c:pt idx="2526">
                  <c:v>218246400</c:v>
                </c:pt>
                <c:pt idx="2527">
                  <c:v>218332800</c:v>
                </c:pt>
                <c:pt idx="2528">
                  <c:v>218419200</c:v>
                </c:pt>
                <c:pt idx="2529">
                  <c:v>218505600</c:v>
                </c:pt>
                <c:pt idx="2530">
                  <c:v>218592000</c:v>
                </c:pt>
                <c:pt idx="2531">
                  <c:v>218678400</c:v>
                </c:pt>
                <c:pt idx="2532">
                  <c:v>218764800</c:v>
                </c:pt>
                <c:pt idx="2533">
                  <c:v>218851200</c:v>
                </c:pt>
                <c:pt idx="2534">
                  <c:v>218937600</c:v>
                </c:pt>
                <c:pt idx="2535">
                  <c:v>219024000</c:v>
                </c:pt>
                <c:pt idx="2536">
                  <c:v>219110400</c:v>
                </c:pt>
                <c:pt idx="2537">
                  <c:v>219196800</c:v>
                </c:pt>
                <c:pt idx="2538">
                  <c:v>219283200</c:v>
                </c:pt>
                <c:pt idx="2539">
                  <c:v>219369600</c:v>
                </c:pt>
                <c:pt idx="2540">
                  <c:v>219456000</c:v>
                </c:pt>
                <c:pt idx="2541">
                  <c:v>219542400</c:v>
                </c:pt>
                <c:pt idx="2542">
                  <c:v>219628800</c:v>
                </c:pt>
                <c:pt idx="2543">
                  <c:v>219715200</c:v>
                </c:pt>
                <c:pt idx="2544">
                  <c:v>219801600</c:v>
                </c:pt>
                <c:pt idx="2545">
                  <c:v>219888000</c:v>
                </c:pt>
                <c:pt idx="2546">
                  <c:v>219974400</c:v>
                </c:pt>
                <c:pt idx="2547">
                  <c:v>220060800</c:v>
                </c:pt>
                <c:pt idx="2548">
                  <c:v>220147200</c:v>
                </c:pt>
                <c:pt idx="2549">
                  <c:v>220233600</c:v>
                </c:pt>
                <c:pt idx="2550">
                  <c:v>220320000</c:v>
                </c:pt>
                <c:pt idx="2551">
                  <c:v>220406400</c:v>
                </c:pt>
                <c:pt idx="2552">
                  <c:v>220492800</c:v>
                </c:pt>
                <c:pt idx="2553">
                  <c:v>220579200</c:v>
                </c:pt>
                <c:pt idx="2554">
                  <c:v>220665600</c:v>
                </c:pt>
                <c:pt idx="2555">
                  <c:v>220752000</c:v>
                </c:pt>
                <c:pt idx="2556">
                  <c:v>220838400</c:v>
                </c:pt>
                <c:pt idx="2557">
                  <c:v>220924800</c:v>
                </c:pt>
                <c:pt idx="2558">
                  <c:v>221011200</c:v>
                </c:pt>
                <c:pt idx="2559">
                  <c:v>221097600</c:v>
                </c:pt>
                <c:pt idx="2560">
                  <c:v>221184000</c:v>
                </c:pt>
                <c:pt idx="2561">
                  <c:v>221270400</c:v>
                </c:pt>
                <c:pt idx="2562">
                  <c:v>221356800</c:v>
                </c:pt>
                <c:pt idx="2563">
                  <c:v>221443200</c:v>
                </c:pt>
                <c:pt idx="2564">
                  <c:v>221529600</c:v>
                </c:pt>
                <c:pt idx="2565">
                  <c:v>221616000</c:v>
                </c:pt>
                <c:pt idx="2566">
                  <c:v>221702400</c:v>
                </c:pt>
                <c:pt idx="2567">
                  <c:v>221788800</c:v>
                </c:pt>
                <c:pt idx="2568">
                  <c:v>221875200</c:v>
                </c:pt>
                <c:pt idx="2569">
                  <c:v>221961600</c:v>
                </c:pt>
                <c:pt idx="2570">
                  <c:v>222048000</c:v>
                </c:pt>
                <c:pt idx="2571">
                  <c:v>222134400</c:v>
                </c:pt>
                <c:pt idx="2572">
                  <c:v>222220800</c:v>
                </c:pt>
                <c:pt idx="2573">
                  <c:v>222307200</c:v>
                </c:pt>
                <c:pt idx="2574">
                  <c:v>222393600</c:v>
                </c:pt>
                <c:pt idx="2575">
                  <c:v>222480000</c:v>
                </c:pt>
                <c:pt idx="2576">
                  <c:v>222566400</c:v>
                </c:pt>
                <c:pt idx="2577">
                  <c:v>222652800</c:v>
                </c:pt>
                <c:pt idx="2578">
                  <c:v>222739200</c:v>
                </c:pt>
                <c:pt idx="2579">
                  <c:v>222825600</c:v>
                </c:pt>
                <c:pt idx="2580">
                  <c:v>222912000</c:v>
                </c:pt>
                <c:pt idx="2581">
                  <c:v>222998400</c:v>
                </c:pt>
                <c:pt idx="2582">
                  <c:v>223084800</c:v>
                </c:pt>
                <c:pt idx="2583">
                  <c:v>223171200</c:v>
                </c:pt>
                <c:pt idx="2584">
                  <c:v>223257600</c:v>
                </c:pt>
                <c:pt idx="2585">
                  <c:v>223344000</c:v>
                </c:pt>
                <c:pt idx="2586">
                  <c:v>223430400</c:v>
                </c:pt>
                <c:pt idx="2587">
                  <c:v>223516800</c:v>
                </c:pt>
                <c:pt idx="2588">
                  <c:v>223603200</c:v>
                </c:pt>
                <c:pt idx="2589">
                  <c:v>223689600</c:v>
                </c:pt>
                <c:pt idx="2590">
                  <c:v>223776000</c:v>
                </c:pt>
                <c:pt idx="2591">
                  <c:v>223862400</c:v>
                </c:pt>
                <c:pt idx="2592">
                  <c:v>223948800</c:v>
                </c:pt>
                <c:pt idx="2593">
                  <c:v>224035200</c:v>
                </c:pt>
                <c:pt idx="2594">
                  <c:v>224121600</c:v>
                </c:pt>
                <c:pt idx="2595">
                  <c:v>224208000</c:v>
                </c:pt>
                <c:pt idx="2596">
                  <c:v>224294400</c:v>
                </c:pt>
                <c:pt idx="2597">
                  <c:v>224380800</c:v>
                </c:pt>
                <c:pt idx="2598">
                  <c:v>224467200</c:v>
                </c:pt>
                <c:pt idx="2599">
                  <c:v>224553600</c:v>
                </c:pt>
                <c:pt idx="2600">
                  <c:v>224640000</c:v>
                </c:pt>
                <c:pt idx="2601">
                  <c:v>224726400</c:v>
                </c:pt>
                <c:pt idx="2602">
                  <c:v>224812800</c:v>
                </c:pt>
                <c:pt idx="2603">
                  <c:v>224899200</c:v>
                </c:pt>
                <c:pt idx="2604">
                  <c:v>224985600</c:v>
                </c:pt>
                <c:pt idx="2605">
                  <c:v>225072000</c:v>
                </c:pt>
                <c:pt idx="2606">
                  <c:v>225158400</c:v>
                </c:pt>
                <c:pt idx="2607">
                  <c:v>225244800</c:v>
                </c:pt>
                <c:pt idx="2608">
                  <c:v>225331200</c:v>
                </c:pt>
                <c:pt idx="2609">
                  <c:v>225417600</c:v>
                </c:pt>
                <c:pt idx="2610">
                  <c:v>225504000</c:v>
                </c:pt>
                <c:pt idx="2611">
                  <c:v>225590400</c:v>
                </c:pt>
                <c:pt idx="2612">
                  <c:v>225676800</c:v>
                </c:pt>
                <c:pt idx="2613">
                  <c:v>225763200</c:v>
                </c:pt>
                <c:pt idx="2614">
                  <c:v>225849600</c:v>
                </c:pt>
                <c:pt idx="2615">
                  <c:v>225936000</c:v>
                </c:pt>
                <c:pt idx="2616">
                  <c:v>226022400</c:v>
                </c:pt>
                <c:pt idx="2617">
                  <c:v>226108800</c:v>
                </c:pt>
                <c:pt idx="2618">
                  <c:v>226195200</c:v>
                </c:pt>
                <c:pt idx="2619">
                  <c:v>226281600</c:v>
                </c:pt>
                <c:pt idx="2620">
                  <c:v>226368000</c:v>
                </c:pt>
                <c:pt idx="2621">
                  <c:v>226454400</c:v>
                </c:pt>
                <c:pt idx="2622">
                  <c:v>226540800</c:v>
                </c:pt>
                <c:pt idx="2623">
                  <c:v>226627200</c:v>
                </c:pt>
                <c:pt idx="2624">
                  <c:v>226713600</c:v>
                </c:pt>
                <c:pt idx="2625">
                  <c:v>226800000</c:v>
                </c:pt>
                <c:pt idx="2626">
                  <c:v>226886400</c:v>
                </c:pt>
                <c:pt idx="2627">
                  <c:v>226972800</c:v>
                </c:pt>
                <c:pt idx="2628">
                  <c:v>227059200</c:v>
                </c:pt>
                <c:pt idx="2629">
                  <c:v>227145600</c:v>
                </c:pt>
                <c:pt idx="2630">
                  <c:v>227232000</c:v>
                </c:pt>
                <c:pt idx="2631">
                  <c:v>227318400</c:v>
                </c:pt>
                <c:pt idx="2632">
                  <c:v>227404800</c:v>
                </c:pt>
                <c:pt idx="2633">
                  <c:v>227491200</c:v>
                </c:pt>
                <c:pt idx="2634">
                  <c:v>227577600</c:v>
                </c:pt>
                <c:pt idx="2635">
                  <c:v>227664000</c:v>
                </c:pt>
                <c:pt idx="2636">
                  <c:v>227750400</c:v>
                </c:pt>
                <c:pt idx="2637">
                  <c:v>227836800</c:v>
                </c:pt>
                <c:pt idx="2638">
                  <c:v>227923200</c:v>
                </c:pt>
                <c:pt idx="2639">
                  <c:v>228009600</c:v>
                </c:pt>
                <c:pt idx="2640">
                  <c:v>228096000</c:v>
                </c:pt>
                <c:pt idx="2641">
                  <c:v>228182400</c:v>
                </c:pt>
                <c:pt idx="2642">
                  <c:v>228268800</c:v>
                </c:pt>
                <c:pt idx="2643">
                  <c:v>228355200</c:v>
                </c:pt>
                <c:pt idx="2644">
                  <c:v>228441600</c:v>
                </c:pt>
                <c:pt idx="2645">
                  <c:v>228528000</c:v>
                </c:pt>
                <c:pt idx="2646">
                  <c:v>228614400</c:v>
                </c:pt>
                <c:pt idx="2647">
                  <c:v>228700800</c:v>
                </c:pt>
                <c:pt idx="2648">
                  <c:v>228787200</c:v>
                </c:pt>
                <c:pt idx="2649">
                  <c:v>228873600</c:v>
                </c:pt>
                <c:pt idx="2650">
                  <c:v>228960000</c:v>
                </c:pt>
                <c:pt idx="2651">
                  <c:v>229046400</c:v>
                </c:pt>
                <c:pt idx="2652">
                  <c:v>229132800</c:v>
                </c:pt>
                <c:pt idx="2653">
                  <c:v>229219200</c:v>
                </c:pt>
                <c:pt idx="2654">
                  <c:v>229305600</c:v>
                </c:pt>
                <c:pt idx="2655">
                  <c:v>229392000</c:v>
                </c:pt>
                <c:pt idx="2656">
                  <c:v>229478400</c:v>
                </c:pt>
                <c:pt idx="2657">
                  <c:v>229564800</c:v>
                </c:pt>
                <c:pt idx="2658">
                  <c:v>229651200</c:v>
                </c:pt>
                <c:pt idx="2659">
                  <c:v>229737600</c:v>
                </c:pt>
                <c:pt idx="2660">
                  <c:v>229824000</c:v>
                </c:pt>
                <c:pt idx="2661">
                  <c:v>229910400</c:v>
                </c:pt>
                <c:pt idx="2662">
                  <c:v>229996800</c:v>
                </c:pt>
                <c:pt idx="2663">
                  <c:v>230083200</c:v>
                </c:pt>
                <c:pt idx="2664">
                  <c:v>230169600</c:v>
                </c:pt>
                <c:pt idx="2665">
                  <c:v>230256000</c:v>
                </c:pt>
                <c:pt idx="2666">
                  <c:v>230342400</c:v>
                </c:pt>
                <c:pt idx="2667">
                  <c:v>230428800</c:v>
                </c:pt>
                <c:pt idx="2668">
                  <c:v>230515200</c:v>
                </c:pt>
                <c:pt idx="2669">
                  <c:v>230601600</c:v>
                </c:pt>
                <c:pt idx="2670">
                  <c:v>230688000</c:v>
                </c:pt>
                <c:pt idx="2671">
                  <c:v>230774400</c:v>
                </c:pt>
                <c:pt idx="2672">
                  <c:v>230860800</c:v>
                </c:pt>
                <c:pt idx="2673">
                  <c:v>230947200</c:v>
                </c:pt>
                <c:pt idx="2674">
                  <c:v>231033600</c:v>
                </c:pt>
                <c:pt idx="2675">
                  <c:v>231120000</c:v>
                </c:pt>
                <c:pt idx="2676">
                  <c:v>231206400</c:v>
                </c:pt>
                <c:pt idx="2677">
                  <c:v>231292800</c:v>
                </c:pt>
                <c:pt idx="2678">
                  <c:v>231379200</c:v>
                </c:pt>
                <c:pt idx="2679">
                  <c:v>231465600</c:v>
                </c:pt>
                <c:pt idx="2680">
                  <c:v>231552000</c:v>
                </c:pt>
                <c:pt idx="2681">
                  <c:v>231638400</c:v>
                </c:pt>
                <c:pt idx="2682">
                  <c:v>231724800</c:v>
                </c:pt>
                <c:pt idx="2683">
                  <c:v>231811200</c:v>
                </c:pt>
                <c:pt idx="2684">
                  <c:v>231897600</c:v>
                </c:pt>
                <c:pt idx="2685">
                  <c:v>231984000</c:v>
                </c:pt>
                <c:pt idx="2686">
                  <c:v>232070400</c:v>
                </c:pt>
                <c:pt idx="2687">
                  <c:v>232156800</c:v>
                </c:pt>
                <c:pt idx="2688">
                  <c:v>232243200</c:v>
                </c:pt>
                <c:pt idx="2689">
                  <c:v>232329600</c:v>
                </c:pt>
                <c:pt idx="2690">
                  <c:v>232416000</c:v>
                </c:pt>
                <c:pt idx="2691">
                  <c:v>232502400</c:v>
                </c:pt>
                <c:pt idx="2692">
                  <c:v>232588800</c:v>
                </c:pt>
                <c:pt idx="2693">
                  <c:v>232675200</c:v>
                </c:pt>
                <c:pt idx="2694">
                  <c:v>232761600</c:v>
                </c:pt>
                <c:pt idx="2695">
                  <c:v>232848000</c:v>
                </c:pt>
                <c:pt idx="2696">
                  <c:v>232934400</c:v>
                </c:pt>
                <c:pt idx="2697">
                  <c:v>233020800</c:v>
                </c:pt>
                <c:pt idx="2698">
                  <c:v>233107200</c:v>
                </c:pt>
                <c:pt idx="2699">
                  <c:v>233193600</c:v>
                </c:pt>
                <c:pt idx="2700">
                  <c:v>233280000</c:v>
                </c:pt>
                <c:pt idx="2701">
                  <c:v>233366400</c:v>
                </c:pt>
                <c:pt idx="2702">
                  <c:v>233452800</c:v>
                </c:pt>
                <c:pt idx="2703">
                  <c:v>233539200</c:v>
                </c:pt>
                <c:pt idx="2704">
                  <c:v>233625600</c:v>
                </c:pt>
                <c:pt idx="2705">
                  <c:v>233712000</c:v>
                </c:pt>
                <c:pt idx="2706">
                  <c:v>233798400</c:v>
                </c:pt>
                <c:pt idx="2707">
                  <c:v>233884800</c:v>
                </c:pt>
                <c:pt idx="2708">
                  <c:v>233971200</c:v>
                </c:pt>
                <c:pt idx="2709">
                  <c:v>234057600</c:v>
                </c:pt>
                <c:pt idx="2710">
                  <c:v>234144000</c:v>
                </c:pt>
                <c:pt idx="2711">
                  <c:v>234230400</c:v>
                </c:pt>
                <c:pt idx="2712">
                  <c:v>234316800</c:v>
                </c:pt>
                <c:pt idx="2713">
                  <c:v>234403200</c:v>
                </c:pt>
                <c:pt idx="2714">
                  <c:v>234489600</c:v>
                </c:pt>
                <c:pt idx="2715">
                  <c:v>234576000</c:v>
                </c:pt>
                <c:pt idx="2716">
                  <c:v>234662400</c:v>
                </c:pt>
                <c:pt idx="2717">
                  <c:v>234748800</c:v>
                </c:pt>
                <c:pt idx="2718">
                  <c:v>234835200</c:v>
                </c:pt>
                <c:pt idx="2719">
                  <c:v>234921600</c:v>
                </c:pt>
                <c:pt idx="2720">
                  <c:v>235008000</c:v>
                </c:pt>
                <c:pt idx="2721">
                  <c:v>235094400</c:v>
                </c:pt>
                <c:pt idx="2722">
                  <c:v>235180800</c:v>
                </c:pt>
                <c:pt idx="2723">
                  <c:v>235267200</c:v>
                </c:pt>
                <c:pt idx="2724">
                  <c:v>235353600</c:v>
                </c:pt>
                <c:pt idx="2725">
                  <c:v>235440000</c:v>
                </c:pt>
                <c:pt idx="2726">
                  <c:v>235526400</c:v>
                </c:pt>
                <c:pt idx="2727">
                  <c:v>235612800</c:v>
                </c:pt>
                <c:pt idx="2728">
                  <c:v>235699200</c:v>
                </c:pt>
                <c:pt idx="2729">
                  <c:v>235785600</c:v>
                </c:pt>
                <c:pt idx="2730">
                  <c:v>235872000</c:v>
                </c:pt>
                <c:pt idx="2731">
                  <c:v>235958400</c:v>
                </c:pt>
                <c:pt idx="2732">
                  <c:v>236044800</c:v>
                </c:pt>
                <c:pt idx="2733">
                  <c:v>236131200</c:v>
                </c:pt>
                <c:pt idx="2734">
                  <c:v>236217600</c:v>
                </c:pt>
                <c:pt idx="2735">
                  <c:v>236304000</c:v>
                </c:pt>
                <c:pt idx="2736">
                  <c:v>236390400</c:v>
                </c:pt>
                <c:pt idx="2737">
                  <c:v>236476800</c:v>
                </c:pt>
                <c:pt idx="2738">
                  <c:v>236563200</c:v>
                </c:pt>
                <c:pt idx="2739">
                  <c:v>236649600</c:v>
                </c:pt>
                <c:pt idx="2740">
                  <c:v>236736000</c:v>
                </c:pt>
                <c:pt idx="2741">
                  <c:v>236822400</c:v>
                </c:pt>
                <c:pt idx="2742">
                  <c:v>236908800</c:v>
                </c:pt>
                <c:pt idx="2743">
                  <c:v>236995200</c:v>
                </c:pt>
                <c:pt idx="2744">
                  <c:v>237081600</c:v>
                </c:pt>
                <c:pt idx="2745">
                  <c:v>237168000</c:v>
                </c:pt>
                <c:pt idx="2746">
                  <c:v>237254400</c:v>
                </c:pt>
                <c:pt idx="2747">
                  <c:v>237340800</c:v>
                </c:pt>
                <c:pt idx="2748">
                  <c:v>237427200</c:v>
                </c:pt>
                <c:pt idx="2749">
                  <c:v>237513600</c:v>
                </c:pt>
                <c:pt idx="2750">
                  <c:v>237600000</c:v>
                </c:pt>
                <c:pt idx="2751">
                  <c:v>237686400</c:v>
                </c:pt>
                <c:pt idx="2752">
                  <c:v>237772800</c:v>
                </c:pt>
                <c:pt idx="2753">
                  <c:v>237859200</c:v>
                </c:pt>
                <c:pt idx="2754">
                  <c:v>237945600</c:v>
                </c:pt>
                <c:pt idx="2755">
                  <c:v>238032000</c:v>
                </c:pt>
                <c:pt idx="2756">
                  <c:v>238118400</c:v>
                </c:pt>
                <c:pt idx="2757">
                  <c:v>238204800</c:v>
                </c:pt>
                <c:pt idx="2758">
                  <c:v>238291200</c:v>
                </c:pt>
                <c:pt idx="2759">
                  <c:v>238377600</c:v>
                </c:pt>
                <c:pt idx="2760">
                  <c:v>238464000</c:v>
                </c:pt>
                <c:pt idx="2761">
                  <c:v>238550400</c:v>
                </c:pt>
                <c:pt idx="2762">
                  <c:v>238636800</c:v>
                </c:pt>
                <c:pt idx="2763">
                  <c:v>238723200</c:v>
                </c:pt>
                <c:pt idx="2764">
                  <c:v>238809600</c:v>
                </c:pt>
                <c:pt idx="2765">
                  <c:v>238896000</c:v>
                </c:pt>
                <c:pt idx="2766">
                  <c:v>238982400</c:v>
                </c:pt>
                <c:pt idx="2767">
                  <c:v>239068800</c:v>
                </c:pt>
                <c:pt idx="2768">
                  <c:v>239155200</c:v>
                </c:pt>
                <c:pt idx="2769">
                  <c:v>239241600</c:v>
                </c:pt>
                <c:pt idx="2770">
                  <c:v>239328000</c:v>
                </c:pt>
                <c:pt idx="2771">
                  <c:v>239414400</c:v>
                </c:pt>
                <c:pt idx="2772">
                  <c:v>239500800</c:v>
                </c:pt>
                <c:pt idx="2773">
                  <c:v>239587200</c:v>
                </c:pt>
                <c:pt idx="2774">
                  <c:v>239673600</c:v>
                </c:pt>
                <c:pt idx="2775">
                  <c:v>239760000</c:v>
                </c:pt>
                <c:pt idx="2776">
                  <c:v>239846400</c:v>
                </c:pt>
                <c:pt idx="2777">
                  <c:v>239932800</c:v>
                </c:pt>
                <c:pt idx="2778">
                  <c:v>240019200</c:v>
                </c:pt>
                <c:pt idx="2779">
                  <c:v>240105600</c:v>
                </c:pt>
                <c:pt idx="2780">
                  <c:v>240192000</c:v>
                </c:pt>
                <c:pt idx="2781">
                  <c:v>240278400</c:v>
                </c:pt>
                <c:pt idx="2782">
                  <c:v>240364800</c:v>
                </c:pt>
                <c:pt idx="2783">
                  <c:v>240451200</c:v>
                </c:pt>
                <c:pt idx="2784">
                  <c:v>240537600</c:v>
                </c:pt>
                <c:pt idx="2785">
                  <c:v>240624000</c:v>
                </c:pt>
                <c:pt idx="2786">
                  <c:v>240710400</c:v>
                </c:pt>
                <c:pt idx="2787">
                  <c:v>240796800</c:v>
                </c:pt>
                <c:pt idx="2788">
                  <c:v>240883200</c:v>
                </c:pt>
                <c:pt idx="2789">
                  <c:v>240969600</c:v>
                </c:pt>
                <c:pt idx="2790">
                  <c:v>241056000</c:v>
                </c:pt>
                <c:pt idx="2791">
                  <c:v>241142400</c:v>
                </c:pt>
                <c:pt idx="2792">
                  <c:v>241228800</c:v>
                </c:pt>
                <c:pt idx="2793">
                  <c:v>241315200</c:v>
                </c:pt>
                <c:pt idx="2794">
                  <c:v>241401600</c:v>
                </c:pt>
                <c:pt idx="2795">
                  <c:v>241488000</c:v>
                </c:pt>
                <c:pt idx="2796">
                  <c:v>241574400</c:v>
                </c:pt>
                <c:pt idx="2797">
                  <c:v>241660800</c:v>
                </c:pt>
                <c:pt idx="2798">
                  <c:v>241747200</c:v>
                </c:pt>
                <c:pt idx="2799">
                  <c:v>241833600</c:v>
                </c:pt>
                <c:pt idx="2800">
                  <c:v>241920000</c:v>
                </c:pt>
                <c:pt idx="2801">
                  <c:v>242006400</c:v>
                </c:pt>
                <c:pt idx="2802">
                  <c:v>242092800</c:v>
                </c:pt>
                <c:pt idx="2803">
                  <c:v>242179200</c:v>
                </c:pt>
                <c:pt idx="2804">
                  <c:v>242265600</c:v>
                </c:pt>
                <c:pt idx="2805">
                  <c:v>242352000</c:v>
                </c:pt>
                <c:pt idx="2806">
                  <c:v>242438400</c:v>
                </c:pt>
                <c:pt idx="2807">
                  <c:v>242524800</c:v>
                </c:pt>
                <c:pt idx="2808">
                  <c:v>242611200</c:v>
                </c:pt>
                <c:pt idx="2809">
                  <c:v>242697600</c:v>
                </c:pt>
                <c:pt idx="2810">
                  <c:v>242784000</c:v>
                </c:pt>
                <c:pt idx="2811">
                  <c:v>242870400</c:v>
                </c:pt>
                <c:pt idx="2812">
                  <c:v>242956800</c:v>
                </c:pt>
                <c:pt idx="2813">
                  <c:v>243043200</c:v>
                </c:pt>
                <c:pt idx="2814">
                  <c:v>243129600</c:v>
                </c:pt>
                <c:pt idx="2815">
                  <c:v>243216000</c:v>
                </c:pt>
                <c:pt idx="2816">
                  <c:v>243302400</c:v>
                </c:pt>
                <c:pt idx="2817">
                  <c:v>243388800</c:v>
                </c:pt>
                <c:pt idx="2818">
                  <c:v>243475200</c:v>
                </c:pt>
                <c:pt idx="2819">
                  <c:v>243561600</c:v>
                </c:pt>
                <c:pt idx="2820">
                  <c:v>243648000</c:v>
                </c:pt>
                <c:pt idx="2821">
                  <c:v>243734400</c:v>
                </c:pt>
                <c:pt idx="2822">
                  <c:v>243820800</c:v>
                </c:pt>
                <c:pt idx="2823">
                  <c:v>243907200</c:v>
                </c:pt>
                <c:pt idx="2824">
                  <c:v>243993600</c:v>
                </c:pt>
                <c:pt idx="2825">
                  <c:v>244080000</c:v>
                </c:pt>
                <c:pt idx="2826">
                  <c:v>244166400</c:v>
                </c:pt>
                <c:pt idx="2827">
                  <c:v>244252800</c:v>
                </c:pt>
                <c:pt idx="2828">
                  <c:v>244339200</c:v>
                </c:pt>
                <c:pt idx="2829">
                  <c:v>244425600</c:v>
                </c:pt>
                <c:pt idx="2830">
                  <c:v>244512000</c:v>
                </c:pt>
                <c:pt idx="2831">
                  <c:v>244598400</c:v>
                </c:pt>
                <c:pt idx="2832">
                  <c:v>244684800</c:v>
                </c:pt>
                <c:pt idx="2833">
                  <c:v>244771200</c:v>
                </c:pt>
                <c:pt idx="2834">
                  <c:v>244857600</c:v>
                </c:pt>
                <c:pt idx="2835">
                  <c:v>244944000</c:v>
                </c:pt>
                <c:pt idx="2836">
                  <c:v>245030400</c:v>
                </c:pt>
                <c:pt idx="2837">
                  <c:v>245116800</c:v>
                </c:pt>
                <c:pt idx="2838">
                  <c:v>245203200</c:v>
                </c:pt>
                <c:pt idx="2839">
                  <c:v>245289600</c:v>
                </c:pt>
                <c:pt idx="2840">
                  <c:v>245376000</c:v>
                </c:pt>
                <c:pt idx="2841">
                  <c:v>245462400</c:v>
                </c:pt>
                <c:pt idx="2842">
                  <c:v>245548800</c:v>
                </c:pt>
                <c:pt idx="2843">
                  <c:v>245635200</c:v>
                </c:pt>
                <c:pt idx="2844">
                  <c:v>245721600</c:v>
                </c:pt>
                <c:pt idx="2845">
                  <c:v>245808000</c:v>
                </c:pt>
                <c:pt idx="2846">
                  <c:v>245894400</c:v>
                </c:pt>
                <c:pt idx="2847">
                  <c:v>245980800</c:v>
                </c:pt>
                <c:pt idx="2848">
                  <c:v>246067200</c:v>
                </c:pt>
                <c:pt idx="2849">
                  <c:v>246153600</c:v>
                </c:pt>
                <c:pt idx="2850">
                  <c:v>246240000</c:v>
                </c:pt>
                <c:pt idx="2851">
                  <c:v>246326400</c:v>
                </c:pt>
                <c:pt idx="2852">
                  <c:v>246412800</c:v>
                </c:pt>
                <c:pt idx="2853">
                  <c:v>246499200</c:v>
                </c:pt>
                <c:pt idx="2854">
                  <c:v>246585600</c:v>
                </c:pt>
                <c:pt idx="2855">
                  <c:v>246672000</c:v>
                </c:pt>
                <c:pt idx="2856">
                  <c:v>246758400</c:v>
                </c:pt>
                <c:pt idx="2857">
                  <c:v>246844800</c:v>
                </c:pt>
                <c:pt idx="2858">
                  <c:v>246931200</c:v>
                </c:pt>
                <c:pt idx="2859">
                  <c:v>247017600</c:v>
                </c:pt>
                <c:pt idx="2860">
                  <c:v>247104000</c:v>
                </c:pt>
                <c:pt idx="2861">
                  <c:v>247190400</c:v>
                </c:pt>
                <c:pt idx="2862">
                  <c:v>247276800</c:v>
                </c:pt>
                <c:pt idx="2863">
                  <c:v>247363200</c:v>
                </c:pt>
                <c:pt idx="2864">
                  <c:v>247449600</c:v>
                </c:pt>
                <c:pt idx="2865">
                  <c:v>247536000</c:v>
                </c:pt>
                <c:pt idx="2866">
                  <c:v>247622400</c:v>
                </c:pt>
                <c:pt idx="2867">
                  <c:v>247708800</c:v>
                </c:pt>
                <c:pt idx="2868">
                  <c:v>247795200</c:v>
                </c:pt>
                <c:pt idx="2869">
                  <c:v>247881600</c:v>
                </c:pt>
                <c:pt idx="2870">
                  <c:v>247968000</c:v>
                </c:pt>
                <c:pt idx="2871">
                  <c:v>248054400</c:v>
                </c:pt>
                <c:pt idx="2872">
                  <c:v>248140800</c:v>
                </c:pt>
                <c:pt idx="2873">
                  <c:v>248227200</c:v>
                </c:pt>
                <c:pt idx="2874">
                  <c:v>248313600</c:v>
                </c:pt>
                <c:pt idx="2875">
                  <c:v>248400000</c:v>
                </c:pt>
                <c:pt idx="2876">
                  <c:v>248486400</c:v>
                </c:pt>
                <c:pt idx="2877">
                  <c:v>248572800</c:v>
                </c:pt>
                <c:pt idx="2878">
                  <c:v>248659200</c:v>
                </c:pt>
                <c:pt idx="2879">
                  <c:v>248745600</c:v>
                </c:pt>
                <c:pt idx="2880">
                  <c:v>248832000</c:v>
                </c:pt>
                <c:pt idx="2881">
                  <c:v>248918400</c:v>
                </c:pt>
                <c:pt idx="2882">
                  <c:v>249004800</c:v>
                </c:pt>
                <c:pt idx="2883">
                  <c:v>249091200</c:v>
                </c:pt>
                <c:pt idx="2884">
                  <c:v>249177600</c:v>
                </c:pt>
                <c:pt idx="2885">
                  <c:v>249264000</c:v>
                </c:pt>
                <c:pt idx="2886">
                  <c:v>249350400</c:v>
                </c:pt>
                <c:pt idx="2887">
                  <c:v>249436800</c:v>
                </c:pt>
                <c:pt idx="2888">
                  <c:v>249523200</c:v>
                </c:pt>
                <c:pt idx="2889">
                  <c:v>249609600</c:v>
                </c:pt>
                <c:pt idx="2890">
                  <c:v>249696000</c:v>
                </c:pt>
                <c:pt idx="2891">
                  <c:v>249782400</c:v>
                </c:pt>
                <c:pt idx="2892">
                  <c:v>249868800</c:v>
                </c:pt>
                <c:pt idx="2893">
                  <c:v>249955200</c:v>
                </c:pt>
                <c:pt idx="2894">
                  <c:v>250041600</c:v>
                </c:pt>
                <c:pt idx="2895">
                  <c:v>250128000</c:v>
                </c:pt>
                <c:pt idx="2896">
                  <c:v>250214400</c:v>
                </c:pt>
                <c:pt idx="2897">
                  <c:v>250300800</c:v>
                </c:pt>
                <c:pt idx="2898">
                  <c:v>250387200</c:v>
                </c:pt>
                <c:pt idx="2899">
                  <c:v>250473600</c:v>
                </c:pt>
                <c:pt idx="2900">
                  <c:v>250560000</c:v>
                </c:pt>
                <c:pt idx="2901">
                  <c:v>250646400</c:v>
                </c:pt>
                <c:pt idx="2902">
                  <c:v>250732800</c:v>
                </c:pt>
                <c:pt idx="2903">
                  <c:v>250819200</c:v>
                </c:pt>
                <c:pt idx="2904">
                  <c:v>250905600</c:v>
                </c:pt>
                <c:pt idx="2905">
                  <c:v>250992000</c:v>
                </c:pt>
                <c:pt idx="2906">
                  <c:v>251078400</c:v>
                </c:pt>
                <c:pt idx="2907">
                  <c:v>251164800</c:v>
                </c:pt>
                <c:pt idx="2908">
                  <c:v>251251200</c:v>
                </c:pt>
                <c:pt idx="2909">
                  <c:v>251337600</c:v>
                </c:pt>
                <c:pt idx="2910">
                  <c:v>251424000</c:v>
                </c:pt>
                <c:pt idx="2911">
                  <c:v>251510400</c:v>
                </c:pt>
                <c:pt idx="2912">
                  <c:v>251596800</c:v>
                </c:pt>
                <c:pt idx="2913">
                  <c:v>251683200</c:v>
                </c:pt>
                <c:pt idx="2914">
                  <c:v>251769600</c:v>
                </c:pt>
                <c:pt idx="2915">
                  <c:v>251856000</c:v>
                </c:pt>
                <c:pt idx="2916">
                  <c:v>251942400</c:v>
                </c:pt>
                <c:pt idx="2917">
                  <c:v>252028800</c:v>
                </c:pt>
                <c:pt idx="2918">
                  <c:v>252115200</c:v>
                </c:pt>
                <c:pt idx="2919">
                  <c:v>252201600</c:v>
                </c:pt>
                <c:pt idx="2920">
                  <c:v>252288000</c:v>
                </c:pt>
                <c:pt idx="2921">
                  <c:v>252374400</c:v>
                </c:pt>
                <c:pt idx="2922">
                  <c:v>252460800</c:v>
                </c:pt>
                <c:pt idx="2923">
                  <c:v>252547200</c:v>
                </c:pt>
                <c:pt idx="2924">
                  <c:v>252633600</c:v>
                </c:pt>
                <c:pt idx="2925">
                  <c:v>252720000</c:v>
                </c:pt>
                <c:pt idx="2926">
                  <c:v>252806400</c:v>
                </c:pt>
                <c:pt idx="2927">
                  <c:v>252892800</c:v>
                </c:pt>
                <c:pt idx="2928">
                  <c:v>252979200</c:v>
                </c:pt>
                <c:pt idx="2929">
                  <c:v>253065600</c:v>
                </c:pt>
                <c:pt idx="2930">
                  <c:v>253152000</c:v>
                </c:pt>
                <c:pt idx="2931">
                  <c:v>253238400</c:v>
                </c:pt>
                <c:pt idx="2932">
                  <c:v>253324800</c:v>
                </c:pt>
                <c:pt idx="2933">
                  <c:v>253411200</c:v>
                </c:pt>
                <c:pt idx="2934">
                  <c:v>253497600</c:v>
                </c:pt>
                <c:pt idx="2935">
                  <c:v>253584000</c:v>
                </c:pt>
                <c:pt idx="2936">
                  <c:v>253670400</c:v>
                </c:pt>
                <c:pt idx="2937">
                  <c:v>253756800</c:v>
                </c:pt>
                <c:pt idx="2938">
                  <c:v>253843200</c:v>
                </c:pt>
                <c:pt idx="2939">
                  <c:v>253929600</c:v>
                </c:pt>
                <c:pt idx="2940">
                  <c:v>254016000</c:v>
                </c:pt>
                <c:pt idx="2941">
                  <c:v>254102400</c:v>
                </c:pt>
                <c:pt idx="2942">
                  <c:v>254188800</c:v>
                </c:pt>
                <c:pt idx="2943">
                  <c:v>254275200</c:v>
                </c:pt>
                <c:pt idx="2944">
                  <c:v>254361600</c:v>
                </c:pt>
                <c:pt idx="2945">
                  <c:v>254448000</c:v>
                </c:pt>
                <c:pt idx="2946">
                  <c:v>254534400</c:v>
                </c:pt>
                <c:pt idx="2947">
                  <c:v>254620800</c:v>
                </c:pt>
                <c:pt idx="2948">
                  <c:v>254707200</c:v>
                </c:pt>
                <c:pt idx="2949">
                  <c:v>254793600</c:v>
                </c:pt>
                <c:pt idx="2950">
                  <c:v>254880000</c:v>
                </c:pt>
                <c:pt idx="2951">
                  <c:v>254966400</c:v>
                </c:pt>
                <c:pt idx="2952">
                  <c:v>255052800</c:v>
                </c:pt>
                <c:pt idx="2953">
                  <c:v>255139200</c:v>
                </c:pt>
                <c:pt idx="2954">
                  <c:v>255225600</c:v>
                </c:pt>
                <c:pt idx="2955">
                  <c:v>255312000</c:v>
                </c:pt>
                <c:pt idx="2956">
                  <c:v>255398400</c:v>
                </c:pt>
                <c:pt idx="2957">
                  <c:v>255484800</c:v>
                </c:pt>
                <c:pt idx="2958">
                  <c:v>255571200</c:v>
                </c:pt>
                <c:pt idx="2959">
                  <c:v>255657600</c:v>
                </c:pt>
                <c:pt idx="2960">
                  <c:v>255744000</c:v>
                </c:pt>
                <c:pt idx="2961">
                  <c:v>255830400</c:v>
                </c:pt>
                <c:pt idx="2962">
                  <c:v>255916800</c:v>
                </c:pt>
                <c:pt idx="2963">
                  <c:v>256003200</c:v>
                </c:pt>
                <c:pt idx="2964">
                  <c:v>256089600</c:v>
                </c:pt>
                <c:pt idx="2965">
                  <c:v>256176000</c:v>
                </c:pt>
                <c:pt idx="2966">
                  <c:v>256262400</c:v>
                </c:pt>
                <c:pt idx="2967">
                  <c:v>256348800</c:v>
                </c:pt>
                <c:pt idx="2968">
                  <c:v>256435200</c:v>
                </c:pt>
                <c:pt idx="2969">
                  <c:v>256521600</c:v>
                </c:pt>
                <c:pt idx="2970">
                  <c:v>256608000</c:v>
                </c:pt>
                <c:pt idx="2971">
                  <c:v>256694400</c:v>
                </c:pt>
                <c:pt idx="2972">
                  <c:v>256780800</c:v>
                </c:pt>
                <c:pt idx="2973">
                  <c:v>256867200</c:v>
                </c:pt>
                <c:pt idx="2974">
                  <c:v>256953600</c:v>
                </c:pt>
                <c:pt idx="2975">
                  <c:v>257040000</c:v>
                </c:pt>
                <c:pt idx="2976">
                  <c:v>257126400</c:v>
                </c:pt>
                <c:pt idx="2977">
                  <c:v>257212800</c:v>
                </c:pt>
                <c:pt idx="2978">
                  <c:v>257299200</c:v>
                </c:pt>
                <c:pt idx="2979">
                  <c:v>257385600</c:v>
                </c:pt>
                <c:pt idx="2980">
                  <c:v>257472000</c:v>
                </c:pt>
                <c:pt idx="2981">
                  <c:v>257558400</c:v>
                </c:pt>
                <c:pt idx="2982">
                  <c:v>257644800</c:v>
                </c:pt>
                <c:pt idx="2983">
                  <c:v>257731200</c:v>
                </c:pt>
                <c:pt idx="2984">
                  <c:v>257817600</c:v>
                </c:pt>
                <c:pt idx="2985">
                  <c:v>257904000</c:v>
                </c:pt>
                <c:pt idx="2986">
                  <c:v>257990400</c:v>
                </c:pt>
                <c:pt idx="2987">
                  <c:v>258076800</c:v>
                </c:pt>
                <c:pt idx="2988">
                  <c:v>258163200</c:v>
                </c:pt>
                <c:pt idx="2989">
                  <c:v>258249600</c:v>
                </c:pt>
                <c:pt idx="2990">
                  <c:v>258336000</c:v>
                </c:pt>
                <c:pt idx="2991">
                  <c:v>258422400</c:v>
                </c:pt>
                <c:pt idx="2992">
                  <c:v>258508800</c:v>
                </c:pt>
                <c:pt idx="2993">
                  <c:v>258595200</c:v>
                </c:pt>
                <c:pt idx="2994">
                  <c:v>258681600</c:v>
                </c:pt>
                <c:pt idx="2995">
                  <c:v>258768000</c:v>
                </c:pt>
                <c:pt idx="2996">
                  <c:v>258854400</c:v>
                </c:pt>
                <c:pt idx="2997">
                  <c:v>258940800</c:v>
                </c:pt>
                <c:pt idx="2998">
                  <c:v>259027200</c:v>
                </c:pt>
                <c:pt idx="2999">
                  <c:v>259113600</c:v>
                </c:pt>
                <c:pt idx="3000">
                  <c:v>259200000</c:v>
                </c:pt>
                <c:pt idx="3001">
                  <c:v>259286400</c:v>
                </c:pt>
                <c:pt idx="3002">
                  <c:v>259372800</c:v>
                </c:pt>
                <c:pt idx="3003">
                  <c:v>259459200</c:v>
                </c:pt>
                <c:pt idx="3004">
                  <c:v>259545600</c:v>
                </c:pt>
                <c:pt idx="3005">
                  <c:v>259632000</c:v>
                </c:pt>
                <c:pt idx="3006">
                  <c:v>259718400</c:v>
                </c:pt>
                <c:pt idx="3007">
                  <c:v>259804800</c:v>
                </c:pt>
                <c:pt idx="3008">
                  <c:v>259891200</c:v>
                </c:pt>
                <c:pt idx="3009">
                  <c:v>259977600</c:v>
                </c:pt>
                <c:pt idx="3010">
                  <c:v>260064000</c:v>
                </c:pt>
                <c:pt idx="3011">
                  <c:v>260150400</c:v>
                </c:pt>
                <c:pt idx="3012">
                  <c:v>260236800</c:v>
                </c:pt>
                <c:pt idx="3013">
                  <c:v>260323200</c:v>
                </c:pt>
                <c:pt idx="3014">
                  <c:v>260409600</c:v>
                </c:pt>
                <c:pt idx="3015">
                  <c:v>260496000</c:v>
                </c:pt>
                <c:pt idx="3016">
                  <c:v>260582400</c:v>
                </c:pt>
                <c:pt idx="3017">
                  <c:v>260668800</c:v>
                </c:pt>
                <c:pt idx="3018">
                  <c:v>260755200</c:v>
                </c:pt>
                <c:pt idx="3019">
                  <c:v>260841600</c:v>
                </c:pt>
                <c:pt idx="3020">
                  <c:v>260928000</c:v>
                </c:pt>
                <c:pt idx="3021">
                  <c:v>261014400</c:v>
                </c:pt>
                <c:pt idx="3022">
                  <c:v>261100800</c:v>
                </c:pt>
                <c:pt idx="3023">
                  <c:v>261187200</c:v>
                </c:pt>
                <c:pt idx="3024">
                  <c:v>261273600</c:v>
                </c:pt>
                <c:pt idx="3025">
                  <c:v>261360000</c:v>
                </c:pt>
                <c:pt idx="3026">
                  <c:v>261446400</c:v>
                </c:pt>
                <c:pt idx="3027">
                  <c:v>261532800</c:v>
                </c:pt>
                <c:pt idx="3028">
                  <c:v>261619200</c:v>
                </c:pt>
                <c:pt idx="3029">
                  <c:v>261705600</c:v>
                </c:pt>
                <c:pt idx="3030">
                  <c:v>261792000</c:v>
                </c:pt>
                <c:pt idx="3031">
                  <c:v>261878400</c:v>
                </c:pt>
                <c:pt idx="3032">
                  <c:v>261964800</c:v>
                </c:pt>
                <c:pt idx="3033">
                  <c:v>262051200</c:v>
                </c:pt>
                <c:pt idx="3034">
                  <c:v>262137600</c:v>
                </c:pt>
                <c:pt idx="3035">
                  <c:v>262224000</c:v>
                </c:pt>
                <c:pt idx="3036">
                  <c:v>262310400</c:v>
                </c:pt>
                <c:pt idx="3037">
                  <c:v>262396800</c:v>
                </c:pt>
                <c:pt idx="3038">
                  <c:v>262483200</c:v>
                </c:pt>
                <c:pt idx="3039">
                  <c:v>262569600</c:v>
                </c:pt>
                <c:pt idx="3040">
                  <c:v>262656000</c:v>
                </c:pt>
                <c:pt idx="3041">
                  <c:v>262742400</c:v>
                </c:pt>
                <c:pt idx="3042">
                  <c:v>262828800</c:v>
                </c:pt>
                <c:pt idx="3043">
                  <c:v>262915200</c:v>
                </c:pt>
                <c:pt idx="3044">
                  <c:v>263001600</c:v>
                </c:pt>
                <c:pt idx="3045">
                  <c:v>263088000</c:v>
                </c:pt>
                <c:pt idx="3046">
                  <c:v>263174400</c:v>
                </c:pt>
                <c:pt idx="3047">
                  <c:v>263260800</c:v>
                </c:pt>
                <c:pt idx="3048">
                  <c:v>263347200</c:v>
                </c:pt>
                <c:pt idx="3049">
                  <c:v>263433600</c:v>
                </c:pt>
                <c:pt idx="3050">
                  <c:v>263520000</c:v>
                </c:pt>
                <c:pt idx="3051">
                  <c:v>263606400</c:v>
                </c:pt>
                <c:pt idx="3052">
                  <c:v>263692800</c:v>
                </c:pt>
                <c:pt idx="3053">
                  <c:v>263779200</c:v>
                </c:pt>
                <c:pt idx="3054">
                  <c:v>263865600</c:v>
                </c:pt>
                <c:pt idx="3055">
                  <c:v>263952000</c:v>
                </c:pt>
                <c:pt idx="3056">
                  <c:v>264038400</c:v>
                </c:pt>
                <c:pt idx="3057">
                  <c:v>264124800</c:v>
                </c:pt>
                <c:pt idx="3058">
                  <c:v>264211200</c:v>
                </c:pt>
                <c:pt idx="3059">
                  <c:v>264297600</c:v>
                </c:pt>
                <c:pt idx="3060">
                  <c:v>264384000</c:v>
                </c:pt>
                <c:pt idx="3061">
                  <c:v>264470400</c:v>
                </c:pt>
                <c:pt idx="3062">
                  <c:v>264556800</c:v>
                </c:pt>
                <c:pt idx="3063">
                  <c:v>264643200</c:v>
                </c:pt>
                <c:pt idx="3064">
                  <c:v>264729600</c:v>
                </c:pt>
                <c:pt idx="3065">
                  <c:v>264816000</c:v>
                </c:pt>
                <c:pt idx="3066">
                  <c:v>264902400</c:v>
                </c:pt>
                <c:pt idx="3067">
                  <c:v>264988800</c:v>
                </c:pt>
                <c:pt idx="3068">
                  <c:v>265075200</c:v>
                </c:pt>
                <c:pt idx="3069">
                  <c:v>265161600</c:v>
                </c:pt>
                <c:pt idx="3070">
                  <c:v>265248000</c:v>
                </c:pt>
                <c:pt idx="3071">
                  <c:v>265334400</c:v>
                </c:pt>
                <c:pt idx="3072">
                  <c:v>265420800</c:v>
                </c:pt>
                <c:pt idx="3073">
                  <c:v>265507200</c:v>
                </c:pt>
                <c:pt idx="3074">
                  <c:v>265593600</c:v>
                </c:pt>
                <c:pt idx="3075">
                  <c:v>265680000</c:v>
                </c:pt>
                <c:pt idx="3076">
                  <c:v>265766400</c:v>
                </c:pt>
                <c:pt idx="3077">
                  <c:v>265852800</c:v>
                </c:pt>
                <c:pt idx="3078">
                  <c:v>265939200</c:v>
                </c:pt>
                <c:pt idx="3079">
                  <c:v>266025600</c:v>
                </c:pt>
                <c:pt idx="3080">
                  <c:v>266112000</c:v>
                </c:pt>
                <c:pt idx="3081">
                  <c:v>266198400</c:v>
                </c:pt>
                <c:pt idx="3082">
                  <c:v>266284800</c:v>
                </c:pt>
                <c:pt idx="3083">
                  <c:v>266371200</c:v>
                </c:pt>
                <c:pt idx="3084">
                  <c:v>266457600</c:v>
                </c:pt>
                <c:pt idx="3085">
                  <c:v>266544000</c:v>
                </c:pt>
                <c:pt idx="3086">
                  <c:v>266630400</c:v>
                </c:pt>
                <c:pt idx="3087">
                  <c:v>266716800</c:v>
                </c:pt>
                <c:pt idx="3088">
                  <c:v>266803200</c:v>
                </c:pt>
                <c:pt idx="3089">
                  <c:v>266889600</c:v>
                </c:pt>
                <c:pt idx="3090">
                  <c:v>266976000</c:v>
                </c:pt>
                <c:pt idx="3091">
                  <c:v>267062400</c:v>
                </c:pt>
                <c:pt idx="3092">
                  <c:v>267148800</c:v>
                </c:pt>
                <c:pt idx="3093">
                  <c:v>267235200</c:v>
                </c:pt>
                <c:pt idx="3094">
                  <c:v>267321600</c:v>
                </c:pt>
                <c:pt idx="3095">
                  <c:v>267408000</c:v>
                </c:pt>
                <c:pt idx="3096">
                  <c:v>267494400</c:v>
                </c:pt>
                <c:pt idx="3097">
                  <c:v>267580800</c:v>
                </c:pt>
                <c:pt idx="3098">
                  <c:v>267667200</c:v>
                </c:pt>
                <c:pt idx="3099">
                  <c:v>267753600</c:v>
                </c:pt>
                <c:pt idx="3100">
                  <c:v>267840000</c:v>
                </c:pt>
                <c:pt idx="3101">
                  <c:v>267926400</c:v>
                </c:pt>
                <c:pt idx="3102">
                  <c:v>268012800</c:v>
                </c:pt>
                <c:pt idx="3103">
                  <c:v>268099200</c:v>
                </c:pt>
                <c:pt idx="3104">
                  <c:v>268185600</c:v>
                </c:pt>
                <c:pt idx="3105">
                  <c:v>268272000</c:v>
                </c:pt>
                <c:pt idx="3106">
                  <c:v>268358400</c:v>
                </c:pt>
                <c:pt idx="3107">
                  <c:v>268444800</c:v>
                </c:pt>
                <c:pt idx="3108">
                  <c:v>268531200</c:v>
                </c:pt>
                <c:pt idx="3109">
                  <c:v>268617600</c:v>
                </c:pt>
                <c:pt idx="3110">
                  <c:v>268704000</c:v>
                </c:pt>
                <c:pt idx="3111">
                  <c:v>268790400</c:v>
                </c:pt>
                <c:pt idx="3112">
                  <c:v>268876800</c:v>
                </c:pt>
                <c:pt idx="3113">
                  <c:v>268963200</c:v>
                </c:pt>
                <c:pt idx="3114">
                  <c:v>269049600</c:v>
                </c:pt>
                <c:pt idx="3115">
                  <c:v>269136000</c:v>
                </c:pt>
                <c:pt idx="3116">
                  <c:v>269222400</c:v>
                </c:pt>
                <c:pt idx="3117">
                  <c:v>269308800</c:v>
                </c:pt>
                <c:pt idx="3118">
                  <c:v>269395200</c:v>
                </c:pt>
                <c:pt idx="3119">
                  <c:v>269481600</c:v>
                </c:pt>
                <c:pt idx="3120">
                  <c:v>269568000</c:v>
                </c:pt>
                <c:pt idx="3121">
                  <c:v>269654400</c:v>
                </c:pt>
                <c:pt idx="3122">
                  <c:v>269740800</c:v>
                </c:pt>
                <c:pt idx="3123">
                  <c:v>269827200</c:v>
                </c:pt>
                <c:pt idx="3124">
                  <c:v>269913600</c:v>
                </c:pt>
                <c:pt idx="3125">
                  <c:v>270000000</c:v>
                </c:pt>
                <c:pt idx="3126">
                  <c:v>270086400</c:v>
                </c:pt>
                <c:pt idx="3127">
                  <c:v>270172800</c:v>
                </c:pt>
                <c:pt idx="3128">
                  <c:v>270259200</c:v>
                </c:pt>
                <c:pt idx="3129">
                  <c:v>270345600</c:v>
                </c:pt>
                <c:pt idx="3130">
                  <c:v>270432000</c:v>
                </c:pt>
                <c:pt idx="3131">
                  <c:v>270518400</c:v>
                </c:pt>
                <c:pt idx="3132">
                  <c:v>270604800</c:v>
                </c:pt>
                <c:pt idx="3133">
                  <c:v>270691200</c:v>
                </c:pt>
                <c:pt idx="3134">
                  <c:v>270777600</c:v>
                </c:pt>
                <c:pt idx="3135">
                  <c:v>270864000</c:v>
                </c:pt>
                <c:pt idx="3136">
                  <c:v>270950400</c:v>
                </c:pt>
                <c:pt idx="3137">
                  <c:v>271036800</c:v>
                </c:pt>
                <c:pt idx="3138">
                  <c:v>271123200</c:v>
                </c:pt>
                <c:pt idx="3139">
                  <c:v>271209600</c:v>
                </c:pt>
                <c:pt idx="3140">
                  <c:v>271296000</c:v>
                </c:pt>
                <c:pt idx="3141">
                  <c:v>271382400</c:v>
                </c:pt>
                <c:pt idx="3142">
                  <c:v>271468800</c:v>
                </c:pt>
                <c:pt idx="3143">
                  <c:v>271555200</c:v>
                </c:pt>
                <c:pt idx="3144">
                  <c:v>271641600</c:v>
                </c:pt>
                <c:pt idx="3145">
                  <c:v>271728000</c:v>
                </c:pt>
                <c:pt idx="3146">
                  <c:v>271814400</c:v>
                </c:pt>
                <c:pt idx="3147">
                  <c:v>271900800</c:v>
                </c:pt>
                <c:pt idx="3148">
                  <c:v>271987200</c:v>
                </c:pt>
                <c:pt idx="3149">
                  <c:v>272073600</c:v>
                </c:pt>
                <c:pt idx="3150">
                  <c:v>272160000</c:v>
                </c:pt>
                <c:pt idx="3151">
                  <c:v>272246400</c:v>
                </c:pt>
                <c:pt idx="3152">
                  <c:v>272332800</c:v>
                </c:pt>
                <c:pt idx="3153">
                  <c:v>272419200</c:v>
                </c:pt>
                <c:pt idx="3154">
                  <c:v>272505600</c:v>
                </c:pt>
                <c:pt idx="3155">
                  <c:v>272592000</c:v>
                </c:pt>
                <c:pt idx="3156">
                  <c:v>272678400</c:v>
                </c:pt>
                <c:pt idx="3157">
                  <c:v>272764800</c:v>
                </c:pt>
                <c:pt idx="3158">
                  <c:v>272851200</c:v>
                </c:pt>
                <c:pt idx="3159">
                  <c:v>272937600</c:v>
                </c:pt>
                <c:pt idx="3160">
                  <c:v>273024000</c:v>
                </c:pt>
                <c:pt idx="3161">
                  <c:v>273110400</c:v>
                </c:pt>
                <c:pt idx="3162">
                  <c:v>273196800</c:v>
                </c:pt>
                <c:pt idx="3163">
                  <c:v>273283200</c:v>
                </c:pt>
                <c:pt idx="3164">
                  <c:v>273369600</c:v>
                </c:pt>
                <c:pt idx="3165">
                  <c:v>273456000</c:v>
                </c:pt>
                <c:pt idx="3166">
                  <c:v>273542400</c:v>
                </c:pt>
                <c:pt idx="3167">
                  <c:v>273628800</c:v>
                </c:pt>
                <c:pt idx="3168">
                  <c:v>273715200</c:v>
                </c:pt>
                <c:pt idx="3169">
                  <c:v>273801600</c:v>
                </c:pt>
                <c:pt idx="3170">
                  <c:v>273888000</c:v>
                </c:pt>
                <c:pt idx="3171">
                  <c:v>273974400</c:v>
                </c:pt>
                <c:pt idx="3172">
                  <c:v>274060800</c:v>
                </c:pt>
                <c:pt idx="3173">
                  <c:v>274147200</c:v>
                </c:pt>
                <c:pt idx="3174">
                  <c:v>274233600</c:v>
                </c:pt>
                <c:pt idx="3175">
                  <c:v>274320000</c:v>
                </c:pt>
                <c:pt idx="3176">
                  <c:v>274406400</c:v>
                </c:pt>
                <c:pt idx="3177">
                  <c:v>274492800</c:v>
                </c:pt>
                <c:pt idx="3178">
                  <c:v>274579200</c:v>
                </c:pt>
                <c:pt idx="3179">
                  <c:v>274665600</c:v>
                </c:pt>
                <c:pt idx="3180">
                  <c:v>274752000</c:v>
                </c:pt>
                <c:pt idx="3181">
                  <c:v>274838400</c:v>
                </c:pt>
                <c:pt idx="3182">
                  <c:v>274924800</c:v>
                </c:pt>
                <c:pt idx="3183">
                  <c:v>275011200</c:v>
                </c:pt>
                <c:pt idx="3184">
                  <c:v>275097600</c:v>
                </c:pt>
                <c:pt idx="3185">
                  <c:v>275184000</c:v>
                </c:pt>
                <c:pt idx="3186">
                  <c:v>275270400</c:v>
                </c:pt>
                <c:pt idx="3187">
                  <c:v>275356800</c:v>
                </c:pt>
                <c:pt idx="3188">
                  <c:v>275443200</c:v>
                </c:pt>
                <c:pt idx="3189">
                  <c:v>275529600</c:v>
                </c:pt>
                <c:pt idx="3190">
                  <c:v>275616000</c:v>
                </c:pt>
                <c:pt idx="3191">
                  <c:v>275702400</c:v>
                </c:pt>
                <c:pt idx="3192">
                  <c:v>275788800</c:v>
                </c:pt>
                <c:pt idx="3193">
                  <c:v>275875200</c:v>
                </c:pt>
                <c:pt idx="3194">
                  <c:v>275961600</c:v>
                </c:pt>
                <c:pt idx="3195">
                  <c:v>276048000</c:v>
                </c:pt>
                <c:pt idx="3196">
                  <c:v>276134400</c:v>
                </c:pt>
                <c:pt idx="3197">
                  <c:v>276220800</c:v>
                </c:pt>
                <c:pt idx="3198">
                  <c:v>276307200</c:v>
                </c:pt>
                <c:pt idx="3199">
                  <c:v>276393600</c:v>
                </c:pt>
                <c:pt idx="3200">
                  <c:v>276480000</c:v>
                </c:pt>
                <c:pt idx="3201">
                  <c:v>276566400</c:v>
                </c:pt>
                <c:pt idx="3202">
                  <c:v>276652800</c:v>
                </c:pt>
                <c:pt idx="3203">
                  <c:v>276739200</c:v>
                </c:pt>
                <c:pt idx="3204">
                  <c:v>276825600</c:v>
                </c:pt>
                <c:pt idx="3205">
                  <c:v>276912000</c:v>
                </c:pt>
                <c:pt idx="3206">
                  <c:v>276998400</c:v>
                </c:pt>
                <c:pt idx="3207">
                  <c:v>277084800</c:v>
                </c:pt>
                <c:pt idx="3208">
                  <c:v>277171200</c:v>
                </c:pt>
                <c:pt idx="3209">
                  <c:v>277257600</c:v>
                </c:pt>
                <c:pt idx="3210">
                  <c:v>277344000</c:v>
                </c:pt>
                <c:pt idx="3211">
                  <c:v>277430400</c:v>
                </c:pt>
                <c:pt idx="3212">
                  <c:v>277516800</c:v>
                </c:pt>
                <c:pt idx="3213">
                  <c:v>277603200</c:v>
                </c:pt>
                <c:pt idx="3214">
                  <c:v>277689600</c:v>
                </c:pt>
                <c:pt idx="3215">
                  <c:v>277776000</c:v>
                </c:pt>
                <c:pt idx="3216">
                  <c:v>277862400</c:v>
                </c:pt>
                <c:pt idx="3217">
                  <c:v>277948800</c:v>
                </c:pt>
                <c:pt idx="3218">
                  <c:v>278035200</c:v>
                </c:pt>
                <c:pt idx="3219">
                  <c:v>278121600</c:v>
                </c:pt>
                <c:pt idx="3220">
                  <c:v>278208000</c:v>
                </c:pt>
                <c:pt idx="3221">
                  <c:v>278294400</c:v>
                </c:pt>
                <c:pt idx="3222">
                  <c:v>278380800</c:v>
                </c:pt>
                <c:pt idx="3223">
                  <c:v>278467200</c:v>
                </c:pt>
                <c:pt idx="3224">
                  <c:v>278553600</c:v>
                </c:pt>
                <c:pt idx="3225">
                  <c:v>278640000</c:v>
                </c:pt>
                <c:pt idx="3226">
                  <c:v>278726400</c:v>
                </c:pt>
                <c:pt idx="3227">
                  <c:v>278812800</c:v>
                </c:pt>
                <c:pt idx="3228">
                  <c:v>278899200</c:v>
                </c:pt>
                <c:pt idx="3229">
                  <c:v>278985600</c:v>
                </c:pt>
                <c:pt idx="3230">
                  <c:v>279072000</c:v>
                </c:pt>
                <c:pt idx="3231">
                  <c:v>279158400</c:v>
                </c:pt>
                <c:pt idx="3232">
                  <c:v>279244800</c:v>
                </c:pt>
                <c:pt idx="3233">
                  <c:v>279331200</c:v>
                </c:pt>
                <c:pt idx="3234">
                  <c:v>279417600</c:v>
                </c:pt>
                <c:pt idx="3235">
                  <c:v>279504000</c:v>
                </c:pt>
                <c:pt idx="3236">
                  <c:v>279590400</c:v>
                </c:pt>
                <c:pt idx="3237">
                  <c:v>279676800</c:v>
                </c:pt>
                <c:pt idx="3238">
                  <c:v>279763200</c:v>
                </c:pt>
                <c:pt idx="3239">
                  <c:v>279849600</c:v>
                </c:pt>
                <c:pt idx="3240">
                  <c:v>279936000</c:v>
                </c:pt>
                <c:pt idx="3241">
                  <c:v>280022400</c:v>
                </c:pt>
                <c:pt idx="3242">
                  <c:v>280108800</c:v>
                </c:pt>
                <c:pt idx="3243">
                  <c:v>280195200</c:v>
                </c:pt>
                <c:pt idx="3244">
                  <c:v>280281600</c:v>
                </c:pt>
                <c:pt idx="3245">
                  <c:v>280368000</c:v>
                </c:pt>
                <c:pt idx="3246">
                  <c:v>280454400</c:v>
                </c:pt>
                <c:pt idx="3247">
                  <c:v>280540800</c:v>
                </c:pt>
                <c:pt idx="3248">
                  <c:v>280627200</c:v>
                </c:pt>
                <c:pt idx="3249">
                  <c:v>280713600</c:v>
                </c:pt>
                <c:pt idx="3250">
                  <c:v>280800000</c:v>
                </c:pt>
                <c:pt idx="3251">
                  <c:v>280886400</c:v>
                </c:pt>
                <c:pt idx="3252">
                  <c:v>280972800</c:v>
                </c:pt>
                <c:pt idx="3253">
                  <c:v>281059200</c:v>
                </c:pt>
                <c:pt idx="3254">
                  <c:v>281145600</c:v>
                </c:pt>
                <c:pt idx="3255">
                  <c:v>281232000</c:v>
                </c:pt>
                <c:pt idx="3256">
                  <c:v>281318400</c:v>
                </c:pt>
                <c:pt idx="3257">
                  <c:v>281404800</c:v>
                </c:pt>
                <c:pt idx="3258">
                  <c:v>281491200</c:v>
                </c:pt>
                <c:pt idx="3259">
                  <c:v>281577600</c:v>
                </c:pt>
                <c:pt idx="3260">
                  <c:v>281664000</c:v>
                </c:pt>
                <c:pt idx="3261">
                  <c:v>281750400</c:v>
                </c:pt>
                <c:pt idx="3262">
                  <c:v>281836800</c:v>
                </c:pt>
                <c:pt idx="3263">
                  <c:v>281923200</c:v>
                </c:pt>
                <c:pt idx="3264">
                  <c:v>282009600</c:v>
                </c:pt>
                <c:pt idx="3265">
                  <c:v>282096000</c:v>
                </c:pt>
                <c:pt idx="3266">
                  <c:v>282182400</c:v>
                </c:pt>
                <c:pt idx="3267">
                  <c:v>282268800</c:v>
                </c:pt>
                <c:pt idx="3268">
                  <c:v>282355200</c:v>
                </c:pt>
                <c:pt idx="3269">
                  <c:v>282441600</c:v>
                </c:pt>
                <c:pt idx="3270">
                  <c:v>282528000</c:v>
                </c:pt>
                <c:pt idx="3271">
                  <c:v>282614400</c:v>
                </c:pt>
                <c:pt idx="3272">
                  <c:v>282700800</c:v>
                </c:pt>
                <c:pt idx="3273">
                  <c:v>282787200</c:v>
                </c:pt>
                <c:pt idx="3274">
                  <c:v>282873600</c:v>
                </c:pt>
                <c:pt idx="3275">
                  <c:v>282960000</c:v>
                </c:pt>
                <c:pt idx="3276">
                  <c:v>283046400</c:v>
                </c:pt>
                <c:pt idx="3277">
                  <c:v>283132800</c:v>
                </c:pt>
                <c:pt idx="3278">
                  <c:v>283219200</c:v>
                </c:pt>
                <c:pt idx="3279">
                  <c:v>283305600</c:v>
                </c:pt>
                <c:pt idx="3280">
                  <c:v>283392000</c:v>
                </c:pt>
                <c:pt idx="3281">
                  <c:v>283478400</c:v>
                </c:pt>
                <c:pt idx="3282">
                  <c:v>283564800</c:v>
                </c:pt>
                <c:pt idx="3283">
                  <c:v>283651200</c:v>
                </c:pt>
                <c:pt idx="3284">
                  <c:v>283737600</c:v>
                </c:pt>
                <c:pt idx="3285">
                  <c:v>283824000</c:v>
                </c:pt>
                <c:pt idx="3286">
                  <c:v>283910400</c:v>
                </c:pt>
                <c:pt idx="3287">
                  <c:v>283996800</c:v>
                </c:pt>
                <c:pt idx="3288">
                  <c:v>284083200</c:v>
                </c:pt>
                <c:pt idx="3289">
                  <c:v>284169600</c:v>
                </c:pt>
                <c:pt idx="3290">
                  <c:v>284256000</c:v>
                </c:pt>
                <c:pt idx="3291">
                  <c:v>284342400</c:v>
                </c:pt>
                <c:pt idx="3292">
                  <c:v>284428800</c:v>
                </c:pt>
                <c:pt idx="3293">
                  <c:v>284515200</c:v>
                </c:pt>
                <c:pt idx="3294">
                  <c:v>284601600</c:v>
                </c:pt>
                <c:pt idx="3295">
                  <c:v>284688000</c:v>
                </c:pt>
                <c:pt idx="3296">
                  <c:v>284774400</c:v>
                </c:pt>
                <c:pt idx="3297">
                  <c:v>284860800</c:v>
                </c:pt>
                <c:pt idx="3298">
                  <c:v>284947200</c:v>
                </c:pt>
                <c:pt idx="3299">
                  <c:v>285033600</c:v>
                </c:pt>
                <c:pt idx="3300">
                  <c:v>285120000</c:v>
                </c:pt>
                <c:pt idx="3301">
                  <c:v>285206400</c:v>
                </c:pt>
                <c:pt idx="3302">
                  <c:v>285292800</c:v>
                </c:pt>
                <c:pt idx="3303">
                  <c:v>285379200</c:v>
                </c:pt>
                <c:pt idx="3304">
                  <c:v>285465600</c:v>
                </c:pt>
                <c:pt idx="3305">
                  <c:v>285552000</c:v>
                </c:pt>
                <c:pt idx="3306">
                  <c:v>285638400</c:v>
                </c:pt>
                <c:pt idx="3307">
                  <c:v>285724800</c:v>
                </c:pt>
                <c:pt idx="3308">
                  <c:v>285811200</c:v>
                </c:pt>
                <c:pt idx="3309">
                  <c:v>285897600</c:v>
                </c:pt>
                <c:pt idx="3310">
                  <c:v>285984000</c:v>
                </c:pt>
                <c:pt idx="3311">
                  <c:v>286070400</c:v>
                </c:pt>
                <c:pt idx="3312">
                  <c:v>286156800</c:v>
                </c:pt>
                <c:pt idx="3313">
                  <c:v>286243200</c:v>
                </c:pt>
                <c:pt idx="3314">
                  <c:v>286329600</c:v>
                </c:pt>
                <c:pt idx="3315">
                  <c:v>286416000</c:v>
                </c:pt>
                <c:pt idx="3316">
                  <c:v>286502400</c:v>
                </c:pt>
                <c:pt idx="3317">
                  <c:v>286588800</c:v>
                </c:pt>
                <c:pt idx="3318">
                  <c:v>286675200</c:v>
                </c:pt>
                <c:pt idx="3319">
                  <c:v>286761600</c:v>
                </c:pt>
                <c:pt idx="3320">
                  <c:v>286848000</c:v>
                </c:pt>
                <c:pt idx="3321">
                  <c:v>286934400</c:v>
                </c:pt>
                <c:pt idx="3322">
                  <c:v>287020800</c:v>
                </c:pt>
                <c:pt idx="3323">
                  <c:v>287107200</c:v>
                </c:pt>
                <c:pt idx="3324">
                  <c:v>287193600</c:v>
                </c:pt>
                <c:pt idx="3325">
                  <c:v>287280000</c:v>
                </c:pt>
                <c:pt idx="3326">
                  <c:v>287366400</c:v>
                </c:pt>
                <c:pt idx="3327">
                  <c:v>287452800</c:v>
                </c:pt>
                <c:pt idx="3328">
                  <c:v>287539200</c:v>
                </c:pt>
                <c:pt idx="3329">
                  <c:v>287625600</c:v>
                </c:pt>
                <c:pt idx="3330">
                  <c:v>287712000</c:v>
                </c:pt>
                <c:pt idx="3331">
                  <c:v>287798400</c:v>
                </c:pt>
                <c:pt idx="3332">
                  <c:v>287884800</c:v>
                </c:pt>
                <c:pt idx="3333">
                  <c:v>287971200</c:v>
                </c:pt>
                <c:pt idx="3334">
                  <c:v>288057600</c:v>
                </c:pt>
                <c:pt idx="3335">
                  <c:v>288144000</c:v>
                </c:pt>
                <c:pt idx="3336">
                  <c:v>288230400</c:v>
                </c:pt>
                <c:pt idx="3337">
                  <c:v>288316800</c:v>
                </c:pt>
                <c:pt idx="3338">
                  <c:v>288403200</c:v>
                </c:pt>
                <c:pt idx="3339">
                  <c:v>288489600</c:v>
                </c:pt>
                <c:pt idx="3340">
                  <c:v>288576000</c:v>
                </c:pt>
                <c:pt idx="3341">
                  <c:v>288662400</c:v>
                </c:pt>
                <c:pt idx="3342">
                  <c:v>288748800</c:v>
                </c:pt>
                <c:pt idx="3343">
                  <c:v>288835200</c:v>
                </c:pt>
                <c:pt idx="3344">
                  <c:v>288921600</c:v>
                </c:pt>
                <c:pt idx="3345">
                  <c:v>289008000</c:v>
                </c:pt>
                <c:pt idx="3346">
                  <c:v>289094400</c:v>
                </c:pt>
                <c:pt idx="3347">
                  <c:v>289180800</c:v>
                </c:pt>
                <c:pt idx="3348">
                  <c:v>289267200</c:v>
                </c:pt>
                <c:pt idx="3349">
                  <c:v>289353600</c:v>
                </c:pt>
                <c:pt idx="3350">
                  <c:v>289440000</c:v>
                </c:pt>
                <c:pt idx="3351">
                  <c:v>289526400</c:v>
                </c:pt>
                <c:pt idx="3352">
                  <c:v>289612800</c:v>
                </c:pt>
                <c:pt idx="3353">
                  <c:v>289699200</c:v>
                </c:pt>
                <c:pt idx="3354">
                  <c:v>289785600</c:v>
                </c:pt>
                <c:pt idx="3355">
                  <c:v>289872000</c:v>
                </c:pt>
                <c:pt idx="3356">
                  <c:v>289958400</c:v>
                </c:pt>
                <c:pt idx="3357">
                  <c:v>290044800</c:v>
                </c:pt>
                <c:pt idx="3358">
                  <c:v>290131200</c:v>
                </c:pt>
                <c:pt idx="3359">
                  <c:v>290217600</c:v>
                </c:pt>
                <c:pt idx="3360">
                  <c:v>290304000</c:v>
                </c:pt>
                <c:pt idx="3361">
                  <c:v>290390400</c:v>
                </c:pt>
                <c:pt idx="3362">
                  <c:v>290476800</c:v>
                </c:pt>
                <c:pt idx="3363">
                  <c:v>290563200</c:v>
                </c:pt>
                <c:pt idx="3364">
                  <c:v>290649600</c:v>
                </c:pt>
                <c:pt idx="3365">
                  <c:v>290736000</c:v>
                </c:pt>
                <c:pt idx="3366">
                  <c:v>290822400</c:v>
                </c:pt>
                <c:pt idx="3367">
                  <c:v>290908800</c:v>
                </c:pt>
                <c:pt idx="3368">
                  <c:v>290995200</c:v>
                </c:pt>
                <c:pt idx="3369">
                  <c:v>291081600</c:v>
                </c:pt>
                <c:pt idx="3370">
                  <c:v>291168000</c:v>
                </c:pt>
                <c:pt idx="3371">
                  <c:v>291254400</c:v>
                </c:pt>
                <c:pt idx="3372">
                  <c:v>291340800</c:v>
                </c:pt>
                <c:pt idx="3373">
                  <c:v>291427200</c:v>
                </c:pt>
                <c:pt idx="3374">
                  <c:v>291513600</c:v>
                </c:pt>
                <c:pt idx="3375">
                  <c:v>291600000</c:v>
                </c:pt>
                <c:pt idx="3376">
                  <c:v>291686400</c:v>
                </c:pt>
                <c:pt idx="3377">
                  <c:v>291772800</c:v>
                </c:pt>
                <c:pt idx="3378">
                  <c:v>291859200</c:v>
                </c:pt>
                <c:pt idx="3379">
                  <c:v>291945600</c:v>
                </c:pt>
                <c:pt idx="3380">
                  <c:v>292032000</c:v>
                </c:pt>
                <c:pt idx="3381">
                  <c:v>292118400</c:v>
                </c:pt>
                <c:pt idx="3382">
                  <c:v>292204800</c:v>
                </c:pt>
                <c:pt idx="3383">
                  <c:v>292291200</c:v>
                </c:pt>
                <c:pt idx="3384">
                  <c:v>292377600</c:v>
                </c:pt>
                <c:pt idx="3385">
                  <c:v>292464000</c:v>
                </c:pt>
                <c:pt idx="3386">
                  <c:v>292550400</c:v>
                </c:pt>
                <c:pt idx="3387">
                  <c:v>292636800</c:v>
                </c:pt>
                <c:pt idx="3388">
                  <c:v>292723200</c:v>
                </c:pt>
                <c:pt idx="3389">
                  <c:v>292809600</c:v>
                </c:pt>
                <c:pt idx="3390">
                  <c:v>292896000</c:v>
                </c:pt>
                <c:pt idx="3391">
                  <c:v>292982400</c:v>
                </c:pt>
                <c:pt idx="3392">
                  <c:v>293068800</c:v>
                </c:pt>
                <c:pt idx="3393">
                  <c:v>293155200</c:v>
                </c:pt>
                <c:pt idx="3394">
                  <c:v>293241600</c:v>
                </c:pt>
                <c:pt idx="3395">
                  <c:v>293328000</c:v>
                </c:pt>
                <c:pt idx="3396">
                  <c:v>293414400</c:v>
                </c:pt>
                <c:pt idx="3397">
                  <c:v>293500800</c:v>
                </c:pt>
                <c:pt idx="3398">
                  <c:v>293587200</c:v>
                </c:pt>
                <c:pt idx="3399">
                  <c:v>293673600</c:v>
                </c:pt>
                <c:pt idx="3400">
                  <c:v>293760000</c:v>
                </c:pt>
                <c:pt idx="3401">
                  <c:v>293846400</c:v>
                </c:pt>
                <c:pt idx="3402">
                  <c:v>293932800</c:v>
                </c:pt>
                <c:pt idx="3403">
                  <c:v>294019200</c:v>
                </c:pt>
                <c:pt idx="3404">
                  <c:v>294105600</c:v>
                </c:pt>
                <c:pt idx="3405">
                  <c:v>294192000</c:v>
                </c:pt>
                <c:pt idx="3406">
                  <c:v>294278400</c:v>
                </c:pt>
                <c:pt idx="3407">
                  <c:v>294364800</c:v>
                </c:pt>
                <c:pt idx="3408">
                  <c:v>294451200</c:v>
                </c:pt>
                <c:pt idx="3409">
                  <c:v>294537600</c:v>
                </c:pt>
                <c:pt idx="3410">
                  <c:v>294624000</c:v>
                </c:pt>
                <c:pt idx="3411">
                  <c:v>294710400</c:v>
                </c:pt>
                <c:pt idx="3412">
                  <c:v>294796800</c:v>
                </c:pt>
                <c:pt idx="3413">
                  <c:v>294883200</c:v>
                </c:pt>
                <c:pt idx="3414">
                  <c:v>294969600</c:v>
                </c:pt>
                <c:pt idx="3415">
                  <c:v>295056000</c:v>
                </c:pt>
                <c:pt idx="3416">
                  <c:v>295142400</c:v>
                </c:pt>
                <c:pt idx="3417">
                  <c:v>295228800</c:v>
                </c:pt>
                <c:pt idx="3418">
                  <c:v>295315200</c:v>
                </c:pt>
                <c:pt idx="3419">
                  <c:v>295401600</c:v>
                </c:pt>
                <c:pt idx="3420">
                  <c:v>295488000</c:v>
                </c:pt>
                <c:pt idx="3421">
                  <c:v>295574400</c:v>
                </c:pt>
                <c:pt idx="3422">
                  <c:v>295660800</c:v>
                </c:pt>
                <c:pt idx="3423">
                  <c:v>295747200</c:v>
                </c:pt>
                <c:pt idx="3424">
                  <c:v>295833600</c:v>
                </c:pt>
                <c:pt idx="3425">
                  <c:v>295920000</c:v>
                </c:pt>
                <c:pt idx="3426">
                  <c:v>296006400</c:v>
                </c:pt>
                <c:pt idx="3427">
                  <c:v>296092800</c:v>
                </c:pt>
                <c:pt idx="3428">
                  <c:v>296179200</c:v>
                </c:pt>
                <c:pt idx="3429">
                  <c:v>296265600</c:v>
                </c:pt>
                <c:pt idx="3430">
                  <c:v>296352000</c:v>
                </c:pt>
                <c:pt idx="3431">
                  <c:v>296438400</c:v>
                </c:pt>
                <c:pt idx="3432">
                  <c:v>296524800</c:v>
                </c:pt>
                <c:pt idx="3433">
                  <c:v>296611200</c:v>
                </c:pt>
                <c:pt idx="3434">
                  <c:v>296697600</c:v>
                </c:pt>
                <c:pt idx="3435">
                  <c:v>296784000</c:v>
                </c:pt>
                <c:pt idx="3436">
                  <c:v>296870400</c:v>
                </c:pt>
                <c:pt idx="3437">
                  <c:v>296956800</c:v>
                </c:pt>
                <c:pt idx="3438">
                  <c:v>297043200</c:v>
                </c:pt>
                <c:pt idx="3439">
                  <c:v>297129600</c:v>
                </c:pt>
                <c:pt idx="3440">
                  <c:v>297216000</c:v>
                </c:pt>
                <c:pt idx="3441">
                  <c:v>297302400</c:v>
                </c:pt>
                <c:pt idx="3442">
                  <c:v>297388800</c:v>
                </c:pt>
                <c:pt idx="3443">
                  <c:v>297475200</c:v>
                </c:pt>
                <c:pt idx="3444">
                  <c:v>297561600</c:v>
                </c:pt>
                <c:pt idx="3445">
                  <c:v>297648000</c:v>
                </c:pt>
                <c:pt idx="3446">
                  <c:v>297734400</c:v>
                </c:pt>
                <c:pt idx="3447">
                  <c:v>297820800</c:v>
                </c:pt>
                <c:pt idx="3448">
                  <c:v>297907200</c:v>
                </c:pt>
                <c:pt idx="3449">
                  <c:v>297993600</c:v>
                </c:pt>
                <c:pt idx="3450">
                  <c:v>298080000</c:v>
                </c:pt>
                <c:pt idx="3451">
                  <c:v>298166400</c:v>
                </c:pt>
                <c:pt idx="3452">
                  <c:v>298252800</c:v>
                </c:pt>
                <c:pt idx="3453">
                  <c:v>298339200</c:v>
                </c:pt>
                <c:pt idx="3454">
                  <c:v>298425600</c:v>
                </c:pt>
                <c:pt idx="3455">
                  <c:v>298512000</c:v>
                </c:pt>
                <c:pt idx="3456">
                  <c:v>298598400</c:v>
                </c:pt>
                <c:pt idx="3457">
                  <c:v>298684800</c:v>
                </c:pt>
                <c:pt idx="3458">
                  <c:v>298771200</c:v>
                </c:pt>
                <c:pt idx="3459">
                  <c:v>298857600</c:v>
                </c:pt>
                <c:pt idx="3460">
                  <c:v>298944000</c:v>
                </c:pt>
                <c:pt idx="3461">
                  <c:v>299030400</c:v>
                </c:pt>
                <c:pt idx="3462">
                  <c:v>299116800</c:v>
                </c:pt>
                <c:pt idx="3463">
                  <c:v>299203200</c:v>
                </c:pt>
                <c:pt idx="3464">
                  <c:v>299289600</c:v>
                </c:pt>
                <c:pt idx="3465">
                  <c:v>299376000</c:v>
                </c:pt>
                <c:pt idx="3466">
                  <c:v>299462400</c:v>
                </c:pt>
                <c:pt idx="3467">
                  <c:v>299548800</c:v>
                </c:pt>
                <c:pt idx="3468">
                  <c:v>299635200</c:v>
                </c:pt>
                <c:pt idx="3469">
                  <c:v>299721600</c:v>
                </c:pt>
                <c:pt idx="3470">
                  <c:v>299808000</c:v>
                </c:pt>
                <c:pt idx="3471">
                  <c:v>299894400</c:v>
                </c:pt>
                <c:pt idx="3472">
                  <c:v>299980800</c:v>
                </c:pt>
                <c:pt idx="3473">
                  <c:v>300067200</c:v>
                </c:pt>
                <c:pt idx="3474">
                  <c:v>300153600</c:v>
                </c:pt>
                <c:pt idx="3475">
                  <c:v>300240000</c:v>
                </c:pt>
                <c:pt idx="3476">
                  <c:v>300326400</c:v>
                </c:pt>
                <c:pt idx="3477">
                  <c:v>300412800</c:v>
                </c:pt>
                <c:pt idx="3478">
                  <c:v>300499200</c:v>
                </c:pt>
                <c:pt idx="3479">
                  <c:v>300585600</c:v>
                </c:pt>
                <c:pt idx="3480">
                  <c:v>300672000</c:v>
                </c:pt>
                <c:pt idx="3481">
                  <c:v>300758400</c:v>
                </c:pt>
                <c:pt idx="3482">
                  <c:v>300844800</c:v>
                </c:pt>
                <c:pt idx="3483">
                  <c:v>300931200</c:v>
                </c:pt>
                <c:pt idx="3484">
                  <c:v>301017600</c:v>
                </c:pt>
                <c:pt idx="3485">
                  <c:v>301104000</c:v>
                </c:pt>
                <c:pt idx="3486">
                  <c:v>301190400</c:v>
                </c:pt>
                <c:pt idx="3487">
                  <c:v>301276800</c:v>
                </c:pt>
                <c:pt idx="3488">
                  <c:v>301363200</c:v>
                </c:pt>
                <c:pt idx="3489">
                  <c:v>301449600</c:v>
                </c:pt>
                <c:pt idx="3490">
                  <c:v>301536000</c:v>
                </c:pt>
                <c:pt idx="3491">
                  <c:v>301622400</c:v>
                </c:pt>
                <c:pt idx="3492">
                  <c:v>301708800</c:v>
                </c:pt>
                <c:pt idx="3493">
                  <c:v>301795200</c:v>
                </c:pt>
                <c:pt idx="3494">
                  <c:v>301881600</c:v>
                </c:pt>
                <c:pt idx="3495">
                  <c:v>301968000</c:v>
                </c:pt>
                <c:pt idx="3496">
                  <c:v>302054400</c:v>
                </c:pt>
                <c:pt idx="3497">
                  <c:v>302140800</c:v>
                </c:pt>
                <c:pt idx="3498">
                  <c:v>302227200</c:v>
                </c:pt>
                <c:pt idx="3499">
                  <c:v>302313600</c:v>
                </c:pt>
                <c:pt idx="3500">
                  <c:v>302400000</c:v>
                </c:pt>
                <c:pt idx="3501">
                  <c:v>302486400</c:v>
                </c:pt>
                <c:pt idx="3502">
                  <c:v>302572800</c:v>
                </c:pt>
                <c:pt idx="3503">
                  <c:v>302659200</c:v>
                </c:pt>
                <c:pt idx="3504">
                  <c:v>302745600</c:v>
                </c:pt>
                <c:pt idx="3505">
                  <c:v>302832000</c:v>
                </c:pt>
                <c:pt idx="3506">
                  <c:v>302918400</c:v>
                </c:pt>
                <c:pt idx="3507">
                  <c:v>303004800</c:v>
                </c:pt>
                <c:pt idx="3508">
                  <c:v>303091200</c:v>
                </c:pt>
                <c:pt idx="3509">
                  <c:v>303177600</c:v>
                </c:pt>
                <c:pt idx="3510">
                  <c:v>303264000</c:v>
                </c:pt>
                <c:pt idx="3511">
                  <c:v>303350400</c:v>
                </c:pt>
                <c:pt idx="3512">
                  <c:v>303436800</c:v>
                </c:pt>
                <c:pt idx="3513">
                  <c:v>303523200</c:v>
                </c:pt>
                <c:pt idx="3514">
                  <c:v>303609600</c:v>
                </c:pt>
                <c:pt idx="3515">
                  <c:v>303696000</c:v>
                </c:pt>
                <c:pt idx="3516">
                  <c:v>303782400</c:v>
                </c:pt>
                <c:pt idx="3517">
                  <c:v>303868800</c:v>
                </c:pt>
                <c:pt idx="3518">
                  <c:v>303955200</c:v>
                </c:pt>
                <c:pt idx="3519">
                  <c:v>304041600</c:v>
                </c:pt>
                <c:pt idx="3520">
                  <c:v>304128000</c:v>
                </c:pt>
                <c:pt idx="3521">
                  <c:v>304214400</c:v>
                </c:pt>
                <c:pt idx="3522">
                  <c:v>304300800</c:v>
                </c:pt>
                <c:pt idx="3523">
                  <c:v>304387200</c:v>
                </c:pt>
                <c:pt idx="3524">
                  <c:v>304473600</c:v>
                </c:pt>
                <c:pt idx="3525">
                  <c:v>304560000</c:v>
                </c:pt>
                <c:pt idx="3526">
                  <c:v>304646400</c:v>
                </c:pt>
                <c:pt idx="3527">
                  <c:v>304732800</c:v>
                </c:pt>
                <c:pt idx="3528">
                  <c:v>304819200</c:v>
                </c:pt>
                <c:pt idx="3529">
                  <c:v>304905600</c:v>
                </c:pt>
                <c:pt idx="3530">
                  <c:v>304992000</c:v>
                </c:pt>
                <c:pt idx="3531">
                  <c:v>305078400</c:v>
                </c:pt>
                <c:pt idx="3532">
                  <c:v>305164800</c:v>
                </c:pt>
                <c:pt idx="3533">
                  <c:v>305251200</c:v>
                </c:pt>
                <c:pt idx="3534">
                  <c:v>305337600</c:v>
                </c:pt>
                <c:pt idx="3535">
                  <c:v>305424000</c:v>
                </c:pt>
                <c:pt idx="3536">
                  <c:v>305510400</c:v>
                </c:pt>
                <c:pt idx="3537">
                  <c:v>305596800</c:v>
                </c:pt>
                <c:pt idx="3538">
                  <c:v>305683200</c:v>
                </c:pt>
                <c:pt idx="3539">
                  <c:v>305769600</c:v>
                </c:pt>
                <c:pt idx="3540">
                  <c:v>305856000</c:v>
                </c:pt>
                <c:pt idx="3541">
                  <c:v>305942400</c:v>
                </c:pt>
                <c:pt idx="3542">
                  <c:v>306028800</c:v>
                </c:pt>
                <c:pt idx="3543">
                  <c:v>306115200</c:v>
                </c:pt>
                <c:pt idx="3544">
                  <c:v>306201600</c:v>
                </c:pt>
                <c:pt idx="3545">
                  <c:v>306288000</c:v>
                </c:pt>
                <c:pt idx="3546">
                  <c:v>306374400</c:v>
                </c:pt>
                <c:pt idx="3547">
                  <c:v>306460800</c:v>
                </c:pt>
                <c:pt idx="3548">
                  <c:v>306547200</c:v>
                </c:pt>
                <c:pt idx="3549">
                  <c:v>306633600</c:v>
                </c:pt>
                <c:pt idx="3550">
                  <c:v>306720000</c:v>
                </c:pt>
                <c:pt idx="3551">
                  <c:v>306806400</c:v>
                </c:pt>
                <c:pt idx="3552">
                  <c:v>306892800</c:v>
                </c:pt>
                <c:pt idx="3553">
                  <c:v>306979200</c:v>
                </c:pt>
                <c:pt idx="3554">
                  <c:v>307065600</c:v>
                </c:pt>
                <c:pt idx="3555">
                  <c:v>307152000</c:v>
                </c:pt>
                <c:pt idx="3556">
                  <c:v>307238400</c:v>
                </c:pt>
                <c:pt idx="3557">
                  <c:v>307324800</c:v>
                </c:pt>
                <c:pt idx="3558">
                  <c:v>307411200</c:v>
                </c:pt>
                <c:pt idx="3559">
                  <c:v>307497600</c:v>
                </c:pt>
                <c:pt idx="3560">
                  <c:v>307584000</c:v>
                </c:pt>
                <c:pt idx="3561">
                  <c:v>307670400</c:v>
                </c:pt>
                <c:pt idx="3562">
                  <c:v>307756800</c:v>
                </c:pt>
                <c:pt idx="3563">
                  <c:v>307843200</c:v>
                </c:pt>
                <c:pt idx="3564">
                  <c:v>307929600</c:v>
                </c:pt>
                <c:pt idx="3565">
                  <c:v>308016000</c:v>
                </c:pt>
                <c:pt idx="3566">
                  <c:v>308102400</c:v>
                </c:pt>
                <c:pt idx="3567">
                  <c:v>308188800</c:v>
                </c:pt>
                <c:pt idx="3568">
                  <c:v>308275200</c:v>
                </c:pt>
                <c:pt idx="3569">
                  <c:v>308361600</c:v>
                </c:pt>
                <c:pt idx="3570">
                  <c:v>308448000</c:v>
                </c:pt>
                <c:pt idx="3571">
                  <c:v>308534400</c:v>
                </c:pt>
                <c:pt idx="3572">
                  <c:v>308620800</c:v>
                </c:pt>
                <c:pt idx="3573">
                  <c:v>308707200</c:v>
                </c:pt>
                <c:pt idx="3574">
                  <c:v>308793600</c:v>
                </c:pt>
                <c:pt idx="3575">
                  <c:v>308880000</c:v>
                </c:pt>
                <c:pt idx="3576">
                  <c:v>308966400</c:v>
                </c:pt>
                <c:pt idx="3577">
                  <c:v>309052800</c:v>
                </c:pt>
                <c:pt idx="3578">
                  <c:v>309139200</c:v>
                </c:pt>
                <c:pt idx="3579">
                  <c:v>309225600</c:v>
                </c:pt>
                <c:pt idx="3580">
                  <c:v>309312000</c:v>
                </c:pt>
                <c:pt idx="3581">
                  <c:v>309398400</c:v>
                </c:pt>
                <c:pt idx="3582">
                  <c:v>309484800</c:v>
                </c:pt>
                <c:pt idx="3583">
                  <c:v>309571200</c:v>
                </c:pt>
                <c:pt idx="3584">
                  <c:v>309657600</c:v>
                </c:pt>
                <c:pt idx="3585">
                  <c:v>309744000</c:v>
                </c:pt>
                <c:pt idx="3586">
                  <c:v>309830400</c:v>
                </c:pt>
                <c:pt idx="3587">
                  <c:v>309916800</c:v>
                </c:pt>
                <c:pt idx="3588">
                  <c:v>310003200</c:v>
                </c:pt>
                <c:pt idx="3589">
                  <c:v>310089600</c:v>
                </c:pt>
                <c:pt idx="3590">
                  <c:v>310176000</c:v>
                </c:pt>
                <c:pt idx="3591">
                  <c:v>310262400</c:v>
                </c:pt>
                <c:pt idx="3592">
                  <c:v>310348800</c:v>
                </c:pt>
                <c:pt idx="3593">
                  <c:v>310435200</c:v>
                </c:pt>
                <c:pt idx="3594">
                  <c:v>310521600</c:v>
                </c:pt>
                <c:pt idx="3595">
                  <c:v>310608000</c:v>
                </c:pt>
                <c:pt idx="3596">
                  <c:v>310694400</c:v>
                </c:pt>
                <c:pt idx="3597">
                  <c:v>310780800</c:v>
                </c:pt>
                <c:pt idx="3598">
                  <c:v>310867200</c:v>
                </c:pt>
                <c:pt idx="3599">
                  <c:v>310953600</c:v>
                </c:pt>
                <c:pt idx="3600">
                  <c:v>311040000</c:v>
                </c:pt>
                <c:pt idx="3601">
                  <c:v>311126400</c:v>
                </c:pt>
                <c:pt idx="3602">
                  <c:v>311212800</c:v>
                </c:pt>
                <c:pt idx="3603">
                  <c:v>311299200</c:v>
                </c:pt>
                <c:pt idx="3604">
                  <c:v>311385600</c:v>
                </c:pt>
                <c:pt idx="3605">
                  <c:v>311472000</c:v>
                </c:pt>
                <c:pt idx="3606">
                  <c:v>311558400</c:v>
                </c:pt>
                <c:pt idx="3607">
                  <c:v>311644800</c:v>
                </c:pt>
                <c:pt idx="3608">
                  <c:v>311731200</c:v>
                </c:pt>
                <c:pt idx="3609">
                  <c:v>311817600</c:v>
                </c:pt>
                <c:pt idx="3610">
                  <c:v>311904000</c:v>
                </c:pt>
                <c:pt idx="3611">
                  <c:v>311990400</c:v>
                </c:pt>
                <c:pt idx="3612">
                  <c:v>312076800</c:v>
                </c:pt>
                <c:pt idx="3613">
                  <c:v>312163200</c:v>
                </c:pt>
                <c:pt idx="3614">
                  <c:v>312249600</c:v>
                </c:pt>
                <c:pt idx="3615">
                  <c:v>312336000</c:v>
                </c:pt>
                <c:pt idx="3616">
                  <c:v>312422400</c:v>
                </c:pt>
                <c:pt idx="3617">
                  <c:v>312508800</c:v>
                </c:pt>
                <c:pt idx="3618">
                  <c:v>312595200</c:v>
                </c:pt>
                <c:pt idx="3619">
                  <c:v>312681600</c:v>
                </c:pt>
                <c:pt idx="3620">
                  <c:v>312768000</c:v>
                </c:pt>
                <c:pt idx="3621">
                  <c:v>312854400</c:v>
                </c:pt>
                <c:pt idx="3622">
                  <c:v>312940800</c:v>
                </c:pt>
                <c:pt idx="3623">
                  <c:v>313027200</c:v>
                </c:pt>
                <c:pt idx="3624">
                  <c:v>313113600</c:v>
                </c:pt>
                <c:pt idx="3625">
                  <c:v>313200000</c:v>
                </c:pt>
                <c:pt idx="3626">
                  <c:v>313286400</c:v>
                </c:pt>
                <c:pt idx="3627">
                  <c:v>313372800</c:v>
                </c:pt>
                <c:pt idx="3628">
                  <c:v>313459200</c:v>
                </c:pt>
                <c:pt idx="3629">
                  <c:v>313545600</c:v>
                </c:pt>
                <c:pt idx="3630">
                  <c:v>313632000</c:v>
                </c:pt>
                <c:pt idx="3631">
                  <c:v>313718400</c:v>
                </c:pt>
                <c:pt idx="3632">
                  <c:v>313804800</c:v>
                </c:pt>
                <c:pt idx="3633">
                  <c:v>313891200</c:v>
                </c:pt>
                <c:pt idx="3634">
                  <c:v>313977600</c:v>
                </c:pt>
                <c:pt idx="3635">
                  <c:v>314064000</c:v>
                </c:pt>
                <c:pt idx="3636">
                  <c:v>314150400</c:v>
                </c:pt>
                <c:pt idx="3637">
                  <c:v>314236800</c:v>
                </c:pt>
                <c:pt idx="3638">
                  <c:v>314323200</c:v>
                </c:pt>
                <c:pt idx="3639">
                  <c:v>314409600</c:v>
                </c:pt>
                <c:pt idx="3640">
                  <c:v>314496000</c:v>
                </c:pt>
                <c:pt idx="3641">
                  <c:v>314582400</c:v>
                </c:pt>
                <c:pt idx="3642">
                  <c:v>314668800</c:v>
                </c:pt>
                <c:pt idx="3643">
                  <c:v>314755200</c:v>
                </c:pt>
                <c:pt idx="3644">
                  <c:v>314841600</c:v>
                </c:pt>
                <c:pt idx="3645">
                  <c:v>314928000</c:v>
                </c:pt>
                <c:pt idx="3646">
                  <c:v>315014400</c:v>
                </c:pt>
                <c:pt idx="3647">
                  <c:v>315100800</c:v>
                </c:pt>
                <c:pt idx="3648">
                  <c:v>315187200</c:v>
                </c:pt>
                <c:pt idx="3649">
                  <c:v>315273600</c:v>
                </c:pt>
                <c:pt idx="3650">
                  <c:v>315360000</c:v>
                </c:pt>
                <c:pt idx="3651">
                  <c:v>315446400</c:v>
                </c:pt>
                <c:pt idx="3652">
                  <c:v>315532800</c:v>
                </c:pt>
                <c:pt idx="3653">
                  <c:v>315619200</c:v>
                </c:pt>
                <c:pt idx="3654">
                  <c:v>315705600</c:v>
                </c:pt>
                <c:pt idx="3655">
                  <c:v>315792000</c:v>
                </c:pt>
                <c:pt idx="3656">
                  <c:v>315878400</c:v>
                </c:pt>
                <c:pt idx="3657">
                  <c:v>315964800</c:v>
                </c:pt>
                <c:pt idx="3658">
                  <c:v>316051200</c:v>
                </c:pt>
                <c:pt idx="3659">
                  <c:v>316137600</c:v>
                </c:pt>
                <c:pt idx="3660">
                  <c:v>316224000</c:v>
                </c:pt>
                <c:pt idx="3661">
                  <c:v>316310400</c:v>
                </c:pt>
                <c:pt idx="3662">
                  <c:v>316396800</c:v>
                </c:pt>
                <c:pt idx="3663">
                  <c:v>316483200</c:v>
                </c:pt>
                <c:pt idx="3664">
                  <c:v>316569600</c:v>
                </c:pt>
                <c:pt idx="3665">
                  <c:v>316656000</c:v>
                </c:pt>
                <c:pt idx="3666">
                  <c:v>316742400</c:v>
                </c:pt>
                <c:pt idx="3667">
                  <c:v>316828800</c:v>
                </c:pt>
                <c:pt idx="3668">
                  <c:v>316915200</c:v>
                </c:pt>
                <c:pt idx="3669">
                  <c:v>317001600</c:v>
                </c:pt>
                <c:pt idx="3670">
                  <c:v>317088000</c:v>
                </c:pt>
                <c:pt idx="3671">
                  <c:v>317174400</c:v>
                </c:pt>
                <c:pt idx="3672">
                  <c:v>317260800</c:v>
                </c:pt>
                <c:pt idx="3673">
                  <c:v>317347200</c:v>
                </c:pt>
                <c:pt idx="3674">
                  <c:v>317433600</c:v>
                </c:pt>
                <c:pt idx="3675">
                  <c:v>317520000</c:v>
                </c:pt>
                <c:pt idx="3676">
                  <c:v>317606400</c:v>
                </c:pt>
                <c:pt idx="3677">
                  <c:v>317692800</c:v>
                </c:pt>
                <c:pt idx="3678">
                  <c:v>317779200</c:v>
                </c:pt>
                <c:pt idx="3679">
                  <c:v>317865600</c:v>
                </c:pt>
                <c:pt idx="3680">
                  <c:v>317952000</c:v>
                </c:pt>
                <c:pt idx="3681">
                  <c:v>318038400</c:v>
                </c:pt>
                <c:pt idx="3682">
                  <c:v>318124800</c:v>
                </c:pt>
                <c:pt idx="3683">
                  <c:v>318211200</c:v>
                </c:pt>
                <c:pt idx="3684">
                  <c:v>318297600</c:v>
                </c:pt>
                <c:pt idx="3685">
                  <c:v>318384000</c:v>
                </c:pt>
                <c:pt idx="3686">
                  <c:v>318470400</c:v>
                </c:pt>
                <c:pt idx="3687">
                  <c:v>318556800</c:v>
                </c:pt>
                <c:pt idx="3688">
                  <c:v>318643200</c:v>
                </c:pt>
                <c:pt idx="3689">
                  <c:v>318729600</c:v>
                </c:pt>
                <c:pt idx="3690">
                  <c:v>318816000</c:v>
                </c:pt>
                <c:pt idx="3691">
                  <c:v>318902400</c:v>
                </c:pt>
                <c:pt idx="3692">
                  <c:v>318988800</c:v>
                </c:pt>
                <c:pt idx="3693">
                  <c:v>319075200</c:v>
                </c:pt>
                <c:pt idx="3694">
                  <c:v>319161600</c:v>
                </c:pt>
                <c:pt idx="3695">
                  <c:v>319248000</c:v>
                </c:pt>
                <c:pt idx="3696">
                  <c:v>319334400</c:v>
                </c:pt>
                <c:pt idx="3697">
                  <c:v>319420800</c:v>
                </c:pt>
                <c:pt idx="3698">
                  <c:v>319507200</c:v>
                </c:pt>
                <c:pt idx="3699">
                  <c:v>319593600</c:v>
                </c:pt>
                <c:pt idx="3700">
                  <c:v>319680000</c:v>
                </c:pt>
                <c:pt idx="3701">
                  <c:v>319766400</c:v>
                </c:pt>
                <c:pt idx="3702">
                  <c:v>319852800</c:v>
                </c:pt>
                <c:pt idx="3703">
                  <c:v>319939200</c:v>
                </c:pt>
                <c:pt idx="3704">
                  <c:v>320025600</c:v>
                </c:pt>
                <c:pt idx="3705">
                  <c:v>320112000</c:v>
                </c:pt>
                <c:pt idx="3706">
                  <c:v>320198400</c:v>
                </c:pt>
                <c:pt idx="3707">
                  <c:v>320284800</c:v>
                </c:pt>
                <c:pt idx="3708">
                  <c:v>320371200</c:v>
                </c:pt>
                <c:pt idx="3709">
                  <c:v>320457600</c:v>
                </c:pt>
                <c:pt idx="3710">
                  <c:v>320544000</c:v>
                </c:pt>
                <c:pt idx="3711">
                  <c:v>320630400</c:v>
                </c:pt>
                <c:pt idx="3712">
                  <c:v>320716800</c:v>
                </c:pt>
                <c:pt idx="3713">
                  <c:v>320803200</c:v>
                </c:pt>
                <c:pt idx="3714">
                  <c:v>320889600</c:v>
                </c:pt>
                <c:pt idx="3715">
                  <c:v>320976000</c:v>
                </c:pt>
                <c:pt idx="3716">
                  <c:v>321062400</c:v>
                </c:pt>
                <c:pt idx="3717">
                  <c:v>321148800</c:v>
                </c:pt>
                <c:pt idx="3718">
                  <c:v>321235200</c:v>
                </c:pt>
                <c:pt idx="3719">
                  <c:v>321321600</c:v>
                </c:pt>
                <c:pt idx="3720">
                  <c:v>321408000</c:v>
                </c:pt>
                <c:pt idx="3721">
                  <c:v>321494400</c:v>
                </c:pt>
                <c:pt idx="3722">
                  <c:v>321580800</c:v>
                </c:pt>
                <c:pt idx="3723">
                  <c:v>321667200</c:v>
                </c:pt>
                <c:pt idx="3724">
                  <c:v>321753600</c:v>
                </c:pt>
                <c:pt idx="3725">
                  <c:v>321840000</c:v>
                </c:pt>
                <c:pt idx="3726">
                  <c:v>321926400</c:v>
                </c:pt>
                <c:pt idx="3727">
                  <c:v>322012800</c:v>
                </c:pt>
                <c:pt idx="3728">
                  <c:v>322099200</c:v>
                </c:pt>
                <c:pt idx="3729">
                  <c:v>322185600</c:v>
                </c:pt>
                <c:pt idx="3730">
                  <c:v>322272000</c:v>
                </c:pt>
                <c:pt idx="3731">
                  <c:v>322358400</c:v>
                </c:pt>
                <c:pt idx="3732">
                  <c:v>322444800</c:v>
                </c:pt>
                <c:pt idx="3733">
                  <c:v>322531200</c:v>
                </c:pt>
                <c:pt idx="3734">
                  <c:v>322617600</c:v>
                </c:pt>
                <c:pt idx="3735">
                  <c:v>322704000</c:v>
                </c:pt>
                <c:pt idx="3736">
                  <c:v>322790400</c:v>
                </c:pt>
                <c:pt idx="3737">
                  <c:v>322876800</c:v>
                </c:pt>
                <c:pt idx="3738">
                  <c:v>322963200</c:v>
                </c:pt>
                <c:pt idx="3739">
                  <c:v>323049600</c:v>
                </c:pt>
                <c:pt idx="3740">
                  <c:v>323136000</c:v>
                </c:pt>
                <c:pt idx="3741">
                  <c:v>323222400</c:v>
                </c:pt>
                <c:pt idx="3742">
                  <c:v>323308800</c:v>
                </c:pt>
                <c:pt idx="3743">
                  <c:v>323395200</c:v>
                </c:pt>
                <c:pt idx="3744">
                  <c:v>323481600</c:v>
                </c:pt>
                <c:pt idx="3745">
                  <c:v>323568000</c:v>
                </c:pt>
                <c:pt idx="3746">
                  <c:v>323654400</c:v>
                </c:pt>
                <c:pt idx="3747">
                  <c:v>323740800</c:v>
                </c:pt>
                <c:pt idx="3748">
                  <c:v>323827200</c:v>
                </c:pt>
                <c:pt idx="3749">
                  <c:v>323913600</c:v>
                </c:pt>
                <c:pt idx="3750">
                  <c:v>324000000</c:v>
                </c:pt>
                <c:pt idx="3751">
                  <c:v>324086400</c:v>
                </c:pt>
                <c:pt idx="3752">
                  <c:v>324172800</c:v>
                </c:pt>
                <c:pt idx="3753">
                  <c:v>324259200</c:v>
                </c:pt>
                <c:pt idx="3754">
                  <c:v>324345600</c:v>
                </c:pt>
                <c:pt idx="3755">
                  <c:v>324432000</c:v>
                </c:pt>
                <c:pt idx="3756">
                  <c:v>324518400</c:v>
                </c:pt>
                <c:pt idx="3757">
                  <c:v>324604800</c:v>
                </c:pt>
                <c:pt idx="3758">
                  <c:v>324691200</c:v>
                </c:pt>
                <c:pt idx="3759">
                  <c:v>324777600</c:v>
                </c:pt>
                <c:pt idx="3760">
                  <c:v>324864000</c:v>
                </c:pt>
                <c:pt idx="3761">
                  <c:v>324950400</c:v>
                </c:pt>
                <c:pt idx="3762">
                  <c:v>325036800</c:v>
                </c:pt>
                <c:pt idx="3763">
                  <c:v>325123200</c:v>
                </c:pt>
                <c:pt idx="3764">
                  <c:v>325209600</c:v>
                </c:pt>
                <c:pt idx="3765">
                  <c:v>325296000</c:v>
                </c:pt>
                <c:pt idx="3766">
                  <c:v>325382400</c:v>
                </c:pt>
                <c:pt idx="3767">
                  <c:v>325468800</c:v>
                </c:pt>
                <c:pt idx="3768">
                  <c:v>325555200</c:v>
                </c:pt>
                <c:pt idx="3769">
                  <c:v>325641600</c:v>
                </c:pt>
                <c:pt idx="3770">
                  <c:v>325728000</c:v>
                </c:pt>
                <c:pt idx="3771">
                  <c:v>325814400</c:v>
                </c:pt>
                <c:pt idx="3772">
                  <c:v>325900800</c:v>
                </c:pt>
                <c:pt idx="3773">
                  <c:v>325987200</c:v>
                </c:pt>
                <c:pt idx="3774">
                  <c:v>326073600</c:v>
                </c:pt>
                <c:pt idx="3775">
                  <c:v>326160000</c:v>
                </c:pt>
                <c:pt idx="3776">
                  <c:v>326246400</c:v>
                </c:pt>
                <c:pt idx="3777">
                  <c:v>326332800</c:v>
                </c:pt>
                <c:pt idx="3778">
                  <c:v>326419200</c:v>
                </c:pt>
                <c:pt idx="3779">
                  <c:v>326505600</c:v>
                </c:pt>
                <c:pt idx="3780">
                  <c:v>326592000</c:v>
                </c:pt>
                <c:pt idx="3781">
                  <c:v>326678400</c:v>
                </c:pt>
                <c:pt idx="3782">
                  <c:v>326764800</c:v>
                </c:pt>
                <c:pt idx="3783">
                  <c:v>326851200</c:v>
                </c:pt>
                <c:pt idx="3784">
                  <c:v>326937600</c:v>
                </c:pt>
                <c:pt idx="3785">
                  <c:v>327024000</c:v>
                </c:pt>
                <c:pt idx="3786">
                  <c:v>327110400</c:v>
                </c:pt>
                <c:pt idx="3787">
                  <c:v>327196800</c:v>
                </c:pt>
                <c:pt idx="3788">
                  <c:v>327283200</c:v>
                </c:pt>
                <c:pt idx="3789">
                  <c:v>327369600</c:v>
                </c:pt>
                <c:pt idx="3790">
                  <c:v>327456000</c:v>
                </c:pt>
                <c:pt idx="3791">
                  <c:v>327542400</c:v>
                </c:pt>
                <c:pt idx="3792">
                  <c:v>327628800</c:v>
                </c:pt>
                <c:pt idx="3793">
                  <c:v>327715200</c:v>
                </c:pt>
                <c:pt idx="3794">
                  <c:v>327801600</c:v>
                </c:pt>
                <c:pt idx="3795">
                  <c:v>327888000</c:v>
                </c:pt>
                <c:pt idx="3796">
                  <c:v>327974400</c:v>
                </c:pt>
                <c:pt idx="3797">
                  <c:v>328060800</c:v>
                </c:pt>
                <c:pt idx="3798">
                  <c:v>328147200</c:v>
                </c:pt>
                <c:pt idx="3799">
                  <c:v>328233600</c:v>
                </c:pt>
                <c:pt idx="3800">
                  <c:v>328320000</c:v>
                </c:pt>
                <c:pt idx="3801">
                  <c:v>328406400</c:v>
                </c:pt>
                <c:pt idx="3802">
                  <c:v>328492800</c:v>
                </c:pt>
                <c:pt idx="3803">
                  <c:v>328579200</c:v>
                </c:pt>
                <c:pt idx="3804">
                  <c:v>328665600</c:v>
                </c:pt>
                <c:pt idx="3805">
                  <c:v>328752000</c:v>
                </c:pt>
                <c:pt idx="3806">
                  <c:v>328838400</c:v>
                </c:pt>
                <c:pt idx="3807">
                  <c:v>328924800</c:v>
                </c:pt>
                <c:pt idx="3808">
                  <c:v>329011200</c:v>
                </c:pt>
                <c:pt idx="3809">
                  <c:v>329097600</c:v>
                </c:pt>
                <c:pt idx="3810">
                  <c:v>329184000</c:v>
                </c:pt>
                <c:pt idx="3811">
                  <c:v>329270400</c:v>
                </c:pt>
                <c:pt idx="3812">
                  <c:v>329356800</c:v>
                </c:pt>
                <c:pt idx="3813">
                  <c:v>329443200</c:v>
                </c:pt>
                <c:pt idx="3814">
                  <c:v>329529600</c:v>
                </c:pt>
                <c:pt idx="3815">
                  <c:v>329616000</c:v>
                </c:pt>
                <c:pt idx="3816">
                  <c:v>329702400</c:v>
                </c:pt>
                <c:pt idx="3817">
                  <c:v>329788800</c:v>
                </c:pt>
                <c:pt idx="3818">
                  <c:v>329875200</c:v>
                </c:pt>
                <c:pt idx="3819">
                  <c:v>329961600</c:v>
                </c:pt>
                <c:pt idx="3820">
                  <c:v>330048000</c:v>
                </c:pt>
                <c:pt idx="3821">
                  <c:v>330134400</c:v>
                </c:pt>
                <c:pt idx="3822">
                  <c:v>330220800</c:v>
                </c:pt>
                <c:pt idx="3823">
                  <c:v>330307200</c:v>
                </c:pt>
                <c:pt idx="3824">
                  <c:v>330393600</c:v>
                </c:pt>
                <c:pt idx="3825">
                  <c:v>330480000</c:v>
                </c:pt>
                <c:pt idx="3826">
                  <c:v>330566400</c:v>
                </c:pt>
                <c:pt idx="3827">
                  <c:v>330652800</c:v>
                </c:pt>
                <c:pt idx="3828">
                  <c:v>330739200</c:v>
                </c:pt>
                <c:pt idx="3829">
                  <c:v>330825600</c:v>
                </c:pt>
                <c:pt idx="3830">
                  <c:v>330912000</c:v>
                </c:pt>
                <c:pt idx="3831">
                  <c:v>330998400</c:v>
                </c:pt>
                <c:pt idx="3832">
                  <c:v>331084800</c:v>
                </c:pt>
                <c:pt idx="3833">
                  <c:v>331171200</c:v>
                </c:pt>
                <c:pt idx="3834">
                  <c:v>331257600</c:v>
                </c:pt>
                <c:pt idx="3835">
                  <c:v>331344000</c:v>
                </c:pt>
                <c:pt idx="3836">
                  <c:v>331430400</c:v>
                </c:pt>
                <c:pt idx="3837">
                  <c:v>331516800</c:v>
                </c:pt>
                <c:pt idx="3838">
                  <c:v>331603200</c:v>
                </c:pt>
                <c:pt idx="3839">
                  <c:v>331689600</c:v>
                </c:pt>
                <c:pt idx="3840">
                  <c:v>331776000</c:v>
                </c:pt>
                <c:pt idx="3841">
                  <c:v>331862400</c:v>
                </c:pt>
                <c:pt idx="3842">
                  <c:v>331948800</c:v>
                </c:pt>
                <c:pt idx="3843">
                  <c:v>332035200</c:v>
                </c:pt>
                <c:pt idx="3844">
                  <c:v>332121600</c:v>
                </c:pt>
                <c:pt idx="3845">
                  <c:v>332208000</c:v>
                </c:pt>
                <c:pt idx="3846">
                  <c:v>332294400</c:v>
                </c:pt>
                <c:pt idx="3847">
                  <c:v>332380800</c:v>
                </c:pt>
                <c:pt idx="3848">
                  <c:v>332467200</c:v>
                </c:pt>
                <c:pt idx="3849">
                  <c:v>332553600</c:v>
                </c:pt>
                <c:pt idx="3850">
                  <c:v>332640000</c:v>
                </c:pt>
                <c:pt idx="3851">
                  <c:v>332726400</c:v>
                </c:pt>
                <c:pt idx="3852">
                  <c:v>332812800</c:v>
                </c:pt>
                <c:pt idx="3853">
                  <c:v>332899200</c:v>
                </c:pt>
                <c:pt idx="3854">
                  <c:v>332985600</c:v>
                </c:pt>
                <c:pt idx="3855">
                  <c:v>333072000</c:v>
                </c:pt>
                <c:pt idx="3856">
                  <c:v>333158400</c:v>
                </c:pt>
                <c:pt idx="3857">
                  <c:v>333244800</c:v>
                </c:pt>
                <c:pt idx="3858">
                  <c:v>333331200</c:v>
                </c:pt>
                <c:pt idx="3859">
                  <c:v>333417600</c:v>
                </c:pt>
                <c:pt idx="3860">
                  <c:v>333504000</c:v>
                </c:pt>
                <c:pt idx="3861">
                  <c:v>333590400</c:v>
                </c:pt>
                <c:pt idx="3862">
                  <c:v>333676800</c:v>
                </c:pt>
                <c:pt idx="3863">
                  <c:v>333763200</c:v>
                </c:pt>
                <c:pt idx="3864">
                  <c:v>333849600</c:v>
                </c:pt>
                <c:pt idx="3865">
                  <c:v>333936000</c:v>
                </c:pt>
                <c:pt idx="3866">
                  <c:v>334022400</c:v>
                </c:pt>
                <c:pt idx="3867">
                  <c:v>334108800</c:v>
                </c:pt>
                <c:pt idx="3868">
                  <c:v>334195200</c:v>
                </c:pt>
                <c:pt idx="3869">
                  <c:v>334281600</c:v>
                </c:pt>
                <c:pt idx="3870">
                  <c:v>334368000</c:v>
                </c:pt>
                <c:pt idx="3871">
                  <c:v>334454400</c:v>
                </c:pt>
                <c:pt idx="3872">
                  <c:v>334540800</c:v>
                </c:pt>
                <c:pt idx="3873">
                  <c:v>334627200</c:v>
                </c:pt>
                <c:pt idx="3874">
                  <c:v>334713600</c:v>
                </c:pt>
                <c:pt idx="3875">
                  <c:v>334800000</c:v>
                </c:pt>
                <c:pt idx="3876">
                  <c:v>334886400</c:v>
                </c:pt>
                <c:pt idx="3877">
                  <c:v>334972800</c:v>
                </c:pt>
                <c:pt idx="3878">
                  <c:v>335059200</c:v>
                </c:pt>
                <c:pt idx="3879">
                  <c:v>335145600</c:v>
                </c:pt>
                <c:pt idx="3880">
                  <c:v>335232000</c:v>
                </c:pt>
                <c:pt idx="3881">
                  <c:v>335318400</c:v>
                </c:pt>
                <c:pt idx="3882">
                  <c:v>335404800</c:v>
                </c:pt>
                <c:pt idx="3883">
                  <c:v>335491200</c:v>
                </c:pt>
                <c:pt idx="3884">
                  <c:v>335577600</c:v>
                </c:pt>
                <c:pt idx="3885">
                  <c:v>335664000</c:v>
                </c:pt>
                <c:pt idx="3886">
                  <c:v>335750400</c:v>
                </c:pt>
                <c:pt idx="3887">
                  <c:v>335836800</c:v>
                </c:pt>
                <c:pt idx="3888">
                  <c:v>335923200</c:v>
                </c:pt>
                <c:pt idx="3889">
                  <c:v>336009600</c:v>
                </c:pt>
                <c:pt idx="3890">
                  <c:v>336096000</c:v>
                </c:pt>
                <c:pt idx="3891">
                  <c:v>336182400</c:v>
                </c:pt>
                <c:pt idx="3892">
                  <c:v>336268800</c:v>
                </c:pt>
                <c:pt idx="3893">
                  <c:v>336355200</c:v>
                </c:pt>
                <c:pt idx="3894">
                  <c:v>336441600</c:v>
                </c:pt>
                <c:pt idx="3895">
                  <c:v>336528000</c:v>
                </c:pt>
                <c:pt idx="3896">
                  <c:v>336614400</c:v>
                </c:pt>
                <c:pt idx="3897">
                  <c:v>336700800</c:v>
                </c:pt>
                <c:pt idx="3898">
                  <c:v>336787200</c:v>
                </c:pt>
                <c:pt idx="3899">
                  <c:v>336873600</c:v>
                </c:pt>
                <c:pt idx="3900">
                  <c:v>336960000</c:v>
                </c:pt>
                <c:pt idx="3901">
                  <c:v>337046400</c:v>
                </c:pt>
                <c:pt idx="3902">
                  <c:v>337132800</c:v>
                </c:pt>
                <c:pt idx="3903">
                  <c:v>337219200</c:v>
                </c:pt>
                <c:pt idx="3904">
                  <c:v>337305600</c:v>
                </c:pt>
                <c:pt idx="3905">
                  <c:v>337392000</c:v>
                </c:pt>
                <c:pt idx="3906">
                  <c:v>337478400</c:v>
                </c:pt>
                <c:pt idx="3907">
                  <c:v>337564800</c:v>
                </c:pt>
                <c:pt idx="3908">
                  <c:v>337651200</c:v>
                </c:pt>
                <c:pt idx="3909">
                  <c:v>337737600</c:v>
                </c:pt>
                <c:pt idx="3910">
                  <c:v>337824000</c:v>
                </c:pt>
                <c:pt idx="3911">
                  <c:v>337910400</c:v>
                </c:pt>
                <c:pt idx="3912">
                  <c:v>337996800</c:v>
                </c:pt>
                <c:pt idx="3913">
                  <c:v>338083200</c:v>
                </c:pt>
                <c:pt idx="3914">
                  <c:v>338169600</c:v>
                </c:pt>
                <c:pt idx="3915">
                  <c:v>338256000</c:v>
                </c:pt>
                <c:pt idx="3916">
                  <c:v>338342400</c:v>
                </c:pt>
                <c:pt idx="3917">
                  <c:v>338428800</c:v>
                </c:pt>
                <c:pt idx="3918">
                  <c:v>338515200</c:v>
                </c:pt>
                <c:pt idx="3919">
                  <c:v>338601600</c:v>
                </c:pt>
                <c:pt idx="3920">
                  <c:v>338688000</c:v>
                </c:pt>
                <c:pt idx="3921">
                  <c:v>338774400</c:v>
                </c:pt>
                <c:pt idx="3922">
                  <c:v>338860800</c:v>
                </c:pt>
                <c:pt idx="3923">
                  <c:v>338947200</c:v>
                </c:pt>
                <c:pt idx="3924">
                  <c:v>339033600</c:v>
                </c:pt>
                <c:pt idx="3925">
                  <c:v>339120000</c:v>
                </c:pt>
                <c:pt idx="3926">
                  <c:v>339206400</c:v>
                </c:pt>
                <c:pt idx="3927">
                  <c:v>339292800</c:v>
                </c:pt>
                <c:pt idx="3928">
                  <c:v>339379200</c:v>
                </c:pt>
                <c:pt idx="3929">
                  <c:v>339465600</c:v>
                </c:pt>
                <c:pt idx="3930">
                  <c:v>339552000</c:v>
                </c:pt>
                <c:pt idx="3931">
                  <c:v>339638400</c:v>
                </c:pt>
                <c:pt idx="3932">
                  <c:v>339724800</c:v>
                </c:pt>
                <c:pt idx="3933">
                  <c:v>339811200</c:v>
                </c:pt>
                <c:pt idx="3934">
                  <c:v>339897600</c:v>
                </c:pt>
                <c:pt idx="3935">
                  <c:v>339984000</c:v>
                </c:pt>
                <c:pt idx="3936">
                  <c:v>340070400</c:v>
                </c:pt>
                <c:pt idx="3937">
                  <c:v>340156800</c:v>
                </c:pt>
                <c:pt idx="3938">
                  <c:v>340243200</c:v>
                </c:pt>
                <c:pt idx="3939">
                  <c:v>340329600</c:v>
                </c:pt>
                <c:pt idx="3940">
                  <c:v>340416000</c:v>
                </c:pt>
                <c:pt idx="3941">
                  <c:v>340502400</c:v>
                </c:pt>
                <c:pt idx="3942">
                  <c:v>340588800</c:v>
                </c:pt>
                <c:pt idx="3943">
                  <c:v>340675200</c:v>
                </c:pt>
                <c:pt idx="3944">
                  <c:v>340761600</c:v>
                </c:pt>
                <c:pt idx="3945">
                  <c:v>340848000</c:v>
                </c:pt>
                <c:pt idx="3946">
                  <c:v>340934400</c:v>
                </c:pt>
                <c:pt idx="3947">
                  <c:v>341020800</c:v>
                </c:pt>
                <c:pt idx="3948">
                  <c:v>341107200</c:v>
                </c:pt>
                <c:pt idx="3949">
                  <c:v>341193600</c:v>
                </c:pt>
                <c:pt idx="3950">
                  <c:v>341280000</c:v>
                </c:pt>
                <c:pt idx="3951">
                  <c:v>341366400</c:v>
                </c:pt>
                <c:pt idx="3952">
                  <c:v>341452800</c:v>
                </c:pt>
                <c:pt idx="3953">
                  <c:v>341539200</c:v>
                </c:pt>
                <c:pt idx="3954">
                  <c:v>341625600</c:v>
                </c:pt>
                <c:pt idx="3955">
                  <c:v>341712000</c:v>
                </c:pt>
                <c:pt idx="3956">
                  <c:v>341798400</c:v>
                </c:pt>
                <c:pt idx="3957">
                  <c:v>341884800</c:v>
                </c:pt>
                <c:pt idx="3958">
                  <c:v>341971200</c:v>
                </c:pt>
                <c:pt idx="3959">
                  <c:v>342057600</c:v>
                </c:pt>
                <c:pt idx="3960">
                  <c:v>342144000</c:v>
                </c:pt>
                <c:pt idx="3961">
                  <c:v>342230400</c:v>
                </c:pt>
                <c:pt idx="3962">
                  <c:v>342316800</c:v>
                </c:pt>
                <c:pt idx="3963">
                  <c:v>342403200</c:v>
                </c:pt>
                <c:pt idx="3964">
                  <c:v>342489600</c:v>
                </c:pt>
                <c:pt idx="3965">
                  <c:v>342576000</c:v>
                </c:pt>
                <c:pt idx="3966">
                  <c:v>342662400</c:v>
                </c:pt>
                <c:pt idx="3967">
                  <c:v>342748800</c:v>
                </c:pt>
                <c:pt idx="3968">
                  <c:v>342835200</c:v>
                </c:pt>
                <c:pt idx="3969">
                  <c:v>342921600</c:v>
                </c:pt>
                <c:pt idx="3970">
                  <c:v>343008000</c:v>
                </c:pt>
                <c:pt idx="3971">
                  <c:v>343094400</c:v>
                </c:pt>
                <c:pt idx="3972">
                  <c:v>343180800</c:v>
                </c:pt>
                <c:pt idx="3973">
                  <c:v>343267200</c:v>
                </c:pt>
                <c:pt idx="3974">
                  <c:v>343353600</c:v>
                </c:pt>
                <c:pt idx="3975">
                  <c:v>343440000</c:v>
                </c:pt>
                <c:pt idx="3976">
                  <c:v>343526400</c:v>
                </c:pt>
                <c:pt idx="3977">
                  <c:v>343612800</c:v>
                </c:pt>
                <c:pt idx="3978">
                  <c:v>343699200</c:v>
                </c:pt>
                <c:pt idx="3979">
                  <c:v>343785600</c:v>
                </c:pt>
                <c:pt idx="3980">
                  <c:v>343872000</c:v>
                </c:pt>
                <c:pt idx="3981">
                  <c:v>343958400</c:v>
                </c:pt>
                <c:pt idx="3982">
                  <c:v>344044800</c:v>
                </c:pt>
                <c:pt idx="3983">
                  <c:v>344131200</c:v>
                </c:pt>
                <c:pt idx="3984">
                  <c:v>344217600</c:v>
                </c:pt>
                <c:pt idx="3985">
                  <c:v>344304000</c:v>
                </c:pt>
                <c:pt idx="3986">
                  <c:v>344390400</c:v>
                </c:pt>
                <c:pt idx="3987">
                  <c:v>344476800</c:v>
                </c:pt>
                <c:pt idx="3988">
                  <c:v>344563200</c:v>
                </c:pt>
                <c:pt idx="3989">
                  <c:v>344649600</c:v>
                </c:pt>
                <c:pt idx="3990">
                  <c:v>344736000</c:v>
                </c:pt>
                <c:pt idx="3991">
                  <c:v>344822400</c:v>
                </c:pt>
                <c:pt idx="3992">
                  <c:v>344908800</c:v>
                </c:pt>
                <c:pt idx="3993">
                  <c:v>344995200</c:v>
                </c:pt>
                <c:pt idx="3994">
                  <c:v>345081600</c:v>
                </c:pt>
                <c:pt idx="3995">
                  <c:v>345168000</c:v>
                </c:pt>
                <c:pt idx="3996">
                  <c:v>345254400</c:v>
                </c:pt>
                <c:pt idx="3997">
                  <c:v>345340800</c:v>
                </c:pt>
                <c:pt idx="3998">
                  <c:v>345427200</c:v>
                </c:pt>
                <c:pt idx="3999">
                  <c:v>345513600</c:v>
                </c:pt>
                <c:pt idx="4000">
                  <c:v>345600000</c:v>
                </c:pt>
                <c:pt idx="4001">
                  <c:v>345686400</c:v>
                </c:pt>
                <c:pt idx="4002">
                  <c:v>345772800</c:v>
                </c:pt>
                <c:pt idx="4003">
                  <c:v>345859200</c:v>
                </c:pt>
                <c:pt idx="4004">
                  <c:v>345945600</c:v>
                </c:pt>
                <c:pt idx="4005">
                  <c:v>346032000</c:v>
                </c:pt>
                <c:pt idx="4006">
                  <c:v>346118400</c:v>
                </c:pt>
                <c:pt idx="4007">
                  <c:v>346204800</c:v>
                </c:pt>
                <c:pt idx="4008">
                  <c:v>346291200</c:v>
                </c:pt>
                <c:pt idx="4009">
                  <c:v>346377600</c:v>
                </c:pt>
                <c:pt idx="4010">
                  <c:v>346464000</c:v>
                </c:pt>
                <c:pt idx="4011">
                  <c:v>346550400</c:v>
                </c:pt>
                <c:pt idx="4012">
                  <c:v>346636800</c:v>
                </c:pt>
                <c:pt idx="4013">
                  <c:v>346723200</c:v>
                </c:pt>
                <c:pt idx="4014">
                  <c:v>346809600</c:v>
                </c:pt>
                <c:pt idx="4015">
                  <c:v>346896000</c:v>
                </c:pt>
                <c:pt idx="4016">
                  <c:v>346982400</c:v>
                </c:pt>
                <c:pt idx="4017">
                  <c:v>347068800</c:v>
                </c:pt>
                <c:pt idx="4018">
                  <c:v>347155200</c:v>
                </c:pt>
                <c:pt idx="4019">
                  <c:v>347241600</c:v>
                </c:pt>
                <c:pt idx="4020">
                  <c:v>347328000</c:v>
                </c:pt>
                <c:pt idx="4021">
                  <c:v>347414400</c:v>
                </c:pt>
                <c:pt idx="4022">
                  <c:v>347500800</c:v>
                </c:pt>
                <c:pt idx="4023">
                  <c:v>347587200</c:v>
                </c:pt>
                <c:pt idx="4024">
                  <c:v>347673600</c:v>
                </c:pt>
                <c:pt idx="4025">
                  <c:v>347760000</c:v>
                </c:pt>
                <c:pt idx="4026">
                  <c:v>347846400</c:v>
                </c:pt>
                <c:pt idx="4027">
                  <c:v>347932800</c:v>
                </c:pt>
                <c:pt idx="4028">
                  <c:v>348019200</c:v>
                </c:pt>
                <c:pt idx="4029">
                  <c:v>348105600</c:v>
                </c:pt>
                <c:pt idx="4030">
                  <c:v>348192000</c:v>
                </c:pt>
                <c:pt idx="4031">
                  <c:v>348278400</c:v>
                </c:pt>
                <c:pt idx="4032">
                  <c:v>348364800</c:v>
                </c:pt>
                <c:pt idx="4033">
                  <c:v>348451200</c:v>
                </c:pt>
                <c:pt idx="4034">
                  <c:v>348537600</c:v>
                </c:pt>
                <c:pt idx="4035">
                  <c:v>348624000</c:v>
                </c:pt>
                <c:pt idx="4036">
                  <c:v>348710400</c:v>
                </c:pt>
                <c:pt idx="4037">
                  <c:v>348796800</c:v>
                </c:pt>
                <c:pt idx="4038">
                  <c:v>348883200</c:v>
                </c:pt>
                <c:pt idx="4039">
                  <c:v>348969600</c:v>
                </c:pt>
                <c:pt idx="4040">
                  <c:v>349056000</c:v>
                </c:pt>
                <c:pt idx="4041">
                  <c:v>349142400</c:v>
                </c:pt>
                <c:pt idx="4042">
                  <c:v>349228800</c:v>
                </c:pt>
                <c:pt idx="4043">
                  <c:v>349315200</c:v>
                </c:pt>
                <c:pt idx="4044">
                  <c:v>349401600</c:v>
                </c:pt>
                <c:pt idx="4045">
                  <c:v>349488000</c:v>
                </c:pt>
                <c:pt idx="4046">
                  <c:v>349574400</c:v>
                </c:pt>
                <c:pt idx="4047">
                  <c:v>349660800</c:v>
                </c:pt>
                <c:pt idx="4048">
                  <c:v>349747200</c:v>
                </c:pt>
                <c:pt idx="4049">
                  <c:v>349833600</c:v>
                </c:pt>
                <c:pt idx="4050">
                  <c:v>349920000</c:v>
                </c:pt>
                <c:pt idx="4051">
                  <c:v>350006400</c:v>
                </c:pt>
                <c:pt idx="4052">
                  <c:v>350092800</c:v>
                </c:pt>
                <c:pt idx="4053">
                  <c:v>350179200</c:v>
                </c:pt>
                <c:pt idx="4054">
                  <c:v>350265600</c:v>
                </c:pt>
                <c:pt idx="4055">
                  <c:v>350352000</c:v>
                </c:pt>
                <c:pt idx="4056">
                  <c:v>350438400</c:v>
                </c:pt>
                <c:pt idx="4057">
                  <c:v>350524800</c:v>
                </c:pt>
                <c:pt idx="4058">
                  <c:v>350611200</c:v>
                </c:pt>
                <c:pt idx="4059">
                  <c:v>350697600</c:v>
                </c:pt>
                <c:pt idx="4060">
                  <c:v>350784000</c:v>
                </c:pt>
                <c:pt idx="4061">
                  <c:v>350870400</c:v>
                </c:pt>
                <c:pt idx="4062">
                  <c:v>350956800</c:v>
                </c:pt>
                <c:pt idx="4063">
                  <c:v>351043200</c:v>
                </c:pt>
                <c:pt idx="4064">
                  <c:v>351129600</c:v>
                </c:pt>
                <c:pt idx="4065">
                  <c:v>351216000</c:v>
                </c:pt>
                <c:pt idx="4066">
                  <c:v>351302400</c:v>
                </c:pt>
                <c:pt idx="4067">
                  <c:v>351388800</c:v>
                </c:pt>
                <c:pt idx="4068">
                  <c:v>351475200</c:v>
                </c:pt>
                <c:pt idx="4069">
                  <c:v>351561600</c:v>
                </c:pt>
                <c:pt idx="4070">
                  <c:v>351648000</c:v>
                </c:pt>
                <c:pt idx="4071">
                  <c:v>351734400</c:v>
                </c:pt>
                <c:pt idx="4072">
                  <c:v>351820800</c:v>
                </c:pt>
                <c:pt idx="4073">
                  <c:v>351907200</c:v>
                </c:pt>
                <c:pt idx="4074">
                  <c:v>351993600</c:v>
                </c:pt>
                <c:pt idx="4075">
                  <c:v>352080000</c:v>
                </c:pt>
                <c:pt idx="4076">
                  <c:v>352166400</c:v>
                </c:pt>
                <c:pt idx="4077">
                  <c:v>352252800</c:v>
                </c:pt>
                <c:pt idx="4078">
                  <c:v>352339200</c:v>
                </c:pt>
                <c:pt idx="4079">
                  <c:v>352425600</c:v>
                </c:pt>
                <c:pt idx="4080">
                  <c:v>352512000</c:v>
                </c:pt>
                <c:pt idx="4081">
                  <c:v>352598400</c:v>
                </c:pt>
                <c:pt idx="4082">
                  <c:v>352684800</c:v>
                </c:pt>
                <c:pt idx="4083">
                  <c:v>352771200</c:v>
                </c:pt>
                <c:pt idx="4084">
                  <c:v>352857600</c:v>
                </c:pt>
                <c:pt idx="4085">
                  <c:v>352944000</c:v>
                </c:pt>
                <c:pt idx="4086">
                  <c:v>353030400</c:v>
                </c:pt>
                <c:pt idx="4087">
                  <c:v>353116800</c:v>
                </c:pt>
                <c:pt idx="4088">
                  <c:v>353203200</c:v>
                </c:pt>
                <c:pt idx="4089">
                  <c:v>353289600</c:v>
                </c:pt>
                <c:pt idx="4090">
                  <c:v>353376000</c:v>
                </c:pt>
                <c:pt idx="4091">
                  <c:v>353462400</c:v>
                </c:pt>
                <c:pt idx="4092">
                  <c:v>353548800</c:v>
                </c:pt>
                <c:pt idx="4093">
                  <c:v>353635200</c:v>
                </c:pt>
                <c:pt idx="4094">
                  <c:v>353721600</c:v>
                </c:pt>
                <c:pt idx="4095">
                  <c:v>353808000</c:v>
                </c:pt>
                <c:pt idx="4096">
                  <c:v>353894400</c:v>
                </c:pt>
                <c:pt idx="4097">
                  <c:v>353980800</c:v>
                </c:pt>
                <c:pt idx="4098">
                  <c:v>354067200</c:v>
                </c:pt>
                <c:pt idx="4099">
                  <c:v>354153600</c:v>
                </c:pt>
                <c:pt idx="4100">
                  <c:v>354240000</c:v>
                </c:pt>
                <c:pt idx="4101">
                  <c:v>354326400</c:v>
                </c:pt>
                <c:pt idx="4102">
                  <c:v>354412800</c:v>
                </c:pt>
                <c:pt idx="4103">
                  <c:v>354499200</c:v>
                </c:pt>
                <c:pt idx="4104">
                  <c:v>354585600</c:v>
                </c:pt>
                <c:pt idx="4105">
                  <c:v>354672000</c:v>
                </c:pt>
                <c:pt idx="4106">
                  <c:v>354758400</c:v>
                </c:pt>
                <c:pt idx="4107">
                  <c:v>354844800</c:v>
                </c:pt>
                <c:pt idx="4108">
                  <c:v>354931200</c:v>
                </c:pt>
                <c:pt idx="4109">
                  <c:v>355017600</c:v>
                </c:pt>
                <c:pt idx="4110">
                  <c:v>355104000</c:v>
                </c:pt>
                <c:pt idx="4111">
                  <c:v>355190400</c:v>
                </c:pt>
                <c:pt idx="4112">
                  <c:v>355276800</c:v>
                </c:pt>
                <c:pt idx="4113">
                  <c:v>355363200</c:v>
                </c:pt>
                <c:pt idx="4114">
                  <c:v>355449600</c:v>
                </c:pt>
                <c:pt idx="4115">
                  <c:v>355536000</c:v>
                </c:pt>
                <c:pt idx="4116">
                  <c:v>355622400</c:v>
                </c:pt>
                <c:pt idx="4117">
                  <c:v>355708800</c:v>
                </c:pt>
                <c:pt idx="4118">
                  <c:v>355795200</c:v>
                </c:pt>
                <c:pt idx="4119">
                  <c:v>355881600</c:v>
                </c:pt>
                <c:pt idx="4120">
                  <c:v>355968000</c:v>
                </c:pt>
                <c:pt idx="4121">
                  <c:v>356054400</c:v>
                </c:pt>
                <c:pt idx="4122">
                  <c:v>356140800</c:v>
                </c:pt>
                <c:pt idx="4123">
                  <c:v>356227200</c:v>
                </c:pt>
                <c:pt idx="4124">
                  <c:v>356313600</c:v>
                </c:pt>
                <c:pt idx="4125">
                  <c:v>356400000</c:v>
                </c:pt>
                <c:pt idx="4126">
                  <c:v>356486400</c:v>
                </c:pt>
                <c:pt idx="4127">
                  <c:v>356572800</c:v>
                </c:pt>
                <c:pt idx="4128">
                  <c:v>356659200</c:v>
                </c:pt>
                <c:pt idx="4129">
                  <c:v>356745600</c:v>
                </c:pt>
                <c:pt idx="4130">
                  <c:v>356832000</c:v>
                </c:pt>
                <c:pt idx="4131">
                  <c:v>356918400</c:v>
                </c:pt>
                <c:pt idx="4132">
                  <c:v>357004800</c:v>
                </c:pt>
                <c:pt idx="4133">
                  <c:v>357091200</c:v>
                </c:pt>
                <c:pt idx="4134">
                  <c:v>357177600</c:v>
                </c:pt>
                <c:pt idx="4135">
                  <c:v>357264000</c:v>
                </c:pt>
                <c:pt idx="4136">
                  <c:v>357350400</c:v>
                </c:pt>
                <c:pt idx="4137">
                  <c:v>357436800</c:v>
                </c:pt>
                <c:pt idx="4138">
                  <c:v>357523200</c:v>
                </c:pt>
                <c:pt idx="4139">
                  <c:v>357609600</c:v>
                </c:pt>
                <c:pt idx="4140">
                  <c:v>357696000</c:v>
                </c:pt>
                <c:pt idx="4141">
                  <c:v>357782400</c:v>
                </c:pt>
                <c:pt idx="4142">
                  <c:v>357868800</c:v>
                </c:pt>
                <c:pt idx="4143">
                  <c:v>357955200</c:v>
                </c:pt>
                <c:pt idx="4144">
                  <c:v>358041600</c:v>
                </c:pt>
                <c:pt idx="4145">
                  <c:v>358128000</c:v>
                </c:pt>
                <c:pt idx="4146">
                  <c:v>358214400</c:v>
                </c:pt>
                <c:pt idx="4147">
                  <c:v>358300800</c:v>
                </c:pt>
                <c:pt idx="4148">
                  <c:v>358387200</c:v>
                </c:pt>
                <c:pt idx="4149">
                  <c:v>358473600</c:v>
                </c:pt>
                <c:pt idx="4150">
                  <c:v>358560000</c:v>
                </c:pt>
                <c:pt idx="4151">
                  <c:v>358646400</c:v>
                </c:pt>
                <c:pt idx="4152">
                  <c:v>358732800</c:v>
                </c:pt>
                <c:pt idx="4153">
                  <c:v>358819200</c:v>
                </c:pt>
                <c:pt idx="4154">
                  <c:v>358905600</c:v>
                </c:pt>
                <c:pt idx="4155">
                  <c:v>358992000</c:v>
                </c:pt>
                <c:pt idx="4156">
                  <c:v>359078400</c:v>
                </c:pt>
                <c:pt idx="4157">
                  <c:v>359164800</c:v>
                </c:pt>
                <c:pt idx="4158">
                  <c:v>359251200</c:v>
                </c:pt>
                <c:pt idx="4159">
                  <c:v>359337600</c:v>
                </c:pt>
                <c:pt idx="4160">
                  <c:v>359424000</c:v>
                </c:pt>
                <c:pt idx="4161">
                  <c:v>359510400</c:v>
                </c:pt>
                <c:pt idx="4162">
                  <c:v>359596800</c:v>
                </c:pt>
                <c:pt idx="4163">
                  <c:v>359683200</c:v>
                </c:pt>
                <c:pt idx="4164">
                  <c:v>359769600</c:v>
                </c:pt>
                <c:pt idx="4165">
                  <c:v>359856000</c:v>
                </c:pt>
                <c:pt idx="4166">
                  <c:v>359942400</c:v>
                </c:pt>
                <c:pt idx="4167">
                  <c:v>360028800</c:v>
                </c:pt>
                <c:pt idx="4168">
                  <c:v>360115200</c:v>
                </c:pt>
                <c:pt idx="4169">
                  <c:v>360201600</c:v>
                </c:pt>
                <c:pt idx="4170">
                  <c:v>360288000</c:v>
                </c:pt>
                <c:pt idx="4171">
                  <c:v>360374400</c:v>
                </c:pt>
                <c:pt idx="4172">
                  <c:v>360460800</c:v>
                </c:pt>
                <c:pt idx="4173">
                  <c:v>360547200</c:v>
                </c:pt>
                <c:pt idx="4174">
                  <c:v>360633600</c:v>
                </c:pt>
                <c:pt idx="4175">
                  <c:v>360720000</c:v>
                </c:pt>
                <c:pt idx="4176">
                  <c:v>360806400</c:v>
                </c:pt>
                <c:pt idx="4177">
                  <c:v>360892800</c:v>
                </c:pt>
                <c:pt idx="4178">
                  <c:v>360979200</c:v>
                </c:pt>
                <c:pt idx="4179">
                  <c:v>361065600</c:v>
                </c:pt>
                <c:pt idx="4180">
                  <c:v>361152000</c:v>
                </c:pt>
                <c:pt idx="4181">
                  <c:v>361238400</c:v>
                </c:pt>
                <c:pt idx="4182">
                  <c:v>361324800</c:v>
                </c:pt>
                <c:pt idx="4183">
                  <c:v>361411200</c:v>
                </c:pt>
                <c:pt idx="4184">
                  <c:v>361497600</c:v>
                </c:pt>
                <c:pt idx="4185">
                  <c:v>361584000</c:v>
                </c:pt>
                <c:pt idx="4186">
                  <c:v>361670400</c:v>
                </c:pt>
                <c:pt idx="4187">
                  <c:v>361756800</c:v>
                </c:pt>
                <c:pt idx="4188">
                  <c:v>361843200</c:v>
                </c:pt>
                <c:pt idx="4189">
                  <c:v>361929600</c:v>
                </c:pt>
                <c:pt idx="4190">
                  <c:v>362016000</c:v>
                </c:pt>
                <c:pt idx="4191">
                  <c:v>362102400</c:v>
                </c:pt>
                <c:pt idx="4192">
                  <c:v>362188800</c:v>
                </c:pt>
                <c:pt idx="4193">
                  <c:v>362275200</c:v>
                </c:pt>
                <c:pt idx="4194">
                  <c:v>362361600</c:v>
                </c:pt>
                <c:pt idx="4195">
                  <c:v>362448000</c:v>
                </c:pt>
                <c:pt idx="4196">
                  <c:v>362534400</c:v>
                </c:pt>
                <c:pt idx="4197">
                  <c:v>362620800</c:v>
                </c:pt>
                <c:pt idx="4198">
                  <c:v>362707200</c:v>
                </c:pt>
                <c:pt idx="4199">
                  <c:v>362793600</c:v>
                </c:pt>
                <c:pt idx="4200">
                  <c:v>362880000</c:v>
                </c:pt>
                <c:pt idx="4201">
                  <c:v>362966400</c:v>
                </c:pt>
                <c:pt idx="4202">
                  <c:v>363052800</c:v>
                </c:pt>
                <c:pt idx="4203">
                  <c:v>363139200</c:v>
                </c:pt>
                <c:pt idx="4204">
                  <c:v>363225600</c:v>
                </c:pt>
                <c:pt idx="4205">
                  <c:v>363312000</c:v>
                </c:pt>
                <c:pt idx="4206">
                  <c:v>363398400</c:v>
                </c:pt>
                <c:pt idx="4207">
                  <c:v>363484800</c:v>
                </c:pt>
                <c:pt idx="4208">
                  <c:v>363571200</c:v>
                </c:pt>
                <c:pt idx="4209">
                  <c:v>363657600</c:v>
                </c:pt>
                <c:pt idx="4210">
                  <c:v>363744000</c:v>
                </c:pt>
                <c:pt idx="4211">
                  <c:v>363830400</c:v>
                </c:pt>
                <c:pt idx="4212">
                  <c:v>363916800</c:v>
                </c:pt>
                <c:pt idx="4213">
                  <c:v>364003200</c:v>
                </c:pt>
                <c:pt idx="4214">
                  <c:v>364089600</c:v>
                </c:pt>
                <c:pt idx="4215">
                  <c:v>364176000</c:v>
                </c:pt>
                <c:pt idx="4216">
                  <c:v>364262400</c:v>
                </c:pt>
                <c:pt idx="4217">
                  <c:v>364348800</c:v>
                </c:pt>
                <c:pt idx="4218">
                  <c:v>364435200</c:v>
                </c:pt>
                <c:pt idx="4219">
                  <c:v>364521600</c:v>
                </c:pt>
                <c:pt idx="4220">
                  <c:v>364608000</c:v>
                </c:pt>
                <c:pt idx="4221">
                  <c:v>364694400</c:v>
                </c:pt>
                <c:pt idx="4222">
                  <c:v>364780800</c:v>
                </c:pt>
                <c:pt idx="4223">
                  <c:v>364867200</c:v>
                </c:pt>
                <c:pt idx="4224">
                  <c:v>364953600</c:v>
                </c:pt>
                <c:pt idx="4225">
                  <c:v>365040000</c:v>
                </c:pt>
                <c:pt idx="4226">
                  <c:v>365126400</c:v>
                </c:pt>
                <c:pt idx="4227">
                  <c:v>365212800</c:v>
                </c:pt>
                <c:pt idx="4228">
                  <c:v>365299200</c:v>
                </c:pt>
                <c:pt idx="4229">
                  <c:v>365385600</c:v>
                </c:pt>
                <c:pt idx="4230">
                  <c:v>365472000</c:v>
                </c:pt>
                <c:pt idx="4231">
                  <c:v>365558400</c:v>
                </c:pt>
                <c:pt idx="4232">
                  <c:v>365644800</c:v>
                </c:pt>
                <c:pt idx="4233">
                  <c:v>365731200</c:v>
                </c:pt>
                <c:pt idx="4234">
                  <c:v>365817600</c:v>
                </c:pt>
                <c:pt idx="4235">
                  <c:v>365904000</c:v>
                </c:pt>
                <c:pt idx="4236">
                  <c:v>365990400</c:v>
                </c:pt>
                <c:pt idx="4237">
                  <c:v>366076800</c:v>
                </c:pt>
                <c:pt idx="4238">
                  <c:v>366163200</c:v>
                </c:pt>
                <c:pt idx="4239">
                  <c:v>366249600</c:v>
                </c:pt>
                <c:pt idx="4240">
                  <c:v>366336000</c:v>
                </c:pt>
                <c:pt idx="4241">
                  <c:v>366422400</c:v>
                </c:pt>
                <c:pt idx="4242">
                  <c:v>366508800</c:v>
                </c:pt>
                <c:pt idx="4243">
                  <c:v>366595200</c:v>
                </c:pt>
                <c:pt idx="4244">
                  <c:v>366681600</c:v>
                </c:pt>
                <c:pt idx="4245">
                  <c:v>366768000</c:v>
                </c:pt>
                <c:pt idx="4246">
                  <c:v>366854400</c:v>
                </c:pt>
                <c:pt idx="4247">
                  <c:v>366940800</c:v>
                </c:pt>
                <c:pt idx="4248">
                  <c:v>367027200</c:v>
                </c:pt>
                <c:pt idx="4249">
                  <c:v>367113600</c:v>
                </c:pt>
                <c:pt idx="4250">
                  <c:v>367200000</c:v>
                </c:pt>
                <c:pt idx="4251">
                  <c:v>367286400</c:v>
                </c:pt>
                <c:pt idx="4252">
                  <c:v>367372800</c:v>
                </c:pt>
                <c:pt idx="4253">
                  <c:v>367459200</c:v>
                </c:pt>
                <c:pt idx="4254">
                  <c:v>367545600</c:v>
                </c:pt>
                <c:pt idx="4255">
                  <c:v>367632000</c:v>
                </c:pt>
                <c:pt idx="4256">
                  <c:v>367718400</c:v>
                </c:pt>
                <c:pt idx="4257">
                  <c:v>367804800</c:v>
                </c:pt>
                <c:pt idx="4258">
                  <c:v>367891200</c:v>
                </c:pt>
                <c:pt idx="4259">
                  <c:v>367977600</c:v>
                </c:pt>
                <c:pt idx="4260">
                  <c:v>368064000</c:v>
                </c:pt>
                <c:pt idx="4261">
                  <c:v>368150400</c:v>
                </c:pt>
                <c:pt idx="4262">
                  <c:v>368236800</c:v>
                </c:pt>
                <c:pt idx="4263">
                  <c:v>368323200</c:v>
                </c:pt>
                <c:pt idx="4264">
                  <c:v>368409600</c:v>
                </c:pt>
                <c:pt idx="4265">
                  <c:v>368496000</c:v>
                </c:pt>
                <c:pt idx="4266">
                  <c:v>368582400</c:v>
                </c:pt>
                <c:pt idx="4267">
                  <c:v>368668800</c:v>
                </c:pt>
                <c:pt idx="4268">
                  <c:v>368755200</c:v>
                </c:pt>
                <c:pt idx="4269">
                  <c:v>368841600</c:v>
                </c:pt>
                <c:pt idx="4270">
                  <c:v>368928000</c:v>
                </c:pt>
                <c:pt idx="4271">
                  <c:v>369014400</c:v>
                </c:pt>
                <c:pt idx="4272">
                  <c:v>369100800</c:v>
                </c:pt>
                <c:pt idx="4273">
                  <c:v>369187200</c:v>
                </c:pt>
                <c:pt idx="4274">
                  <c:v>369273600</c:v>
                </c:pt>
                <c:pt idx="4275">
                  <c:v>369360000</c:v>
                </c:pt>
                <c:pt idx="4276">
                  <c:v>369446400</c:v>
                </c:pt>
                <c:pt idx="4277">
                  <c:v>369532800</c:v>
                </c:pt>
                <c:pt idx="4278">
                  <c:v>369619200</c:v>
                </c:pt>
                <c:pt idx="4279">
                  <c:v>369705600</c:v>
                </c:pt>
                <c:pt idx="4280">
                  <c:v>369792000</c:v>
                </c:pt>
                <c:pt idx="4281">
                  <c:v>369878400</c:v>
                </c:pt>
                <c:pt idx="4282">
                  <c:v>369964800</c:v>
                </c:pt>
                <c:pt idx="4283">
                  <c:v>370051200</c:v>
                </c:pt>
                <c:pt idx="4284">
                  <c:v>370137600</c:v>
                </c:pt>
                <c:pt idx="4285">
                  <c:v>370224000</c:v>
                </c:pt>
                <c:pt idx="4286">
                  <c:v>370310400</c:v>
                </c:pt>
                <c:pt idx="4287">
                  <c:v>370396800</c:v>
                </c:pt>
                <c:pt idx="4288">
                  <c:v>370483200</c:v>
                </c:pt>
                <c:pt idx="4289">
                  <c:v>370569600</c:v>
                </c:pt>
                <c:pt idx="4290">
                  <c:v>370656000</c:v>
                </c:pt>
                <c:pt idx="4291">
                  <c:v>370742400</c:v>
                </c:pt>
                <c:pt idx="4292">
                  <c:v>370828800</c:v>
                </c:pt>
                <c:pt idx="4293">
                  <c:v>370915200</c:v>
                </c:pt>
                <c:pt idx="4294">
                  <c:v>371001600</c:v>
                </c:pt>
                <c:pt idx="4295">
                  <c:v>371088000</c:v>
                </c:pt>
                <c:pt idx="4296">
                  <c:v>371174400</c:v>
                </c:pt>
                <c:pt idx="4297">
                  <c:v>371260800</c:v>
                </c:pt>
                <c:pt idx="4298">
                  <c:v>371347200</c:v>
                </c:pt>
                <c:pt idx="4299">
                  <c:v>371433600</c:v>
                </c:pt>
                <c:pt idx="4300">
                  <c:v>371520000</c:v>
                </c:pt>
                <c:pt idx="4301">
                  <c:v>371606400</c:v>
                </c:pt>
                <c:pt idx="4302">
                  <c:v>371692800</c:v>
                </c:pt>
                <c:pt idx="4303">
                  <c:v>371779200</c:v>
                </c:pt>
                <c:pt idx="4304">
                  <c:v>371865600</c:v>
                </c:pt>
                <c:pt idx="4305">
                  <c:v>371952000</c:v>
                </c:pt>
                <c:pt idx="4306">
                  <c:v>372038400</c:v>
                </c:pt>
                <c:pt idx="4307">
                  <c:v>372124800</c:v>
                </c:pt>
                <c:pt idx="4308">
                  <c:v>372211200</c:v>
                </c:pt>
                <c:pt idx="4309">
                  <c:v>372297600</c:v>
                </c:pt>
                <c:pt idx="4310">
                  <c:v>372384000</c:v>
                </c:pt>
                <c:pt idx="4311">
                  <c:v>372470400</c:v>
                </c:pt>
                <c:pt idx="4312">
                  <c:v>372556800</c:v>
                </c:pt>
                <c:pt idx="4313">
                  <c:v>372643200</c:v>
                </c:pt>
                <c:pt idx="4314">
                  <c:v>372729600</c:v>
                </c:pt>
                <c:pt idx="4315">
                  <c:v>372816000</c:v>
                </c:pt>
                <c:pt idx="4316">
                  <c:v>372902400</c:v>
                </c:pt>
                <c:pt idx="4317">
                  <c:v>372988800</c:v>
                </c:pt>
                <c:pt idx="4318">
                  <c:v>373075200</c:v>
                </c:pt>
                <c:pt idx="4319">
                  <c:v>373161600</c:v>
                </c:pt>
                <c:pt idx="4320">
                  <c:v>373248000</c:v>
                </c:pt>
                <c:pt idx="4321">
                  <c:v>373334400</c:v>
                </c:pt>
                <c:pt idx="4322">
                  <c:v>373420800</c:v>
                </c:pt>
                <c:pt idx="4323">
                  <c:v>373507200</c:v>
                </c:pt>
                <c:pt idx="4324">
                  <c:v>373593600</c:v>
                </c:pt>
                <c:pt idx="4325">
                  <c:v>373680000</c:v>
                </c:pt>
                <c:pt idx="4326">
                  <c:v>373766400</c:v>
                </c:pt>
                <c:pt idx="4327">
                  <c:v>373852800</c:v>
                </c:pt>
                <c:pt idx="4328">
                  <c:v>373939200</c:v>
                </c:pt>
                <c:pt idx="4329">
                  <c:v>374025600</c:v>
                </c:pt>
                <c:pt idx="4330">
                  <c:v>374112000</c:v>
                </c:pt>
                <c:pt idx="4331">
                  <c:v>374198400</c:v>
                </c:pt>
                <c:pt idx="4332">
                  <c:v>374284800</c:v>
                </c:pt>
                <c:pt idx="4333">
                  <c:v>374371200</c:v>
                </c:pt>
                <c:pt idx="4334">
                  <c:v>374457600</c:v>
                </c:pt>
                <c:pt idx="4335">
                  <c:v>374544000</c:v>
                </c:pt>
                <c:pt idx="4336">
                  <c:v>374630400</c:v>
                </c:pt>
                <c:pt idx="4337">
                  <c:v>374716800</c:v>
                </c:pt>
                <c:pt idx="4338">
                  <c:v>374803200</c:v>
                </c:pt>
                <c:pt idx="4339">
                  <c:v>374889600</c:v>
                </c:pt>
                <c:pt idx="4340">
                  <c:v>374976000</c:v>
                </c:pt>
                <c:pt idx="4341">
                  <c:v>375062400</c:v>
                </c:pt>
                <c:pt idx="4342">
                  <c:v>375148800</c:v>
                </c:pt>
                <c:pt idx="4343">
                  <c:v>375235200</c:v>
                </c:pt>
                <c:pt idx="4344">
                  <c:v>375321600</c:v>
                </c:pt>
                <c:pt idx="4345">
                  <c:v>375408000</c:v>
                </c:pt>
                <c:pt idx="4346">
                  <c:v>375494400</c:v>
                </c:pt>
                <c:pt idx="4347">
                  <c:v>375580800</c:v>
                </c:pt>
                <c:pt idx="4348">
                  <c:v>375667200</c:v>
                </c:pt>
                <c:pt idx="4349">
                  <c:v>375753600</c:v>
                </c:pt>
                <c:pt idx="4350">
                  <c:v>375840000</c:v>
                </c:pt>
                <c:pt idx="4351">
                  <c:v>375926400</c:v>
                </c:pt>
                <c:pt idx="4352">
                  <c:v>376012800</c:v>
                </c:pt>
                <c:pt idx="4353">
                  <c:v>376099200</c:v>
                </c:pt>
                <c:pt idx="4354">
                  <c:v>376185600</c:v>
                </c:pt>
                <c:pt idx="4355">
                  <c:v>376272000</c:v>
                </c:pt>
                <c:pt idx="4356">
                  <c:v>376358400</c:v>
                </c:pt>
                <c:pt idx="4357">
                  <c:v>376444800</c:v>
                </c:pt>
                <c:pt idx="4358">
                  <c:v>376531200</c:v>
                </c:pt>
                <c:pt idx="4359">
                  <c:v>376617600</c:v>
                </c:pt>
                <c:pt idx="4360">
                  <c:v>376704000</c:v>
                </c:pt>
                <c:pt idx="4361">
                  <c:v>376790400</c:v>
                </c:pt>
                <c:pt idx="4362">
                  <c:v>376876800</c:v>
                </c:pt>
                <c:pt idx="4363">
                  <c:v>376963200</c:v>
                </c:pt>
                <c:pt idx="4364">
                  <c:v>377049600</c:v>
                </c:pt>
                <c:pt idx="4365">
                  <c:v>377136000</c:v>
                </c:pt>
                <c:pt idx="4366">
                  <c:v>377222400</c:v>
                </c:pt>
                <c:pt idx="4367">
                  <c:v>377308800</c:v>
                </c:pt>
                <c:pt idx="4368">
                  <c:v>377395200</c:v>
                </c:pt>
                <c:pt idx="4369">
                  <c:v>377481600</c:v>
                </c:pt>
                <c:pt idx="4370">
                  <c:v>377568000</c:v>
                </c:pt>
                <c:pt idx="4371">
                  <c:v>377654400</c:v>
                </c:pt>
                <c:pt idx="4372">
                  <c:v>377740800</c:v>
                </c:pt>
                <c:pt idx="4373">
                  <c:v>377827200</c:v>
                </c:pt>
                <c:pt idx="4374">
                  <c:v>377913600</c:v>
                </c:pt>
                <c:pt idx="4375">
                  <c:v>378000000</c:v>
                </c:pt>
                <c:pt idx="4376">
                  <c:v>378086400</c:v>
                </c:pt>
                <c:pt idx="4377">
                  <c:v>378172800</c:v>
                </c:pt>
                <c:pt idx="4378">
                  <c:v>378259200</c:v>
                </c:pt>
                <c:pt idx="4379">
                  <c:v>378345600</c:v>
                </c:pt>
                <c:pt idx="4380">
                  <c:v>378432000</c:v>
                </c:pt>
                <c:pt idx="4381">
                  <c:v>378518400</c:v>
                </c:pt>
                <c:pt idx="4382">
                  <c:v>378604800</c:v>
                </c:pt>
                <c:pt idx="4383">
                  <c:v>378691200</c:v>
                </c:pt>
                <c:pt idx="4384">
                  <c:v>378777600</c:v>
                </c:pt>
                <c:pt idx="4385">
                  <c:v>378864000</c:v>
                </c:pt>
                <c:pt idx="4386">
                  <c:v>378950400</c:v>
                </c:pt>
                <c:pt idx="4387">
                  <c:v>379036800</c:v>
                </c:pt>
                <c:pt idx="4388">
                  <c:v>379123200</c:v>
                </c:pt>
                <c:pt idx="4389">
                  <c:v>379209600</c:v>
                </c:pt>
                <c:pt idx="4390">
                  <c:v>379296000</c:v>
                </c:pt>
                <c:pt idx="4391">
                  <c:v>379382400</c:v>
                </c:pt>
                <c:pt idx="4392">
                  <c:v>379468800</c:v>
                </c:pt>
                <c:pt idx="4393">
                  <c:v>379555200</c:v>
                </c:pt>
                <c:pt idx="4394">
                  <c:v>379641600</c:v>
                </c:pt>
                <c:pt idx="4395">
                  <c:v>379728000</c:v>
                </c:pt>
                <c:pt idx="4396">
                  <c:v>379814400</c:v>
                </c:pt>
                <c:pt idx="4397">
                  <c:v>379900800</c:v>
                </c:pt>
                <c:pt idx="4398">
                  <c:v>379987200</c:v>
                </c:pt>
                <c:pt idx="4399">
                  <c:v>380073600</c:v>
                </c:pt>
                <c:pt idx="4400">
                  <c:v>380160000</c:v>
                </c:pt>
                <c:pt idx="4401">
                  <c:v>380246400</c:v>
                </c:pt>
                <c:pt idx="4402">
                  <c:v>380332800</c:v>
                </c:pt>
                <c:pt idx="4403">
                  <c:v>380419200</c:v>
                </c:pt>
                <c:pt idx="4404">
                  <c:v>380505600</c:v>
                </c:pt>
                <c:pt idx="4405">
                  <c:v>380592000</c:v>
                </c:pt>
                <c:pt idx="4406">
                  <c:v>380678400</c:v>
                </c:pt>
                <c:pt idx="4407">
                  <c:v>380764800</c:v>
                </c:pt>
                <c:pt idx="4408">
                  <c:v>380851200</c:v>
                </c:pt>
                <c:pt idx="4409">
                  <c:v>380937600</c:v>
                </c:pt>
                <c:pt idx="4410">
                  <c:v>381024000</c:v>
                </c:pt>
                <c:pt idx="4411">
                  <c:v>381110400</c:v>
                </c:pt>
                <c:pt idx="4412">
                  <c:v>381196800</c:v>
                </c:pt>
                <c:pt idx="4413">
                  <c:v>381283200</c:v>
                </c:pt>
                <c:pt idx="4414">
                  <c:v>381369600</c:v>
                </c:pt>
                <c:pt idx="4415">
                  <c:v>381456000</c:v>
                </c:pt>
                <c:pt idx="4416">
                  <c:v>381542400</c:v>
                </c:pt>
                <c:pt idx="4417">
                  <c:v>381628800</c:v>
                </c:pt>
                <c:pt idx="4418">
                  <c:v>381715200</c:v>
                </c:pt>
                <c:pt idx="4419">
                  <c:v>381801600</c:v>
                </c:pt>
                <c:pt idx="4420">
                  <c:v>381888000</c:v>
                </c:pt>
                <c:pt idx="4421">
                  <c:v>381974400</c:v>
                </c:pt>
                <c:pt idx="4422">
                  <c:v>382060800</c:v>
                </c:pt>
                <c:pt idx="4423">
                  <c:v>382147200</c:v>
                </c:pt>
                <c:pt idx="4424">
                  <c:v>382233600</c:v>
                </c:pt>
                <c:pt idx="4425">
                  <c:v>382320000</c:v>
                </c:pt>
                <c:pt idx="4426">
                  <c:v>382406400</c:v>
                </c:pt>
                <c:pt idx="4427">
                  <c:v>382492800</c:v>
                </c:pt>
                <c:pt idx="4428">
                  <c:v>382579200</c:v>
                </c:pt>
                <c:pt idx="4429">
                  <c:v>382665600</c:v>
                </c:pt>
                <c:pt idx="4430">
                  <c:v>382752000</c:v>
                </c:pt>
                <c:pt idx="4431">
                  <c:v>382838400</c:v>
                </c:pt>
                <c:pt idx="4432">
                  <c:v>382924800</c:v>
                </c:pt>
                <c:pt idx="4433">
                  <c:v>383011200</c:v>
                </c:pt>
                <c:pt idx="4434">
                  <c:v>383097600</c:v>
                </c:pt>
                <c:pt idx="4435">
                  <c:v>383184000</c:v>
                </c:pt>
                <c:pt idx="4436">
                  <c:v>383270400</c:v>
                </c:pt>
                <c:pt idx="4437">
                  <c:v>383356800</c:v>
                </c:pt>
                <c:pt idx="4438">
                  <c:v>383443200</c:v>
                </c:pt>
                <c:pt idx="4439">
                  <c:v>383529600</c:v>
                </c:pt>
                <c:pt idx="4440">
                  <c:v>383616000</c:v>
                </c:pt>
                <c:pt idx="4441">
                  <c:v>383702400</c:v>
                </c:pt>
                <c:pt idx="4442">
                  <c:v>383788800</c:v>
                </c:pt>
                <c:pt idx="4443">
                  <c:v>383875200</c:v>
                </c:pt>
                <c:pt idx="4444">
                  <c:v>383961600</c:v>
                </c:pt>
                <c:pt idx="4445">
                  <c:v>384048000</c:v>
                </c:pt>
                <c:pt idx="4446">
                  <c:v>384134400</c:v>
                </c:pt>
                <c:pt idx="4447">
                  <c:v>384220800</c:v>
                </c:pt>
                <c:pt idx="4448">
                  <c:v>384307200</c:v>
                </c:pt>
                <c:pt idx="4449">
                  <c:v>384393600</c:v>
                </c:pt>
                <c:pt idx="4450">
                  <c:v>384480000</c:v>
                </c:pt>
                <c:pt idx="4451">
                  <c:v>384566400</c:v>
                </c:pt>
                <c:pt idx="4452">
                  <c:v>384652800</c:v>
                </c:pt>
                <c:pt idx="4453">
                  <c:v>384739200</c:v>
                </c:pt>
                <c:pt idx="4454">
                  <c:v>384825600</c:v>
                </c:pt>
                <c:pt idx="4455">
                  <c:v>384912000</c:v>
                </c:pt>
                <c:pt idx="4456">
                  <c:v>384998400</c:v>
                </c:pt>
                <c:pt idx="4457">
                  <c:v>385084800</c:v>
                </c:pt>
                <c:pt idx="4458">
                  <c:v>385171200</c:v>
                </c:pt>
                <c:pt idx="4459">
                  <c:v>385257600</c:v>
                </c:pt>
                <c:pt idx="4460">
                  <c:v>385344000</c:v>
                </c:pt>
                <c:pt idx="4461">
                  <c:v>385430400</c:v>
                </c:pt>
                <c:pt idx="4462">
                  <c:v>385516800</c:v>
                </c:pt>
                <c:pt idx="4463">
                  <c:v>385603200</c:v>
                </c:pt>
                <c:pt idx="4464">
                  <c:v>385689600</c:v>
                </c:pt>
                <c:pt idx="4465">
                  <c:v>385776000</c:v>
                </c:pt>
                <c:pt idx="4466">
                  <c:v>385862400</c:v>
                </c:pt>
                <c:pt idx="4467">
                  <c:v>385948800</c:v>
                </c:pt>
                <c:pt idx="4468">
                  <c:v>386035200</c:v>
                </c:pt>
                <c:pt idx="4469">
                  <c:v>386121600</c:v>
                </c:pt>
                <c:pt idx="4470">
                  <c:v>386208000</c:v>
                </c:pt>
                <c:pt idx="4471">
                  <c:v>386294400</c:v>
                </c:pt>
                <c:pt idx="4472">
                  <c:v>386380800</c:v>
                </c:pt>
                <c:pt idx="4473">
                  <c:v>386467200</c:v>
                </c:pt>
                <c:pt idx="4474">
                  <c:v>386553600</c:v>
                </c:pt>
                <c:pt idx="4475">
                  <c:v>386640000</c:v>
                </c:pt>
                <c:pt idx="4476">
                  <c:v>386726400</c:v>
                </c:pt>
                <c:pt idx="4477">
                  <c:v>386812800</c:v>
                </c:pt>
                <c:pt idx="4478">
                  <c:v>386899200</c:v>
                </c:pt>
                <c:pt idx="4479">
                  <c:v>386985600</c:v>
                </c:pt>
                <c:pt idx="4480">
                  <c:v>387072000</c:v>
                </c:pt>
                <c:pt idx="4481">
                  <c:v>387158400</c:v>
                </c:pt>
                <c:pt idx="4482">
                  <c:v>387244800</c:v>
                </c:pt>
                <c:pt idx="4483">
                  <c:v>387331200</c:v>
                </c:pt>
                <c:pt idx="4484">
                  <c:v>387417600</c:v>
                </c:pt>
                <c:pt idx="4485">
                  <c:v>387504000</c:v>
                </c:pt>
                <c:pt idx="4486">
                  <c:v>387590400</c:v>
                </c:pt>
                <c:pt idx="4487">
                  <c:v>387676800</c:v>
                </c:pt>
                <c:pt idx="4488">
                  <c:v>387763200</c:v>
                </c:pt>
                <c:pt idx="4489">
                  <c:v>387849600</c:v>
                </c:pt>
                <c:pt idx="4490">
                  <c:v>387936000</c:v>
                </c:pt>
                <c:pt idx="4491">
                  <c:v>388022400</c:v>
                </c:pt>
                <c:pt idx="4492">
                  <c:v>388108800</c:v>
                </c:pt>
                <c:pt idx="4493">
                  <c:v>388195200</c:v>
                </c:pt>
                <c:pt idx="4494">
                  <c:v>388281600</c:v>
                </c:pt>
                <c:pt idx="4495">
                  <c:v>388368000</c:v>
                </c:pt>
                <c:pt idx="4496">
                  <c:v>388454400</c:v>
                </c:pt>
                <c:pt idx="4497">
                  <c:v>388540800</c:v>
                </c:pt>
                <c:pt idx="4498">
                  <c:v>388627200</c:v>
                </c:pt>
                <c:pt idx="4499">
                  <c:v>388713600</c:v>
                </c:pt>
                <c:pt idx="4500">
                  <c:v>388800000</c:v>
                </c:pt>
                <c:pt idx="4501">
                  <c:v>388886400</c:v>
                </c:pt>
                <c:pt idx="4502">
                  <c:v>388972800</c:v>
                </c:pt>
                <c:pt idx="4503">
                  <c:v>389059200</c:v>
                </c:pt>
                <c:pt idx="4504">
                  <c:v>389145600</c:v>
                </c:pt>
                <c:pt idx="4505">
                  <c:v>389232000</c:v>
                </c:pt>
                <c:pt idx="4506">
                  <c:v>389318400</c:v>
                </c:pt>
                <c:pt idx="4507">
                  <c:v>389404800</c:v>
                </c:pt>
                <c:pt idx="4508">
                  <c:v>389491200</c:v>
                </c:pt>
                <c:pt idx="4509">
                  <c:v>389577600</c:v>
                </c:pt>
                <c:pt idx="4510">
                  <c:v>389664000</c:v>
                </c:pt>
                <c:pt idx="4511">
                  <c:v>389750400</c:v>
                </c:pt>
                <c:pt idx="4512">
                  <c:v>389836800</c:v>
                </c:pt>
                <c:pt idx="4513">
                  <c:v>389923200</c:v>
                </c:pt>
                <c:pt idx="4514">
                  <c:v>390009600</c:v>
                </c:pt>
                <c:pt idx="4515">
                  <c:v>390096000</c:v>
                </c:pt>
                <c:pt idx="4516">
                  <c:v>390182400</c:v>
                </c:pt>
                <c:pt idx="4517">
                  <c:v>390268800</c:v>
                </c:pt>
                <c:pt idx="4518">
                  <c:v>390355200</c:v>
                </c:pt>
                <c:pt idx="4519">
                  <c:v>390441600</c:v>
                </c:pt>
                <c:pt idx="4520">
                  <c:v>390528000</c:v>
                </c:pt>
                <c:pt idx="4521">
                  <c:v>390614400</c:v>
                </c:pt>
                <c:pt idx="4522">
                  <c:v>390700800</c:v>
                </c:pt>
                <c:pt idx="4523">
                  <c:v>390787200</c:v>
                </c:pt>
                <c:pt idx="4524">
                  <c:v>390873600</c:v>
                </c:pt>
                <c:pt idx="4525">
                  <c:v>390960000</c:v>
                </c:pt>
                <c:pt idx="4526">
                  <c:v>391046400</c:v>
                </c:pt>
                <c:pt idx="4527">
                  <c:v>391132800</c:v>
                </c:pt>
                <c:pt idx="4528">
                  <c:v>391219200</c:v>
                </c:pt>
                <c:pt idx="4529">
                  <c:v>391305600</c:v>
                </c:pt>
                <c:pt idx="4530">
                  <c:v>391392000</c:v>
                </c:pt>
                <c:pt idx="4531">
                  <c:v>391478400</c:v>
                </c:pt>
                <c:pt idx="4532">
                  <c:v>391564800</c:v>
                </c:pt>
                <c:pt idx="4533">
                  <c:v>391651200</c:v>
                </c:pt>
                <c:pt idx="4534">
                  <c:v>391737600</c:v>
                </c:pt>
                <c:pt idx="4535">
                  <c:v>391824000</c:v>
                </c:pt>
                <c:pt idx="4536">
                  <c:v>391910400</c:v>
                </c:pt>
                <c:pt idx="4537">
                  <c:v>391996800</c:v>
                </c:pt>
                <c:pt idx="4538">
                  <c:v>392083200</c:v>
                </c:pt>
                <c:pt idx="4539">
                  <c:v>392169600</c:v>
                </c:pt>
                <c:pt idx="4540">
                  <c:v>392256000</c:v>
                </c:pt>
                <c:pt idx="4541">
                  <c:v>392342400</c:v>
                </c:pt>
                <c:pt idx="4542">
                  <c:v>392428800</c:v>
                </c:pt>
                <c:pt idx="4543">
                  <c:v>392515200</c:v>
                </c:pt>
                <c:pt idx="4544">
                  <c:v>392601600</c:v>
                </c:pt>
                <c:pt idx="4545">
                  <c:v>392688000</c:v>
                </c:pt>
                <c:pt idx="4546">
                  <c:v>392774400</c:v>
                </c:pt>
                <c:pt idx="4547">
                  <c:v>392860800</c:v>
                </c:pt>
                <c:pt idx="4548">
                  <c:v>392947200</c:v>
                </c:pt>
                <c:pt idx="4549">
                  <c:v>393033600</c:v>
                </c:pt>
                <c:pt idx="4550">
                  <c:v>393120000</c:v>
                </c:pt>
                <c:pt idx="4551">
                  <c:v>393206400</c:v>
                </c:pt>
                <c:pt idx="4552">
                  <c:v>393292800</c:v>
                </c:pt>
                <c:pt idx="4553">
                  <c:v>393379200</c:v>
                </c:pt>
                <c:pt idx="4554">
                  <c:v>393465600</c:v>
                </c:pt>
                <c:pt idx="4555">
                  <c:v>393552000</c:v>
                </c:pt>
                <c:pt idx="4556">
                  <c:v>393638400</c:v>
                </c:pt>
                <c:pt idx="4557">
                  <c:v>393724800</c:v>
                </c:pt>
                <c:pt idx="4558">
                  <c:v>393811200</c:v>
                </c:pt>
                <c:pt idx="4559">
                  <c:v>393897600</c:v>
                </c:pt>
                <c:pt idx="4560">
                  <c:v>393984000</c:v>
                </c:pt>
                <c:pt idx="4561">
                  <c:v>394070400</c:v>
                </c:pt>
                <c:pt idx="4562">
                  <c:v>394156800</c:v>
                </c:pt>
                <c:pt idx="4563">
                  <c:v>394243200</c:v>
                </c:pt>
                <c:pt idx="4564">
                  <c:v>394329600</c:v>
                </c:pt>
                <c:pt idx="4565">
                  <c:v>394416000</c:v>
                </c:pt>
                <c:pt idx="4566">
                  <c:v>394502400</c:v>
                </c:pt>
                <c:pt idx="4567">
                  <c:v>394588800</c:v>
                </c:pt>
                <c:pt idx="4568">
                  <c:v>394675200</c:v>
                </c:pt>
                <c:pt idx="4569">
                  <c:v>394761600</c:v>
                </c:pt>
                <c:pt idx="4570">
                  <c:v>394848000</c:v>
                </c:pt>
                <c:pt idx="4571">
                  <c:v>394934400</c:v>
                </c:pt>
                <c:pt idx="4572">
                  <c:v>395020800</c:v>
                </c:pt>
                <c:pt idx="4573">
                  <c:v>395107200</c:v>
                </c:pt>
                <c:pt idx="4574">
                  <c:v>395193600</c:v>
                </c:pt>
                <c:pt idx="4575">
                  <c:v>395280000</c:v>
                </c:pt>
                <c:pt idx="4576">
                  <c:v>395366400</c:v>
                </c:pt>
                <c:pt idx="4577">
                  <c:v>395452800</c:v>
                </c:pt>
                <c:pt idx="4578">
                  <c:v>395539200</c:v>
                </c:pt>
                <c:pt idx="4579">
                  <c:v>395625600</c:v>
                </c:pt>
                <c:pt idx="4580">
                  <c:v>395712000</c:v>
                </c:pt>
                <c:pt idx="4581">
                  <c:v>395798400</c:v>
                </c:pt>
                <c:pt idx="4582">
                  <c:v>395884800</c:v>
                </c:pt>
                <c:pt idx="4583">
                  <c:v>395971200</c:v>
                </c:pt>
                <c:pt idx="4584">
                  <c:v>396057600</c:v>
                </c:pt>
                <c:pt idx="4585">
                  <c:v>396144000</c:v>
                </c:pt>
                <c:pt idx="4586">
                  <c:v>396230400</c:v>
                </c:pt>
                <c:pt idx="4587">
                  <c:v>396316800</c:v>
                </c:pt>
                <c:pt idx="4588">
                  <c:v>396403200</c:v>
                </c:pt>
                <c:pt idx="4589">
                  <c:v>396489600</c:v>
                </c:pt>
                <c:pt idx="4590">
                  <c:v>396576000</c:v>
                </c:pt>
                <c:pt idx="4591">
                  <c:v>396662400</c:v>
                </c:pt>
                <c:pt idx="4592">
                  <c:v>396748800</c:v>
                </c:pt>
                <c:pt idx="4593">
                  <c:v>396835200</c:v>
                </c:pt>
                <c:pt idx="4594">
                  <c:v>396921600</c:v>
                </c:pt>
                <c:pt idx="4595">
                  <c:v>397008000</c:v>
                </c:pt>
                <c:pt idx="4596">
                  <c:v>397094400</c:v>
                </c:pt>
                <c:pt idx="4597">
                  <c:v>397180800</c:v>
                </c:pt>
                <c:pt idx="4598">
                  <c:v>397267200</c:v>
                </c:pt>
                <c:pt idx="4599">
                  <c:v>397353600</c:v>
                </c:pt>
                <c:pt idx="4600">
                  <c:v>397440000</c:v>
                </c:pt>
                <c:pt idx="4601">
                  <c:v>397526400</c:v>
                </c:pt>
                <c:pt idx="4602">
                  <c:v>397612800</c:v>
                </c:pt>
                <c:pt idx="4603">
                  <c:v>397699200</c:v>
                </c:pt>
                <c:pt idx="4604">
                  <c:v>397785600</c:v>
                </c:pt>
                <c:pt idx="4605">
                  <c:v>397872000</c:v>
                </c:pt>
                <c:pt idx="4606">
                  <c:v>397958400</c:v>
                </c:pt>
                <c:pt idx="4607">
                  <c:v>398044800</c:v>
                </c:pt>
                <c:pt idx="4608">
                  <c:v>398131200</c:v>
                </c:pt>
                <c:pt idx="4609">
                  <c:v>398217600</c:v>
                </c:pt>
                <c:pt idx="4610">
                  <c:v>398304000</c:v>
                </c:pt>
                <c:pt idx="4611">
                  <c:v>398390400</c:v>
                </c:pt>
                <c:pt idx="4612">
                  <c:v>398476800</c:v>
                </c:pt>
                <c:pt idx="4613">
                  <c:v>398563200</c:v>
                </c:pt>
                <c:pt idx="4614">
                  <c:v>398649600</c:v>
                </c:pt>
                <c:pt idx="4615">
                  <c:v>398736000</c:v>
                </c:pt>
                <c:pt idx="4616">
                  <c:v>398822400</c:v>
                </c:pt>
                <c:pt idx="4617">
                  <c:v>398908800</c:v>
                </c:pt>
                <c:pt idx="4618">
                  <c:v>398995200</c:v>
                </c:pt>
                <c:pt idx="4619">
                  <c:v>399081600</c:v>
                </c:pt>
                <c:pt idx="4620">
                  <c:v>399168000</c:v>
                </c:pt>
                <c:pt idx="4621">
                  <c:v>399254400</c:v>
                </c:pt>
                <c:pt idx="4622">
                  <c:v>399340800</c:v>
                </c:pt>
                <c:pt idx="4623">
                  <c:v>399427200</c:v>
                </c:pt>
                <c:pt idx="4624">
                  <c:v>399513600</c:v>
                </c:pt>
                <c:pt idx="4625">
                  <c:v>399600000</c:v>
                </c:pt>
                <c:pt idx="4626">
                  <c:v>399686400</c:v>
                </c:pt>
                <c:pt idx="4627">
                  <c:v>399772800</c:v>
                </c:pt>
                <c:pt idx="4628">
                  <c:v>399859200</c:v>
                </c:pt>
                <c:pt idx="4629">
                  <c:v>399945600</c:v>
                </c:pt>
                <c:pt idx="4630">
                  <c:v>400032000</c:v>
                </c:pt>
                <c:pt idx="4631">
                  <c:v>400118400</c:v>
                </c:pt>
                <c:pt idx="4632">
                  <c:v>400204800</c:v>
                </c:pt>
                <c:pt idx="4633">
                  <c:v>400291200</c:v>
                </c:pt>
                <c:pt idx="4634">
                  <c:v>400377600</c:v>
                </c:pt>
                <c:pt idx="4635">
                  <c:v>400464000</c:v>
                </c:pt>
                <c:pt idx="4636">
                  <c:v>400550400</c:v>
                </c:pt>
                <c:pt idx="4637">
                  <c:v>400636800</c:v>
                </c:pt>
                <c:pt idx="4638">
                  <c:v>400723200</c:v>
                </c:pt>
                <c:pt idx="4639">
                  <c:v>400809600</c:v>
                </c:pt>
                <c:pt idx="4640">
                  <c:v>400896000</c:v>
                </c:pt>
                <c:pt idx="4641">
                  <c:v>400982400</c:v>
                </c:pt>
                <c:pt idx="4642">
                  <c:v>401068800</c:v>
                </c:pt>
                <c:pt idx="4643">
                  <c:v>401155200</c:v>
                </c:pt>
                <c:pt idx="4644">
                  <c:v>401241600</c:v>
                </c:pt>
                <c:pt idx="4645">
                  <c:v>401328000</c:v>
                </c:pt>
                <c:pt idx="4646">
                  <c:v>401414400</c:v>
                </c:pt>
                <c:pt idx="4647">
                  <c:v>401500800</c:v>
                </c:pt>
                <c:pt idx="4648">
                  <c:v>401587200</c:v>
                </c:pt>
                <c:pt idx="4649">
                  <c:v>401673600</c:v>
                </c:pt>
                <c:pt idx="4650">
                  <c:v>401760000</c:v>
                </c:pt>
                <c:pt idx="4651">
                  <c:v>401846400</c:v>
                </c:pt>
                <c:pt idx="4652">
                  <c:v>401932800</c:v>
                </c:pt>
                <c:pt idx="4653">
                  <c:v>402019200</c:v>
                </c:pt>
                <c:pt idx="4654">
                  <c:v>402105600</c:v>
                </c:pt>
                <c:pt idx="4655">
                  <c:v>402192000</c:v>
                </c:pt>
                <c:pt idx="4656">
                  <c:v>402278400</c:v>
                </c:pt>
                <c:pt idx="4657">
                  <c:v>402364800</c:v>
                </c:pt>
                <c:pt idx="4658">
                  <c:v>402451200</c:v>
                </c:pt>
                <c:pt idx="4659">
                  <c:v>402537600</c:v>
                </c:pt>
                <c:pt idx="4660">
                  <c:v>402624000</c:v>
                </c:pt>
                <c:pt idx="4661">
                  <c:v>402710400</c:v>
                </c:pt>
                <c:pt idx="4662">
                  <c:v>402796800</c:v>
                </c:pt>
                <c:pt idx="4663">
                  <c:v>402883200</c:v>
                </c:pt>
                <c:pt idx="4664">
                  <c:v>402969600</c:v>
                </c:pt>
                <c:pt idx="4665">
                  <c:v>403056000</c:v>
                </c:pt>
                <c:pt idx="4666">
                  <c:v>403142400</c:v>
                </c:pt>
                <c:pt idx="4667">
                  <c:v>403228800</c:v>
                </c:pt>
                <c:pt idx="4668">
                  <c:v>403315200</c:v>
                </c:pt>
                <c:pt idx="4669">
                  <c:v>403401600</c:v>
                </c:pt>
                <c:pt idx="4670">
                  <c:v>403488000</c:v>
                </c:pt>
                <c:pt idx="4671">
                  <c:v>403574400</c:v>
                </c:pt>
                <c:pt idx="4672">
                  <c:v>403660800</c:v>
                </c:pt>
                <c:pt idx="4673">
                  <c:v>403747200</c:v>
                </c:pt>
                <c:pt idx="4674">
                  <c:v>403833600</c:v>
                </c:pt>
                <c:pt idx="4675">
                  <c:v>403920000</c:v>
                </c:pt>
                <c:pt idx="4676">
                  <c:v>404006400</c:v>
                </c:pt>
                <c:pt idx="4677">
                  <c:v>404092800</c:v>
                </c:pt>
                <c:pt idx="4678">
                  <c:v>404179200</c:v>
                </c:pt>
                <c:pt idx="4679">
                  <c:v>404265600</c:v>
                </c:pt>
                <c:pt idx="4680">
                  <c:v>404352000</c:v>
                </c:pt>
                <c:pt idx="4681">
                  <c:v>404438400</c:v>
                </c:pt>
                <c:pt idx="4682">
                  <c:v>404524800</c:v>
                </c:pt>
                <c:pt idx="4683">
                  <c:v>404611200</c:v>
                </c:pt>
                <c:pt idx="4684">
                  <c:v>404697600</c:v>
                </c:pt>
                <c:pt idx="4685">
                  <c:v>404784000</c:v>
                </c:pt>
                <c:pt idx="4686">
                  <c:v>404870400</c:v>
                </c:pt>
                <c:pt idx="4687">
                  <c:v>404956800</c:v>
                </c:pt>
                <c:pt idx="4688">
                  <c:v>405043200</c:v>
                </c:pt>
                <c:pt idx="4689">
                  <c:v>405129600</c:v>
                </c:pt>
                <c:pt idx="4690">
                  <c:v>405216000</c:v>
                </c:pt>
                <c:pt idx="4691">
                  <c:v>405302400</c:v>
                </c:pt>
                <c:pt idx="4692">
                  <c:v>405388800</c:v>
                </c:pt>
                <c:pt idx="4693">
                  <c:v>405475200</c:v>
                </c:pt>
                <c:pt idx="4694">
                  <c:v>405561600</c:v>
                </c:pt>
                <c:pt idx="4695">
                  <c:v>405648000</c:v>
                </c:pt>
                <c:pt idx="4696">
                  <c:v>405734400</c:v>
                </c:pt>
                <c:pt idx="4697">
                  <c:v>405820800</c:v>
                </c:pt>
                <c:pt idx="4698">
                  <c:v>405907200</c:v>
                </c:pt>
                <c:pt idx="4699">
                  <c:v>405993600</c:v>
                </c:pt>
                <c:pt idx="4700">
                  <c:v>406080000</c:v>
                </c:pt>
                <c:pt idx="4701">
                  <c:v>406166400</c:v>
                </c:pt>
                <c:pt idx="4702">
                  <c:v>406252800</c:v>
                </c:pt>
                <c:pt idx="4703">
                  <c:v>406339200</c:v>
                </c:pt>
                <c:pt idx="4704">
                  <c:v>406425600</c:v>
                </c:pt>
                <c:pt idx="4705">
                  <c:v>406512000</c:v>
                </c:pt>
                <c:pt idx="4706">
                  <c:v>406598400</c:v>
                </c:pt>
                <c:pt idx="4707">
                  <c:v>406684800</c:v>
                </c:pt>
                <c:pt idx="4708">
                  <c:v>406771200</c:v>
                </c:pt>
                <c:pt idx="4709">
                  <c:v>406857600</c:v>
                </c:pt>
                <c:pt idx="4710">
                  <c:v>406944000</c:v>
                </c:pt>
                <c:pt idx="4711">
                  <c:v>407030400</c:v>
                </c:pt>
                <c:pt idx="4712">
                  <c:v>407116800</c:v>
                </c:pt>
                <c:pt idx="4713">
                  <c:v>407203200</c:v>
                </c:pt>
                <c:pt idx="4714">
                  <c:v>407289600</c:v>
                </c:pt>
                <c:pt idx="4715">
                  <c:v>407376000</c:v>
                </c:pt>
                <c:pt idx="4716">
                  <c:v>407462400</c:v>
                </c:pt>
                <c:pt idx="4717">
                  <c:v>407548800</c:v>
                </c:pt>
                <c:pt idx="4718">
                  <c:v>407635200</c:v>
                </c:pt>
                <c:pt idx="4719">
                  <c:v>407721600</c:v>
                </c:pt>
                <c:pt idx="4720">
                  <c:v>407808000</c:v>
                </c:pt>
                <c:pt idx="4721">
                  <c:v>407894400</c:v>
                </c:pt>
                <c:pt idx="4722">
                  <c:v>407980800</c:v>
                </c:pt>
                <c:pt idx="4723">
                  <c:v>408067200</c:v>
                </c:pt>
                <c:pt idx="4724">
                  <c:v>408153600</c:v>
                </c:pt>
                <c:pt idx="4725">
                  <c:v>408240000</c:v>
                </c:pt>
                <c:pt idx="4726">
                  <c:v>408326400</c:v>
                </c:pt>
                <c:pt idx="4727">
                  <c:v>408412800</c:v>
                </c:pt>
                <c:pt idx="4728">
                  <c:v>408499200</c:v>
                </c:pt>
                <c:pt idx="4729">
                  <c:v>408585600</c:v>
                </c:pt>
                <c:pt idx="4730">
                  <c:v>408672000</c:v>
                </c:pt>
                <c:pt idx="4731">
                  <c:v>408758400</c:v>
                </c:pt>
                <c:pt idx="4732">
                  <c:v>408844800</c:v>
                </c:pt>
                <c:pt idx="4733">
                  <c:v>408931200</c:v>
                </c:pt>
                <c:pt idx="4734">
                  <c:v>409017600</c:v>
                </c:pt>
                <c:pt idx="4735">
                  <c:v>409104000</c:v>
                </c:pt>
                <c:pt idx="4736">
                  <c:v>409190400</c:v>
                </c:pt>
                <c:pt idx="4737">
                  <c:v>409276800</c:v>
                </c:pt>
                <c:pt idx="4738">
                  <c:v>409363200</c:v>
                </c:pt>
                <c:pt idx="4739">
                  <c:v>409449600</c:v>
                </c:pt>
                <c:pt idx="4740">
                  <c:v>409536000</c:v>
                </c:pt>
                <c:pt idx="4741">
                  <c:v>409622400</c:v>
                </c:pt>
                <c:pt idx="4742">
                  <c:v>409708800</c:v>
                </c:pt>
                <c:pt idx="4743">
                  <c:v>409795200</c:v>
                </c:pt>
                <c:pt idx="4744">
                  <c:v>409881600</c:v>
                </c:pt>
                <c:pt idx="4745">
                  <c:v>409968000</c:v>
                </c:pt>
                <c:pt idx="4746">
                  <c:v>410054400</c:v>
                </c:pt>
                <c:pt idx="4747">
                  <c:v>410140800</c:v>
                </c:pt>
                <c:pt idx="4748">
                  <c:v>410227200</c:v>
                </c:pt>
                <c:pt idx="4749">
                  <c:v>410313600</c:v>
                </c:pt>
                <c:pt idx="4750">
                  <c:v>410400000</c:v>
                </c:pt>
                <c:pt idx="4751">
                  <c:v>410486400</c:v>
                </c:pt>
                <c:pt idx="4752">
                  <c:v>410572800</c:v>
                </c:pt>
                <c:pt idx="4753">
                  <c:v>410659200</c:v>
                </c:pt>
                <c:pt idx="4754">
                  <c:v>410745600</c:v>
                </c:pt>
                <c:pt idx="4755">
                  <c:v>410832000</c:v>
                </c:pt>
                <c:pt idx="4756">
                  <c:v>410918400</c:v>
                </c:pt>
                <c:pt idx="4757">
                  <c:v>411004800</c:v>
                </c:pt>
                <c:pt idx="4758">
                  <c:v>411091200</c:v>
                </c:pt>
                <c:pt idx="4759">
                  <c:v>411177600</c:v>
                </c:pt>
                <c:pt idx="4760">
                  <c:v>411264000</c:v>
                </c:pt>
                <c:pt idx="4761">
                  <c:v>411350400</c:v>
                </c:pt>
                <c:pt idx="4762">
                  <c:v>411436800</c:v>
                </c:pt>
                <c:pt idx="4763">
                  <c:v>411523200</c:v>
                </c:pt>
                <c:pt idx="4764">
                  <c:v>411609600</c:v>
                </c:pt>
                <c:pt idx="4765">
                  <c:v>411696000</c:v>
                </c:pt>
                <c:pt idx="4766">
                  <c:v>411782400</c:v>
                </c:pt>
                <c:pt idx="4767">
                  <c:v>411868800</c:v>
                </c:pt>
                <c:pt idx="4768">
                  <c:v>411955200</c:v>
                </c:pt>
                <c:pt idx="4769">
                  <c:v>412041600</c:v>
                </c:pt>
                <c:pt idx="4770">
                  <c:v>412128000</c:v>
                </c:pt>
                <c:pt idx="4771">
                  <c:v>412214400</c:v>
                </c:pt>
                <c:pt idx="4772">
                  <c:v>412300800</c:v>
                </c:pt>
                <c:pt idx="4773">
                  <c:v>412387200</c:v>
                </c:pt>
                <c:pt idx="4774">
                  <c:v>412473600</c:v>
                </c:pt>
                <c:pt idx="4775">
                  <c:v>412560000</c:v>
                </c:pt>
                <c:pt idx="4776">
                  <c:v>412646400</c:v>
                </c:pt>
                <c:pt idx="4777">
                  <c:v>412732800</c:v>
                </c:pt>
                <c:pt idx="4778">
                  <c:v>412819200</c:v>
                </c:pt>
                <c:pt idx="4779">
                  <c:v>412905600</c:v>
                </c:pt>
                <c:pt idx="4780">
                  <c:v>412992000</c:v>
                </c:pt>
                <c:pt idx="4781">
                  <c:v>413078400</c:v>
                </c:pt>
                <c:pt idx="4782">
                  <c:v>413164800</c:v>
                </c:pt>
                <c:pt idx="4783">
                  <c:v>413251200</c:v>
                </c:pt>
                <c:pt idx="4784">
                  <c:v>413337600</c:v>
                </c:pt>
                <c:pt idx="4785">
                  <c:v>413424000</c:v>
                </c:pt>
                <c:pt idx="4786">
                  <c:v>413510400</c:v>
                </c:pt>
                <c:pt idx="4787">
                  <c:v>413596800</c:v>
                </c:pt>
                <c:pt idx="4788">
                  <c:v>413683200</c:v>
                </c:pt>
                <c:pt idx="4789">
                  <c:v>413769600</c:v>
                </c:pt>
                <c:pt idx="4790">
                  <c:v>413856000</c:v>
                </c:pt>
                <c:pt idx="4791">
                  <c:v>413942400</c:v>
                </c:pt>
                <c:pt idx="4792">
                  <c:v>414028800</c:v>
                </c:pt>
                <c:pt idx="4793">
                  <c:v>414115200</c:v>
                </c:pt>
                <c:pt idx="4794">
                  <c:v>414201600</c:v>
                </c:pt>
                <c:pt idx="4795">
                  <c:v>414288000</c:v>
                </c:pt>
                <c:pt idx="4796">
                  <c:v>414374400</c:v>
                </c:pt>
                <c:pt idx="4797">
                  <c:v>414460800</c:v>
                </c:pt>
                <c:pt idx="4798">
                  <c:v>414547200</c:v>
                </c:pt>
                <c:pt idx="4799">
                  <c:v>414633600</c:v>
                </c:pt>
                <c:pt idx="4800">
                  <c:v>414720000</c:v>
                </c:pt>
                <c:pt idx="4801">
                  <c:v>414806400</c:v>
                </c:pt>
                <c:pt idx="4802">
                  <c:v>414892800</c:v>
                </c:pt>
                <c:pt idx="4803">
                  <c:v>414979200</c:v>
                </c:pt>
                <c:pt idx="4804">
                  <c:v>415065600</c:v>
                </c:pt>
                <c:pt idx="4805">
                  <c:v>415152000</c:v>
                </c:pt>
                <c:pt idx="4806">
                  <c:v>415238400</c:v>
                </c:pt>
                <c:pt idx="4807">
                  <c:v>415324800</c:v>
                </c:pt>
                <c:pt idx="4808">
                  <c:v>415411200</c:v>
                </c:pt>
                <c:pt idx="4809">
                  <c:v>415497600</c:v>
                </c:pt>
                <c:pt idx="4810">
                  <c:v>415584000</c:v>
                </c:pt>
                <c:pt idx="4811">
                  <c:v>415670400</c:v>
                </c:pt>
                <c:pt idx="4812">
                  <c:v>415756800</c:v>
                </c:pt>
                <c:pt idx="4813">
                  <c:v>415843200</c:v>
                </c:pt>
                <c:pt idx="4814">
                  <c:v>415929600</c:v>
                </c:pt>
                <c:pt idx="4815">
                  <c:v>416016000</c:v>
                </c:pt>
                <c:pt idx="4816">
                  <c:v>416102400</c:v>
                </c:pt>
                <c:pt idx="4817">
                  <c:v>416188800</c:v>
                </c:pt>
                <c:pt idx="4818">
                  <c:v>416275200</c:v>
                </c:pt>
                <c:pt idx="4819">
                  <c:v>416361600</c:v>
                </c:pt>
                <c:pt idx="4820">
                  <c:v>416448000</c:v>
                </c:pt>
                <c:pt idx="4821">
                  <c:v>416534400</c:v>
                </c:pt>
                <c:pt idx="4822">
                  <c:v>416620800</c:v>
                </c:pt>
                <c:pt idx="4823">
                  <c:v>416707200</c:v>
                </c:pt>
                <c:pt idx="4824">
                  <c:v>416793600</c:v>
                </c:pt>
                <c:pt idx="4825">
                  <c:v>416880000</c:v>
                </c:pt>
                <c:pt idx="4826">
                  <c:v>416966400</c:v>
                </c:pt>
                <c:pt idx="4827">
                  <c:v>417052800</c:v>
                </c:pt>
                <c:pt idx="4828">
                  <c:v>417139200</c:v>
                </c:pt>
                <c:pt idx="4829">
                  <c:v>417225600</c:v>
                </c:pt>
                <c:pt idx="4830">
                  <c:v>417312000</c:v>
                </c:pt>
                <c:pt idx="4831">
                  <c:v>417398400</c:v>
                </c:pt>
                <c:pt idx="4832">
                  <c:v>417484800</c:v>
                </c:pt>
                <c:pt idx="4833">
                  <c:v>417571200</c:v>
                </c:pt>
                <c:pt idx="4834">
                  <c:v>417657600</c:v>
                </c:pt>
                <c:pt idx="4835">
                  <c:v>417744000</c:v>
                </c:pt>
                <c:pt idx="4836">
                  <c:v>417830400</c:v>
                </c:pt>
                <c:pt idx="4837">
                  <c:v>417916800</c:v>
                </c:pt>
                <c:pt idx="4838">
                  <c:v>418003200</c:v>
                </c:pt>
                <c:pt idx="4839">
                  <c:v>418089600</c:v>
                </c:pt>
                <c:pt idx="4840">
                  <c:v>418176000</c:v>
                </c:pt>
                <c:pt idx="4841">
                  <c:v>418262400</c:v>
                </c:pt>
                <c:pt idx="4842">
                  <c:v>418348800</c:v>
                </c:pt>
                <c:pt idx="4843">
                  <c:v>418435200</c:v>
                </c:pt>
                <c:pt idx="4844">
                  <c:v>418521600</c:v>
                </c:pt>
                <c:pt idx="4845">
                  <c:v>418608000</c:v>
                </c:pt>
                <c:pt idx="4846">
                  <c:v>418694400</c:v>
                </c:pt>
                <c:pt idx="4847">
                  <c:v>418780800</c:v>
                </c:pt>
                <c:pt idx="4848">
                  <c:v>418867200</c:v>
                </c:pt>
                <c:pt idx="4849">
                  <c:v>418953600</c:v>
                </c:pt>
                <c:pt idx="4850">
                  <c:v>419040000</c:v>
                </c:pt>
                <c:pt idx="4851">
                  <c:v>419126400</c:v>
                </c:pt>
                <c:pt idx="4852">
                  <c:v>419212800</c:v>
                </c:pt>
                <c:pt idx="4853">
                  <c:v>419299200</c:v>
                </c:pt>
                <c:pt idx="4854">
                  <c:v>419385600</c:v>
                </c:pt>
                <c:pt idx="4855">
                  <c:v>419472000</c:v>
                </c:pt>
                <c:pt idx="4856">
                  <c:v>419558400</c:v>
                </c:pt>
                <c:pt idx="4857">
                  <c:v>419644800</c:v>
                </c:pt>
                <c:pt idx="4858">
                  <c:v>419731200</c:v>
                </c:pt>
                <c:pt idx="4859">
                  <c:v>419817600</c:v>
                </c:pt>
                <c:pt idx="4860">
                  <c:v>419904000</c:v>
                </c:pt>
                <c:pt idx="4861">
                  <c:v>419990400</c:v>
                </c:pt>
                <c:pt idx="4862">
                  <c:v>420076800</c:v>
                </c:pt>
                <c:pt idx="4863">
                  <c:v>420163200</c:v>
                </c:pt>
                <c:pt idx="4864">
                  <c:v>420249600</c:v>
                </c:pt>
                <c:pt idx="4865">
                  <c:v>420336000</c:v>
                </c:pt>
                <c:pt idx="4866">
                  <c:v>420422400</c:v>
                </c:pt>
                <c:pt idx="4867">
                  <c:v>420508800</c:v>
                </c:pt>
                <c:pt idx="4868">
                  <c:v>420595200</c:v>
                </c:pt>
                <c:pt idx="4869">
                  <c:v>420681600</c:v>
                </c:pt>
                <c:pt idx="4870">
                  <c:v>420768000</c:v>
                </c:pt>
                <c:pt idx="4871">
                  <c:v>420854400</c:v>
                </c:pt>
                <c:pt idx="4872">
                  <c:v>420940800</c:v>
                </c:pt>
                <c:pt idx="4873">
                  <c:v>421027200</c:v>
                </c:pt>
                <c:pt idx="4874">
                  <c:v>421113600</c:v>
                </c:pt>
                <c:pt idx="4875">
                  <c:v>421200000</c:v>
                </c:pt>
                <c:pt idx="4876">
                  <c:v>421286400</c:v>
                </c:pt>
                <c:pt idx="4877">
                  <c:v>421372800</c:v>
                </c:pt>
                <c:pt idx="4878">
                  <c:v>421459200</c:v>
                </c:pt>
                <c:pt idx="4879">
                  <c:v>421545600</c:v>
                </c:pt>
                <c:pt idx="4880">
                  <c:v>421632000</c:v>
                </c:pt>
                <c:pt idx="4881">
                  <c:v>421718400</c:v>
                </c:pt>
                <c:pt idx="4882">
                  <c:v>421804800</c:v>
                </c:pt>
                <c:pt idx="4883">
                  <c:v>421891200</c:v>
                </c:pt>
                <c:pt idx="4884">
                  <c:v>421977600</c:v>
                </c:pt>
                <c:pt idx="4885">
                  <c:v>422064000</c:v>
                </c:pt>
                <c:pt idx="4886">
                  <c:v>422150400</c:v>
                </c:pt>
                <c:pt idx="4887">
                  <c:v>422236800</c:v>
                </c:pt>
                <c:pt idx="4888">
                  <c:v>422323200</c:v>
                </c:pt>
                <c:pt idx="4889">
                  <c:v>422409600</c:v>
                </c:pt>
                <c:pt idx="4890">
                  <c:v>422496000</c:v>
                </c:pt>
                <c:pt idx="4891">
                  <c:v>422582400</c:v>
                </c:pt>
                <c:pt idx="4892">
                  <c:v>422668800</c:v>
                </c:pt>
                <c:pt idx="4893">
                  <c:v>422755200</c:v>
                </c:pt>
                <c:pt idx="4894">
                  <c:v>422841600</c:v>
                </c:pt>
                <c:pt idx="4895">
                  <c:v>422928000</c:v>
                </c:pt>
                <c:pt idx="4896">
                  <c:v>423014400</c:v>
                </c:pt>
                <c:pt idx="4897">
                  <c:v>423100800</c:v>
                </c:pt>
                <c:pt idx="4898">
                  <c:v>423187200</c:v>
                </c:pt>
                <c:pt idx="4899">
                  <c:v>423273600</c:v>
                </c:pt>
                <c:pt idx="4900">
                  <c:v>423360000</c:v>
                </c:pt>
                <c:pt idx="4901">
                  <c:v>423446400</c:v>
                </c:pt>
                <c:pt idx="4902">
                  <c:v>423532800</c:v>
                </c:pt>
                <c:pt idx="4903">
                  <c:v>423619200</c:v>
                </c:pt>
                <c:pt idx="4904">
                  <c:v>423705600</c:v>
                </c:pt>
                <c:pt idx="4905">
                  <c:v>423792000</c:v>
                </c:pt>
                <c:pt idx="4906">
                  <c:v>423878400</c:v>
                </c:pt>
                <c:pt idx="4907">
                  <c:v>423964800</c:v>
                </c:pt>
                <c:pt idx="4908">
                  <c:v>424051200</c:v>
                </c:pt>
                <c:pt idx="4909">
                  <c:v>424137600</c:v>
                </c:pt>
                <c:pt idx="4910">
                  <c:v>424224000</c:v>
                </c:pt>
                <c:pt idx="4911">
                  <c:v>424310400</c:v>
                </c:pt>
                <c:pt idx="4912">
                  <c:v>424396800</c:v>
                </c:pt>
                <c:pt idx="4913">
                  <c:v>424483200</c:v>
                </c:pt>
                <c:pt idx="4914">
                  <c:v>424569600</c:v>
                </c:pt>
                <c:pt idx="4915">
                  <c:v>424656000</c:v>
                </c:pt>
                <c:pt idx="4916">
                  <c:v>424742400</c:v>
                </c:pt>
                <c:pt idx="4917">
                  <c:v>424828800</c:v>
                </c:pt>
                <c:pt idx="4918">
                  <c:v>424915200</c:v>
                </c:pt>
                <c:pt idx="4919">
                  <c:v>425001600</c:v>
                </c:pt>
                <c:pt idx="4920">
                  <c:v>425088000</c:v>
                </c:pt>
                <c:pt idx="4921">
                  <c:v>425174400</c:v>
                </c:pt>
                <c:pt idx="4922">
                  <c:v>425260800</c:v>
                </c:pt>
                <c:pt idx="4923">
                  <c:v>425347200</c:v>
                </c:pt>
                <c:pt idx="4924">
                  <c:v>425433600</c:v>
                </c:pt>
                <c:pt idx="4925">
                  <c:v>425520000</c:v>
                </c:pt>
                <c:pt idx="4926">
                  <c:v>425606400</c:v>
                </c:pt>
                <c:pt idx="4927">
                  <c:v>425692800</c:v>
                </c:pt>
                <c:pt idx="4928">
                  <c:v>425779200</c:v>
                </c:pt>
                <c:pt idx="4929">
                  <c:v>425865600</c:v>
                </c:pt>
                <c:pt idx="4930">
                  <c:v>425952000</c:v>
                </c:pt>
                <c:pt idx="4931">
                  <c:v>426038400</c:v>
                </c:pt>
                <c:pt idx="4932">
                  <c:v>426124800</c:v>
                </c:pt>
                <c:pt idx="4933">
                  <c:v>426211200</c:v>
                </c:pt>
                <c:pt idx="4934">
                  <c:v>426297600</c:v>
                </c:pt>
                <c:pt idx="4935">
                  <c:v>426384000</c:v>
                </c:pt>
                <c:pt idx="4936">
                  <c:v>426470400</c:v>
                </c:pt>
                <c:pt idx="4937">
                  <c:v>426556800</c:v>
                </c:pt>
                <c:pt idx="4938">
                  <c:v>426643200</c:v>
                </c:pt>
                <c:pt idx="4939">
                  <c:v>426729600</c:v>
                </c:pt>
                <c:pt idx="4940">
                  <c:v>426816000</c:v>
                </c:pt>
                <c:pt idx="4941">
                  <c:v>426902400</c:v>
                </c:pt>
                <c:pt idx="4942">
                  <c:v>426988800</c:v>
                </c:pt>
                <c:pt idx="4943">
                  <c:v>427075200</c:v>
                </c:pt>
                <c:pt idx="4944">
                  <c:v>427161600</c:v>
                </c:pt>
                <c:pt idx="4945">
                  <c:v>427248000</c:v>
                </c:pt>
                <c:pt idx="4946">
                  <c:v>427334400</c:v>
                </c:pt>
                <c:pt idx="4947">
                  <c:v>427420800</c:v>
                </c:pt>
                <c:pt idx="4948">
                  <c:v>427507200</c:v>
                </c:pt>
                <c:pt idx="4949">
                  <c:v>427593600</c:v>
                </c:pt>
                <c:pt idx="4950">
                  <c:v>427680000</c:v>
                </c:pt>
                <c:pt idx="4951">
                  <c:v>427766400</c:v>
                </c:pt>
                <c:pt idx="4952">
                  <c:v>427852800</c:v>
                </c:pt>
                <c:pt idx="4953">
                  <c:v>427939200</c:v>
                </c:pt>
                <c:pt idx="4954">
                  <c:v>428025600</c:v>
                </c:pt>
                <c:pt idx="4955">
                  <c:v>428112000</c:v>
                </c:pt>
                <c:pt idx="4956">
                  <c:v>428198400</c:v>
                </c:pt>
                <c:pt idx="4957">
                  <c:v>428284800</c:v>
                </c:pt>
                <c:pt idx="4958">
                  <c:v>428371200</c:v>
                </c:pt>
                <c:pt idx="4959">
                  <c:v>428457600</c:v>
                </c:pt>
                <c:pt idx="4960">
                  <c:v>428544000</c:v>
                </c:pt>
                <c:pt idx="4961">
                  <c:v>428630400</c:v>
                </c:pt>
                <c:pt idx="4962">
                  <c:v>428716800</c:v>
                </c:pt>
                <c:pt idx="4963">
                  <c:v>428803200</c:v>
                </c:pt>
                <c:pt idx="4964">
                  <c:v>428889600</c:v>
                </c:pt>
                <c:pt idx="4965">
                  <c:v>428976000</c:v>
                </c:pt>
                <c:pt idx="4966">
                  <c:v>429062400</c:v>
                </c:pt>
                <c:pt idx="4967">
                  <c:v>429148800</c:v>
                </c:pt>
                <c:pt idx="4968">
                  <c:v>429235200</c:v>
                </c:pt>
                <c:pt idx="4969">
                  <c:v>429321600</c:v>
                </c:pt>
                <c:pt idx="4970">
                  <c:v>429408000</c:v>
                </c:pt>
                <c:pt idx="4971">
                  <c:v>429494400</c:v>
                </c:pt>
                <c:pt idx="4972">
                  <c:v>429580800</c:v>
                </c:pt>
                <c:pt idx="4973">
                  <c:v>429667200</c:v>
                </c:pt>
                <c:pt idx="4974">
                  <c:v>429753600</c:v>
                </c:pt>
                <c:pt idx="4975">
                  <c:v>429840000</c:v>
                </c:pt>
                <c:pt idx="4976">
                  <c:v>429926400</c:v>
                </c:pt>
                <c:pt idx="4977">
                  <c:v>430012800</c:v>
                </c:pt>
                <c:pt idx="4978">
                  <c:v>430099200</c:v>
                </c:pt>
                <c:pt idx="4979">
                  <c:v>430185600</c:v>
                </c:pt>
                <c:pt idx="4980">
                  <c:v>430272000</c:v>
                </c:pt>
                <c:pt idx="4981">
                  <c:v>430358400</c:v>
                </c:pt>
                <c:pt idx="4982">
                  <c:v>430444800</c:v>
                </c:pt>
                <c:pt idx="4983">
                  <c:v>430531200</c:v>
                </c:pt>
                <c:pt idx="4984">
                  <c:v>430617600</c:v>
                </c:pt>
                <c:pt idx="4985">
                  <c:v>430704000</c:v>
                </c:pt>
                <c:pt idx="4986">
                  <c:v>430790400</c:v>
                </c:pt>
                <c:pt idx="4987">
                  <c:v>430876800</c:v>
                </c:pt>
                <c:pt idx="4988">
                  <c:v>430963200</c:v>
                </c:pt>
                <c:pt idx="4989">
                  <c:v>431049600</c:v>
                </c:pt>
                <c:pt idx="4990">
                  <c:v>431136000</c:v>
                </c:pt>
                <c:pt idx="4991">
                  <c:v>431222400</c:v>
                </c:pt>
                <c:pt idx="4992">
                  <c:v>431308800</c:v>
                </c:pt>
                <c:pt idx="4993">
                  <c:v>431395200</c:v>
                </c:pt>
                <c:pt idx="4994">
                  <c:v>431481600</c:v>
                </c:pt>
                <c:pt idx="4995">
                  <c:v>431568000</c:v>
                </c:pt>
                <c:pt idx="4996">
                  <c:v>431654400</c:v>
                </c:pt>
                <c:pt idx="4997">
                  <c:v>431740800</c:v>
                </c:pt>
                <c:pt idx="4998">
                  <c:v>431827200</c:v>
                </c:pt>
                <c:pt idx="4999">
                  <c:v>431913600</c:v>
                </c:pt>
                <c:pt idx="5000">
                  <c:v>432000000</c:v>
                </c:pt>
                <c:pt idx="5001">
                  <c:v>432086400</c:v>
                </c:pt>
                <c:pt idx="5002">
                  <c:v>432172800</c:v>
                </c:pt>
                <c:pt idx="5003">
                  <c:v>432259200</c:v>
                </c:pt>
                <c:pt idx="5004">
                  <c:v>432345600</c:v>
                </c:pt>
                <c:pt idx="5005">
                  <c:v>432432000</c:v>
                </c:pt>
                <c:pt idx="5006">
                  <c:v>432518400</c:v>
                </c:pt>
                <c:pt idx="5007">
                  <c:v>432604800</c:v>
                </c:pt>
                <c:pt idx="5008">
                  <c:v>432691200</c:v>
                </c:pt>
                <c:pt idx="5009">
                  <c:v>432777600</c:v>
                </c:pt>
                <c:pt idx="5010">
                  <c:v>432864000</c:v>
                </c:pt>
                <c:pt idx="5011">
                  <c:v>432950400</c:v>
                </c:pt>
                <c:pt idx="5012">
                  <c:v>433036800</c:v>
                </c:pt>
                <c:pt idx="5013">
                  <c:v>433123200</c:v>
                </c:pt>
                <c:pt idx="5014">
                  <c:v>433209600</c:v>
                </c:pt>
                <c:pt idx="5015">
                  <c:v>433296000</c:v>
                </c:pt>
                <c:pt idx="5016">
                  <c:v>433382400</c:v>
                </c:pt>
                <c:pt idx="5017">
                  <c:v>433468800</c:v>
                </c:pt>
                <c:pt idx="5018">
                  <c:v>433555200</c:v>
                </c:pt>
                <c:pt idx="5019">
                  <c:v>433641600</c:v>
                </c:pt>
                <c:pt idx="5020">
                  <c:v>433728000</c:v>
                </c:pt>
                <c:pt idx="5021">
                  <c:v>433814400</c:v>
                </c:pt>
                <c:pt idx="5022">
                  <c:v>433900800</c:v>
                </c:pt>
                <c:pt idx="5023">
                  <c:v>433987200</c:v>
                </c:pt>
                <c:pt idx="5024">
                  <c:v>434073600</c:v>
                </c:pt>
                <c:pt idx="5025">
                  <c:v>434160000</c:v>
                </c:pt>
                <c:pt idx="5026">
                  <c:v>434246400</c:v>
                </c:pt>
                <c:pt idx="5027">
                  <c:v>434332800</c:v>
                </c:pt>
                <c:pt idx="5028">
                  <c:v>434419200</c:v>
                </c:pt>
                <c:pt idx="5029">
                  <c:v>434505600</c:v>
                </c:pt>
                <c:pt idx="5030">
                  <c:v>434592000</c:v>
                </c:pt>
                <c:pt idx="5031">
                  <c:v>434678400</c:v>
                </c:pt>
                <c:pt idx="5032">
                  <c:v>434764800</c:v>
                </c:pt>
                <c:pt idx="5033">
                  <c:v>434851200</c:v>
                </c:pt>
                <c:pt idx="5034">
                  <c:v>434937600</c:v>
                </c:pt>
                <c:pt idx="5035">
                  <c:v>435024000</c:v>
                </c:pt>
                <c:pt idx="5036">
                  <c:v>435110400</c:v>
                </c:pt>
                <c:pt idx="5037">
                  <c:v>435196800</c:v>
                </c:pt>
                <c:pt idx="5038">
                  <c:v>435283200</c:v>
                </c:pt>
                <c:pt idx="5039">
                  <c:v>435369600</c:v>
                </c:pt>
                <c:pt idx="5040">
                  <c:v>435456000</c:v>
                </c:pt>
                <c:pt idx="5041">
                  <c:v>435542400</c:v>
                </c:pt>
                <c:pt idx="5042">
                  <c:v>435628800</c:v>
                </c:pt>
                <c:pt idx="5043">
                  <c:v>435715200</c:v>
                </c:pt>
                <c:pt idx="5044">
                  <c:v>435801600</c:v>
                </c:pt>
                <c:pt idx="5045">
                  <c:v>435888000</c:v>
                </c:pt>
                <c:pt idx="5046">
                  <c:v>435974400</c:v>
                </c:pt>
                <c:pt idx="5047">
                  <c:v>436060800</c:v>
                </c:pt>
                <c:pt idx="5048">
                  <c:v>436147200</c:v>
                </c:pt>
                <c:pt idx="5049">
                  <c:v>436233600</c:v>
                </c:pt>
                <c:pt idx="5050">
                  <c:v>436320000</c:v>
                </c:pt>
                <c:pt idx="5051">
                  <c:v>436406400</c:v>
                </c:pt>
                <c:pt idx="5052">
                  <c:v>436492800</c:v>
                </c:pt>
                <c:pt idx="5053">
                  <c:v>436579200</c:v>
                </c:pt>
                <c:pt idx="5054">
                  <c:v>436665600</c:v>
                </c:pt>
                <c:pt idx="5055">
                  <c:v>436752000</c:v>
                </c:pt>
                <c:pt idx="5056">
                  <c:v>436838400</c:v>
                </c:pt>
                <c:pt idx="5057">
                  <c:v>436924800</c:v>
                </c:pt>
                <c:pt idx="5058">
                  <c:v>437011200</c:v>
                </c:pt>
                <c:pt idx="5059">
                  <c:v>437097600</c:v>
                </c:pt>
                <c:pt idx="5060">
                  <c:v>437184000</c:v>
                </c:pt>
                <c:pt idx="5061">
                  <c:v>437270400</c:v>
                </c:pt>
                <c:pt idx="5062">
                  <c:v>437356800</c:v>
                </c:pt>
                <c:pt idx="5063">
                  <c:v>437443200</c:v>
                </c:pt>
                <c:pt idx="5064">
                  <c:v>437529600</c:v>
                </c:pt>
                <c:pt idx="5065">
                  <c:v>437616000</c:v>
                </c:pt>
                <c:pt idx="5066">
                  <c:v>437702400</c:v>
                </c:pt>
                <c:pt idx="5067">
                  <c:v>437788800</c:v>
                </c:pt>
                <c:pt idx="5068">
                  <c:v>437875200</c:v>
                </c:pt>
                <c:pt idx="5069">
                  <c:v>437961600</c:v>
                </c:pt>
                <c:pt idx="5070">
                  <c:v>438048000</c:v>
                </c:pt>
                <c:pt idx="5071">
                  <c:v>438134400</c:v>
                </c:pt>
                <c:pt idx="5072">
                  <c:v>438220800</c:v>
                </c:pt>
                <c:pt idx="5073">
                  <c:v>438307200</c:v>
                </c:pt>
                <c:pt idx="5074">
                  <c:v>438393600</c:v>
                </c:pt>
                <c:pt idx="5075">
                  <c:v>438480000</c:v>
                </c:pt>
                <c:pt idx="5076">
                  <c:v>438566400</c:v>
                </c:pt>
                <c:pt idx="5077">
                  <c:v>438652800</c:v>
                </c:pt>
                <c:pt idx="5078">
                  <c:v>438739200</c:v>
                </c:pt>
                <c:pt idx="5079">
                  <c:v>438825600</c:v>
                </c:pt>
                <c:pt idx="5080">
                  <c:v>438912000</c:v>
                </c:pt>
                <c:pt idx="5081">
                  <c:v>438998400</c:v>
                </c:pt>
                <c:pt idx="5082">
                  <c:v>439084800</c:v>
                </c:pt>
                <c:pt idx="5083">
                  <c:v>439171200</c:v>
                </c:pt>
                <c:pt idx="5084">
                  <c:v>439257600</c:v>
                </c:pt>
                <c:pt idx="5085">
                  <c:v>439344000</c:v>
                </c:pt>
                <c:pt idx="5086">
                  <c:v>439430400</c:v>
                </c:pt>
                <c:pt idx="5087">
                  <c:v>439516800</c:v>
                </c:pt>
                <c:pt idx="5088">
                  <c:v>439603200</c:v>
                </c:pt>
                <c:pt idx="5089">
                  <c:v>439689600</c:v>
                </c:pt>
                <c:pt idx="5090">
                  <c:v>439776000</c:v>
                </c:pt>
                <c:pt idx="5091">
                  <c:v>439862400</c:v>
                </c:pt>
                <c:pt idx="5092">
                  <c:v>439948800</c:v>
                </c:pt>
                <c:pt idx="5093">
                  <c:v>440035200</c:v>
                </c:pt>
                <c:pt idx="5094">
                  <c:v>440121600</c:v>
                </c:pt>
                <c:pt idx="5095">
                  <c:v>440208000</c:v>
                </c:pt>
                <c:pt idx="5096">
                  <c:v>440294400</c:v>
                </c:pt>
                <c:pt idx="5097">
                  <c:v>440380800</c:v>
                </c:pt>
                <c:pt idx="5098">
                  <c:v>440467200</c:v>
                </c:pt>
                <c:pt idx="5099">
                  <c:v>440553600</c:v>
                </c:pt>
                <c:pt idx="5100">
                  <c:v>440640000</c:v>
                </c:pt>
                <c:pt idx="5101">
                  <c:v>440726400</c:v>
                </c:pt>
                <c:pt idx="5102">
                  <c:v>440812800</c:v>
                </c:pt>
                <c:pt idx="5103">
                  <c:v>440899200</c:v>
                </c:pt>
                <c:pt idx="5104">
                  <c:v>440985600</c:v>
                </c:pt>
                <c:pt idx="5105">
                  <c:v>441072000</c:v>
                </c:pt>
                <c:pt idx="5106">
                  <c:v>441158400</c:v>
                </c:pt>
                <c:pt idx="5107">
                  <c:v>441244800</c:v>
                </c:pt>
                <c:pt idx="5108">
                  <c:v>441331200</c:v>
                </c:pt>
                <c:pt idx="5109">
                  <c:v>441417600</c:v>
                </c:pt>
                <c:pt idx="5110">
                  <c:v>441504000</c:v>
                </c:pt>
                <c:pt idx="5111">
                  <c:v>441590400</c:v>
                </c:pt>
                <c:pt idx="5112">
                  <c:v>441676800</c:v>
                </c:pt>
                <c:pt idx="5113">
                  <c:v>441763200</c:v>
                </c:pt>
                <c:pt idx="5114">
                  <c:v>441849600</c:v>
                </c:pt>
                <c:pt idx="5115">
                  <c:v>441936000</c:v>
                </c:pt>
                <c:pt idx="5116">
                  <c:v>442022400</c:v>
                </c:pt>
                <c:pt idx="5117">
                  <c:v>442108800</c:v>
                </c:pt>
                <c:pt idx="5118">
                  <c:v>442195200</c:v>
                </c:pt>
                <c:pt idx="5119">
                  <c:v>442281600</c:v>
                </c:pt>
                <c:pt idx="5120">
                  <c:v>442368000</c:v>
                </c:pt>
                <c:pt idx="5121">
                  <c:v>442454400</c:v>
                </c:pt>
                <c:pt idx="5122">
                  <c:v>442540800</c:v>
                </c:pt>
                <c:pt idx="5123">
                  <c:v>442627200</c:v>
                </c:pt>
                <c:pt idx="5124">
                  <c:v>442713600</c:v>
                </c:pt>
                <c:pt idx="5125">
                  <c:v>442800000</c:v>
                </c:pt>
                <c:pt idx="5126">
                  <c:v>442886400</c:v>
                </c:pt>
                <c:pt idx="5127">
                  <c:v>442972800</c:v>
                </c:pt>
                <c:pt idx="5128">
                  <c:v>443059200</c:v>
                </c:pt>
                <c:pt idx="5129">
                  <c:v>443145600</c:v>
                </c:pt>
                <c:pt idx="5130">
                  <c:v>443232000</c:v>
                </c:pt>
                <c:pt idx="5131">
                  <c:v>443318400</c:v>
                </c:pt>
                <c:pt idx="5132">
                  <c:v>443404800</c:v>
                </c:pt>
                <c:pt idx="5133">
                  <c:v>443491200</c:v>
                </c:pt>
                <c:pt idx="5134">
                  <c:v>443577600</c:v>
                </c:pt>
                <c:pt idx="5135">
                  <c:v>443664000</c:v>
                </c:pt>
                <c:pt idx="5136">
                  <c:v>443750400</c:v>
                </c:pt>
                <c:pt idx="5137">
                  <c:v>443836800</c:v>
                </c:pt>
                <c:pt idx="5138">
                  <c:v>443923200</c:v>
                </c:pt>
                <c:pt idx="5139">
                  <c:v>444009600</c:v>
                </c:pt>
                <c:pt idx="5140">
                  <c:v>444096000</c:v>
                </c:pt>
                <c:pt idx="5141">
                  <c:v>444182400</c:v>
                </c:pt>
                <c:pt idx="5142">
                  <c:v>444268800</c:v>
                </c:pt>
                <c:pt idx="5143">
                  <c:v>444355200</c:v>
                </c:pt>
                <c:pt idx="5144">
                  <c:v>444441600</c:v>
                </c:pt>
                <c:pt idx="5145">
                  <c:v>444528000</c:v>
                </c:pt>
                <c:pt idx="5146">
                  <c:v>444614400</c:v>
                </c:pt>
                <c:pt idx="5147">
                  <c:v>444700800</c:v>
                </c:pt>
                <c:pt idx="5148">
                  <c:v>444787200</c:v>
                </c:pt>
                <c:pt idx="5149">
                  <c:v>444873600</c:v>
                </c:pt>
                <c:pt idx="5150">
                  <c:v>444960000</c:v>
                </c:pt>
                <c:pt idx="5151">
                  <c:v>445046400</c:v>
                </c:pt>
                <c:pt idx="5152">
                  <c:v>445132800</c:v>
                </c:pt>
                <c:pt idx="5153">
                  <c:v>445219200</c:v>
                </c:pt>
                <c:pt idx="5154">
                  <c:v>445305600</c:v>
                </c:pt>
                <c:pt idx="5155">
                  <c:v>445392000</c:v>
                </c:pt>
                <c:pt idx="5156">
                  <c:v>445478400</c:v>
                </c:pt>
                <c:pt idx="5157">
                  <c:v>445564800</c:v>
                </c:pt>
                <c:pt idx="5158">
                  <c:v>445651200</c:v>
                </c:pt>
                <c:pt idx="5159">
                  <c:v>445737600</c:v>
                </c:pt>
                <c:pt idx="5160">
                  <c:v>445824000</c:v>
                </c:pt>
                <c:pt idx="5161">
                  <c:v>445910400</c:v>
                </c:pt>
                <c:pt idx="5162">
                  <c:v>445996800</c:v>
                </c:pt>
                <c:pt idx="5163">
                  <c:v>446083200</c:v>
                </c:pt>
                <c:pt idx="5164">
                  <c:v>446169600</c:v>
                </c:pt>
                <c:pt idx="5165">
                  <c:v>446256000</c:v>
                </c:pt>
                <c:pt idx="5166">
                  <c:v>446342400</c:v>
                </c:pt>
                <c:pt idx="5167">
                  <c:v>446428800</c:v>
                </c:pt>
                <c:pt idx="5168">
                  <c:v>446515200</c:v>
                </c:pt>
                <c:pt idx="5169">
                  <c:v>446601600</c:v>
                </c:pt>
                <c:pt idx="5170">
                  <c:v>446688000</c:v>
                </c:pt>
                <c:pt idx="5171">
                  <c:v>446774400</c:v>
                </c:pt>
                <c:pt idx="5172">
                  <c:v>446860800</c:v>
                </c:pt>
                <c:pt idx="5173">
                  <c:v>446947200</c:v>
                </c:pt>
                <c:pt idx="5174">
                  <c:v>447033600</c:v>
                </c:pt>
                <c:pt idx="5175">
                  <c:v>447120000</c:v>
                </c:pt>
                <c:pt idx="5176">
                  <c:v>447206400</c:v>
                </c:pt>
                <c:pt idx="5177">
                  <c:v>447292800</c:v>
                </c:pt>
                <c:pt idx="5178">
                  <c:v>447379200</c:v>
                </c:pt>
                <c:pt idx="5179">
                  <c:v>447465600</c:v>
                </c:pt>
                <c:pt idx="5180">
                  <c:v>447552000</c:v>
                </c:pt>
                <c:pt idx="5181">
                  <c:v>447638400</c:v>
                </c:pt>
                <c:pt idx="5182">
                  <c:v>447724800</c:v>
                </c:pt>
                <c:pt idx="5183">
                  <c:v>447811200</c:v>
                </c:pt>
                <c:pt idx="5184">
                  <c:v>447897600</c:v>
                </c:pt>
                <c:pt idx="5185">
                  <c:v>447984000</c:v>
                </c:pt>
                <c:pt idx="5186">
                  <c:v>448070400</c:v>
                </c:pt>
                <c:pt idx="5187">
                  <c:v>448156800</c:v>
                </c:pt>
                <c:pt idx="5188">
                  <c:v>448243200</c:v>
                </c:pt>
                <c:pt idx="5189">
                  <c:v>448329600</c:v>
                </c:pt>
                <c:pt idx="5190">
                  <c:v>448416000</c:v>
                </c:pt>
                <c:pt idx="5191">
                  <c:v>448502400</c:v>
                </c:pt>
                <c:pt idx="5192">
                  <c:v>448588800</c:v>
                </c:pt>
                <c:pt idx="5193">
                  <c:v>448675200</c:v>
                </c:pt>
                <c:pt idx="5194">
                  <c:v>448761600</c:v>
                </c:pt>
                <c:pt idx="5195">
                  <c:v>448848000</c:v>
                </c:pt>
                <c:pt idx="5196">
                  <c:v>448934400</c:v>
                </c:pt>
                <c:pt idx="5197">
                  <c:v>449020800</c:v>
                </c:pt>
                <c:pt idx="5198">
                  <c:v>449107200</c:v>
                </c:pt>
                <c:pt idx="5199">
                  <c:v>449193600</c:v>
                </c:pt>
                <c:pt idx="5200">
                  <c:v>449280000</c:v>
                </c:pt>
                <c:pt idx="5201">
                  <c:v>449366400</c:v>
                </c:pt>
                <c:pt idx="5202">
                  <c:v>449452800</c:v>
                </c:pt>
                <c:pt idx="5203">
                  <c:v>449539200</c:v>
                </c:pt>
                <c:pt idx="5204">
                  <c:v>449625600</c:v>
                </c:pt>
                <c:pt idx="5205">
                  <c:v>449712000</c:v>
                </c:pt>
                <c:pt idx="5206">
                  <c:v>449798400</c:v>
                </c:pt>
                <c:pt idx="5207">
                  <c:v>449884800</c:v>
                </c:pt>
                <c:pt idx="5208">
                  <c:v>449971200</c:v>
                </c:pt>
                <c:pt idx="5209">
                  <c:v>450057600</c:v>
                </c:pt>
                <c:pt idx="5210">
                  <c:v>450144000</c:v>
                </c:pt>
                <c:pt idx="5211">
                  <c:v>450230400</c:v>
                </c:pt>
                <c:pt idx="5212">
                  <c:v>450316800</c:v>
                </c:pt>
                <c:pt idx="5213">
                  <c:v>450403200</c:v>
                </c:pt>
                <c:pt idx="5214">
                  <c:v>450489600</c:v>
                </c:pt>
                <c:pt idx="5215">
                  <c:v>450576000</c:v>
                </c:pt>
                <c:pt idx="5216">
                  <c:v>450662400</c:v>
                </c:pt>
                <c:pt idx="5217">
                  <c:v>450748800</c:v>
                </c:pt>
                <c:pt idx="5218">
                  <c:v>450835200</c:v>
                </c:pt>
                <c:pt idx="5219">
                  <c:v>450921600</c:v>
                </c:pt>
                <c:pt idx="5220">
                  <c:v>451008000</c:v>
                </c:pt>
                <c:pt idx="5221">
                  <c:v>451094400</c:v>
                </c:pt>
                <c:pt idx="5222">
                  <c:v>451180800</c:v>
                </c:pt>
                <c:pt idx="5223">
                  <c:v>451267200</c:v>
                </c:pt>
                <c:pt idx="5224">
                  <c:v>451353600</c:v>
                </c:pt>
                <c:pt idx="5225">
                  <c:v>451440000</c:v>
                </c:pt>
                <c:pt idx="5226">
                  <c:v>451526400</c:v>
                </c:pt>
                <c:pt idx="5227">
                  <c:v>451612800</c:v>
                </c:pt>
                <c:pt idx="5228">
                  <c:v>451699200</c:v>
                </c:pt>
                <c:pt idx="5229">
                  <c:v>451785600</c:v>
                </c:pt>
                <c:pt idx="5230">
                  <c:v>451872000</c:v>
                </c:pt>
                <c:pt idx="5231">
                  <c:v>451958400</c:v>
                </c:pt>
                <c:pt idx="5232">
                  <c:v>452044800</c:v>
                </c:pt>
                <c:pt idx="5233">
                  <c:v>452131200</c:v>
                </c:pt>
                <c:pt idx="5234">
                  <c:v>452217600</c:v>
                </c:pt>
                <c:pt idx="5235">
                  <c:v>452304000</c:v>
                </c:pt>
                <c:pt idx="5236">
                  <c:v>452390400</c:v>
                </c:pt>
                <c:pt idx="5237">
                  <c:v>452476800</c:v>
                </c:pt>
                <c:pt idx="5238">
                  <c:v>452563200</c:v>
                </c:pt>
                <c:pt idx="5239">
                  <c:v>452649600</c:v>
                </c:pt>
                <c:pt idx="5240">
                  <c:v>452736000</c:v>
                </c:pt>
                <c:pt idx="5241">
                  <c:v>452822400</c:v>
                </c:pt>
                <c:pt idx="5242">
                  <c:v>452908800</c:v>
                </c:pt>
                <c:pt idx="5243">
                  <c:v>452995200</c:v>
                </c:pt>
                <c:pt idx="5244">
                  <c:v>453081600</c:v>
                </c:pt>
                <c:pt idx="5245">
                  <c:v>453168000</c:v>
                </c:pt>
                <c:pt idx="5246">
                  <c:v>453254400</c:v>
                </c:pt>
                <c:pt idx="5247">
                  <c:v>453340800</c:v>
                </c:pt>
                <c:pt idx="5248">
                  <c:v>453427200</c:v>
                </c:pt>
                <c:pt idx="5249">
                  <c:v>453513600</c:v>
                </c:pt>
                <c:pt idx="5250">
                  <c:v>453600000</c:v>
                </c:pt>
                <c:pt idx="5251">
                  <c:v>453686400</c:v>
                </c:pt>
                <c:pt idx="5252">
                  <c:v>453772800</c:v>
                </c:pt>
                <c:pt idx="5253">
                  <c:v>453859200</c:v>
                </c:pt>
                <c:pt idx="5254">
                  <c:v>453945600</c:v>
                </c:pt>
                <c:pt idx="5255">
                  <c:v>454032000</c:v>
                </c:pt>
                <c:pt idx="5256">
                  <c:v>454118400</c:v>
                </c:pt>
                <c:pt idx="5257">
                  <c:v>454204800</c:v>
                </c:pt>
                <c:pt idx="5258">
                  <c:v>454291200</c:v>
                </c:pt>
                <c:pt idx="5259">
                  <c:v>454377600</c:v>
                </c:pt>
                <c:pt idx="5260">
                  <c:v>454464000</c:v>
                </c:pt>
                <c:pt idx="5261">
                  <c:v>454550400</c:v>
                </c:pt>
                <c:pt idx="5262">
                  <c:v>454636800</c:v>
                </c:pt>
                <c:pt idx="5263">
                  <c:v>454723200</c:v>
                </c:pt>
                <c:pt idx="5264">
                  <c:v>454809600</c:v>
                </c:pt>
                <c:pt idx="5265">
                  <c:v>454896000</c:v>
                </c:pt>
                <c:pt idx="5266">
                  <c:v>454982400</c:v>
                </c:pt>
                <c:pt idx="5267">
                  <c:v>455068800</c:v>
                </c:pt>
                <c:pt idx="5268">
                  <c:v>455155200</c:v>
                </c:pt>
                <c:pt idx="5269">
                  <c:v>455241600</c:v>
                </c:pt>
                <c:pt idx="5270">
                  <c:v>455328000</c:v>
                </c:pt>
                <c:pt idx="5271">
                  <c:v>455414400</c:v>
                </c:pt>
                <c:pt idx="5272">
                  <c:v>455500800</c:v>
                </c:pt>
                <c:pt idx="5273">
                  <c:v>455587200</c:v>
                </c:pt>
                <c:pt idx="5274">
                  <c:v>455673600</c:v>
                </c:pt>
                <c:pt idx="5275">
                  <c:v>455760000</c:v>
                </c:pt>
                <c:pt idx="5276">
                  <c:v>455846400</c:v>
                </c:pt>
                <c:pt idx="5277">
                  <c:v>455932800</c:v>
                </c:pt>
                <c:pt idx="5278">
                  <c:v>456019200</c:v>
                </c:pt>
                <c:pt idx="5279">
                  <c:v>456105600</c:v>
                </c:pt>
                <c:pt idx="5280">
                  <c:v>456192000</c:v>
                </c:pt>
                <c:pt idx="5281">
                  <c:v>456278400</c:v>
                </c:pt>
                <c:pt idx="5282">
                  <c:v>456364800</c:v>
                </c:pt>
                <c:pt idx="5283">
                  <c:v>456451200</c:v>
                </c:pt>
                <c:pt idx="5284">
                  <c:v>456537600</c:v>
                </c:pt>
                <c:pt idx="5285">
                  <c:v>456624000</c:v>
                </c:pt>
                <c:pt idx="5286">
                  <c:v>456710400</c:v>
                </c:pt>
                <c:pt idx="5287">
                  <c:v>456796800</c:v>
                </c:pt>
                <c:pt idx="5288">
                  <c:v>456883200</c:v>
                </c:pt>
                <c:pt idx="5289">
                  <c:v>456969600</c:v>
                </c:pt>
                <c:pt idx="5290">
                  <c:v>457056000</c:v>
                </c:pt>
                <c:pt idx="5291">
                  <c:v>457142400</c:v>
                </c:pt>
                <c:pt idx="5292">
                  <c:v>457228800</c:v>
                </c:pt>
                <c:pt idx="5293">
                  <c:v>457315200</c:v>
                </c:pt>
                <c:pt idx="5294">
                  <c:v>457401600</c:v>
                </c:pt>
                <c:pt idx="5295">
                  <c:v>457488000</c:v>
                </c:pt>
                <c:pt idx="5296">
                  <c:v>457574400</c:v>
                </c:pt>
                <c:pt idx="5297">
                  <c:v>457660800</c:v>
                </c:pt>
                <c:pt idx="5298">
                  <c:v>457747200</c:v>
                </c:pt>
                <c:pt idx="5299">
                  <c:v>457833600</c:v>
                </c:pt>
                <c:pt idx="5300">
                  <c:v>457920000</c:v>
                </c:pt>
                <c:pt idx="5301">
                  <c:v>458006400</c:v>
                </c:pt>
                <c:pt idx="5302">
                  <c:v>458092800</c:v>
                </c:pt>
                <c:pt idx="5303">
                  <c:v>458179200</c:v>
                </c:pt>
                <c:pt idx="5304">
                  <c:v>458265600</c:v>
                </c:pt>
                <c:pt idx="5305">
                  <c:v>458352000</c:v>
                </c:pt>
                <c:pt idx="5306">
                  <c:v>458438400</c:v>
                </c:pt>
                <c:pt idx="5307">
                  <c:v>458524800</c:v>
                </c:pt>
                <c:pt idx="5308">
                  <c:v>458611200</c:v>
                </c:pt>
                <c:pt idx="5309">
                  <c:v>458697600</c:v>
                </c:pt>
                <c:pt idx="5310">
                  <c:v>458784000</c:v>
                </c:pt>
                <c:pt idx="5311">
                  <c:v>458870400</c:v>
                </c:pt>
                <c:pt idx="5312">
                  <c:v>458956800</c:v>
                </c:pt>
                <c:pt idx="5313">
                  <c:v>459043200</c:v>
                </c:pt>
                <c:pt idx="5314">
                  <c:v>459129600</c:v>
                </c:pt>
                <c:pt idx="5315">
                  <c:v>459216000</c:v>
                </c:pt>
                <c:pt idx="5316">
                  <c:v>459302400</c:v>
                </c:pt>
                <c:pt idx="5317">
                  <c:v>459388800</c:v>
                </c:pt>
                <c:pt idx="5318">
                  <c:v>459475200</c:v>
                </c:pt>
                <c:pt idx="5319">
                  <c:v>459561600</c:v>
                </c:pt>
                <c:pt idx="5320">
                  <c:v>459648000</c:v>
                </c:pt>
                <c:pt idx="5321">
                  <c:v>459734400</c:v>
                </c:pt>
                <c:pt idx="5322">
                  <c:v>459820800</c:v>
                </c:pt>
                <c:pt idx="5323">
                  <c:v>459907200</c:v>
                </c:pt>
                <c:pt idx="5324">
                  <c:v>459993600</c:v>
                </c:pt>
                <c:pt idx="5325">
                  <c:v>460080000</c:v>
                </c:pt>
                <c:pt idx="5326">
                  <c:v>460166400</c:v>
                </c:pt>
                <c:pt idx="5327">
                  <c:v>460252800</c:v>
                </c:pt>
                <c:pt idx="5328">
                  <c:v>460339200</c:v>
                </c:pt>
                <c:pt idx="5329">
                  <c:v>460425600</c:v>
                </c:pt>
                <c:pt idx="5330">
                  <c:v>460512000</c:v>
                </c:pt>
                <c:pt idx="5331">
                  <c:v>460598400</c:v>
                </c:pt>
                <c:pt idx="5332">
                  <c:v>460684800</c:v>
                </c:pt>
                <c:pt idx="5333">
                  <c:v>460771200</c:v>
                </c:pt>
                <c:pt idx="5334">
                  <c:v>460857600</c:v>
                </c:pt>
                <c:pt idx="5335">
                  <c:v>460944000</c:v>
                </c:pt>
                <c:pt idx="5336">
                  <c:v>461030400</c:v>
                </c:pt>
                <c:pt idx="5337">
                  <c:v>461116800</c:v>
                </c:pt>
                <c:pt idx="5338">
                  <c:v>461203200</c:v>
                </c:pt>
                <c:pt idx="5339">
                  <c:v>461289600</c:v>
                </c:pt>
                <c:pt idx="5340">
                  <c:v>461376000</c:v>
                </c:pt>
                <c:pt idx="5341">
                  <c:v>461462400</c:v>
                </c:pt>
                <c:pt idx="5342">
                  <c:v>461548800</c:v>
                </c:pt>
                <c:pt idx="5343">
                  <c:v>461635200</c:v>
                </c:pt>
                <c:pt idx="5344">
                  <c:v>461721600</c:v>
                </c:pt>
                <c:pt idx="5345">
                  <c:v>461808000</c:v>
                </c:pt>
                <c:pt idx="5346">
                  <c:v>461894400</c:v>
                </c:pt>
                <c:pt idx="5347">
                  <c:v>461980800</c:v>
                </c:pt>
                <c:pt idx="5348">
                  <c:v>462067200</c:v>
                </c:pt>
                <c:pt idx="5349">
                  <c:v>462153600</c:v>
                </c:pt>
                <c:pt idx="5350">
                  <c:v>462240000</c:v>
                </c:pt>
                <c:pt idx="5351">
                  <c:v>462326400</c:v>
                </c:pt>
                <c:pt idx="5352">
                  <c:v>462412800</c:v>
                </c:pt>
                <c:pt idx="5353">
                  <c:v>462499200</c:v>
                </c:pt>
                <c:pt idx="5354">
                  <c:v>462585600</c:v>
                </c:pt>
                <c:pt idx="5355">
                  <c:v>462672000</c:v>
                </c:pt>
                <c:pt idx="5356">
                  <c:v>462758400</c:v>
                </c:pt>
                <c:pt idx="5357">
                  <c:v>462844800</c:v>
                </c:pt>
                <c:pt idx="5358">
                  <c:v>462931200</c:v>
                </c:pt>
                <c:pt idx="5359">
                  <c:v>463017600</c:v>
                </c:pt>
                <c:pt idx="5360">
                  <c:v>463104000</c:v>
                </c:pt>
                <c:pt idx="5361">
                  <c:v>463190400</c:v>
                </c:pt>
                <c:pt idx="5362">
                  <c:v>463276800</c:v>
                </c:pt>
                <c:pt idx="5363">
                  <c:v>463363200</c:v>
                </c:pt>
                <c:pt idx="5364">
                  <c:v>463449600</c:v>
                </c:pt>
                <c:pt idx="5365">
                  <c:v>463536000</c:v>
                </c:pt>
                <c:pt idx="5366">
                  <c:v>463622400</c:v>
                </c:pt>
                <c:pt idx="5367">
                  <c:v>463708800</c:v>
                </c:pt>
                <c:pt idx="5368">
                  <c:v>463795200</c:v>
                </c:pt>
                <c:pt idx="5369">
                  <c:v>463881600</c:v>
                </c:pt>
                <c:pt idx="5370">
                  <c:v>463968000</c:v>
                </c:pt>
                <c:pt idx="5371">
                  <c:v>464054400</c:v>
                </c:pt>
                <c:pt idx="5372">
                  <c:v>464140800</c:v>
                </c:pt>
                <c:pt idx="5373">
                  <c:v>464227200</c:v>
                </c:pt>
                <c:pt idx="5374">
                  <c:v>464313600</c:v>
                </c:pt>
                <c:pt idx="5375">
                  <c:v>464400000</c:v>
                </c:pt>
                <c:pt idx="5376">
                  <c:v>464486400</c:v>
                </c:pt>
                <c:pt idx="5377">
                  <c:v>464572800</c:v>
                </c:pt>
                <c:pt idx="5378">
                  <c:v>464659200</c:v>
                </c:pt>
                <c:pt idx="5379">
                  <c:v>464745600</c:v>
                </c:pt>
                <c:pt idx="5380">
                  <c:v>464832000</c:v>
                </c:pt>
                <c:pt idx="5381">
                  <c:v>464918400</c:v>
                </c:pt>
                <c:pt idx="5382">
                  <c:v>465004800</c:v>
                </c:pt>
                <c:pt idx="5383">
                  <c:v>465091200</c:v>
                </c:pt>
                <c:pt idx="5384">
                  <c:v>465177600</c:v>
                </c:pt>
                <c:pt idx="5385">
                  <c:v>465264000</c:v>
                </c:pt>
                <c:pt idx="5386">
                  <c:v>465350400</c:v>
                </c:pt>
                <c:pt idx="5387">
                  <c:v>465436800</c:v>
                </c:pt>
                <c:pt idx="5388">
                  <c:v>465523200</c:v>
                </c:pt>
                <c:pt idx="5389">
                  <c:v>465609600</c:v>
                </c:pt>
                <c:pt idx="5390">
                  <c:v>465696000</c:v>
                </c:pt>
                <c:pt idx="5391">
                  <c:v>465782400</c:v>
                </c:pt>
                <c:pt idx="5392">
                  <c:v>465868800</c:v>
                </c:pt>
                <c:pt idx="5393">
                  <c:v>465955200</c:v>
                </c:pt>
                <c:pt idx="5394">
                  <c:v>466041600</c:v>
                </c:pt>
                <c:pt idx="5395">
                  <c:v>466128000</c:v>
                </c:pt>
                <c:pt idx="5396">
                  <c:v>466214400</c:v>
                </c:pt>
                <c:pt idx="5397">
                  <c:v>466300800</c:v>
                </c:pt>
                <c:pt idx="5398">
                  <c:v>466387200</c:v>
                </c:pt>
                <c:pt idx="5399">
                  <c:v>466473600</c:v>
                </c:pt>
                <c:pt idx="5400">
                  <c:v>466560000</c:v>
                </c:pt>
                <c:pt idx="5401">
                  <c:v>466646400</c:v>
                </c:pt>
                <c:pt idx="5402">
                  <c:v>466732800</c:v>
                </c:pt>
                <c:pt idx="5403">
                  <c:v>466819200</c:v>
                </c:pt>
                <c:pt idx="5404">
                  <c:v>466905600</c:v>
                </c:pt>
                <c:pt idx="5405">
                  <c:v>466992000</c:v>
                </c:pt>
                <c:pt idx="5406">
                  <c:v>467078400</c:v>
                </c:pt>
                <c:pt idx="5407">
                  <c:v>467164800</c:v>
                </c:pt>
                <c:pt idx="5408">
                  <c:v>467251200</c:v>
                </c:pt>
                <c:pt idx="5409">
                  <c:v>467337600</c:v>
                </c:pt>
                <c:pt idx="5410">
                  <c:v>467424000</c:v>
                </c:pt>
                <c:pt idx="5411">
                  <c:v>467510400</c:v>
                </c:pt>
                <c:pt idx="5412">
                  <c:v>467596800</c:v>
                </c:pt>
                <c:pt idx="5413">
                  <c:v>467683200</c:v>
                </c:pt>
                <c:pt idx="5414">
                  <c:v>467769600</c:v>
                </c:pt>
                <c:pt idx="5415">
                  <c:v>467856000</c:v>
                </c:pt>
                <c:pt idx="5416">
                  <c:v>467942400</c:v>
                </c:pt>
                <c:pt idx="5417">
                  <c:v>468028800</c:v>
                </c:pt>
                <c:pt idx="5418">
                  <c:v>468115200</c:v>
                </c:pt>
                <c:pt idx="5419">
                  <c:v>468201600</c:v>
                </c:pt>
                <c:pt idx="5420">
                  <c:v>468288000</c:v>
                </c:pt>
                <c:pt idx="5421">
                  <c:v>468374400</c:v>
                </c:pt>
                <c:pt idx="5422">
                  <c:v>468460800</c:v>
                </c:pt>
                <c:pt idx="5423">
                  <c:v>468547200</c:v>
                </c:pt>
                <c:pt idx="5424">
                  <c:v>468633600</c:v>
                </c:pt>
                <c:pt idx="5425">
                  <c:v>468720000</c:v>
                </c:pt>
                <c:pt idx="5426">
                  <c:v>468806400</c:v>
                </c:pt>
                <c:pt idx="5427">
                  <c:v>468892800</c:v>
                </c:pt>
                <c:pt idx="5428">
                  <c:v>468979200</c:v>
                </c:pt>
                <c:pt idx="5429">
                  <c:v>469065600</c:v>
                </c:pt>
                <c:pt idx="5430">
                  <c:v>469152000</c:v>
                </c:pt>
                <c:pt idx="5431">
                  <c:v>469238400</c:v>
                </c:pt>
                <c:pt idx="5432">
                  <c:v>469324800</c:v>
                </c:pt>
                <c:pt idx="5433">
                  <c:v>469411200</c:v>
                </c:pt>
                <c:pt idx="5434">
                  <c:v>469497600</c:v>
                </c:pt>
                <c:pt idx="5435">
                  <c:v>469584000</c:v>
                </c:pt>
                <c:pt idx="5436">
                  <c:v>469670400</c:v>
                </c:pt>
                <c:pt idx="5437">
                  <c:v>469756800</c:v>
                </c:pt>
                <c:pt idx="5438">
                  <c:v>469843200</c:v>
                </c:pt>
                <c:pt idx="5439">
                  <c:v>469929600</c:v>
                </c:pt>
                <c:pt idx="5440">
                  <c:v>470016000</c:v>
                </c:pt>
                <c:pt idx="5441">
                  <c:v>470102400</c:v>
                </c:pt>
                <c:pt idx="5442">
                  <c:v>470188800</c:v>
                </c:pt>
                <c:pt idx="5443">
                  <c:v>470275200</c:v>
                </c:pt>
                <c:pt idx="5444">
                  <c:v>470361600</c:v>
                </c:pt>
                <c:pt idx="5445">
                  <c:v>470448000</c:v>
                </c:pt>
                <c:pt idx="5446">
                  <c:v>470534400</c:v>
                </c:pt>
                <c:pt idx="5447">
                  <c:v>470620800</c:v>
                </c:pt>
                <c:pt idx="5448">
                  <c:v>470707200</c:v>
                </c:pt>
                <c:pt idx="5449">
                  <c:v>470793600</c:v>
                </c:pt>
                <c:pt idx="5450">
                  <c:v>470880000</c:v>
                </c:pt>
                <c:pt idx="5451">
                  <c:v>470966400</c:v>
                </c:pt>
                <c:pt idx="5452">
                  <c:v>471052800</c:v>
                </c:pt>
                <c:pt idx="5453">
                  <c:v>471139200</c:v>
                </c:pt>
                <c:pt idx="5454">
                  <c:v>471225600</c:v>
                </c:pt>
                <c:pt idx="5455">
                  <c:v>471312000</c:v>
                </c:pt>
                <c:pt idx="5456">
                  <c:v>471398400</c:v>
                </c:pt>
                <c:pt idx="5457">
                  <c:v>471484800</c:v>
                </c:pt>
                <c:pt idx="5458">
                  <c:v>471571200</c:v>
                </c:pt>
                <c:pt idx="5459">
                  <c:v>471657600</c:v>
                </c:pt>
                <c:pt idx="5460">
                  <c:v>471744000</c:v>
                </c:pt>
                <c:pt idx="5461">
                  <c:v>471830400</c:v>
                </c:pt>
                <c:pt idx="5462">
                  <c:v>471916800</c:v>
                </c:pt>
                <c:pt idx="5463">
                  <c:v>472003200</c:v>
                </c:pt>
                <c:pt idx="5464">
                  <c:v>472089600</c:v>
                </c:pt>
                <c:pt idx="5465">
                  <c:v>472176000</c:v>
                </c:pt>
                <c:pt idx="5466">
                  <c:v>472262400</c:v>
                </c:pt>
                <c:pt idx="5467">
                  <c:v>472348800</c:v>
                </c:pt>
                <c:pt idx="5468">
                  <c:v>472435200</c:v>
                </c:pt>
                <c:pt idx="5469">
                  <c:v>472521600</c:v>
                </c:pt>
                <c:pt idx="5470">
                  <c:v>472608000</c:v>
                </c:pt>
                <c:pt idx="5471">
                  <c:v>472694400</c:v>
                </c:pt>
                <c:pt idx="5472">
                  <c:v>472780800</c:v>
                </c:pt>
                <c:pt idx="5473">
                  <c:v>472867200</c:v>
                </c:pt>
                <c:pt idx="5474">
                  <c:v>472953600</c:v>
                </c:pt>
                <c:pt idx="5475">
                  <c:v>473040000</c:v>
                </c:pt>
                <c:pt idx="5476">
                  <c:v>473126400</c:v>
                </c:pt>
                <c:pt idx="5477">
                  <c:v>473212800</c:v>
                </c:pt>
                <c:pt idx="5478">
                  <c:v>473299200</c:v>
                </c:pt>
                <c:pt idx="5479">
                  <c:v>473385600</c:v>
                </c:pt>
                <c:pt idx="5480">
                  <c:v>473472000</c:v>
                </c:pt>
                <c:pt idx="5481">
                  <c:v>473558400</c:v>
                </c:pt>
                <c:pt idx="5482">
                  <c:v>473644800</c:v>
                </c:pt>
                <c:pt idx="5483">
                  <c:v>473731200</c:v>
                </c:pt>
                <c:pt idx="5484">
                  <c:v>473817600</c:v>
                </c:pt>
                <c:pt idx="5485">
                  <c:v>473904000</c:v>
                </c:pt>
                <c:pt idx="5486">
                  <c:v>473990400</c:v>
                </c:pt>
                <c:pt idx="5487">
                  <c:v>474076800</c:v>
                </c:pt>
                <c:pt idx="5488">
                  <c:v>474163200</c:v>
                </c:pt>
                <c:pt idx="5489">
                  <c:v>474249600</c:v>
                </c:pt>
                <c:pt idx="5490">
                  <c:v>474336000</c:v>
                </c:pt>
                <c:pt idx="5491">
                  <c:v>474422400</c:v>
                </c:pt>
                <c:pt idx="5492">
                  <c:v>474508800</c:v>
                </c:pt>
                <c:pt idx="5493">
                  <c:v>474595200</c:v>
                </c:pt>
                <c:pt idx="5494">
                  <c:v>474681600</c:v>
                </c:pt>
                <c:pt idx="5495">
                  <c:v>474768000</c:v>
                </c:pt>
                <c:pt idx="5496">
                  <c:v>474854400</c:v>
                </c:pt>
                <c:pt idx="5497">
                  <c:v>474940800</c:v>
                </c:pt>
                <c:pt idx="5498">
                  <c:v>475027200</c:v>
                </c:pt>
                <c:pt idx="5499">
                  <c:v>475113600</c:v>
                </c:pt>
                <c:pt idx="5500">
                  <c:v>475200000</c:v>
                </c:pt>
                <c:pt idx="5501">
                  <c:v>475286400</c:v>
                </c:pt>
                <c:pt idx="5502">
                  <c:v>475372800</c:v>
                </c:pt>
                <c:pt idx="5503">
                  <c:v>475459200</c:v>
                </c:pt>
                <c:pt idx="5504">
                  <c:v>475545600</c:v>
                </c:pt>
                <c:pt idx="5505">
                  <c:v>475632000</c:v>
                </c:pt>
                <c:pt idx="5506">
                  <c:v>475718400</c:v>
                </c:pt>
                <c:pt idx="5507">
                  <c:v>475804800</c:v>
                </c:pt>
                <c:pt idx="5508">
                  <c:v>475891200</c:v>
                </c:pt>
                <c:pt idx="5509">
                  <c:v>475977600</c:v>
                </c:pt>
                <c:pt idx="5510">
                  <c:v>476064000</c:v>
                </c:pt>
                <c:pt idx="5511">
                  <c:v>476150400</c:v>
                </c:pt>
                <c:pt idx="5512">
                  <c:v>476236800</c:v>
                </c:pt>
                <c:pt idx="5513">
                  <c:v>476323200</c:v>
                </c:pt>
                <c:pt idx="5514">
                  <c:v>476409600</c:v>
                </c:pt>
                <c:pt idx="5515">
                  <c:v>476496000</c:v>
                </c:pt>
                <c:pt idx="5516">
                  <c:v>476582400</c:v>
                </c:pt>
                <c:pt idx="5517">
                  <c:v>476668800</c:v>
                </c:pt>
                <c:pt idx="5518">
                  <c:v>476755200</c:v>
                </c:pt>
                <c:pt idx="5519">
                  <c:v>476841600</c:v>
                </c:pt>
                <c:pt idx="5520">
                  <c:v>476928000</c:v>
                </c:pt>
                <c:pt idx="5521">
                  <c:v>477014400</c:v>
                </c:pt>
                <c:pt idx="5522">
                  <c:v>477100800</c:v>
                </c:pt>
                <c:pt idx="5523">
                  <c:v>477187200</c:v>
                </c:pt>
                <c:pt idx="5524">
                  <c:v>477273600</c:v>
                </c:pt>
                <c:pt idx="5525">
                  <c:v>477360000</c:v>
                </c:pt>
                <c:pt idx="5526">
                  <c:v>477446400</c:v>
                </c:pt>
                <c:pt idx="5527">
                  <c:v>477532800</c:v>
                </c:pt>
                <c:pt idx="5528">
                  <c:v>477619200</c:v>
                </c:pt>
                <c:pt idx="5529">
                  <c:v>477705600</c:v>
                </c:pt>
                <c:pt idx="5530">
                  <c:v>477792000</c:v>
                </c:pt>
                <c:pt idx="5531">
                  <c:v>477878400</c:v>
                </c:pt>
                <c:pt idx="5532">
                  <c:v>477964800</c:v>
                </c:pt>
                <c:pt idx="5533">
                  <c:v>478051200</c:v>
                </c:pt>
                <c:pt idx="5534">
                  <c:v>478137600</c:v>
                </c:pt>
                <c:pt idx="5535">
                  <c:v>478224000</c:v>
                </c:pt>
                <c:pt idx="5536">
                  <c:v>478310400</c:v>
                </c:pt>
                <c:pt idx="5537">
                  <c:v>478396800</c:v>
                </c:pt>
                <c:pt idx="5538">
                  <c:v>478483200</c:v>
                </c:pt>
                <c:pt idx="5539">
                  <c:v>478569600</c:v>
                </c:pt>
                <c:pt idx="5540">
                  <c:v>478656000</c:v>
                </c:pt>
                <c:pt idx="5541">
                  <c:v>478742400</c:v>
                </c:pt>
                <c:pt idx="5542">
                  <c:v>478828800</c:v>
                </c:pt>
                <c:pt idx="5543">
                  <c:v>478915200</c:v>
                </c:pt>
                <c:pt idx="5544">
                  <c:v>479001600</c:v>
                </c:pt>
                <c:pt idx="5545">
                  <c:v>479088000</c:v>
                </c:pt>
                <c:pt idx="5546">
                  <c:v>479174400</c:v>
                </c:pt>
                <c:pt idx="5547">
                  <c:v>479260800</c:v>
                </c:pt>
                <c:pt idx="5548">
                  <c:v>479347200</c:v>
                </c:pt>
                <c:pt idx="5549">
                  <c:v>479433600</c:v>
                </c:pt>
                <c:pt idx="5550">
                  <c:v>479520000</c:v>
                </c:pt>
                <c:pt idx="5551">
                  <c:v>479606400</c:v>
                </c:pt>
                <c:pt idx="5552">
                  <c:v>479692800</c:v>
                </c:pt>
                <c:pt idx="5553">
                  <c:v>479779200</c:v>
                </c:pt>
                <c:pt idx="5554">
                  <c:v>479865600</c:v>
                </c:pt>
                <c:pt idx="5555">
                  <c:v>479952000</c:v>
                </c:pt>
                <c:pt idx="5556">
                  <c:v>480038400</c:v>
                </c:pt>
                <c:pt idx="5557">
                  <c:v>480124800</c:v>
                </c:pt>
                <c:pt idx="5558">
                  <c:v>480211200</c:v>
                </c:pt>
                <c:pt idx="5559">
                  <c:v>480297600</c:v>
                </c:pt>
                <c:pt idx="5560">
                  <c:v>480384000</c:v>
                </c:pt>
                <c:pt idx="5561">
                  <c:v>480470400</c:v>
                </c:pt>
                <c:pt idx="5562">
                  <c:v>480556800</c:v>
                </c:pt>
                <c:pt idx="5563">
                  <c:v>480643200</c:v>
                </c:pt>
                <c:pt idx="5564">
                  <c:v>480729600</c:v>
                </c:pt>
                <c:pt idx="5565">
                  <c:v>480816000</c:v>
                </c:pt>
                <c:pt idx="5566">
                  <c:v>480902400</c:v>
                </c:pt>
                <c:pt idx="5567">
                  <c:v>480988800</c:v>
                </c:pt>
                <c:pt idx="5568">
                  <c:v>481075200</c:v>
                </c:pt>
                <c:pt idx="5569">
                  <c:v>481161600</c:v>
                </c:pt>
                <c:pt idx="5570">
                  <c:v>481248000</c:v>
                </c:pt>
                <c:pt idx="5571">
                  <c:v>481334400</c:v>
                </c:pt>
                <c:pt idx="5572">
                  <c:v>481420800</c:v>
                </c:pt>
                <c:pt idx="5573">
                  <c:v>481507200</c:v>
                </c:pt>
                <c:pt idx="5574">
                  <c:v>481593600</c:v>
                </c:pt>
                <c:pt idx="5575">
                  <c:v>481680000</c:v>
                </c:pt>
                <c:pt idx="5576">
                  <c:v>481766400</c:v>
                </c:pt>
                <c:pt idx="5577">
                  <c:v>481852800</c:v>
                </c:pt>
                <c:pt idx="5578">
                  <c:v>481939200</c:v>
                </c:pt>
                <c:pt idx="5579">
                  <c:v>482025600</c:v>
                </c:pt>
                <c:pt idx="5580">
                  <c:v>482112000</c:v>
                </c:pt>
                <c:pt idx="5581">
                  <c:v>482198400</c:v>
                </c:pt>
                <c:pt idx="5582">
                  <c:v>482284800</c:v>
                </c:pt>
                <c:pt idx="5583">
                  <c:v>482371200</c:v>
                </c:pt>
                <c:pt idx="5584">
                  <c:v>482457600</c:v>
                </c:pt>
                <c:pt idx="5585">
                  <c:v>482544000</c:v>
                </c:pt>
                <c:pt idx="5586">
                  <c:v>482630400</c:v>
                </c:pt>
                <c:pt idx="5587">
                  <c:v>482716800</c:v>
                </c:pt>
                <c:pt idx="5588">
                  <c:v>482803200</c:v>
                </c:pt>
                <c:pt idx="5589">
                  <c:v>482889600</c:v>
                </c:pt>
                <c:pt idx="5590">
                  <c:v>482976000</c:v>
                </c:pt>
                <c:pt idx="5591">
                  <c:v>483062400</c:v>
                </c:pt>
                <c:pt idx="5592">
                  <c:v>483148800</c:v>
                </c:pt>
                <c:pt idx="5593">
                  <c:v>483235200</c:v>
                </c:pt>
                <c:pt idx="5594">
                  <c:v>483321600</c:v>
                </c:pt>
                <c:pt idx="5595">
                  <c:v>483408000</c:v>
                </c:pt>
                <c:pt idx="5596">
                  <c:v>483494400</c:v>
                </c:pt>
                <c:pt idx="5597">
                  <c:v>483580800</c:v>
                </c:pt>
                <c:pt idx="5598">
                  <c:v>483667200</c:v>
                </c:pt>
                <c:pt idx="5599">
                  <c:v>483753600</c:v>
                </c:pt>
                <c:pt idx="5600">
                  <c:v>483840000</c:v>
                </c:pt>
                <c:pt idx="5601">
                  <c:v>483926400</c:v>
                </c:pt>
                <c:pt idx="5602">
                  <c:v>484012800</c:v>
                </c:pt>
                <c:pt idx="5603">
                  <c:v>484099200</c:v>
                </c:pt>
                <c:pt idx="5604">
                  <c:v>484185600</c:v>
                </c:pt>
                <c:pt idx="5605">
                  <c:v>484272000</c:v>
                </c:pt>
                <c:pt idx="5606">
                  <c:v>484358400</c:v>
                </c:pt>
                <c:pt idx="5607">
                  <c:v>484444800</c:v>
                </c:pt>
                <c:pt idx="5608">
                  <c:v>484531200</c:v>
                </c:pt>
                <c:pt idx="5609">
                  <c:v>484617600</c:v>
                </c:pt>
                <c:pt idx="5610">
                  <c:v>484704000</c:v>
                </c:pt>
                <c:pt idx="5611">
                  <c:v>484790400</c:v>
                </c:pt>
                <c:pt idx="5612">
                  <c:v>484876800</c:v>
                </c:pt>
                <c:pt idx="5613">
                  <c:v>484963200</c:v>
                </c:pt>
                <c:pt idx="5614">
                  <c:v>485049600</c:v>
                </c:pt>
                <c:pt idx="5615">
                  <c:v>485136000</c:v>
                </c:pt>
                <c:pt idx="5616">
                  <c:v>485222400</c:v>
                </c:pt>
                <c:pt idx="5617">
                  <c:v>485308800</c:v>
                </c:pt>
                <c:pt idx="5618">
                  <c:v>485395200</c:v>
                </c:pt>
                <c:pt idx="5619">
                  <c:v>485481600</c:v>
                </c:pt>
                <c:pt idx="5620">
                  <c:v>485568000</c:v>
                </c:pt>
                <c:pt idx="5621">
                  <c:v>485654400</c:v>
                </c:pt>
                <c:pt idx="5622">
                  <c:v>485740800</c:v>
                </c:pt>
                <c:pt idx="5623">
                  <c:v>485827200</c:v>
                </c:pt>
                <c:pt idx="5624">
                  <c:v>485913600</c:v>
                </c:pt>
                <c:pt idx="5625">
                  <c:v>486000000</c:v>
                </c:pt>
                <c:pt idx="5626">
                  <c:v>486086400</c:v>
                </c:pt>
                <c:pt idx="5627">
                  <c:v>486172800</c:v>
                </c:pt>
                <c:pt idx="5628">
                  <c:v>486259200</c:v>
                </c:pt>
                <c:pt idx="5629">
                  <c:v>486345600</c:v>
                </c:pt>
                <c:pt idx="5630">
                  <c:v>486432000</c:v>
                </c:pt>
                <c:pt idx="5631">
                  <c:v>486518400</c:v>
                </c:pt>
                <c:pt idx="5632">
                  <c:v>486604800</c:v>
                </c:pt>
                <c:pt idx="5633">
                  <c:v>486691200</c:v>
                </c:pt>
                <c:pt idx="5634">
                  <c:v>486777600</c:v>
                </c:pt>
                <c:pt idx="5635">
                  <c:v>486864000</c:v>
                </c:pt>
                <c:pt idx="5636">
                  <c:v>486950400</c:v>
                </c:pt>
                <c:pt idx="5637">
                  <c:v>487036800</c:v>
                </c:pt>
                <c:pt idx="5638">
                  <c:v>487123200</c:v>
                </c:pt>
                <c:pt idx="5639">
                  <c:v>487209600</c:v>
                </c:pt>
                <c:pt idx="5640">
                  <c:v>487296000</c:v>
                </c:pt>
                <c:pt idx="5641">
                  <c:v>487382400</c:v>
                </c:pt>
                <c:pt idx="5642">
                  <c:v>487468800</c:v>
                </c:pt>
                <c:pt idx="5643">
                  <c:v>487555200</c:v>
                </c:pt>
                <c:pt idx="5644">
                  <c:v>487641600</c:v>
                </c:pt>
                <c:pt idx="5645">
                  <c:v>487728000</c:v>
                </c:pt>
                <c:pt idx="5646">
                  <c:v>487814400</c:v>
                </c:pt>
                <c:pt idx="5647">
                  <c:v>487900800</c:v>
                </c:pt>
                <c:pt idx="5648">
                  <c:v>487987200</c:v>
                </c:pt>
                <c:pt idx="5649">
                  <c:v>488073600</c:v>
                </c:pt>
                <c:pt idx="5650">
                  <c:v>488160000</c:v>
                </c:pt>
                <c:pt idx="5651">
                  <c:v>488246400</c:v>
                </c:pt>
                <c:pt idx="5652">
                  <c:v>488332800</c:v>
                </c:pt>
                <c:pt idx="5653">
                  <c:v>488419200</c:v>
                </c:pt>
                <c:pt idx="5654">
                  <c:v>488505600</c:v>
                </c:pt>
                <c:pt idx="5655">
                  <c:v>488592000</c:v>
                </c:pt>
                <c:pt idx="5656">
                  <c:v>488678400</c:v>
                </c:pt>
                <c:pt idx="5657">
                  <c:v>488764800</c:v>
                </c:pt>
                <c:pt idx="5658">
                  <c:v>488851200</c:v>
                </c:pt>
                <c:pt idx="5659">
                  <c:v>488937600</c:v>
                </c:pt>
                <c:pt idx="5660">
                  <c:v>489024000</c:v>
                </c:pt>
                <c:pt idx="5661">
                  <c:v>489110400</c:v>
                </c:pt>
                <c:pt idx="5662">
                  <c:v>489196800</c:v>
                </c:pt>
                <c:pt idx="5663">
                  <c:v>489283200</c:v>
                </c:pt>
                <c:pt idx="5664">
                  <c:v>489369600</c:v>
                </c:pt>
                <c:pt idx="5665">
                  <c:v>489456000</c:v>
                </c:pt>
                <c:pt idx="5666">
                  <c:v>489542400</c:v>
                </c:pt>
                <c:pt idx="5667">
                  <c:v>489628800</c:v>
                </c:pt>
                <c:pt idx="5668">
                  <c:v>489715200</c:v>
                </c:pt>
                <c:pt idx="5669">
                  <c:v>489801600</c:v>
                </c:pt>
                <c:pt idx="5670">
                  <c:v>489888000</c:v>
                </c:pt>
                <c:pt idx="5671">
                  <c:v>489974400</c:v>
                </c:pt>
                <c:pt idx="5672">
                  <c:v>490060800</c:v>
                </c:pt>
                <c:pt idx="5673">
                  <c:v>490147200</c:v>
                </c:pt>
                <c:pt idx="5674">
                  <c:v>490233600</c:v>
                </c:pt>
                <c:pt idx="5675">
                  <c:v>490320000</c:v>
                </c:pt>
                <c:pt idx="5676">
                  <c:v>490406400</c:v>
                </c:pt>
                <c:pt idx="5677">
                  <c:v>490492800</c:v>
                </c:pt>
                <c:pt idx="5678">
                  <c:v>490579200</c:v>
                </c:pt>
                <c:pt idx="5679">
                  <c:v>490665600</c:v>
                </c:pt>
                <c:pt idx="5680">
                  <c:v>490752000</c:v>
                </c:pt>
                <c:pt idx="5681">
                  <c:v>490838400</c:v>
                </c:pt>
                <c:pt idx="5682">
                  <c:v>490924800</c:v>
                </c:pt>
                <c:pt idx="5683">
                  <c:v>491011200</c:v>
                </c:pt>
                <c:pt idx="5684">
                  <c:v>491097600</c:v>
                </c:pt>
                <c:pt idx="5685">
                  <c:v>491184000</c:v>
                </c:pt>
                <c:pt idx="5686">
                  <c:v>491270400</c:v>
                </c:pt>
                <c:pt idx="5687">
                  <c:v>491356800</c:v>
                </c:pt>
                <c:pt idx="5688">
                  <c:v>491443200</c:v>
                </c:pt>
                <c:pt idx="5689">
                  <c:v>491529600</c:v>
                </c:pt>
                <c:pt idx="5690">
                  <c:v>491616000</c:v>
                </c:pt>
                <c:pt idx="5691">
                  <c:v>491702400</c:v>
                </c:pt>
                <c:pt idx="5692">
                  <c:v>491788800</c:v>
                </c:pt>
                <c:pt idx="5693">
                  <c:v>491875200</c:v>
                </c:pt>
                <c:pt idx="5694">
                  <c:v>491961600</c:v>
                </c:pt>
                <c:pt idx="5695">
                  <c:v>492048000</c:v>
                </c:pt>
                <c:pt idx="5696">
                  <c:v>492134400</c:v>
                </c:pt>
                <c:pt idx="5697">
                  <c:v>492220800</c:v>
                </c:pt>
                <c:pt idx="5698">
                  <c:v>492307200</c:v>
                </c:pt>
                <c:pt idx="5699">
                  <c:v>492393600</c:v>
                </c:pt>
                <c:pt idx="5700">
                  <c:v>492480000</c:v>
                </c:pt>
                <c:pt idx="5701">
                  <c:v>492566400</c:v>
                </c:pt>
                <c:pt idx="5702">
                  <c:v>492652800</c:v>
                </c:pt>
                <c:pt idx="5703">
                  <c:v>492739200</c:v>
                </c:pt>
                <c:pt idx="5704">
                  <c:v>492825600</c:v>
                </c:pt>
                <c:pt idx="5705">
                  <c:v>492912000</c:v>
                </c:pt>
                <c:pt idx="5706">
                  <c:v>492998400</c:v>
                </c:pt>
                <c:pt idx="5707">
                  <c:v>493084800</c:v>
                </c:pt>
                <c:pt idx="5708">
                  <c:v>493171200</c:v>
                </c:pt>
                <c:pt idx="5709">
                  <c:v>493257600</c:v>
                </c:pt>
                <c:pt idx="5710">
                  <c:v>493344000</c:v>
                </c:pt>
                <c:pt idx="5711">
                  <c:v>493430400</c:v>
                </c:pt>
                <c:pt idx="5712">
                  <c:v>493516800</c:v>
                </c:pt>
                <c:pt idx="5713">
                  <c:v>493603200</c:v>
                </c:pt>
                <c:pt idx="5714">
                  <c:v>493689600</c:v>
                </c:pt>
                <c:pt idx="5715">
                  <c:v>493776000</c:v>
                </c:pt>
                <c:pt idx="5716">
                  <c:v>493862400</c:v>
                </c:pt>
                <c:pt idx="5717">
                  <c:v>493948800</c:v>
                </c:pt>
                <c:pt idx="5718">
                  <c:v>494035200</c:v>
                </c:pt>
                <c:pt idx="5719">
                  <c:v>494121600</c:v>
                </c:pt>
                <c:pt idx="5720">
                  <c:v>494208000</c:v>
                </c:pt>
                <c:pt idx="5721">
                  <c:v>494294400</c:v>
                </c:pt>
                <c:pt idx="5722">
                  <c:v>494380800</c:v>
                </c:pt>
                <c:pt idx="5723">
                  <c:v>494467200</c:v>
                </c:pt>
                <c:pt idx="5724">
                  <c:v>494553600</c:v>
                </c:pt>
                <c:pt idx="5725">
                  <c:v>494640000</c:v>
                </c:pt>
                <c:pt idx="5726">
                  <c:v>494726400</c:v>
                </c:pt>
                <c:pt idx="5727">
                  <c:v>494812800</c:v>
                </c:pt>
                <c:pt idx="5728">
                  <c:v>494899200</c:v>
                </c:pt>
                <c:pt idx="5729">
                  <c:v>494985600</c:v>
                </c:pt>
                <c:pt idx="5730">
                  <c:v>495072000</c:v>
                </c:pt>
                <c:pt idx="5731">
                  <c:v>495158400</c:v>
                </c:pt>
                <c:pt idx="5732">
                  <c:v>495244800</c:v>
                </c:pt>
                <c:pt idx="5733">
                  <c:v>495331200</c:v>
                </c:pt>
                <c:pt idx="5734">
                  <c:v>495417600</c:v>
                </c:pt>
                <c:pt idx="5735">
                  <c:v>495504000</c:v>
                </c:pt>
                <c:pt idx="5736">
                  <c:v>495590400</c:v>
                </c:pt>
                <c:pt idx="5737">
                  <c:v>495676800</c:v>
                </c:pt>
                <c:pt idx="5738">
                  <c:v>495763200</c:v>
                </c:pt>
                <c:pt idx="5739">
                  <c:v>495849600</c:v>
                </c:pt>
                <c:pt idx="5740">
                  <c:v>495936000</c:v>
                </c:pt>
                <c:pt idx="5741">
                  <c:v>496022400</c:v>
                </c:pt>
                <c:pt idx="5742">
                  <c:v>496108800</c:v>
                </c:pt>
                <c:pt idx="5743">
                  <c:v>496195200</c:v>
                </c:pt>
                <c:pt idx="5744">
                  <c:v>496281600</c:v>
                </c:pt>
                <c:pt idx="5745">
                  <c:v>496368000</c:v>
                </c:pt>
                <c:pt idx="5746">
                  <c:v>496454400</c:v>
                </c:pt>
                <c:pt idx="5747">
                  <c:v>496540800</c:v>
                </c:pt>
                <c:pt idx="5748">
                  <c:v>496627200</c:v>
                </c:pt>
                <c:pt idx="5749">
                  <c:v>496713600</c:v>
                </c:pt>
                <c:pt idx="5750">
                  <c:v>496800000</c:v>
                </c:pt>
                <c:pt idx="5751">
                  <c:v>496886400</c:v>
                </c:pt>
                <c:pt idx="5752">
                  <c:v>496972800</c:v>
                </c:pt>
                <c:pt idx="5753">
                  <c:v>497059200</c:v>
                </c:pt>
                <c:pt idx="5754">
                  <c:v>497145600</c:v>
                </c:pt>
                <c:pt idx="5755">
                  <c:v>497232000</c:v>
                </c:pt>
                <c:pt idx="5756">
                  <c:v>497318400</c:v>
                </c:pt>
                <c:pt idx="5757">
                  <c:v>497404800</c:v>
                </c:pt>
                <c:pt idx="5758">
                  <c:v>497491200</c:v>
                </c:pt>
                <c:pt idx="5759">
                  <c:v>497577600</c:v>
                </c:pt>
                <c:pt idx="5760">
                  <c:v>497664000</c:v>
                </c:pt>
                <c:pt idx="5761">
                  <c:v>497750400</c:v>
                </c:pt>
                <c:pt idx="5762">
                  <c:v>497836800</c:v>
                </c:pt>
                <c:pt idx="5763">
                  <c:v>497923200</c:v>
                </c:pt>
                <c:pt idx="5764">
                  <c:v>498009600</c:v>
                </c:pt>
                <c:pt idx="5765">
                  <c:v>498096000</c:v>
                </c:pt>
                <c:pt idx="5766">
                  <c:v>498182400</c:v>
                </c:pt>
                <c:pt idx="5767">
                  <c:v>498268800</c:v>
                </c:pt>
                <c:pt idx="5768">
                  <c:v>498355200</c:v>
                </c:pt>
                <c:pt idx="5769">
                  <c:v>498441600</c:v>
                </c:pt>
                <c:pt idx="5770">
                  <c:v>498528000</c:v>
                </c:pt>
                <c:pt idx="5771">
                  <c:v>498614400</c:v>
                </c:pt>
                <c:pt idx="5772">
                  <c:v>498700800</c:v>
                </c:pt>
                <c:pt idx="5773">
                  <c:v>498787200</c:v>
                </c:pt>
                <c:pt idx="5774">
                  <c:v>498873600</c:v>
                </c:pt>
                <c:pt idx="5775">
                  <c:v>498960000</c:v>
                </c:pt>
                <c:pt idx="5776">
                  <c:v>499046400</c:v>
                </c:pt>
                <c:pt idx="5777">
                  <c:v>499132800</c:v>
                </c:pt>
                <c:pt idx="5778">
                  <c:v>499219200</c:v>
                </c:pt>
                <c:pt idx="5779">
                  <c:v>499305600</c:v>
                </c:pt>
                <c:pt idx="5780">
                  <c:v>499392000</c:v>
                </c:pt>
                <c:pt idx="5781">
                  <c:v>499478400</c:v>
                </c:pt>
                <c:pt idx="5782">
                  <c:v>499564800</c:v>
                </c:pt>
                <c:pt idx="5783">
                  <c:v>499651200</c:v>
                </c:pt>
                <c:pt idx="5784">
                  <c:v>499737600</c:v>
                </c:pt>
                <c:pt idx="5785">
                  <c:v>499824000</c:v>
                </c:pt>
                <c:pt idx="5786">
                  <c:v>499910400</c:v>
                </c:pt>
                <c:pt idx="5787">
                  <c:v>499996800</c:v>
                </c:pt>
                <c:pt idx="5788">
                  <c:v>500083200</c:v>
                </c:pt>
                <c:pt idx="5789">
                  <c:v>500169600</c:v>
                </c:pt>
                <c:pt idx="5790">
                  <c:v>500256000</c:v>
                </c:pt>
                <c:pt idx="5791">
                  <c:v>500342400</c:v>
                </c:pt>
                <c:pt idx="5792">
                  <c:v>500428800</c:v>
                </c:pt>
                <c:pt idx="5793">
                  <c:v>500515200</c:v>
                </c:pt>
                <c:pt idx="5794">
                  <c:v>500601600</c:v>
                </c:pt>
                <c:pt idx="5795">
                  <c:v>500688000</c:v>
                </c:pt>
                <c:pt idx="5796">
                  <c:v>500774400</c:v>
                </c:pt>
                <c:pt idx="5797">
                  <c:v>500860800</c:v>
                </c:pt>
                <c:pt idx="5798">
                  <c:v>500947200</c:v>
                </c:pt>
                <c:pt idx="5799">
                  <c:v>501033600</c:v>
                </c:pt>
                <c:pt idx="5800">
                  <c:v>501120000</c:v>
                </c:pt>
                <c:pt idx="5801">
                  <c:v>501206400</c:v>
                </c:pt>
                <c:pt idx="5802">
                  <c:v>501292800</c:v>
                </c:pt>
                <c:pt idx="5803">
                  <c:v>501379200</c:v>
                </c:pt>
                <c:pt idx="5804">
                  <c:v>501465600</c:v>
                </c:pt>
                <c:pt idx="5805">
                  <c:v>501552000</c:v>
                </c:pt>
                <c:pt idx="5806">
                  <c:v>501638400</c:v>
                </c:pt>
                <c:pt idx="5807">
                  <c:v>501724800</c:v>
                </c:pt>
                <c:pt idx="5808">
                  <c:v>501811200</c:v>
                </c:pt>
                <c:pt idx="5809">
                  <c:v>501897600</c:v>
                </c:pt>
                <c:pt idx="5810">
                  <c:v>501984000</c:v>
                </c:pt>
                <c:pt idx="5811">
                  <c:v>502070400</c:v>
                </c:pt>
                <c:pt idx="5812">
                  <c:v>502156800</c:v>
                </c:pt>
                <c:pt idx="5813">
                  <c:v>502243200</c:v>
                </c:pt>
                <c:pt idx="5814">
                  <c:v>502329600</c:v>
                </c:pt>
                <c:pt idx="5815">
                  <c:v>502416000</c:v>
                </c:pt>
                <c:pt idx="5816">
                  <c:v>502502400</c:v>
                </c:pt>
                <c:pt idx="5817">
                  <c:v>502588800</c:v>
                </c:pt>
                <c:pt idx="5818">
                  <c:v>502675200</c:v>
                </c:pt>
                <c:pt idx="5819">
                  <c:v>502761600</c:v>
                </c:pt>
                <c:pt idx="5820">
                  <c:v>502848000</c:v>
                </c:pt>
                <c:pt idx="5821">
                  <c:v>502934400</c:v>
                </c:pt>
                <c:pt idx="5822">
                  <c:v>503020800</c:v>
                </c:pt>
                <c:pt idx="5823">
                  <c:v>503107200</c:v>
                </c:pt>
                <c:pt idx="5824">
                  <c:v>503193600</c:v>
                </c:pt>
                <c:pt idx="5825">
                  <c:v>503280000</c:v>
                </c:pt>
                <c:pt idx="5826">
                  <c:v>503366400</c:v>
                </c:pt>
                <c:pt idx="5827">
                  <c:v>503452800</c:v>
                </c:pt>
                <c:pt idx="5828">
                  <c:v>503539200</c:v>
                </c:pt>
                <c:pt idx="5829">
                  <c:v>503625600</c:v>
                </c:pt>
                <c:pt idx="5830">
                  <c:v>503712000</c:v>
                </c:pt>
                <c:pt idx="5831">
                  <c:v>503798400</c:v>
                </c:pt>
                <c:pt idx="5832">
                  <c:v>503884800</c:v>
                </c:pt>
                <c:pt idx="5833">
                  <c:v>503971200</c:v>
                </c:pt>
                <c:pt idx="5834">
                  <c:v>504057600</c:v>
                </c:pt>
                <c:pt idx="5835">
                  <c:v>504144000</c:v>
                </c:pt>
                <c:pt idx="5836">
                  <c:v>504230400</c:v>
                </c:pt>
                <c:pt idx="5837">
                  <c:v>504316800</c:v>
                </c:pt>
                <c:pt idx="5838">
                  <c:v>504403200</c:v>
                </c:pt>
                <c:pt idx="5839">
                  <c:v>504489600</c:v>
                </c:pt>
                <c:pt idx="5840">
                  <c:v>504576000</c:v>
                </c:pt>
                <c:pt idx="5841">
                  <c:v>504662400</c:v>
                </c:pt>
                <c:pt idx="5842">
                  <c:v>504748800</c:v>
                </c:pt>
                <c:pt idx="5843">
                  <c:v>504835200</c:v>
                </c:pt>
                <c:pt idx="5844">
                  <c:v>504921600</c:v>
                </c:pt>
                <c:pt idx="5845">
                  <c:v>505008000</c:v>
                </c:pt>
                <c:pt idx="5846">
                  <c:v>505094400</c:v>
                </c:pt>
                <c:pt idx="5847">
                  <c:v>505180800</c:v>
                </c:pt>
                <c:pt idx="5848">
                  <c:v>505267200</c:v>
                </c:pt>
                <c:pt idx="5849">
                  <c:v>505353600</c:v>
                </c:pt>
                <c:pt idx="5850">
                  <c:v>505440000</c:v>
                </c:pt>
                <c:pt idx="5851">
                  <c:v>505526400</c:v>
                </c:pt>
                <c:pt idx="5852">
                  <c:v>505612800</c:v>
                </c:pt>
                <c:pt idx="5853">
                  <c:v>505699200</c:v>
                </c:pt>
                <c:pt idx="5854">
                  <c:v>505785600</c:v>
                </c:pt>
                <c:pt idx="5855">
                  <c:v>505872000</c:v>
                </c:pt>
                <c:pt idx="5856">
                  <c:v>505958400</c:v>
                </c:pt>
                <c:pt idx="5857">
                  <c:v>506044800</c:v>
                </c:pt>
                <c:pt idx="5858">
                  <c:v>506131200</c:v>
                </c:pt>
                <c:pt idx="5859">
                  <c:v>506217600</c:v>
                </c:pt>
                <c:pt idx="5860">
                  <c:v>506304000</c:v>
                </c:pt>
                <c:pt idx="5861">
                  <c:v>506390400</c:v>
                </c:pt>
                <c:pt idx="5862">
                  <c:v>506476800</c:v>
                </c:pt>
                <c:pt idx="5863">
                  <c:v>506563200</c:v>
                </c:pt>
                <c:pt idx="5864">
                  <c:v>506649600</c:v>
                </c:pt>
                <c:pt idx="5865">
                  <c:v>506736000</c:v>
                </c:pt>
                <c:pt idx="5866">
                  <c:v>506822400</c:v>
                </c:pt>
                <c:pt idx="5867">
                  <c:v>506908800</c:v>
                </c:pt>
                <c:pt idx="5868">
                  <c:v>506995200</c:v>
                </c:pt>
                <c:pt idx="5869">
                  <c:v>507081600</c:v>
                </c:pt>
                <c:pt idx="5870">
                  <c:v>507168000</c:v>
                </c:pt>
                <c:pt idx="5871">
                  <c:v>507254400</c:v>
                </c:pt>
                <c:pt idx="5872">
                  <c:v>507340800</c:v>
                </c:pt>
                <c:pt idx="5873">
                  <c:v>507427200</c:v>
                </c:pt>
                <c:pt idx="5874">
                  <c:v>507513600</c:v>
                </c:pt>
                <c:pt idx="5875">
                  <c:v>507600000</c:v>
                </c:pt>
                <c:pt idx="5876">
                  <c:v>507686400</c:v>
                </c:pt>
                <c:pt idx="5877">
                  <c:v>507772800</c:v>
                </c:pt>
                <c:pt idx="5878">
                  <c:v>507859200</c:v>
                </c:pt>
                <c:pt idx="5879">
                  <c:v>507945600</c:v>
                </c:pt>
                <c:pt idx="5880">
                  <c:v>508032000</c:v>
                </c:pt>
                <c:pt idx="5881">
                  <c:v>508118400</c:v>
                </c:pt>
                <c:pt idx="5882">
                  <c:v>508204800</c:v>
                </c:pt>
                <c:pt idx="5883">
                  <c:v>508291200</c:v>
                </c:pt>
                <c:pt idx="5884">
                  <c:v>508377600</c:v>
                </c:pt>
                <c:pt idx="5885">
                  <c:v>508464000</c:v>
                </c:pt>
                <c:pt idx="5886">
                  <c:v>508550400</c:v>
                </c:pt>
                <c:pt idx="5887">
                  <c:v>508636800</c:v>
                </c:pt>
                <c:pt idx="5888">
                  <c:v>508723200</c:v>
                </c:pt>
                <c:pt idx="5889">
                  <c:v>508809600</c:v>
                </c:pt>
                <c:pt idx="5890">
                  <c:v>508896000</c:v>
                </c:pt>
                <c:pt idx="5891">
                  <c:v>508982400</c:v>
                </c:pt>
                <c:pt idx="5892">
                  <c:v>509068800</c:v>
                </c:pt>
                <c:pt idx="5893">
                  <c:v>509155200</c:v>
                </c:pt>
                <c:pt idx="5894">
                  <c:v>509241600</c:v>
                </c:pt>
                <c:pt idx="5895">
                  <c:v>509328000</c:v>
                </c:pt>
                <c:pt idx="5896">
                  <c:v>509414400</c:v>
                </c:pt>
                <c:pt idx="5897">
                  <c:v>509500800</c:v>
                </c:pt>
                <c:pt idx="5898">
                  <c:v>509587200</c:v>
                </c:pt>
                <c:pt idx="5899">
                  <c:v>509673600</c:v>
                </c:pt>
                <c:pt idx="5900">
                  <c:v>509760000</c:v>
                </c:pt>
                <c:pt idx="5901">
                  <c:v>509846400</c:v>
                </c:pt>
                <c:pt idx="5902">
                  <c:v>509932800</c:v>
                </c:pt>
                <c:pt idx="5903">
                  <c:v>510019200</c:v>
                </c:pt>
                <c:pt idx="5904">
                  <c:v>510105600</c:v>
                </c:pt>
                <c:pt idx="5905">
                  <c:v>510192000</c:v>
                </c:pt>
                <c:pt idx="5906">
                  <c:v>510278400</c:v>
                </c:pt>
                <c:pt idx="5907">
                  <c:v>510364800</c:v>
                </c:pt>
                <c:pt idx="5908">
                  <c:v>510451200</c:v>
                </c:pt>
                <c:pt idx="5909">
                  <c:v>510537600</c:v>
                </c:pt>
                <c:pt idx="5910">
                  <c:v>510624000</c:v>
                </c:pt>
                <c:pt idx="5911">
                  <c:v>510710400</c:v>
                </c:pt>
                <c:pt idx="5912">
                  <c:v>510796800</c:v>
                </c:pt>
                <c:pt idx="5913">
                  <c:v>510883200</c:v>
                </c:pt>
                <c:pt idx="5914">
                  <c:v>510969600</c:v>
                </c:pt>
                <c:pt idx="5915">
                  <c:v>511056000</c:v>
                </c:pt>
                <c:pt idx="5916">
                  <c:v>511142400</c:v>
                </c:pt>
                <c:pt idx="5917">
                  <c:v>511228800</c:v>
                </c:pt>
                <c:pt idx="5918">
                  <c:v>511315200</c:v>
                </c:pt>
                <c:pt idx="5919">
                  <c:v>511401600</c:v>
                </c:pt>
                <c:pt idx="5920">
                  <c:v>511488000</c:v>
                </c:pt>
                <c:pt idx="5921">
                  <c:v>511574400</c:v>
                </c:pt>
                <c:pt idx="5922">
                  <c:v>511660800</c:v>
                </c:pt>
                <c:pt idx="5923">
                  <c:v>511747200</c:v>
                </c:pt>
                <c:pt idx="5924">
                  <c:v>511833600</c:v>
                </c:pt>
                <c:pt idx="5925">
                  <c:v>511920000</c:v>
                </c:pt>
                <c:pt idx="5926">
                  <c:v>512006400</c:v>
                </c:pt>
                <c:pt idx="5927">
                  <c:v>512092800</c:v>
                </c:pt>
                <c:pt idx="5928">
                  <c:v>512179200</c:v>
                </c:pt>
                <c:pt idx="5929">
                  <c:v>512265600</c:v>
                </c:pt>
                <c:pt idx="5930">
                  <c:v>512352000</c:v>
                </c:pt>
                <c:pt idx="5931">
                  <c:v>512438400</c:v>
                </c:pt>
                <c:pt idx="5932">
                  <c:v>512524800</c:v>
                </c:pt>
                <c:pt idx="5933">
                  <c:v>512611200</c:v>
                </c:pt>
                <c:pt idx="5934">
                  <c:v>512697600</c:v>
                </c:pt>
                <c:pt idx="5935">
                  <c:v>512784000</c:v>
                </c:pt>
                <c:pt idx="5936">
                  <c:v>512870400</c:v>
                </c:pt>
                <c:pt idx="5937">
                  <c:v>512956800</c:v>
                </c:pt>
                <c:pt idx="5938">
                  <c:v>513043200</c:v>
                </c:pt>
                <c:pt idx="5939">
                  <c:v>513129600</c:v>
                </c:pt>
                <c:pt idx="5940">
                  <c:v>513216000</c:v>
                </c:pt>
                <c:pt idx="5941">
                  <c:v>513302400</c:v>
                </c:pt>
                <c:pt idx="5942">
                  <c:v>513388800</c:v>
                </c:pt>
                <c:pt idx="5943">
                  <c:v>513475200</c:v>
                </c:pt>
                <c:pt idx="5944">
                  <c:v>513561600</c:v>
                </c:pt>
                <c:pt idx="5945">
                  <c:v>513648000</c:v>
                </c:pt>
                <c:pt idx="5946">
                  <c:v>513734400</c:v>
                </c:pt>
                <c:pt idx="5947">
                  <c:v>513820800</c:v>
                </c:pt>
                <c:pt idx="5948">
                  <c:v>513907200</c:v>
                </c:pt>
                <c:pt idx="5949">
                  <c:v>513993600</c:v>
                </c:pt>
                <c:pt idx="5950">
                  <c:v>514080000</c:v>
                </c:pt>
                <c:pt idx="5951">
                  <c:v>514166400</c:v>
                </c:pt>
                <c:pt idx="5952">
                  <c:v>514252800</c:v>
                </c:pt>
                <c:pt idx="5953">
                  <c:v>514339200</c:v>
                </c:pt>
                <c:pt idx="5954">
                  <c:v>514425600</c:v>
                </c:pt>
                <c:pt idx="5955">
                  <c:v>514512000</c:v>
                </c:pt>
                <c:pt idx="5956">
                  <c:v>514598400</c:v>
                </c:pt>
                <c:pt idx="5957">
                  <c:v>514684800</c:v>
                </c:pt>
                <c:pt idx="5958">
                  <c:v>514771200</c:v>
                </c:pt>
                <c:pt idx="5959">
                  <c:v>514857600</c:v>
                </c:pt>
                <c:pt idx="5960">
                  <c:v>514944000</c:v>
                </c:pt>
                <c:pt idx="5961">
                  <c:v>515030400</c:v>
                </c:pt>
                <c:pt idx="5962">
                  <c:v>515116800</c:v>
                </c:pt>
                <c:pt idx="5963">
                  <c:v>515203200</c:v>
                </c:pt>
                <c:pt idx="5964">
                  <c:v>515289600</c:v>
                </c:pt>
                <c:pt idx="5965">
                  <c:v>515376000</c:v>
                </c:pt>
                <c:pt idx="5966">
                  <c:v>515462400</c:v>
                </c:pt>
                <c:pt idx="5967">
                  <c:v>515548800</c:v>
                </c:pt>
                <c:pt idx="5968">
                  <c:v>515635200</c:v>
                </c:pt>
                <c:pt idx="5969">
                  <c:v>515721600</c:v>
                </c:pt>
                <c:pt idx="5970">
                  <c:v>515808000</c:v>
                </c:pt>
                <c:pt idx="5971">
                  <c:v>515894400</c:v>
                </c:pt>
                <c:pt idx="5972">
                  <c:v>515980800</c:v>
                </c:pt>
                <c:pt idx="5973">
                  <c:v>516067200</c:v>
                </c:pt>
                <c:pt idx="5974">
                  <c:v>516153600</c:v>
                </c:pt>
                <c:pt idx="5975">
                  <c:v>516240000</c:v>
                </c:pt>
                <c:pt idx="5976">
                  <c:v>516326400</c:v>
                </c:pt>
                <c:pt idx="5977">
                  <c:v>516412800</c:v>
                </c:pt>
                <c:pt idx="5978">
                  <c:v>516499200</c:v>
                </c:pt>
                <c:pt idx="5979">
                  <c:v>516585600</c:v>
                </c:pt>
                <c:pt idx="5980">
                  <c:v>516672000</c:v>
                </c:pt>
                <c:pt idx="5981">
                  <c:v>516758400</c:v>
                </c:pt>
                <c:pt idx="5982">
                  <c:v>516844800</c:v>
                </c:pt>
                <c:pt idx="5983">
                  <c:v>516931200</c:v>
                </c:pt>
                <c:pt idx="5984">
                  <c:v>517017600</c:v>
                </c:pt>
                <c:pt idx="5985">
                  <c:v>517104000</c:v>
                </c:pt>
                <c:pt idx="5986">
                  <c:v>517190400</c:v>
                </c:pt>
                <c:pt idx="5987">
                  <c:v>517276800</c:v>
                </c:pt>
                <c:pt idx="5988">
                  <c:v>517363200</c:v>
                </c:pt>
                <c:pt idx="5989">
                  <c:v>517449600</c:v>
                </c:pt>
                <c:pt idx="5990">
                  <c:v>517536000</c:v>
                </c:pt>
                <c:pt idx="5991">
                  <c:v>517622400</c:v>
                </c:pt>
                <c:pt idx="5992">
                  <c:v>517708800</c:v>
                </c:pt>
                <c:pt idx="5993">
                  <c:v>517795200</c:v>
                </c:pt>
                <c:pt idx="5994">
                  <c:v>517881600</c:v>
                </c:pt>
                <c:pt idx="5995">
                  <c:v>517968000</c:v>
                </c:pt>
                <c:pt idx="5996">
                  <c:v>518054400</c:v>
                </c:pt>
                <c:pt idx="5997">
                  <c:v>518140800</c:v>
                </c:pt>
                <c:pt idx="5998">
                  <c:v>518227200</c:v>
                </c:pt>
                <c:pt idx="5999">
                  <c:v>518313600</c:v>
                </c:pt>
                <c:pt idx="6000">
                  <c:v>518400000</c:v>
                </c:pt>
                <c:pt idx="6001">
                  <c:v>518486400</c:v>
                </c:pt>
                <c:pt idx="6002">
                  <c:v>518572800</c:v>
                </c:pt>
                <c:pt idx="6003">
                  <c:v>518659200</c:v>
                </c:pt>
                <c:pt idx="6004">
                  <c:v>518745600</c:v>
                </c:pt>
                <c:pt idx="6005">
                  <c:v>518832000</c:v>
                </c:pt>
                <c:pt idx="6006">
                  <c:v>518918400</c:v>
                </c:pt>
                <c:pt idx="6007">
                  <c:v>519004800</c:v>
                </c:pt>
                <c:pt idx="6008">
                  <c:v>519091200</c:v>
                </c:pt>
                <c:pt idx="6009">
                  <c:v>519177600</c:v>
                </c:pt>
                <c:pt idx="6010">
                  <c:v>519264000</c:v>
                </c:pt>
                <c:pt idx="6011">
                  <c:v>519350400</c:v>
                </c:pt>
                <c:pt idx="6012">
                  <c:v>519436800</c:v>
                </c:pt>
                <c:pt idx="6013">
                  <c:v>519523200</c:v>
                </c:pt>
                <c:pt idx="6014">
                  <c:v>519609600</c:v>
                </c:pt>
                <c:pt idx="6015">
                  <c:v>519696000</c:v>
                </c:pt>
                <c:pt idx="6016">
                  <c:v>519782400</c:v>
                </c:pt>
                <c:pt idx="6017">
                  <c:v>519868800</c:v>
                </c:pt>
                <c:pt idx="6018">
                  <c:v>519955200</c:v>
                </c:pt>
                <c:pt idx="6019">
                  <c:v>520041600</c:v>
                </c:pt>
                <c:pt idx="6020">
                  <c:v>520128000</c:v>
                </c:pt>
                <c:pt idx="6021">
                  <c:v>520214400</c:v>
                </c:pt>
                <c:pt idx="6022">
                  <c:v>520300800</c:v>
                </c:pt>
                <c:pt idx="6023">
                  <c:v>520387200</c:v>
                </c:pt>
                <c:pt idx="6024">
                  <c:v>520473600</c:v>
                </c:pt>
                <c:pt idx="6025">
                  <c:v>520560000</c:v>
                </c:pt>
                <c:pt idx="6026">
                  <c:v>520646400</c:v>
                </c:pt>
                <c:pt idx="6027">
                  <c:v>520732800</c:v>
                </c:pt>
                <c:pt idx="6028">
                  <c:v>520819200</c:v>
                </c:pt>
                <c:pt idx="6029">
                  <c:v>520905600</c:v>
                </c:pt>
                <c:pt idx="6030">
                  <c:v>520992000</c:v>
                </c:pt>
                <c:pt idx="6031">
                  <c:v>521078400</c:v>
                </c:pt>
                <c:pt idx="6032">
                  <c:v>521164800</c:v>
                </c:pt>
                <c:pt idx="6033">
                  <c:v>521251200</c:v>
                </c:pt>
                <c:pt idx="6034">
                  <c:v>521337600</c:v>
                </c:pt>
                <c:pt idx="6035">
                  <c:v>521424000</c:v>
                </c:pt>
                <c:pt idx="6036">
                  <c:v>521510400</c:v>
                </c:pt>
                <c:pt idx="6037">
                  <c:v>521596800</c:v>
                </c:pt>
                <c:pt idx="6038">
                  <c:v>521683200</c:v>
                </c:pt>
                <c:pt idx="6039">
                  <c:v>521769600</c:v>
                </c:pt>
                <c:pt idx="6040">
                  <c:v>521856000</c:v>
                </c:pt>
                <c:pt idx="6041">
                  <c:v>521942400</c:v>
                </c:pt>
                <c:pt idx="6042">
                  <c:v>522028800</c:v>
                </c:pt>
                <c:pt idx="6043">
                  <c:v>522115200</c:v>
                </c:pt>
                <c:pt idx="6044">
                  <c:v>522201600</c:v>
                </c:pt>
                <c:pt idx="6045">
                  <c:v>522288000</c:v>
                </c:pt>
                <c:pt idx="6046">
                  <c:v>522374400</c:v>
                </c:pt>
                <c:pt idx="6047">
                  <c:v>522460800</c:v>
                </c:pt>
                <c:pt idx="6048">
                  <c:v>522547200</c:v>
                </c:pt>
                <c:pt idx="6049">
                  <c:v>522633600</c:v>
                </c:pt>
                <c:pt idx="6050">
                  <c:v>522720000</c:v>
                </c:pt>
                <c:pt idx="6051">
                  <c:v>522806400</c:v>
                </c:pt>
                <c:pt idx="6052">
                  <c:v>522892800</c:v>
                </c:pt>
                <c:pt idx="6053">
                  <c:v>522979200</c:v>
                </c:pt>
                <c:pt idx="6054">
                  <c:v>523065600</c:v>
                </c:pt>
                <c:pt idx="6055">
                  <c:v>523152000</c:v>
                </c:pt>
                <c:pt idx="6056">
                  <c:v>523238400</c:v>
                </c:pt>
                <c:pt idx="6057">
                  <c:v>523324800</c:v>
                </c:pt>
                <c:pt idx="6058">
                  <c:v>523411200</c:v>
                </c:pt>
                <c:pt idx="6059">
                  <c:v>523497600</c:v>
                </c:pt>
                <c:pt idx="6060">
                  <c:v>523584000</c:v>
                </c:pt>
                <c:pt idx="6061">
                  <c:v>523670400</c:v>
                </c:pt>
                <c:pt idx="6062">
                  <c:v>523756800</c:v>
                </c:pt>
                <c:pt idx="6063">
                  <c:v>523843200</c:v>
                </c:pt>
                <c:pt idx="6064">
                  <c:v>523929600</c:v>
                </c:pt>
                <c:pt idx="6065">
                  <c:v>524016000</c:v>
                </c:pt>
                <c:pt idx="6066">
                  <c:v>524102400</c:v>
                </c:pt>
                <c:pt idx="6067">
                  <c:v>524188800</c:v>
                </c:pt>
                <c:pt idx="6068">
                  <c:v>524275200</c:v>
                </c:pt>
                <c:pt idx="6069">
                  <c:v>524361600</c:v>
                </c:pt>
                <c:pt idx="6070">
                  <c:v>524448000</c:v>
                </c:pt>
                <c:pt idx="6071">
                  <c:v>524534400</c:v>
                </c:pt>
                <c:pt idx="6072">
                  <c:v>524620800</c:v>
                </c:pt>
                <c:pt idx="6073">
                  <c:v>524707200</c:v>
                </c:pt>
                <c:pt idx="6074">
                  <c:v>524793600</c:v>
                </c:pt>
                <c:pt idx="6075">
                  <c:v>524880000</c:v>
                </c:pt>
                <c:pt idx="6076">
                  <c:v>524966400</c:v>
                </c:pt>
                <c:pt idx="6077">
                  <c:v>525052800</c:v>
                </c:pt>
                <c:pt idx="6078">
                  <c:v>525139200</c:v>
                </c:pt>
                <c:pt idx="6079">
                  <c:v>525225600</c:v>
                </c:pt>
                <c:pt idx="6080">
                  <c:v>525312000</c:v>
                </c:pt>
                <c:pt idx="6081">
                  <c:v>525398400</c:v>
                </c:pt>
                <c:pt idx="6082">
                  <c:v>525484800</c:v>
                </c:pt>
                <c:pt idx="6083">
                  <c:v>525571200</c:v>
                </c:pt>
                <c:pt idx="6084">
                  <c:v>525657600</c:v>
                </c:pt>
                <c:pt idx="6085">
                  <c:v>525744000</c:v>
                </c:pt>
                <c:pt idx="6086">
                  <c:v>525830400</c:v>
                </c:pt>
                <c:pt idx="6087">
                  <c:v>525916800</c:v>
                </c:pt>
                <c:pt idx="6088">
                  <c:v>526003200</c:v>
                </c:pt>
                <c:pt idx="6089">
                  <c:v>526089600</c:v>
                </c:pt>
                <c:pt idx="6090">
                  <c:v>526176000</c:v>
                </c:pt>
                <c:pt idx="6091">
                  <c:v>526262400</c:v>
                </c:pt>
                <c:pt idx="6092">
                  <c:v>526348800</c:v>
                </c:pt>
                <c:pt idx="6093">
                  <c:v>526435200</c:v>
                </c:pt>
                <c:pt idx="6094">
                  <c:v>526521600</c:v>
                </c:pt>
                <c:pt idx="6095">
                  <c:v>526608000</c:v>
                </c:pt>
                <c:pt idx="6096">
                  <c:v>526694400</c:v>
                </c:pt>
                <c:pt idx="6097">
                  <c:v>526780800</c:v>
                </c:pt>
                <c:pt idx="6098">
                  <c:v>526867200</c:v>
                </c:pt>
                <c:pt idx="6099">
                  <c:v>526953600</c:v>
                </c:pt>
                <c:pt idx="6100">
                  <c:v>527040000</c:v>
                </c:pt>
                <c:pt idx="6101">
                  <c:v>527126400</c:v>
                </c:pt>
                <c:pt idx="6102">
                  <c:v>527212800</c:v>
                </c:pt>
                <c:pt idx="6103">
                  <c:v>527299200</c:v>
                </c:pt>
                <c:pt idx="6104">
                  <c:v>527385600</c:v>
                </c:pt>
                <c:pt idx="6105">
                  <c:v>527472000</c:v>
                </c:pt>
                <c:pt idx="6106">
                  <c:v>527558400</c:v>
                </c:pt>
                <c:pt idx="6107">
                  <c:v>527644800</c:v>
                </c:pt>
                <c:pt idx="6108">
                  <c:v>527731200</c:v>
                </c:pt>
                <c:pt idx="6109">
                  <c:v>527817600</c:v>
                </c:pt>
                <c:pt idx="6110">
                  <c:v>527904000</c:v>
                </c:pt>
                <c:pt idx="6111">
                  <c:v>527990400</c:v>
                </c:pt>
                <c:pt idx="6112">
                  <c:v>528076800</c:v>
                </c:pt>
                <c:pt idx="6113">
                  <c:v>528163200</c:v>
                </c:pt>
                <c:pt idx="6114">
                  <c:v>528249600</c:v>
                </c:pt>
                <c:pt idx="6115">
                  <c:v>528336000</c:v>
                </c:pt>
                <c:pt idx="6116">
                  <c:v>528422400</c:v>
                </c:pt>
                <c:pt idx="6117">
                  <c:v>528508800</c:v>
                </c:pt>
                <c:pt idx="6118">
                  <c:v>528595200</c:v>
                </c:pt>
                <c:pt idx="6119">
                  <c:v>528681600</c:v>
                </c:pt>
                <c:pt idx="6120">
                  <c:v>528768000</c:v>
                </c:pt>
                <c:pt idx="6121">
                  <c:v>528854400</c:v>
                </c:pt>
                <c:pt idx="6122">
                  <c:v>528940800</c:v>
                </c:pt>
                <c:pt idx="6123">
                  <c:v>529027200</c:v>
                </c:pt>
                <c:pt idx="6124">
                  <c:v>529113600</c:v>
                </c:pt>
                <c:pt idx="6125">
                  <c:v>529200000</c:v>
                </c:pt>
                <c:pt idx="6126">
                  <c:v>529286400</c:v>
                </c:pt>
                <c:pt idx="6127">
                  <c:v>529372800</c:v>
                </c:pt>
                <c:pt idx="6128">
                  <c:v>529459200</c:v>
                </c:pt>
                <c:pt idx="6129">
                  <c:v>529545600</c:v>
                </c:pt>
                <c:pt idx="6130">
                  <c:v>529632000</c:v>
                </c:pt>
                <c:pt idx="6131">
                  <c:v>529718400</c:v>
                </c:pt>
                <c:pt idx="6132">
                  <c:v>529804800</c:v>
                </c:pt>
                <c:pt idx="6133">
                  <c:v>529891200</c:v>
                </c:pt>
                <c:pt idx="6134">
                  <c:v>529977600</c:v>
                </c:pt>
                <c:pt idx="6135">
                  <c:v>530064000</c:v>
                </c:pt>
                <c:pt idx="6136">
                  <c:v>530150400</c:v>
                </c:pt>
                <c:pt idx="6137">
                  <c:v>530236800</c:v>
                </c:pt>
                <c:pt idx="6138">
                  <c:v>530323200</c:v>
                </c:pt>
                <c:pt idx="6139">
                  <c:v>530409600</c:v>
                </c:pt>
                <c:pt idx="6140">
                  <c:v>530496000</c:v>
                </c:pt>
                <c:pt idx="6141">
                  <c:v>530582400</c:v>
                </c:pt>
                <c:pt idx="6142">
                  <c:v>530668800</c:v>
                </c:pt>
                <c:pt idx="6143">
                  <c:v>530755200</c:v>
                </c:pt>
                <c:pt idx="6144">
                  <c:v>530841600</c:v>
                </c:pt>
                <c:pt idx="6145">
                  <c:v>530928000</c:v>
                </c:pt>
                <c:pt idx="6146">
                  <c:v>531014400</c:v>
                </c:pt>
                <c:pt idx="6147">
                  <c:v>531100800</c:v>
                </c:pt>
                <c:pt idx="6148">
                  <c:v>531187200</c:v>
                </c:pt>
                <c:pt idx="6149">
                  <c:v>531273600</c:v>
                </c:pt>
                <c:pt idx="6150">
                  <c:v>531360000</c:v>
                </c:pt>
                <c:pt idx="6151">
                  <c:v>531446400</c:v>
                </c:pt>
                <c:pt idx="6152">
                  <c:v>531532800</c:v>
                </c:pt>
                <c:pt idx="6153">
                  <c:v>531619200</c:v>
                </c:pt>
                <c:pt idx="6154">
                  <c:v>531705600</c:v>
                </c:pt>
                <c:pt idx="6155">
                  <c:v>531792000</c:v>
                </c:pt>
                <c:pt idx="6156">
                  <c:v>531878400</c:v>
                </c:pt>
                <c:pt idx="6157">
                  <c:v>531964800</c:v>
                </c:pt>
                <c:pt idx="6158">
                  <c:v>532051200</c:v>
                </c:pt>
                <c:pt idx="6159">
                  <c:v>532137600</c:v>
                </c:pt>
                <c:pt idx="6160">
                  <c:v>532224000</c:v>
                </c:pt>
                <c:pt idx="6161">
                  <c:v>532310400</c:v>
                </c:pt>
                <c:pt idx="6162">
                  <c:v>532396800</c:v>
                </c:pt>
                <c:pt idx="6163">
                  <c:v>532483200</c:v>
                </c:pt>
                <c:pt idx="6164">
                  <c:v>532569600</c:v>
                </c:pt>
                <c:pt idx="6165">
                  <c:v>532656000</c:v>
                </c:pt>
                <c:pt idx="6166">
                  <c:v>532742400</c:v>
                </c:pt>
                <c:pt idx="6167">
                  <c:v>532828800</c:v>
                </c:pt>
                <c:pt idx="6168">
                  <c:v>532915200</c:v>
                </c:pt>
                <c:pt idx="6169">
                  <c:v>533001600</c:v>
                </c:pt>
                <c:pt idx="6170">
                  <c:v>533088000</c:v>
                </c:pt>
                <c:pt idx="6171">
                  <c:v>533174400</c:v>
                </c:pt>
                <c:pt idx="6172">
                  <c:v>533260800</c:v>
                </c:pt>
                <c:pt idx="6173">
                  <c:v>533347200</c:v>
                </c:pt>
                <c:pt idx="6174">
                  <c:v>533433600</c:v>
                </c:pt>
                <c:pt idx="6175">
                  <c:v>533520000</c:v>
                </c:pt>
                <c:pt idx="6176">
                  <c:v>533606400</c:v>
                </c:pt>
                <c:pt idx="6177">
                  <c:v>533692800</c:v>
                </c:pt>
                <c:pt idx="6178">
                  <c:v>533779200</c:v>
                </c:pt>
                <c:pt idx="6179">
                  <c:v>533865600</c:v>
                </c:pt>
                <c:pt idx="6180">
                  <c:v>533952000</c:v>
                </c:pt>
                <c:pt idx="6181">
                  <c:v>534038400</c:v>
                </c:pt>
                <c:pt idx="6182">
                  <c:v>534124800</c:v>
                </c:pt>
                <c:pt idx="6183">
                  <c:v>534211200</c:v>
                </c:pt>
                <c:pt idx="6184">
                  <c:v>534297600</c:v>
                </c:pt>
                <c:pt idx="6185">
                  <c:v>534384000</c:v>
                </c:pt>
                <c:pt idx="6186">
                  <c:v>534470400</c:v>
                </c:pt>
                <c:pt idx="6187">
                  <c:v>534556800</c:v>
                </c:pt>
                <c:pt idx="6188">
                  <c:v>534643200</c:v>
                </c:pt>
                <c:pt idx="6189">
                  <c:v>534729600</c:v>
                </c:pt>
                <c:pt idx="6190">
                  <c:v>534816000</c:v>
                </c:pt>
                <c:pt idx="6191">
                  <c:v>534902400</c:v>
                </c:pt>
                <c:pt idx="6192">
                  <c:v>534988800</c:v>
                </c:pt>
                <c:pt idx="6193">
                  <c:v>535075200</c:v>
                </c:pt>
                <c:pt idx="6194">
                  <c:v>535161600</c:v>
                </c:pt>
                <c:pt idx="6195">
                  <c:v>535248000</c:v>
                </c:pt>
                <c:pt idx="6196">
                  <c:v>535334400</c:v>
                </c:pt>
                <c:pt idx="6197">
                  <c:v>535420800</c:v>
                </c:pt>
                <c:pt idx="6198">
                  <c:v>535507200</c:v>
                </c:pt>
                <c:pt idx="6199">
                  <c:v>535593600</c:v>
                </c:pt>
                <c:pt idx="6200">
                  <c:v>535680000</c:v>
                </c:pt>
                <c:pt idx="6201">
                  <c:v>535766400</c:v>
                </c:pt>
                <c:pt idx="6202">
                  <c:v>535852800</c:v>
                </c:pt>
                <c:pt idx="6203">
                  <c:v>535939200</c:v>
                </c:pt>
                <c:pt idx="6204">
                  <c:v>536025600</c:v>
                </c:pt>
                <c:pt idx="6205">
                  <c:v>536112000</c:v>
                </c:pt>
                <c:pt idx="6206">
                  <c:v>536198400</c:v>
                </c:pt>
                <c:pt idx="6207">
                  <c:v>536284800</c:v>
                </c:pt>
                <c:pt idx="6208">
                  <c:v>536371200</c:v>
                </c:pt>
                <c:pt idx="6209">
                  <c:v>536457600</c:v>
                </c:pt>
                <c:pt idx="6210">
                  <c:v>536544000</c:v>
                </c:pt>
                <c:pt idx="6211">
                  <c:v>536630400</c:v>
                </c:pt>
                <c:pt idx="6212">
                  <c:v>536716800</c:v>
                </c:pt>
                <c:pt idx="6213">
                  <c:v>536803200</c:v>
                </c:pt>
                <c:pt idx="6214">
                  <c:v>536889600</c:v>
                </c:pt>
                <c:pt idx="6215">
                  <c:v>536976000</c:v>
                </c:pt>
                <c:pt idx="6216">
                  <c:v>537062400</c:v>
                </c:pt>
                <c:pt idx="6217">
                  <c:v>537148800</c:v>
                </c:pt>
                <c:pt idx="6218">
                  <c:v>537235200</c:v>
                </c:pt>
                <c:pt idx="6219">
                  <c:v>537321600</c:v>
                </c:pt>
                <c:pt idx="6220">
                  <c:v>537408000</c:v>
                </c:pt>
                <c:pt idx="6221">
                  <c:v>537494400</c:v>
                </c:pt>
                <c:pt idx="6222">
                  <c:v>537580800</c:v>
                </c:pt>
                <c:pt idx="6223">
                  <c:v>537667200</c:v>
                </c:pt>
                <c:pt idx="6224">
                  <c:v>537753600</c:v>
                </c:pt>
                <c:pt idx="6225">
                  <c:v>537840000</c:v>
                </c:pt>
                <c:pt idx="6226">
                  <c:v>537926400</c:v>
                </c:pt>
                <c:pt idx="6227">
                  <c:v>538012800</c:v>
                </c:pt>
                <c:pt idx="6228">
                  <c:v>538099200</c:v>
                </c:pt>
                <c:pt idx="6229">
                  <c:v>538185600</c:v>
                </c:pt>
                <c:pt idx="6230">
                  <c:v>538272000</c:v>
                </c:pt>
                <c:pt idx="6231">
                  <c:v>538358400</c:v>
                </c:pt>
                <c:pt idx="6232">
                  <c:v>538444800</c:v>
                </c:pt>
                <c:pt idx="6233">
                  <c:v>538531200</c:v>
                </c:pt>
                <c:pt idx="6234">
                  <c:v>538617600</c:v>
                </c:pt>
                <c:pt idx="6235">
                  <c:v>538704000</c:v>
                </c:pt>
                <c:pt idx="6236">
                  <c:v>538790400</c:v>
                </c:pt>
                <c:pt idx="6237">
                  <c:v>538876800</c:v>
                </c:pt>
                <c:pt idx="6238">
                  <c:v>538963200</c:v>
                </c:pt>
                <c:pt idx="6239">
                  <c:v>539049600</c:v>
                </c:pt>
                <c:pt idx="6240">
                  <c:v>539136000</c:v>
                </c:pt>
                <c:pt idx="6241">
                  <c:v>539222400</c:v>
                </c:pt>
                <c:pt idx="6242">
                  <c:v>539308800</c:v>
                </c:pt>
                <c:pt idx="6243">
                  <c:v>539395200</c:v>
                </c:pt>
                <c:pt idx="6244">
                  <c:v>539481600</c:v>
                </c:pt>
                <c:pt idx="6245">
                  <c:v>539568000</c:v>
                </c:pt>
                <c:pt idx="6246">
                  <c:v>539654400</c:v>
                </c:pt>
                <c:pt idx="6247">
                  <c:v>539740800</c:v>
                </c:pt>
                <c:pt idx="6248">
                  <c:v>539827200</c:v>
                </c:pt>
                <c:pt idx="6249">
                  <c:v>539913600</c:v>
                </c:pt>
                <c:pt idx="6250">
                  <c:v>540000000</c:v>
                </c:pt>
                <c:pt idx="6251">
                  <c:v>540086400</c:v>
                </c:pt>
                <c:pt idx="6252">
                  <c:v>540172800</c:v>
                </c:pt>
                <c:pt idx="6253">
                  <c:v>540259200</c:v>
                </c:pt>
                <c:pt idx="6254">
                  <c:v>540345600</c:v>
                </c:pt>
                <c:pt idx="6255">
                  <c:v>540432000</c:v>
                </c:pt>
                <c:pt idx="6256">
                  <c:v>540518400</c:v>
                </c:pt>
                <c:pt idx="6257">
                  <c:v>540604800</c:v>
                </c:pt>
                <c:pt idx="6258">
                  <c:v>540691200</c:v>
                </c:pt>
                <c:pt idx="6259">
                  <c:v>540777600</c:v>
                </c:pt>
                <c:pt idx="6260">
                  <c:v>540864000</c:v>
                </c:pt>
                <c:pt idx="6261">
                  <c:v>540950400</c:v>
                </c:pt>
                <c:pt idx="6262">
                  <c:v>541036800</c:v>
                </c:pt>
                <c:pt idx="6263">
                  <c:v>541123200</c:v>
                </c:pt>
                <c:pt idx="6264">
                  <c:v>541209600</c:v>
                </c:pt>
                <c:pt idx="6265">
                  <c:v>541296000</c:v>
                </c:pt>
                <c:pt idx="6266">
                  <c:v>541382400</c:v>
                </c:pt>
                <c:pt idx="6267">
                  <c:v>541468800</c:v>
                </c:pt>
                <c:pt idx="6268">
                  <c:v>541555200</c:v>
                </c:pt>
                <c:pt idx="6269">
                  <c:v>541641600</c:v>
                </c:pt>
                <c:pt idx="6270">
                  <c:v>541728000</c:v>
                </c:pt>
                <c:pt idx="6271">
                  <c:v>541814400</c:v>
                </c:pt>
                <c:pt idx="6272">
                  <c:v>541900800</c:v>
                </c:pt>
                <c:pt idx="6273">
                  <c:v>541987200</c:v>
                </c:pt>
                <c:pt idx="6274">
                  <c:v>542073600</c:v>
                </c:pt>
                <c:pt idx="6275">
                  <c:v>542160000</c:v>
                </c:pt>
                <c:pt idx="6276">
                  <c:v>542246400</c:v>
                </c:pt>
                <c:pt idx="6277">
                  <c:v>542332800</c:v>
                </c:pt>
                <c:pt idx="6278">
                  <c:v>542419200</c:v>
                </c:pt>
                <c:pt idx="6279">
                  <c:v>542505600</c:v>
                </c:pt>
                <c:pt idx="6280">
                  <c:v>542592000</c:v>
                </c:pt>
                <c:pt idx="6281">
                  <c:v>542678400</c:v>
                </c:pt>
                <c:pt idx="6282">
                  <c:v>542764800</c:v>
                </c:pt>
                <c:pt idx="6283">
                  <c:v>542851200</c:v>
                </c:pt>
                <c:pt idx="6284">
                  <c:v>542937600</c:v>
                </c:pt>
                <c:pt idx="6285">
                  <c:v>543024000</c:v>
                </c:pt>
                <c:pt idx="6286">
                  <c:v>543110400</c:v>
                </c:pt>
                <c:pt idx="6287">
                  <c:v>543196800</c:v>
                </c:pt>
                <c:pt idx="6288">
                  <c:v>543283200</c:v>
                </c:pt>
                <c:pt idx="6289">
                  <c:v>543369600</c:v>
                </c:pt>
                <c:pt idx="6290">
                  <c:v>543456000</c:v>
                </c:pt>
                <c:pt idx="6291">
                  <c:v>543542400</c:v>
                </c:pt>
                <c:pt idx="6292">
                  <c:v>543628800</c:v>
                </c:pt>
                <c:pt idx="6293">
                  <c:v>543715200</c:v>
                </c:pt>
                <c:pt idx="6294">
                  <c:v>543801600</c:v>
                </c:pt>
                <c:pt idx="6295">
                  <c:v>543888000</c:v>
                </c:pt>
                <c:pt idx="6296">
                  <c:v>543974400</c:v>
                </c:pt>
                <c:pt idx="6297">
                  <c:v>544060800</c:v>
                </c:pt>
                <c:pt idx="6298">
                  <c:v>544147200</c:v>
                </c:pt>
                <c:pt idx="6299">
                  <c:v>544233600</c:v>
                </c:pt>
                <c:pt idx="6300">
                  <c:v>544320000</c:v>
                </c:pt>
                <c:pt idx="6301">
                  <c:v>544406400</c:v>
                </c:pt>
                <c:pt idx="6302">
                  <c:v>544492800</c:v>
                </c:pt>
                <c:pt idx="6303">
                  <c:v>544579200</c:v>
                </c:pt>
                <c:pt idx="6304">
                  <c:v>544665600</c:v>
                </c:pt>
                <c:pt idx="6305">
                  <c:v>544752000</c:v>
                </c:pt>
                <c:pt idx="6306">
                  <c:v>544838400</c:v>
                </c:pt>
                <c:pt idx="6307">
                  <c:v>544924800</c:v>
                </c:pt>
                <c:pt idx="6308">
                  <c:v>545011200</c:v>
                </c:pt>
                <c:pt idx="6309">
                  <c:v>545097600</c:v>
                </c:pt>
                <c:pt idx="6310">
                  <c:v>545184000</c:v>
                </c:pt>
                <c:pt idx="6311">
                  <c:v>545270400</c:v>
                </c:pt>
                <c:pt idx="6312">
                  <c:v>545356800</c:v>
                </c:pt>
                <c:pt idx="6313">
                  <c:v>545443200</c:v>
                </c:pt>
                <c:pt idx="6314">
                  <c:v>545529600</c:v>
                </c:pt>
                <c:pt idx="6315">
                  <c:v>545616000</c:v>
                </c:pt>
                <c:pt idx="6316">
                  <c:v>545702400</c:v>
                </c:pt>
                <c:pt idx="6317">
                  <c:v>545788800</c:v>
                </c:pt>
                <c:pt idx="6318">
                  <c:v>545875200</c:v>
                </c:pt>
                <c:pt idx="6319">
                  <c:v>545961600</c:v>
                </c:pt>
                <c:pt idx="6320">
                  <c:v>546048000</c:v>
                </c:pt>
                <c:pt idx="6321">
                  <c:v>546134400</c:v>
                </c:pt>
                <c:pt idx="6322">
                  <c:v>546220800</c:v>
                </c:pt>
                <c:pt idx="6323">
                  <c:v>546307200</c:v>
                </c:pt>
                <c:pt idx="6324">
                  <c:v>546393600</c:v>
                </c:pt>
                <c:pt idx="6325">
                  <c:v>546480000</c:v>
                </c:pt>
                <c:pt idx="6326">
                  <c:v>546566400</c:v>
                </c:pt>
                <c:pt idx="6327">
                  <c:v>546652800</c:v>
                </c:pt>
                <c:pt idx="6328">
                  <c:v>546739200</c:v>
                </c:pt>
                <c:pt idx="6329">
                  <c:v>546825600</c:v>
                </c:pt>
                <c:pt idx="6330">
                  <c:v>546912000</c:v>
                </c:pt>
                <c:pt idx="6331">
                  <c:v>546998400</c:v>
                </c:pt>
                <c:pt idx="6332">
                  <c:v>547084800</c:v>
                </c:pt>
                <c:pt idx="6333">
                  <c:v>547171200</c:v>
                </c:pt>
                <c:pt idx="6334">
                  <c:v>547257600</c:v>
                </c:pt>
                <c:pt idx="6335">
                  <c:v>547344000</c:v>
                </c:pt>
                <c:pt idx="6336">
                  <c:v>547430400</c:v>
                </c:pt>
                <c:pt idx="6337">
                  <c:v>547516800</c:v>
                </c:pt>
                <c:pt idx="6338">
                  <c:v>547603200</c:v>
                </c:pt>
                <c:pt idx="6339">
                  <c:v>547689600</c:v>
                </c:pt>
                <c:pt idx="6340">
                  <c:v>547776000</c:v>
                </c:pt>
                <c:pt idx="6341">
                  <c:v>547862400</c:v>
                </c:pt>
                <c:pt idx="6342">
                  <c:v>547948800</c:v>
                </c:pt>
                <c:pt idx="6343">
                  <c:v>548035200</c:v>
                </c:pt>
                <c:pt idx="6344">
                  <c:v>548121600</c:v>
                </c:pt>
                <c:pt idx="6345">
                  <c:v>548208000</c:v>
                </c:pt>
                <c:pt idx="6346">
                  <c:v>548294400</c:v>
                </c:pt>
                <c:pt idx="6347">
                  <c:v>548380800</c:v>
                </c:pt>
                <c:pt idx="6348">
                  <c:v>548467200</c:v>
                </c:pt>
                <c:pt idx="6349">
                  <c:v>548553600</c:v>
                </c:pt>
                <c:pt idx="6350">
                  <c:v>548640000</c:v>
                </c:pt>
                <c:pt idx="6351">
                  <c:v>548726400</c:v>
                </c:pt>
                <c:pt idx="6352">
                  <c:v>548812800</c:v>
                </c:pt>
                <c:pt idx="6353">
                  <c:v>548899200</c:v>
                </c:pt>
                <c:pt idx="6354">
                  <c:v>548985600</c:v>
                </c:pt>
                <c:pt idx="6355">
                  <c:v>549072000</c:v>
                </c:pt>
                <c:pt idx="6356">
                  <c:v>549158400</c:v>
                </c:pt>
                <c:pt idx="6357">
                  <c:v>549244800</c:v>
                </c:pt>
                <c:pt idx="6358">
                  <c:v>549331200</c:v>
                </c:pt>
                <c:pt idx="6359">
                  <c:v>549417600</c:v>
                </c:pt>
                <c:pt idx="6360">
                  <c:v>549504000</c:v>
                </c:pt>
                <c:pt idx="6361">
                  <c:v>549590400</c:v>
                </c:pt>
                <c:pt idx="6362">
                  <c:v>549676800</c:v>
                </c:pt>
                <c:pt idx="6363">
                  <c:v>549763200</c:v>
                </c:pt>
                <c:pt idx="6364">
                  <c:v>549849600</c:v>
                </c:pt>
                <c:pt idx="6365">
                  <c:v>549936000</c:v>
                </c:pt>
                <c:pt idx="6366">
                  <c:v>550022400</c:v>
                </c:pt>
                <c:pt idx="6367">
                  <c:v>550108800</c:v>
                </c:pt>
                <c:pt idx="6368">
                  <c:v>550195200</c:v>
                </c:pt>
                <c:pt idx="6369">
                  <c:v>550281600</c:v>
                </c:pt>
                <c:pt idx="6370">
                  <c:v>550368000</c:v>
                </c:pt>
                <c:pt idx="6371">
                  <c:v>550454400</c:v>
                </c:pt>
                <c:pt idx="6372">
                  <c:v>550540800</c:v>
                </c:pt>
                <c:pt idx="6373">
                  <c:v>550627200</c:v>
                </c:pt>
                <c:pt idx="6374">
                  <c:v>550713600</c:v>
                </c:pt>
                <c:pt idx="6375">
                  <c:v>550800000</c:v>
                </c:pt>
                <c:pt idx="6376">
                  <c:v>550886400</c:v>
                </c:pt>
                <c:pt idx="6377">
                  <c:v>550972800</c:v>
                </c:pt>
                <c:pt idx="6378">
                  <c:v>551059200</c:v>
                </c:pt>
                <c:pt idx="6379">
                  <c:v>551145600</c:v>
                </c:pt>
                <c:pt idx="6380">
                  <c:v>551232000</c:v>
                </c:pt>
                <c:pt idx="6381">
                  <c:v>551318400</c:v>
                </c:pt>
                <c:pt idx="6382">
                  <c:v>551404800</c:v>
                </c:pt>
                <c:pt idx="6383">
                  <c:v>551491200</c:v>
                </c:pt>
                <c:pt idx="6384">
                  <c:v>551577600</c:v>
                </c:pt>
                <c:pt idx="6385">
                  <c:v>551664000</c:v>
                </c:pt>
                <c:pt idx="6386">
                  <c:v>551750400</c:v>
                </c:pt>
                <c:pt idx="6387">
                  <c:v>551836800</c:v>
                </c:pt>
                <c:pt idx="6388">
                  <c:v>551923200</c:v>
                </c:pt>
                <c:pt idx="6389">
                  <c:v>552009600</c:v>
                </c:pt>
                <c:pt idx="6390">
                  <c:v>552096000</c:v>
                </c:pt>
                <c:pt idx="6391">
                  <c:v>552182400</c:v>
                </c:pt>
                <c:pt idx="6392">
                  <c:v>552268800</c:v>
                </c:pt>
                <c:pt idx="6393">
                  <c:v>552355200</c:v>
                </c:pt>
                <c:pt idx="6394">
                  <c:v>552441600</c:v>
                </c:pt>
                <c:pt idx="6395">
                  <c:v>552528000</c:v>
                </c:pt>
                <c:pt idx="6396">
                  <c:v>552614400</c:v>
                </c:pt>
                <c:pt idx="6397">
                  <c:v>552700800</c:v>
                </c:pt>
                <c:pt idx="6398">
                  <c:v>552787200</c:v>
                </c:pt>
                <c:pt idx="6399">
                  <c:v>552873600</c:v>
                </c:pt>
                <c:pt idx="6400">
                  <c:v>552960000</c:v>
                </c:pt>
                <c:pt idx="6401">
                  <c:v>553046400</c:v>
                </c:pt>
                <c:pt idx="6402">
                  <c:v>553132800</c:v>
                </c:pt>
                <c:pt idx="6403">
                  <c:v>553219200</c:v>
                </c:pt>
                <c:pt idx="6404">
                  <c:v>553305600</c:v>
                </c:pt>
                <c:pt idx="6405">
                  <c:v>553392000</c:v>
                </c:pt>
                <c:pt idx="6406">
                  <c:v>553478400</c:v>
                </c:pt>
                <c:pt idx="6407">
                  <c:v>553564800</c:v>
                </c:pt>
                <c:pt idx="6408">
                  <c:v>553651200</c:v>
                </c:pt>
                <c:pt idx="6409">
                  <c:v>553737600</c:v>
                </c:pt>
                <c:pt idx="6410">
                  <c:v>553824000</c:v>
                </c:pt>
                <c:pt idx="6411">
                  <c:v>553910400</c:v>
                </c:pt>
                <c:pt idx="6412">
                  <c:v>553996800</c:v>
                </c:pt>
                <c:pt idx="6413">
                  <c:v>554083200</c:v>
                </c:pt>
                <c:pt idx="6414">
                  <c:v>554169600</c:v>
                </c:pt>
                <c:pt idx="6415">
                  <c:v>554256000</c:v>
                </c:pt>
                <c:pt idx="6416">
                  <c:v>554342400</c:v>
                </c:pt>
                <c:pt idx="6417">
                  <c:v>554428800</c:v>
                </c:pt>
                <c:pt idx="6418">
                  <c:v>554515200</c:v>
                </c:pt>
                <c:pt idx="6419">
                  <c:v>554601600</c:v>
                </c:pt>
                <c:pt idx="6420">
                  <c:v>554688000</c:v>
                </c:pt>
                <c:pt idx="6421">
                  <c:v>554774400</c:v>
                </c:pt>
                <c:pt idx="6422">
                  <c:v>554860800</c:v>
                </c:pt>
                <c:pt idx="6423">
                  <c:v>554947200</c:v>
                </c:pt>
                <c:pt idx="6424">
                  <c:v>555033600</c:v>
                </c:pt>
                <c:pt idx="6425">
                  <c:v>555120000</c:v>
                </c:pt>
                <c:pt idx="6426">
                  <c:v>555206400</c:v>
                </c:pt>
                <c:pt idx="6427">
                  <c:v>555292800</c:v>
                </c:pt>
                <c:pt idx="6428">
                  <c:v>555379200</c:v>
                </c:pt>
                <c:pt idx="6429">
                  <c:v>555465600</c:v>
                </c:pt>
                <c:pt idx="6430">
                  <c:v>555552000</c:v>
                </c:pt>
                <c:pt idx="6431">
                  <c:v>555638400</c:v>
                </c:pt>
                <c:pt idx="6432">
                  <c:v>555724800</c:v>
                </c:pt>
                <c:pt idx="6433">
                  <c:v>555811200</c:v>
                </c:pt>
                <c:pt idx="6434">
                  <c:v>555897600</c:v>
                </c:pt>
                <c:pt idx="6435">
                  <c:v>555984000</c:v>
                </c:pt>
                <c:pt idx="6436">
                  <c:v>556070400</c:v>
                </c:pt>
                <c:pt idx="6437">
                  <c:v>556156800</c:v>
                </c:pt>
                <c:pt idx="6438">
                  <c:v>556243200</c:v>
                </c:pt>
                <c:pt idx="6439">
                  <c:v>556329600</c:v>
                </c:pt>
                <c:pt idx="6440">
                  <c:v>556416000</c:v>
                </c:pt>
                <c:pt idx="6441">
                  <c:v>556502400</c:v>
                </c:pt>
                <c:pt idx="6442">
                  <c:v>556588800</c:v>
                </c:pt>
                <c:pt idx="6443">
                  <c:v>556675200</c:v>
                </c:pt>
                <c:pt idx="6444">
                  <c:v>556761600</c:v>
                </c:pt>
                <c:pt idx="6445">
                  <c:v>556848000</c:v>
                </c:pt>
                <c:pt idx="6446">
                  <c:v>556934400</c:v>
                </c:pt>
                <c:pt idx="6447">
                  <c:v>557020800</c:v>
                </c:pt>
                <c:pt idx="6448">
                  <c:v>557107200</c:v>
                </c:pt>
                <c:pt idx="6449">
                  <c:v>557193600</c:v>
                </c:pt>
                <c:pt idx="6450">
                  <c:v>557280000</c:v>
                </c:pt>
                <c:pt idx="6451">
                  <c:v>557366400</c:v>
                </c:pt>
                <c:pt idx="6452">
                  <c:v>557452800</c:v>
                </c:pt>
                <c:pt idx="6453">
                  <c:v>557539200</c:v>
                </c:pt>
                <c:pt idx="6454">
                  <c:v>557625600</c:v>
                </c:pt>
                <c:pt idx="6455">
                  <c:v>557712000</c:v>
                </c:pt>
                <c:pt idx="6456">
                  <c:v>557798400</c:v>
                </c:pt>
                <c:pt idx="6457">
                  <c:v>557884800</c:v>
                </c:pt>
                <c:pt idx="6458">
                  <c:v>557971200</c:v>
                </c:pt>
                <c:pt idx="6459">
                  <c:v>558057600</c:v>
                </c:pt>
                <c:pt idx="6460">
                  <c:v>558144000</c:v>
                </c:pt>
                <c:pt idx="6461">
                  <c:v>558230400</c:v>
                </c:pt>
                <c:pt idx="6462">
                  <c:v>558316800</c:v>
                </c:pt>
                <c:pt idx="6463">
                  <c:v>558403200</c:v>
                </c:pt>
                <c:pt idx="6464">
                  <c:v>558489600</c:v>
                </c:pt>
                <c:pt idx="6465">
                  <c:v>558576000</c:v>
                </c:pt>
                <c:pt idx="6466">
                  <c:v>558662400</c:v>
                </c:pt>
                <c:pt idx="6467">
                  <c:v>558748800</c:v>
                </c:pt>
                <c:pt idx="6468">
                  <c:v>558835200</c:v>
                </c:pt>
                <c:pt idx="6469">
                  <c:v>558921600</c:v>
                </c:pt>
                <c:pt idx="6470">
                  <c:v>559008000</c:v>
                </c:pt>
                <c:pt idx="6471">
                  <c:v>559094400</c:v>
                </c:pt>
                <c:pt idx="6472">
                  <c:v>559180800</c:v>
                </c:pt>
                <c:pt idx="6473">
                  <c:v>559267200</c:v>
                </c:pt>
                <c:pt idx="6474">
                  <c:v>559353600</c:v>
                </c:pt>
                <c:pt idx="6475">
                  <c:v>559440000</c:v>
                </c:pt>
                <c:pt idx="6476">
                  <c:v>559526400</c:v>
                </c:pt>
                <c:pt idx="6477">
                  <c:v>559612800</c:v>
                </c:pt>
                <c:pt idx="6478">
                  <c:v>559699200</c:v>
                </c:pt>
                <c:pt idx="6479">
                  <c:v>559785600</c:v>
                </c:pt>
                <c:pt idx="6480">
                  <c:v>559872000</c:v>
                </c:pt>
                <c:pt idx="6481">
                  <c:v>559958400</c:v>
                </c:pt>
                <c:pt idx="6482">
                  <c:v>560044800</c:v>
                </c:pt>
                <c:pt idx="6483">
                  <c:v>560131200</c:v>
                </c:pt>
                <c:pt idx="6484">
                  <c:v>560217600</c:v>
                </c:pt>
                <c:pt idx="6485">
                  <c:v>560304000</c:v>
                </c:pt>
                <c:pt idx="6486">
                  <c:v>560390400</c:v>
                </c:pt>
                <c:pt idx="6487">
                  <c:v>560476800</c:v>
                </c:pt>
                <c:pt idx="6488">
                  <c:v>560563200</c:v>
                </c:pt>
                <c:pt idx="6489">
                  <c:v>560649600</c:v>
                </c:pt>
                <c:pt idx="6490">
                  <c:v>560736000</c:v>
                </c:pt>
                <c:pt idx="6491">
                  <c:v>560822400</c:v>
                </c:pt>
                <c:pt idx="6492">
                  <c:v>560908800</c:v>
                </c:pt>
                <c:pt idx="6493">
                  <c:v>560995200</c:v>
                </c:pt>
                <c:pt idx="6494">
                  <c:v>561081600</c:v>
                </c:pt>
                <c:pt idx="6495">
                  <c:v>561168000</c:v>
                </c:pt>
                <c:pt idx="6496">
                  <c:v>561254400</c:v>
                </c:pt>
                <c:pt idx="6497">
                  <c:v>561340800</c:v>
                </c:pt>
                <c:pt idx="6498">
                  <c:v>561427200</c:v>
                </c:pt>
                <c:pt idx="6499">
                  <c:v>561513600</c:v>
                </c:pt>
                <c:pt idx="6500">
                  <c:v>561600000</c:v>
                </c:pt>
                <c:pt idx="6501">
                  <c:v>561686400</c:v>
                </c:pt>
                <c:pt idx="6502">
                  <c:v>561772800</c:v>
                </c:pt>
                <c:pt idx="6503">
                  <c:v>561859200</c:v>
                </c:pt>
                <c:pt idx="6504">
                  <c:v>561945600</c:v>
                </c:pt>
                <c:pt idx="6505">
                  <c:v>562032000</c:v>
                </c:pt>
                <c:pt idx="6506">
                  <c:v>562118400</c:v>
                </c:pt>
                <c:pt idx="6507">
                  <c:v>562204800</c:v>
                </c:pt>
                <c:pt idx="6508">
                  <c:v>562291200</c:v>
                </c:pt>
                <c:pt idx="6509">
                  <c:v>562377600</c:v>
                </c:pt>
                <c:pt idx="6510">
                  <c:v>562464000</c:v>
                </c:pt>
                <c:pt idx="6511">
                  <c:v>562550400</c:v>
                </c:pt>
                <c:pt idx="6512">
                  <c:v>562636800</c:v>
                </c:pt>
                <c:pt idx="6513">
                  <c:v>562723200</c:v>
                </c:pt>
                <c:pt idx="6514">
                  <c:v>562809600</c:v>
                </c:pt>
                <c:pt idx="6515">
                  <c:v>562896000</c:v>
                </c:pt>
                <c:pt idx="6516">
                  <c:v>562982400</c:v>
                </c:pt>
                <c:pt idx="6517">
                  <c:v>563068800</c:v>
                </c:pt>
                <c:pt idx="6518">
                  <c:v>563155200</c:v>
                </c:pt>
                <c:pt idx="6519">
                  <c:v>563241600</c:v>
                </c:pt>
                <c:pt idx="6520">
                  <c:v>563328000</c:v>
                </c:pt>
                <c:pt idx="6521">
                  <c:v>563414400</c:v>
                </c:pt>
                <c:pt idx="6522">
                  <c:v>563500800</c:v>
                </c:pt>
                <c:pt idx="6523">
                  <c:v>563587200</c:v>
                </c:pt>
                <c:pt idx="6524">
                  <c:v>563673600</c:v>
                </c:pt>
                <c:pt idx="6525">
                  <c:v>563760000</c:v>
                </c:pt>
                <c:pt idx="6526">
                  <c:v>563846400</c:v>
                </c:pt>
                <c:pt idx="6527">
                  <c:v>563932800</c:v>
                </c:pt>
                <c:pt idx="6528">
                  <c:v>564019200</c:v>
                </c:pt>
                <c:pt idx="6529">
                  <c:v>564105600</c:v>
                </c:pt>
                <c:pt idx="6530">
                  <c:v>564192000</c:v>
                </c:pt>
                <c:pt idx="6531">
                  <c:v>564278400</c:v>
                </c:pt>
                <c:pt idx="6532">
                  <c:v>564364800</c:v>
                </c:pt>
                <c:pt idx="6533">
                  <c:v>564451200</c:v>
                </c:pt>
                <c:pt idx="6534">
                  <c:v>564537600</c:v>
                </c:pt>
                <c:pt idx="6535">
                  <c:v>564624000</c:v>
                </c:pt>
                <c:pt idx="6536">
                  <c:v>564710400</c:v>
                </c:pt>
                <c:pt idx="6537">
                  <c:v>564796800</c:v>
                </c:pt>
                <c:pt idx="6538">
                  <c:v>564883200</c:v>
                </c:pt>
                <c:pt idx="6539">
                  <c:v>564969600</c:v>
                </c:pt>
                <c:pt idx="6540">
                  <c:v>565056000</c:v>
                </c:pt>
                <c:pt idx="6541">
                  <c:v>565142400</c:v>
                </c:pt>
                <c:pt idx="6542">
                  <c:v>565228800</c:v>
                </c:pt>
                <c:pt idx="6543">
                  <c:v>565315200</c:v>
                </c:pt>
                <c:pt idx="6544">
                  <c:v>565401600</c:v>
                </c:pt>
                <c:pt idx="6545">
                  <c:v>565488000</c:v>
                </c:pt>
                <c:pt idx="6546">
                  <c:v>565574400</c:v>
                </c:pt>
                <c:pt idx="6547">
                  <c:v>565660800</c:v>
                </c:pt>
                <c:pt idx="6548">
                  <c:v>565747200</c:v>
                </c:pt>
                <c:pt idx="6549">
                  <c:v>565833600</c:v>
                </c:pt>
                <c:pt idx="6550">
                  <c:v>565920000</c:v>
                </c:pt>
                <c:pt idx="6551">
                  <c:v>566006400</c:v>
                </c:pt>
                <c:pt idx="6552">
                  <c:v>566092800</c:v>
                </c:pt>
                <c:pt idx="6553">
                  <c:v>566179200</c:v>
                </c:pt>
                <c:pt idx="6554">
                  <c:v>566265600</c:v>
                </c:pt>
                <c:pt idx="6555">
                  <c:v>566352000</c:v>
                </c:pt>
                <c:pt idx="6556">
                  <c:v>566438400</c:v>
                </c:pt>
                <c:pt idx="6557">
                  <c:v>566524800</c:v>
                </c:pt>
                <c:pt idx="6558">
                  <c:v>566611200</c:v>
                </c:pt>
                <c:pt idx="6559">
                  <c:v>566697600</c:v>
                </c:pt>
                <c:pt idx="6560">
                  <c:v>566784000</c:v>
                </c:pt>
                <c:pt idx="6561">
                  <c:v>566870400</c:v>
                </c:pt>
                <c:pt idx="6562">
                  <c:v>566956800</c:v>
                </c:pt>
                <c:pt idx="6563">
                  <c:v>567043200</c:v>
                </c:pt>
                <c:pt idx="6564">
                  <c:v>567129600</c:v>
                </c:pt>
                <c:pt idx="6565">
                  <c:v>567216000</c:v>
                </c:pt>
                <c:pt idx="6566">
                  <c:v>567302400</c:v>
                </c:pt>
                <c:pt idx="6567">
                  <c:v>567388800</c:v>
                </c:pt>
                <c:pt idx="6568">
                  <c:v>567475200</c:v>
                </c:pt>
                <c:pt idx="6569">
                  <c:v>567561600</c:v>
                </c:pt>
                <c:pt idx="6570">
                  <c:v>567648000</c:v>
                </c:pt>
                <c:pt idx="6571">
                  <c:v>567734400</c:v>
                </c:pt>
                <c:pt idx="6572">
                  <c:v>567820800</c:v>
                </c:pt>
                <c:pt idx="6573">
                  <c:v>567907200</c:v>
                </c:pt>
                <c:pt idx="6574">
                  <c:v>567993600</c:v>
                </c:pt>
                <c:pt idx="6575">
                  <c:v>568080000</c:v>
                </c:pt>
                <c:pt idx="6576">
                  <c:v>568166400</c:v>
                </c:pt>
                <c:pt idx="6577">
                  <c:v>568252800</c:v>
                </c:pt>
                <c:pt idx="6578">
                  <c:v>568339200</c:v>
                </c:pt>
                <c:pt idx="6579">
                  <c:v>568425600</c:v>
                </c:pt>
                <c:pt idx="6580">
                  <c:v>568512000</c:v>
                </c:pt>
                <c:pt idx="6581">
                  <c:v>568598400</c:v>
                </c:pt>
                <c:pt idx="6582">
                  <c:v>568684800</c:v>
                </c:pt>
                <c:pt idx="6583">
                  <c:v>568771200</c:v>
                </c:pt>
                <c:pt idx="6584">
                  <c:v>568857600</c:v>
                </c:pt>
                <c:pt idx="6585">
                  <c:v>568944000</c:v>
                </c:pt>
                <c:pt idx="6586">
                  <c:v>569030400</c:v>
                </c:pt>
                <c:pt idx="6587">
                  <c:v>569116800</c:v>
                </c:pt>
                <c:pt idx="6588">
                  <c:v>569203200</c:v>
                </c:pt>
                <c:pt idx="6589">
                  <c:v>569289600</c:v>
                </c:pt>
                <c:pt idx="6590">
                  <c:v>569376000</c:v>
                </c:pt>
                <c:pt idx="6591">
                  <c:v>569462400</c:v>
                </c:pt>
                <c:pt idx="6592">
                  <c:v>569548800</c:v>
                </c:pt>
                <c:pt idx="6593">
                  <c:v>569635200</c:v>
                </c:pt>
                <c:pt idx="6594">
                  <c:v>569721600</c:v>
                </c:pt>
                <c:pt idx="6595">
                  <c:v>569808000</c:v>
                </c:pt>
                <c:pt idx="6596">
                  <c:v>569894400</c:v>
                </c:pt>
                <c:pt idx="6597">
                  <c:v>569980800</c:v>
                </c:pt>
                <c:pt idx="6598">
                  <c:v>570067200</c:v>
                </c:pt>
                <c:pt idx="6599">
                  <c:v>570153600</c:v>
                </c:pt>
                <c:pt idx="6600">
                  <c:v>570240000</c:v>
                </c:pt>
                <c:pt idx="6601">
                  <c:v>570326400</c:v>
                </c:pt>
                <c:pt idx="6602">
                  <c:v>570412800</c:v>
                </c:pt>
                <c:pt idx="6603">
                  <c:v>570499200</c:v>
                </c:pt>
                <c:pt idx="6604">
                  <c:v>570585600</c:v>
                </c:pt>
                <c:pt idx="6605">
                  <c:v>570672000</c:v>
                </c:pt>
                <c:pt idx="6606">
                  <c:v>570758400</c:v>
                </c:pt>
                <c:pt idx="6607">
                  <c:v>570844800</c:v>
                </c:pt>
                <c:pt idx="6608">
                  <c:v>570931200</c:v>
                </c:pt>
                <c:pt idx="6609">
                  <c:v>571017600</c:v>
                </c:pt>
                <c:pt idx="6610">
                  <c:v>571104000</c:v>
                </c:pt>
                <c:pt idx="6611">
                  <c:v>571190400</c:v>
                </c:pt>
                <c:pt idx="6612">
                  <c:v>571276800</c:v>
                </c:pt>
                <c:pt idx="6613">
                  <c:v>571363200</c:v>
                </c:pt>
                <c:pt idx="6614">
                  <c:v>571449600</c:v>
                </c:pt>
                <c:pt idx="6615">
                  <c:v>571536000</c:v>
                </c:pt>
                <c:pt idx="6616">
                  <c:v>571622400</c:v>
                </c:pt>
                <c:pt idx="6617">
                  <c:v>571708800</c:v>
                </c:pt>
                <c:pt idx="6618">
                  <c:v>571795200</c:v>
                </c:pt>
                <c:pt idx="6619">
                  <c:v>571881600</c:v>
                </c:pt>
                <c:pt idx="6620">
                  <c:v>571968000</c:v>
                </c:pt>
                <c:pt idx="6621">
                  <c:v>572054400</c:v>
                </c:pt>
                <c:pt idx="6622">
                  <c:v>572140800</c:v>
                </c:pt>
                <c:pt idx="6623">
                  <c:v>572227200</c:v>
                </c:pt>
                <c:pt idx="6624">
                  <c:v>572313600</c:v>
                </c:pt>
                <c:pt idx="6625">
                  <c:v>572400000</c:v>
                </c:pt>
                <c:pt idx="6626">
                  <c:v>572486400</c:v>
                </c:pt>
                <c:pt idx="6627">
                  <c:v>572572800</c:v>
                </c:pt>
                <c:pt idx="6628">
                  <c:v>572659200</c:v>
                </c:pt>
                <c:pt idx="6629">
                  <c:v>572745600</c:v>
                </c:pt>
                <c:pt idx="6630">
                  <c:v>572832000</c:v>
                </c:pt>
                <c:pt idx="6631">
                  <c:v>572918400</c:v>
                </c:pt>
                <c:pt idx="6632">
                  <c:v>573004800</c:v>
                </c:pt>
                <c:pt idx="6633">
                  <c:v>573091200</c:v>
                </c:pt>
                <c:pt idx="6634">
                  <c:v>573177600</c:v>
                </c:pt>
                <c:pt idx="6635">
                  <c:v>573264000</c:v>
                </c:pt>
                <c:pt idx="6636">
                  <c:v>573350400</c:v>
                </c:pt>
                <c:pt idx="6637">
                  <c:v>573436800</c:v>
                </c:pt>
                <c:pt idx="6638">
                  <c:v>573523200</c:v>
                </c:pt>
                <c:pt idx="6639">
                  <c:v>573609600</c:v>
                </c:pt>
                <c:pt idx="6640">
                  <c:v>573696000</c:v>
                </c:pt>
                <c:pt idx="6641">
                  <c:v>573782400</c:v>
                </c:pt>
                <c:pt idx="6642">
                  <c:v>573868800</c:v>
                </c:pt>
                <c:pt idx="6643">
                  <c:v>573955200</c:v>
                </c:pt>
                <c:pt idx="6644">
                  <c:v>574041600</c:v>
                </c:pt>
                <c:pt idx="6645">
                  <c:v>574128000</c:v>
                </c:pt>
                <c:pt idx="6646">
                  <c:v>574214400</c:v>
                </c:pt>
                <c:pt idx="6647">
                  <c:v>574300800</c:v>
                </c:pt>
                <c:pt idx="6648">
                  <c:v>574387200</c:v>
                </c:pt>
                <c:pt idx="6649">
                  <c:v>574473600</c:v>
                </c:pt>
                <c:pt idx="6650">
                  <c:v>574560000</c:v>
                </c:pt>
                <c:pt idx="6651">
                  <c:v>574646400</c:v>
                </c:pt>
                <c:pt idx="6652">
                  <c:v>574732800</c:v>
                </c:pt>
                <c:pt idx="6653">
                  <c:v>574819200</c:v>
                </c:pt>
                <c:pt idx="6654">
                  <c:v>574905600</c:v>
                </c:pt>
                <c:pt idx="6655">
                  <c:v>574992000</c:v>
                </c:pt>
                <c:pt idx="6656">
                  <c:v>575078400</c:v>
                </c:pt>
                <c:pt idx="6657">
                  <c:v>575164800</c:v>
                </c:pt>
                <c:pt idx="6658">
                  <c:v>575251200</c:v>
                </c:pt>
                <c:pt idx="6659">
                  <c:v>575337600</c:v>
                </c:pt>
                <c:pt idx="6660">
                  <c:v>575424000</c:v>
                </c:pt>
                <c:pt idx="6661">
                  <c:v>575510400</c:v>
                </c:pt>
                <c:pt idx="6662">
                  <c:v>575596800</c:v>
                </c:pt>
                <c:pt idx="6663">
                  <c:v>575683200</c:v>
                </c:pt>
                <c:pt idx="6664">
                  <c:v>575769600</c:v>
                </c:pt>
                <c:pt idx="6665">
                  <c:v>575856000</c:v>
                </c:pt>
                <c:pt idx="6666">
                  <c:v>575942400</c:v>
                </c:pt>
                <c:pt idx="6667">
                  <c:v>576028800</c:v>
                </c:pt>
                <c:pt idx="6668">
                  <c:v>576115200</c:v>
                </c:pt>
                <c:pt idx="6669">
                  <c:v>576201600</c:v>
                </c:pt>
                <c:pt idx="6670">
                  <c:v>576288000</c:v>
                </c:pt>
                <c:pt idx="6671">
                  <c:v>576374400</c:v>
                </c:pt>
                <c:pt idx="6672">
                  <c:v>576460800</c:v>
                </c:pt>
                <c:pt idx="6673">
                  <c:v>576547200</c:v>
                </c:pt>
                <c:pt idx="6674">
                  <c:v>576633600</c:v>
                </c:pt>
                <c:pt idx="6675">
                  <c:v>576720000</c:v>
                </c:pt>
                <c:pt idx="6676">
                  <c:v>576806400</c:v>
                </c:pt>
                <c:pt idx="6677">
                  <c:v>576892800</c:v>
                </c:pt>
                <c:pt idx="6678">
                  <c:v>576979200</c:v>
                </c:pt>
                <c:pt idx="6679">
                  <c:v>577065600</c:v>
                </c:pt>
                <c:pt idx="6680">
                  <c:v>577152000</c:v>
                </c:pt>
                <c:pt idx="6681">
                  <c:v>577238400</c:v>
                </c:pt>
                <c:pt idx="6682">
                  <c:v>577324800</c:v>
                </c:pt>
                <c:pt idx="6683">
                  <c:v>577411200</c:v>
                </c:pt>
                <c:pt idx="6684">
                  <c:v>577497600</c:v>
                </c:pt>
                <c:pt idx="6685">
                  <c:v>577584000</c:v>
                </c:pt>
                <c:pt idx="6686">
                  <c:v>577670400</c:v>
                </c:pt>
                <c:pt idx="6687">
                  <c:v>577756800</c:v>
                </c:pt>
                <c:pt idx="6688">
                  <c:v>577843200</c:v>
                </c:pt>
                <c:pt idx="6689">
                  <c:v>577929600</c:v>
                </c:pt>
                <c:pt idx="6690">
                  <c:v>578016000</c:v>
                </c:pt>
                <c:pt idx="6691">
                  <c:v>578102400</c:v>
                </c:pt>
                <c:pt idx="6692">
                  <c:v>578188800</c:v>
                </c:pt>
                <c:pt idx="6693">
                  <c:v>578275200</c:v>
                </c:pt>
                <c:pt idx="6694">
                  <c:v>578361600</c:v>
                </c:pt>
                <c:pt idx="6695">
                  <c:v>578448000</c:v>
                </c:pt>
                <c:pt idx="6696">
                  <c:v>578534400</c:v>
                </c:pt>
                <c:pt idx="6697">
                  <c:v>578620800</c:v>
                </c:pt>
                <c:pt idx="6698">
                  <c:v>578707200</c:v>
                </c:pt>
                <c:pt idx="6699">
                  <c:v>578793600</c:v>
                </c:pt>
                <c:pt idx="6700">
                  <c:v>578880000</c:v>
                </c:pt>
                <c:pt idx="6701">
                  <c:v>578966400</c:v>
                </c:pt>
                <c:pt idx="6702">
                  <c:v>579052800</c:v>
                </c:pt>
                <c:pt idx="6703">
                  <c:v>579139200</c:v>
                </c:pt>
                <c:pt idx="6704">
                  <c:v>579225600</c:v>
                </c:pt>
                <c:pt idx="6705">
                  <c:v>579312000</c:v>
                </c:pt>
                <c:pt idx="6706">
                  <c:v>579398400</c:v>
                </c:pt>
                <c:pt idx="6707">
                  <c:v>579484800</c:v>
                </c:pt>
                <c:pt idx="6708">
                  <c:v>579571200</c:v>
                </c:pt>
                <c:pt idx="6709">
                  <c:v>579657600</c:v>
                </c:pt>
                <c:pt idx="6710">
                  <c:v>579744000</c:v>
                </c:pt>
                <c:pt idx="6711">
                  <c:v>579830400</c:v>
                </c:pt>
                <c:pt idx="6712">
                  <c:v>579916800</c:v>
                </c:pt>
                <c:pt idx="6713">
                  <c:v>580003200</c:v>
                </c:pt>
                <c:pt idx="6714">
                  <c:v>580089600</c:v>
                </c:pt>
                <c:pt idx="6715">
                  <c:v>580176000</c:v>
                </c:pt>
                <c:pt idx="6716">
                  <c:v>580262400</c:v>
                </c:pt>
                <c:pt idx="6717">
                  <c:v>580348800</c:v>
                </c:pt>
                <c:pt idx="6718">
                  <c:v>580435200</c:v>
                </c:pt>
                <c:pt idx="6719">
                  <c:v>580521600</c:v>
                </c:pt>
                <c:pt idx="6720">
                  <c:v>580608000</c:v>
                </c:pt>
                <c:pt idx="6721">
                  <c:v>580694400</c:v>
                </c:pt>
                <c:pt idx="6722">
                  <c:v>580780800</c:v>
                </c:pt>
                <c:pt idx="6723">
                  <c:v>580867200</c:v>
                </c:pt>
                <c:pt idx="6724">
                  <c:v>580953600</c:v>
                </c:pt>
                <c:pt idx="6725">
                  <c:v>581040000</c:v>
                </c:pt>
                <c:pt idx="6726">
                  <c:v>581126400</c:v>
                </c:pt>
                <c:pt idx="6727">
                  <c:v>581212800</c:v>
                </c:pt>
                <c:pt idx="6728">
                  <c:v>581299200</c:v>
                </c:pt>
                <c:pt idx="6729">
                  <c:v>581385600</c:v>
                </c:pt>
                <c:pt idx="6730">
                  <c:v>581472000</c:v>
                </c:pt>
                <c:pt idx="6731">
                  <c:v>581558400</c:v>
                </c:pt>
                <c:pt idx="6732">
                  <c:v>581644800</c:v>
                </c:pt>
                <c:pt idx="6733">
                  <c:v>581731200</c:v>
                </c:pt>
                <c:pt idx="6734">
                  <c:v>581817600</c:v>
                </c:pt>
                <c:pt idx="6735">
                  <c:v>581904000</c:v>
                </c:pt>
                <c:pt idx="6736">
                  <c:v>581990400</c:v>
                </c:pt>
                <c:pt idx="6737">
                  <c:v>582076800</c:v>
                </c:pt>
                <c:pt idx="6738">
                  <c:v>582163200</c:v>
                </c:pt>
                <c:pt idx="6739">
                  <c:v>582249600</c:v>
                </c:pt>
                <c:pt idx="6740">
                  <c:v>582336000</c:v>
                </c:pt>
                <c:pt idx="6741">
                  <c:v>582422400</c:v>
                </c:pt>
                <c:pt idx="6742">
                  <c:v>582508800</c:v>
                </c:pt>
                <c:pt idx="6743">
                  <c:v>582595200</c:v>
                </c:pt>
                <c:pt idx="6744">
                  <c:v>582681600</c:v>
                </c:pt>
                <c:pt idx="6745">
                  <c:v>582768000</c:v>
                </c:pt>
                <c:pt idx="6746">
                  <c:v>582854400</c:v>
                </c:pt>
                <c:pt idx="6747">
                  <c:v>582940800</c:v>
                </c:pt>
                <c:pt idx="6748">
                  <c:v>583027200</c:v>
                </c:pt>
                <c:pt idx="6749">
                  <c:v>583113600</c:v>
                </c:pt>
                <c:pt idx="6750">
                  <c:v>583200000</c:v>
                </c:pt>
                <c:pt idx="6751">
                  <c:v>583286400</c:v>
                </c:pt>
                <c:pt idx="6752">
                  <c:v>583372800</c:v>
                </c:pt>
                <c:pt idx="6753">
                  <c:v>583459200</c:v>
                </c:pt>
                <c:pt idx="6754">
                  <c:v>583545600</c:v>
                </c:pt>
                <c:pt idx="6755">
                  <c:v>583632000</c:v>
                </c:pt>
                <c:pt idx="6756">
                  <c:v>583718400</c:v>
                </c:pt>
                <c:pt idx="6757">
                  <c:v>583804800</c:v>
                </c:pt>
                <c:pt idx="6758">
                  <c:v>583891200</c:v>
                </c:pt>
                <c:pt idx="6759">
                  <c:v>583977600</c:v>
                </c:pt>
                <c:pt idx="6760">
                  <c:v>584064000</c:v>
                </c:pt>
                <c:pt idx="6761">
                  <c:v>584150400</c:v>
                </c:pt>
                <c:pt idx="6762">
                  <c:v>584236800</c:v>
                </c:pt>
                <c:pt idx="6763">
                  <c:v>584323200</c:v>
                </c:pt>
                <c:pt idx="6764">
                  <c:v>584409600</c:v>
                </c:pt>
                <c:pt idx="6765">
                  <c:v>584496000</c:v>
                </c:pt>
                <c:pt idx="6766">
                  <c:v>584582400</c:v>
                </c:pt>
                <c:pt idx="6767">
                  <c:v>584668800</c:v>
                </c:pt>
                <c:pt idx="6768">
                  <c:v>584755200</c:v>
                </c:pt>
                <c:pt idx="6769">
                  <c:v>584841600</c:v>
                </c:pt>
                <c:pt idx="6770">
                  <c:v>584928000</c:v>
                </c:pt>
                <c:pt idx="6771">
                  <c:v>585014400</c:v>
                </c:pt>
                <c:pt idx="6772">
                  <c:v>585100800</c:v>
                </c:pt>
                <c:pt idx="6773">
                  <c:v>585187200</c:v>
                </c:pt>
                <c:pt idx="6774">
                  <c:v>585273600</c:v>
                </c:pt>
                <c:pt idx="6775">
                  <c:v>585360000</c:v>
                </c:pt>
                <c:pt idx="6776">
                  <c:v>585446400</c:v>
                </c:pt>
                <c:pt idx="6777">
                  <c:v>585532800</c:v>
                </c:pt>
                <c:pt idx="6778">
                  <c:v>585619200</c:v>
                </c:pt>
                <c:pt idx="6779">
                  <c:v>585705600</c:v>
                </c:pt>
                <c:pt idx="6780">
                  <c:v>585792000</c:v>
                </c:pt>
                <c:pt idx="6781">
                  <c:v>585878400</c:v>
                </c:pt>
                <c:pt idx="6782">
                  <c:v>585964800</c:v>
                </c:pt>
                <c:pt idx="6783">
                  <c:v>586051200</c:v>
                </c:pt>
                <c:pt idx="6784">
                  <c:v>586137600</c:v>
                </c:pt>
                <c:pt idx="6785">
                  <c:v>586224000</c:v>
                </c:pt>
                <c:pt idx="6786">
                  <c:v>586310400</c:v>
                </c:pt>
                <c:pt idx="6787">
                  <c:v>586396800</c:v>
                </c:pt>
                <c:pt idx="6788">
                  <c:v>586483200</c:v>
                </c:pt>
                <c:pt idx="6789">
                  <c:v>586569600</c:v>
                </c:pt>
                <c:pt idx="6790">
                  <c:v>586656000</c:v>
                </c:pt>
                <c:pt idx="6791">
                  <c:v>586742400</c:v>
                </c:pt>
                <c:pt idx="6792">
                  <c:v>586828800</c:v>
                </c:pt>
                <c:pt idx="6793">
                  <c:v>586915200</c:v>
                </c:pt>
                <c:pt idx="6794">
                  <c:v>587001600</c:v>
                </c:pt>
                <c:pt idx="6795">
                  <c:v>587088000</c:v>
                </c:pt>
                <c:pt idx="6796">
                  <c:v>587174400</c:v>
                </c:pt>
                <c:pt idx="6797">
                  <c:v>587260800</c:v>
                </c:pt>
                <c:pt idx="6798">
                  <c:v>587347200</c:v>
                </c:pt>
                <c:pt idx="6799">
                  <c:v>587433600</c:v>
                </c:pt>
                <c:pt idx="6800">
                  <c:v>587520000</c:v>
                </c:pt>
                <c:pt idx="6801">
                  <c:v>587606400</c:v>
                </c:pt>
                <c:pt idx="6802">
                  <c:v>587692800</c:v>
                </c:pt>
                <c:pt idx="6803">
                  <c:v>587779200</c:v>
                </c:pt>
                <c:pt idx="6804">
                  <c:v>587865600</c:v>
                </c:pt>
                <c:pt idx="6805">
                  <c:v>587952000</c:v>
                </c:pt>
                <c:pt idx="6806">
                  <c:v>588038400</c:v>
                </c:pt>
                <c:pt idx="6807">
                  <c:v>588124800</c:v>
                </c:pt>
                <c:pt idx="6808">
                  <c:v>588211200</c:v>
                </c:pt>
                <c:pt idx="6809">
                  <c:v>588297600</c:v>
                </c:pt>
                <c:pt idx="6810">
                  <c:v>588384000</c:v>
                </c:pt>
                <c:pt idx="6811">
                  <c:v>588470400</c:v>
                </c:pt>
                <c:pt idx="6812">
                  <c:v>588556800</c:v>
                </c:pt>
                <c:pt idx="6813">
                  <c:v>588643200</c:v>
                </c:pt>
                <c:pt idx="6814">
                  <c:v>588729600</c:v>
                </c:pt>
                <c:pt idx="6815">
                  <c:v>588816000</c:v>
                </c:pt>
                <c:pt idx="6816">
                  <c:v>588902400</c:v>
                </c:pt>
                <c:pt idx="6817">
                  <c:v>588988800</c:v>
                </c:pt>
                <c:pt idx="6818">
                  <c:v>589075200</c:v>
                </c:pt>
                <c:pt idx="6819">
                  <c:v>589161600</c:v>
                </c:pt>
                <c:pt idx="6820">
                  <c:v>589248000</c:v>
                </c:pt>
                <c:pt idx="6821">
                  <c:v>589334400</c:v>
                </c:pt>
                <c:pt idx="6822">
                  <c:v>589420800</c:v>
                </c:pt>
                <c:pt idx="6823">
                  <c:v>589507200</c:v>
                </c:pt>
                <c:pt idx="6824">
                  <c:v>589593600</c:v>
                </c:pt>
                <c:pt idx="6825">
                  <c:v>589680000</c:v>
                </c:pt>
                <c:pt idx="6826">
                  <c:v>589766400</c:v>
                </c:pt>
                <c:pt idx="6827">
                  <c:v>589852800</c:v>
                </c:pt>
                <c:pt idx="6828">
                  <c:v>589939200</c:v>
                </c:pt>
                <c:pt idx="6829">
                  <c:v>590025600</c:v>
                </c:pt>
                <c:pt idx="6830">
                  <c:v>590112000</c:v>
                </c:pt>
                <c:pt idx="6831">
                  <c:v>590198400</c:v>
                </c:pt>
                <c:pt idx="6832">
                  <c:v>590284800</c:v>
                </c:pt>
                <c:pt idx="6833">
                  <c:v>590371200</c:v>
                </c:pt>
                <c:pt idx="6834">
                  <c:v>590457600</c:v>
                </c:pt>
                <c:pt idx="6835">
                  <c:v>590544000</c:v>
                </c:pt>
                <c:pt idx="6836">
                  <c:v>590630400</c:v>
                </c:pt>
                <c:pt idx="6837">
                  <c:v>590716800</c:v>
                </c:pt>
                <c:pt idx="6838">
                  <c:v>590803200</c:v>
                </c:pt>
                <c:pt idx="6839">
                  <c:v>590889600</c:v>
                </c:pt>
                <c:pt idx="6840">
                  <c:v>590976000</c:v>
                </c:pt>
                <c:pt idx="6841">
                  <c:v>591062400</c:v>
                </c:pt>
                <c:pt idx="6842">
                  <c:v>591148800</c:v>
                </c:pt>
                <c:pt idx="6843">
                  <c:v>591235200</c:v>
                </c:pt>
                <c:pt idx="6844">
                  <c:v>591321600</c:v>
                </c:pt>
                <c:pt idx="6845">
                  <c:v>591408000</c:v>
                </c:pt>
                <c:pt idx="6846">
                  <c:v>591494400</c:v>
                </c:pt>
                <c:pt idx="6847">
                  <c:v>591580800</c:v>
                </c:pt>
                <c:pt idx="6848">
                  <c:v>591667200</c:v>
                </c:pt>
                <c:pt idx="6849">
                  <c:v>591753600</c:v>
                </c:pt>
                <c:pt idx="6850">
                  <c:v>591840000</c:v>
                </c:pt>
                <c:pt idx="6851">
                  <c:v>591926400</c:v>
                </c:pt>
                <c:pt idx="6852">
                  <c:v>592012800</c:v>
                </c:pt>
                <c:pt idx="6853">
                  <c:v>592099200</c:v>
                </c:pt>
                <c:pt idx="6854">
                  <c:v>592185600</c:v>
                </c:pt>
                <c:pt idx="6855">
                  <c:v>592272000</c:v>
                </c:pt>
                <c:pt idx="6856">
                  <c:v>592358400</c:v>
                </c:pt>
                <c:pt idx="6857">
                  <c:v>592444800</c:v>
                </c:pt>
                <c:pt idx="6858">
                  <c:v>592531200</c:v>
                </c:pt>
                <c:pt idx="6859">
                  <c:v>592617600</c:v>
                </c:pt>
                <c:pt idx="6860">
                  <c:v>592704000</c:v>
                </c:pt>
                <c:pt idx="6861">
                  <c:v>592790400</c:v>
                </c:pt>
                <c:pt idx="6862">
                  <c:v>592876800</c:v>
                </c:pt>
                <c:pt idx="6863">
                  <c:v>592963200</c:v>
                </c:pt>
                <c:pt idx="6864">
                  <c:v>593049600</c:v>
                </c:pt>
                <c:pt idx="6865">
                  <c:v>593136000</c:v>
                </c:pt>
                <c:pt idx="6866">
                  <c:v>593222400</c:v>
                </c:pt>
                <c:pt idx="6867">
                  <c:v>593308800</c:v>
                </c:pt>
                <c:pt idx="6868">
                  <c:v>593395200</c:v>
                </c:pt>
                <c:pt idx="6869">
                  <c:v>593481600</c:v>
                </c:pt>
                <c:pt idx="6870">
                  <c:v>593568000</c:v>
                </c:pt>
                <c:pt idx="6871">
                  <c:v>593654400</c:v>
                </c:pt>
                <c:pt idx="6872">
                  <c:v>593740800</c:v>
                </c:pt>
                <c:pt idx="6873">
                  <c:v>593827200</c:v>
                </c:pt>
                <c:pt idx="6874">
                  <c:v>593913600</c:v>
                </c:pt>
                <c:pt idx="6875">
                  <c:v>594000000</c:v>
                </c:pt>
                <c:pt idx="6876">
                  <c:v>594086400</c:v>
                </c:pt>
                <c:pt idx="6877">
                  <c:v>594172800</c:v>
                </c:pt>
                <c:pt idx="6878">
                  <c:v>594259200</c:v>
                </c:pt>
                <c:pt idx="6879">
                  <c:v>594345600</c:v>
                </c:pt>
                <c:pt idx="6880">
                  <c:v>594432000</c:v>
                </c:pt>
                <c:pt idx="6881">
                  <c:v>594518400</c:v>
                </c:pt>
                <c:pt idx="6882">
                  <c:v>594604800</c:v>
                </c:pt>
                <c:pt idx="6883">
                  <c:v>594691200</c:v>
                </c:pt>
                <c:pt idx="6884">
                  <c:v>594777600</c:v>
                </c:pt>
                <c:pt idx="6885">
                  <c:v>594864000</c:v>
                </c:pt>
                <c:pt idx="6886">
                  <c:v>594950400</c:v>
                </c:pt>
                <c:pt idx="6887">
                  <c:v>595036800</c:v>
                </c:pt>
                <c:pt idx="6888">
                  <c:v>595123200</c:v>
                </c:pt>
                <c:pt idx="6889">
                  <c:v>595209600</c:v>
                </c:pt>
                <c:pt idx="6890">
                  <c:v>595296000</c:v>
                </c:pt>
                <c:pt idx="6891">
                  <c:v>595382400</c:v>
                </c:pt>
                <c:pt idx="6892">
                  <c:v>595468800</c:v>
                </c:pt>
                <c:pt idx="6893">
                  <c:v>595555200</c:v>
                </c:pt>
                <c:pt idx="6894">
                  <c:v>595641600</c:v>
                </c:pt>
                <c:pt idx="6895">
                  <c:v>595728000</c:v>
                </c:pt>
                <c:pt idx="6896">
                  <c:v>595814400</c:v>
                </c:pt>
                <c:pt idx="6897">
                  <c:v>595900800</c:v>
                </c:pt>
                <c:pt idx="6898">
                  <c:v>595987200</c:v>
                </c:pt>
                <c:pt idx="6899">
                  <c:v>596073600</c:v>
                </c:pt>
                <c:pt idx="6900">
                  <c:v>596160000</c:v>
                </c:pt>
                <c:pt idx="6901">
                  <c:v>596246400</c:v>
                </c:pt>
                <c:pt idx="6902">
                  <c:v>596332800</c:v>
                </c:pt>
                <c:pt idx="6903">
                  <c:v>596419200</c:v>
                </c:pt>
                <c:pt idx="6904">
                  <c:v>596505600</c:v>
                </c:pt>
                <c:pt idx="6905">
                  <c:v>596592000</c:v>
                </c:pt>
                <c:pt idx="6906">
                  <c:v>596678400</c:v>
                </c:pt>
                <c:pt idx="6907">
                  <c:v>596764800</c:v>
                </c:pt>
                <c:pt idx="6908">
                  <c:v>596851200</c:v>
                </c:pt>
                <c:pt idx="6909">
                  <c:v>596937600</c:v>
                </c:pt>
                <c:pt idx="6910">
                  <c:v>597024000</c:v>
                </c:pt>
                <c:pt idx="6911">
                  <c:v>597110400</c:v>
                </c:pt>
                <c:pt idx="6912">
                  <c:v>597196800</c:v>
                </c:pt>
                <c:pt idx="6913">
                  <c:v>597283200</c:v>
                </c:pt>
                <c:pt idx="6914">
                  <c:v>597369600</c:v>
                </c:pt>
                <c:pt idx="6915">
                  <c:v>597456000</c:v>
                </c:pt>
                <c:pt idx="6916">
                  <c:v>597542400</c:v>
                </c:pt>
                <c:pt idx="6917">
                  <c:v>597628800</c:v>
                </c:pt>
                <c:pt idx="6918">
                  <c:v>597715200</c:v>
                </c:pt>
                <c:pt idx="6919">
                  <c:v>597801600</c:v>
                </c:pt>
                <c:pt idx="6920">
                  <c:v>597888000</c:v>
                </c:pt>
                <c:pt idx="6921">
                  <c:v>597974400</c:v>
                </c:pt>
                <c:pt idx="6922">
                  <c:v>598060800</c:v>
                </c:pt>
                <c:pt idx="6923">
                  <c:v>598147200</c:v>
                </c:pt>
                <c:pt idx="6924">
                  <c:v>598233600</c:v>
                </c:pt>
                <c:pt idx="6925">
                  <c:v>598320000</c:v>
                </c:pt>
                <c:pt idx="6926">
                  <c:v>598406400</c:v>
                </c:pt>
                <c:pt idx="6927">
                  <c:v>598492800</c:v>
                </c:pt>
                <c:pt idx="6928">
                  <c:v>598579200</c:v>
                </c:pt>
                <c:pt idx="6929">
                  <c:v>598665600</c:v>
                </c:pt>
                <c:pt idx="6930">
                  <c:v>598752000</c:v>
                </c:pt>
                <c:pt idx="6931">
                  <c:v>598838400</c:v>
                </c:pt>
                <c:pt idx="6932">
                  <c:v>598924800</c:v>
                </c:pt>
                <c:pt idx="6933">
                  <c:v>599011200</c:v>
                </c:pt>
                <c:pt idx="6934">
                  <c:v>599097600</c:v>
                </c:pt>
                <c:pt idx="6935">
                  <c:v>599184000</c:v>
                </c:pt>
                <c:pt idx="6936">
                  <c:v>599270400</c:v>
                </c:pt>
                <c:pt idx="6937">
                  <c:v>599356800</c:v>
                </c:pt>
                <c:pt idx="6938">
                  <c:v>599443200</c:v>
                </c:pt>
                <c:pt idx="6939">
                  <c:v>599529600</c:v>
                </c:pt>
                <c:pt idx="6940">
                  <c:v>599616000</c:v>
                </c:pt>
                <c:pt idx="6941">
                  <c:v>599702400</c:v>
                </c:pt>
                <c:pt idx="6942">
                  <c:v>599788800</c:v>
                </c:pt>
                <c:pt idx="6943">
                  <c:v>599875200</c:v>
                </c:pt>
                <c:pt idx="6944">
                  <c:v>599961600</c:v>
                </c:pt>
                <c:pt idx="6945">
                  <c:v>600048000</c:v>
                </c:pt>
                <c:pt idx="6946">
                  <c:v>600134400</c:v>
                </c:pt>
                <c:pt idx="6947">
                  <c:v>600220800</c:v>
                </c:pt>
                <c:pt idx="6948">
                  <c:v>600307200</c:v>
                </c:pt>
                <c:pt idx="6949">
                  <c:v>600393600</c:v>
                </c:pt>
                <c:pt idx="6950">
                  <c:v>600480000</c:v>
                </c:pt>
                <c:pt idx="6951">
                  <c:v>600566400</c:v>
                </c:pt>
                <c:pt idx="6952">
                  <c:v>600652800</c:v>
                </c:pt>
                <c:pt idx="6953">
                  <c:v>600739200</c:v>
                </c:pt>
                <c:pt idx="6954">
                  <c:v>600825600</c:v>
                </c:pt>
                <c:pt idx="6955">
                  <c:v>600912000</c:v>
                </c:pt>
                <c:pt idx="6956">
                  <c:v>600998400</c:v>
                </c:pt>
                <c:pt idx="6957">
                  <c:v>601084800</c:v>
                </c:pt>
                <c:pt idx="6958">
                  <c:v>601171200</c:v>
                </c:pt>
                <c:pt idx="6959">
                  <c:v>601257600</c:v>
                </c:pt>
                <c:pt idx="6960">
                  <c:v>601344000</c:v>
                </c:pt>
                <c:pt idx="6961">
                  <c:v>601430400</c:v>
                </c:pt>
                <c:pt idx="6962">
                  <c:v>601516800</c:v>
                </c:pt>
                <c:pt idx="6963">
                  <c:v>601603200</c:v>
                </c:pt>
                <c:pt idx="6964">
                  <c:v>601689600</c:v>
                </c:pt>
                <c:pt idx="6965">
                  <c:v>601776000</c:v>
                </c:pt>
                <c:pt idx="6966">
                  <c:v>601862400</c:v>
                </c:pt>
                <c:pt idx="6967">
                  <c:v>601948800</c:v>
                </c:pt>
                <c:pt idx="6968">
                  <c:v>602035200</c:v>
                </c:pt>
                <c:pt idx="6969">
                  <c:v>602121600</c:v>
                </c:pt>
                <c:pt idx="6970">
                  <c:v>602208000</c:v>
                </c:pt>
                <c:pt idx="6971">
                  <c:v>602294400</c:v>
                </c:pt>
                <c:pt idx="6972">
                  <c:v>602380800</c:v>
                </c:pt>
                <c:pt idx="6973">
                  <c:v>602467200</c:v>
                </c:pt>
                <c:pt idx="6974">
                  <c:v>602553600</c:v>
                </c:pt>
                <c:pt idx="6975">
                  <c:v>602640000</c:v>
                </c:pt>
                <c:pt idx="6976">
                  <c:v>602726400</c:v>
                </c:pt>
                <c:pt idx="6977">
                  <c:v>602812800</c:v>
                </c:pt>
                <c:pt idx="6978">
                  <c:v>602899200</c:v>
                </c:pt>
                <c:pt idx="6979">
                  <c:v>602985600</c:v>
                </c:pt>
                <c:pt idx="6980">
                  <c:v>603072000</c:v>
                </c:pt>
                <c:pt idx="6981">
                  <c:v>603158400</c:v>
                </c:pt>
                <c:pt idx="6982">
                  <c:v>603244800</c:v>
                </c:pt>
                <c:pt idx="6983">
                  <c:v>603331200</c:v>
                </c:pt>
                <c:pt idx="6984">
                  <c:v>603417600</c:v>
                </c:pt>
                <c:pt idx="6985">
                  <c:v>603504000</c:v>
                </c:pt>
                <c:pt idx="6986">
                  <c:v>603590400</c:v>
                </c:pt>
                <c:pt idx="6987">
                  <c:v>603676800</c:v>
                </c:pt>
                <c:pt idx="6988">
                  <c:v>603763200</c:v>
                </c:pt>
                <c:pt idx="6989">
                  <c:v>603849600</c:v>
                </c:pt>
                <c:pt idx="6990">
                  <c:v>603936000</c:v>
                </c:pt>
                <c:pt idx="6991">
                  <c:v>604022400</c:v>
                </c:pt>
                <c:pt idx="6992">
                  <c:v>604108800</c:v>
                </c:pt>
                <c:pt idx="6993">
                  <c:v>604195200</c:v>
                </c:pt>
                <c:pt idx="6994">
                  <c:v>604281600</c:v>
                </c:pt>
                <c:pt idx="6995">
                  <c:v>604368000</c:v>
                </c:pt>
                <c:pt idx="6996">
                  <c:v>604454400</c:v>
                </c:pt>
                <c:pt idx="6997">
                  <c:v>604540800</c:v>
                </c:pt>
                <c:pt idx="6998">
                  <c:v>604627200</c:v>
                </c:pt>
                <c:pt idx="6999">
                  <c:v>604713600</c:v>
                </c:pt>
                <c:pt idx="7000">
                  <c:v>604800000</c:v>
                </c:pt>
                <c:pt idx="7001">
                  <c:v>604886400</c:v>
                </c:pt>
                <c:pt idx="7002">
                  <c:v>604972800</c:v>
                </c:pt>
                <c:pt idx="7003">
                  <c:v>605059200</c:v>
                </c:pt>
                <c:pt idx="7004">
                  <c:v>605145600</c:v>
                </c:pt>
                <c:pt idx="7005">
                  <c:v>605232000</c:v>
                </c:pt>
                <c:pt idx="7006">
                  <c:v>605318400</c:v>
                </c:pt>
                <c:pt idx="7007">
                  <c:v>605404800</c:v>
                </c:pt>
                <c:pt idx="7008">
                  <c:v>605491200</c:v>
                </c:pt>
                <c:pt idx="7009">
                  <c:v>605577600</c:v>
                </c:pt>
                <c:pt idx="7010">
                  <c:v>605664000</c:v>
                </c:pt>
                <c:pt idx="7011">
                  <c:v>605750400</c:v>
                </c:pt>
                <c:pt idx="7012">
                  <c:v>605836800</c:v>
                </c:pt>
                <c:pt idx="7013">
                  <c:v>605923200</c:v>
                </c:pt>
                <c:pt idx="7014">
                  <c:v>606009600</c:v>
                </c:pt>
                <c:pt idx="7015">
                  <c:v>606096000</c:v>
                </c:pt>
                <c:pt idx="7016">
                  <c:v>606182400</c:v>
                </c:pt>
                <c:pt idx="7017">
                  <c:v>606268800</c:v>
                </c:pt>
                <c:pt idx="7018">
                  <c:v>606355200</c:v>
                </c:pt>
                <c:pt idx="7019">
                  <c:v>606441600</c:v>
                </c:pt>
                <c:pt idx="7020">
                  <c:v>606528000</c:v>
                </c:pt>
                <c:pt idx="7021">
                  <c:v>606614400</c:v>
                </c:pt>
                <c:pt idx="7022">
                  <c:v>606700800</c:v>
                </c:pt>
                <c:pt idx="7023">
                  <c:v>606787200</c:v>
                </c:pt>
                <c:pt idx="7024">
                  <c:v>606873600</c:v>
                </c:pt>
                <c:pt idx="7025">
                  <c:v>606960000</c:v>
                </c:pt>
                <c:pt idx="7026">
                  <c:v>607046400</c:v>
                </c:pt>
                <c:pt idx="7027">
                  <c:v>607132800</c:v>
                </c:pt>
                <c:pt idx="7028">
                  <c:v>607219200</c:v>
                </c:pt>
                <c:pt idx="7029">
                  <c:v>607305600</c:v>
                </c:pt>
                <c:pt idx="7030">
                  <c:v>607392000</c:v>
                </c:pt>
                <c:pt idx="7031">
                  <c:v>607478400</c:v>
                </c:pt>
                <c:pt idx="7032">
                  <c:v>607564800</c:v>
                </c:pt>
                <c:pt idx="7033">
                  <c:v>607651200</c:v>
                </c:pt>
                <c:pt idx="7034">
                  <c:v>607737600</c:v>
                </c:pt>
                <c:pt idx="7035">
                  <c:v>607824000</c:v>
                </c:pt>
                <c:pt idx="7036">
                  <c:v>607910400</c:v>
                </c:pt>
                <c:pt idx="7037">
                  <c:v>607996800</c:v>
                </c:pt>
                <c:pt idx="7038">
                  <c:v>608083200</c:v>
                </c:pt>
                <c:pt idx="7039">
                  <c:v>608169600</c:v>
                </c:pt>
                <c:pt idx="7040">
                  <c:v>608256000</c:v>
                </c:pt>
                <c:pt idx="7041">
                  <c:v>608342400</c:v>
                </c:pt>
                <c:pt idx="7042">
                  <c:v>608428800</c:v>
                </c:pt>
                <c:pt idx="7043">
                  <c:v>608515200</c:v>
                </c:pt>
                <c:pt idx="7044">
                  <c:v>608601600</c:v>
                </c:pt>
                <c:pt idx="7045">
                  <c:v>608688000</c:v>
                </c:pt>
                <c:pt idx="7046">
                  <c:v>608774400</c:v>
                </c:pt>
                <c:pt idx="7047">
                  <c:v>608860800</c:v>
                </c:pt>
                <c:pt idx="7048">
                  <c:v>608947200</c:v>
                </c:pt>
                <c:pt idx="7049">
                  <c:v>609033600</c:v>
                </c:pt>
                <c:pt idx="7050">
                  <c:v>609120000</c:v>
                </c:pt>
                <c:pt idx="7051">
                  <c:v>609206400</c:v>
                </c:pt>
                <c:pt idx="7052">
                  <c:v>609292800</c:v>
                </c:pt>
                <c:pt idx="7053">
                  <c:v>609379200</c:v>
                </c:pt>
                <c:pt idx="7054">
                  <c:v>609465600</c:v>
                </c:pt>
                <c:pt idx="7055">
                  <c:v>609552000</c:v>
                </c:pt>
                <c:pt idx="7056">
                  <c:v>609638400</c:v>
                </c:pt>
                <c:pt idx="7057">
                  <c:v>609724800</c:v>
                </c:pt>
                <c:pt idx="7058">
                  <c:v>609811200</c:v>
                </c:pt>
                <c:pt idx="7059">
                  <c:v>609897600</c:v>
                </c:pt>
                <c:pt idx="7060">
                  <c:v>609984000</c:v>
                </c:pt>
                <c:pt idx="7061">
                  <c:v>610070400</c:v>
                </c:pt>
                <c:pt idx="7062">
                  <c:v>610156800</c:v>
                </c:pt>
                <c:pt idx="7063">
                  <c:v>610243200</c:v>
                </c:pt>
                <c:pt idx="7064">
                  <c:v>610329600</c:v>
                </c:pt>
                <c:pt idx="7065">
                  <c:v>610416000</c:v>
                </c:pt>
                <c:pt idx="7066">
                  <c:v>610502400</c:v>
                </c:pt>
                <c:pt idx="7067">
                  <c:v>610588800</c:v>
                </c:pt>
                <c:pt idx="7068">
                  <c:v>610675200</c:v>
                </c:pt>
                <c:pt idx="7069">
                  <c:v>610761600</c:v>
                </c:pt>
                <c:pt idx="7070">
                  <c:v>610848000</c:v>
                </c:pt>
                <c:pt idx="7071">
                  <c:v>610934400</c:v>
                </c:pt>
                <c:pt idx="7072">
                  <c:v>611020800</c:v>
                </c:pt>
                <c:pt idx="7073">
                  <c:v>611107200</c:v>
                </c:pt>
                <c:pt idx="7074">
                  <c:v>611193600</c:v>
                </c:pt>
                <c:pt idx="7075">
                  <c:v>611280000</c:v>
                </c:pt>
                <c:pt idx="7076">
                  <c:v>611366400</c:v>
                </c:pt>
                <c:pt idx="7077">
                  <c:v>611452800</c:v>
                </c:pt>
                <c:pt idx="7078">
                  <c:v>611539200</c:v>
                </c:pt>
                <c:pt idx="7079">
                  <c:v>611625600</c:v>
                </c:pt>
                <c:pt idx="7080">
                  <c:v>611712000</c:v>
                </c:pt>
                <c:pt idx="7081">
                  <c:v>611798400</c:v>
                </c:pt>
                <c:pt idx="7082">
                  <c:v>611884800</c:v>
                </c:pt>
                <c:pt idx="7083">
                  <c:v>611971200</c:v>
                </c:pt>
                <c:pt idx="7084">
                  <c:v>612057600</c:v>
                </c:pt>
                <c:pt idx="7085">
                  <c:v>612144000</c:v>
                </c:pt>
                <c:pt idx="7086">
                  <c:v>612230400</c:v>
                </c:pt>
                <c:pt idx="7087">
                  <c:v>612316800</c:v>
                </c:pt>
                <c:pt idx="7088">
                  <c:v>612403200</c:v>
                </c:pt>
                <c:pt idx="7089">
                  <c:v>612489600</c:v>
                </c:pt>
                <c:pt idx="7090">
                  <c:v>612576000</c:v>
                </c:pt>
                <c:pt idx="7091">
                  <c:v>612662400</c:v>
                </c:pt>
                <c:pt idx="7092">
                  <c:v>612748800</c:v>
                </c:pt>
                <c:pt idx="7093">
                  <c:v>612835200</c:v>
                </c:pt>
                <c:pt idx="7094">
                  <c:v>612921600</c:v>
                </c:pt>
                <c:pt idx="7095">
                  <c:v>613008000</c:v>
                </c:pt>
                <c:pt idx="7096">
                  <c:v>613094400</c:v>
                </c:pt>
                <c:pt idx="7097">
                  <c:v>613180800</c:v>
                </c:pt>
                <c:pt idx="7098">
                  <c:v>613267200</c:v>
                </c:pt>
                <c:pt idx="7099">
                  <c:v>613353600</c:v>
                </c:pt>
                <c:pt idx="7100">
                  <c:v>613440000</c:v>
                </c:pt>
                <c:pt idx="7101">
                  <c:v>613526400</c:v>
                </c:pt>
                <c:pt idx="7102">
                  <c:v>613612800</c:v>
                </c:pt>
                <c:pt idx="7103">
                  <c:v>613699200</c:v>
                </c:pt>
                <c:pt idx="7104">
                  <c:v>613785600</c:v>
                </c:pt>
                <c:pt idx="7105">
                  <c:v>613872000</c:v>
                </c:pt>
                <c:pt idx="7106">
                  <c:v>613958400</c:v>
                </c:pt>
                <c:pt idx="7107">
                  <c:v>614044800</c:v>
                </c:pt>
                <c:pt idx="7108">
                  <c:v>614131200</c:v>
                </c:pt>
                <c:pt idx="7109">
                  <c:v>614217600</c:v>
                </c:pt>
                <c:pt idx="7110">
                  <c:v>614304000</c:v>
                </c:pt>
                <c:pt idx="7111">
                  <c:v>614390400</c:v>
                </c:pt>
                <c:pt idx="7112">
                  <c:v>614476800</c:v>
                </c:pt>
                <c:pt idx="7113">
                  <c:v>614563200</c:v>
                </c:pt>
                <c:pt idx="7114">
                  <c:v>614649600</c:v>
                </c:pt>
                <c:pt idx="7115">
                  <c:v>614736000</c:v>
                </c:pt>
                <c:pt idx="7116">
                  <c:v>614822400</c:v>
                </c:pt>
                <c:pt idx="7117">
                  <c:v>614908800</c:v>
                </c:pt>
                <c:pt idx="7118">
                  <c:v>614995200</c:v>
                </c:pt>
                <c:pt idx="7119">
                  <c:v>615081600</c:v>
                </c:pt>
                <c:pt idx="7120">
                  <c:v>615168000</c:v>
                </c:pt>
                <c:pt idx="7121">
                  <c:v>615254400</c:v>
                </c:pt>
                <c:pt idx="7122">
                  <c:v>615340800</c:v>
                </c:pt>
                <c:pt idx="7123">
                  <c:v>615427200</c:v>
                </c:pt>
                <c:pt idx="7124">
                  <c:v>615513600</c:v>
                </c:pt>
                <c:pt idx="7125">
                  <c:v>615600000</c:v>
                </c:pt>
                <c:pt idx="7126">
                  <c:v>615686400</c:v>
                </c:pt>
                <c:pt idx="7127">
                  <c:v>615772800</c:v>
                </c:pt>
                <c:pt idx="7128">
                  <c:v>615859200</c:v>
                </c:pt>
                <c:pt idx="7129">
                  <c:v>615945600</c:v>
                </c:pt>
                <c:pt idx="7130">
                  <c:v>616032000</c:v>
                </c:pt>
                <c:pt idx="7131">
                  <c:v>616118400</c:v>
                </c:pt>
                <c:pt idx="7132">
                  <c:v>616204800</c:v>
                </c:pt>
                <c:pt idx="7133">
                  <c:v>616291200</c:v>
                </c:pt>
                <c:pt idx="7134">
                  <c:v>616377600</c:v>
                </c:pt>
                <c:pt idx="7135">
                  <c:v>616464000</c:v>
                </c:pt>
                <c:pt idx="7136">
                  <c:v>616550400</c:v>
                </c:pt>
                <c:pt idx="7137">
                  <c:v>616636800</c:v>
                </c:pt>
                <c:pt idx="7138">
                  <c:v>616723200</c:v>
                </c:pt>
                <c:pt idx="7139">
                  <c:v>616809600</c:v>
                </c:pt>
                <c:pt idx="7140">
                  <c:v>616896000</c:v>
                </c:pt>
                <c:pt idx="7141">
                  <c:v>616982400</c:v>
                </c:pt>
                <c:pt idx="7142">
                  <c:v>617068800</c:v>
                </c:pt>
                <c:pt idx="7143">
                  <c:v>617155200</c:v>
                </c:pt>
                <c:pt idx="7144">
                  <c:v>617241600</c:v>
                </c:pt>
                <c:pt idx="7145">
                  <c:v>617328000</c:v>
                </c:pt>
                <c:pt idx="7146">
                  <c:v>617414400</c:v>
                </c:pt>
                <c:pt idx="7147">
                  <c:v>617500800</c:v>
                </c:pt>
                <c:pt idx="7148">
                  <c:v>617587200</c:v>
                </c:pt>
                <c:pt idx="7149">
                  <c:v>617673600</c:v>
                </c:pt>
                <c:pt idx="7150">
                  <c:v>617760000</c:v>
                </c:pt>
                <c:pt idx="7151">
                  <c:v>617846400</c:v>
                </c:pt>
                <c:pt idx="7152">
                  <c:v>617932800</c:v>
                </c:pt>
                <c:pt idx="7153">
                  <c:v>618019200</c:v>
                </c:pt>
                <c:pt idx="7154">
                  <c:v>618105600</c:v>
                </c:pt>
                <c:pt idx="7155">
                  <c:v>618192000</c:v>
                </c:pt>
                <c:pt idx="7156">
                  <c:v>618278400</c:v>
                </c:pt>
                <c:pt idx="7157">
                  <c:v>618364800</c:v>
                </c:pt>
                <c:pt idx="7158">
                  <c:v>618451200</c:v>
                </c:pt>
                <c:pt idx="7159">
                  <c:v>618537600</c:v>
                </c:pt>
                <c:pt idx="7160">
                  <c:v>618624000</c:v>
                </c:pt>
                <c:pt idx="7161">
                  <c:v>618710400</c:v>
                </c:pt>
                <c:pt idx="7162">
                  <c:v>618796800</c:v>
                </c:pt>
                <c:pt idx="7163">
                  <c:v>618883200</c:v>
                </c:pt>
                <c:pt idx="7164">
                  <c:v>618969600</c:v>
                </c:pt>
                <c:pt idx="7165">
                  <c:v>619056000</c:v>
                </c:pt>
                <c:pt idx="7166">
                  <c:v>619142400</c:v>
                </c:pt>
                <c:pt idx="7167">
                  <c:v>619228800</c:v>
                </c:pt>
                <c:pt idx="7168">
                  <c:v>619315200</c:v>
                </c:pt>
                <c:pt idx="7169">
                  <c:v>619401600</c:v>
                </c:pt>
                <c:pt idx="7170">
                  <c:v>619488000</c:v>
                </c:pt>
                <c:pt idx="7171">
                  <c:v>619574400</c:v>
                </c:pt>
                <c:pt idx="7172">
                  <c:v>619660800</c:v>
                </c:pt>
                <c:pt idx="7173">
                  <c:v>619747200</c:v>
                </c:pt>
                <c:pt idx="7174">
                  <c:v>619833600</c:v>
                </c:pt>
                <c:pt idx="7175">
                  <c:v>619920000</c:v>
                </c:pt>
                <c:pt idx="7176">
                  <c:v>620006400</c:v>
                </c:pt>
                <c:pt idx="7177">
                  <c:v>620092800</c:v>
                </c:pt>
                <c:pt idx="7178">
                  <c:v>620179200</c:v>
                </c:pt>
                <c:pt idx="7179">
                  <c:v>620265600</c:v>
                </c:pt>
                <c:pt idx="7180">
                  <c:v>620352000</c:v>
                </c:pt>
                <c:pt idx="7181">
                  <c:v>620438400</c:v>
                </c:pt>
                <c:pt idx="7182">
                  <c:v>620524800</c:v>
                </c:pt>
                <c:pt idx="7183">
                  <c:v>620611200</c:v>
                </c:pt>
                <c:pt idx="7184">
                  <c:v>620697600</c:v>
                </c:pt>
                <c:pt idx="7185">
                  <c:v>620784000</c:v>
                </c:pt>
                <c:pt idx="7186">
                  <c:v>620870400</c:v>
                </c:pt>
                <c:pt idx="7187">
                  <c:v>620956800</c:v>
                </c:pt>
                <c:pt idx="7188">
                  <c:v>621043200</c:v>
                </c:pt>
                <c:pt idx="7189">
                  <c:v>621129600</c:v>
                </c:pt>
                <c:pt idx="7190">
                  <c:v>621216000</c:v>
                </c:pt>
                <c:pt idx="7191">
                  <c:v>621302400</c:v>
                </c:pt>
                <c:pt idx="7192">
                  <c:v>621388800</c:v>
                </c:pt>
                <c:pt idx="7193">
                  <c:v>621475200</c:v>
                </c:pt>
                <c:pt idx="7194">
                  <c:v>621561600</c:v>
                </c:pt>
                <c:pt idx="7195">
                  <c:v>621648000</c:v>
                </c:pt>
                <c:pt idx="7196">
                  <c:v>621734400</c:v>
                </c:pt>
                <c:pt idx="7197">
                  <c:v>621820800</c:v>
                </c:pt>
                <c:pt idx="7198">
                  <c:v>621907200</c:v>
                </c:pt>
                <c:pt idx="7199">
                  <c:v>621993600</c:v>
                </c:pt>
                <c:pt idx="7200">
                  <c:v>622080000</c:v>
                </c:pt>
                <c:pt idx="7201">
                  <c:v>622166400</c:v>
                </c:pt>
                <c:pt idx="7202">
                  <c:v>622252800</c:v>
                </c:pt>
                <c:pt idx="7203">
                  <c:v>622339200</c:v>
                </c:pt>
                <c:pt idx="7204">
                  <c:v>622425600</c:v>
                </c:pt>
                <c:pt idx="7205">
                  <c:v>622512000</c:v>
                </c:pt>
                <c:pt idx="7206">
                  <c:v>622598400</c:v>
                </c:pt>
                <c:pt idx="7207">
                  <c:v>622684800</c:v>
                </c:pt>
                <c:pt idx="7208">
                  <c:v>622771200</c:v>
                </c:pt>
                <c:pt idx="7209">
                  <c:v>622857600</c:v>
                </c:pt>
                <c:pt idx="7210">
                  <c:v>622944000</c:v>
                </c:pt>
                <c:pt idx="7211">
                  <c:v>623030400</c:v>
                </c:pt>
                <c:pt idx="7212">
                  <c:v>623116800</c:v>
                </c:pt>
                <c:pt idx="7213">
                  <c:v>623203200</c:v>
                </c:pt>
                <c:pt idx="7214">
                  <c:v>623289600</c:v>
                </c:pt>
                <c:pt idx="7215">
                  <c:v>623376000</c:v>
                </c:pt>
                <c:pt idx="7216">
                  <c:v>623462400</c:v>
                </c:pt>
                <c:pt idx="7217">
                  <c:v>623548800</c:v>
                </c:pt>
                <c:pt idx="7218">
                  <c:v>623635200</c:v>
                </c:pt>
                <c:pt idx="7219">
                  <c:v>623721600</c:v>
                </c:pt>
                <c:pt idx="7220">
                  <c:v>623808000</c:v>
                </c:pt>
                <c:pt idx="7221">
                  <c:v>623894400</c:v>
                </c:pt>
                <c:pt idx="7222">
                  <c:v>623980800</c:v>
                </c:pt>
                <c:pt idx="7223">
                  <c:v>624067200</c:v>
                </c:pt>
                <c:pt idx="7224">
                  <c:v>624153600</c:v>
                </c:pt>
                <c:pt idx="7225">
                  <c:v>624240000</c:v>
                </c:pt>
                <c:pt idx="7226">
                  <c:v>624326400</c:v>
                </c:pt>
                <c:pt idx="7227">
                  <c:v>624412800</c:v>
                </c:pt>
                <c:pt idx="7228">
                  <c:v>624499200</c:v>
                </c:pt>
                <c:pt idx="7229">
                  <c:v>624585600</c:v>
                </c:pt>
                <c:pt idx="7230">
                  <c:v>624672000</c:v>
                </c:pt>
                <c:pt idx="7231">
                  <c:v>624758400</c:v>
                </c:pt>
                <c:pt idx="7232">
                  <c:v>624844800</c:v>
                </c:pt>
                <c:pt idx="7233">
                  <c:v>624931200</c:v>
                </c:pt>
                <c:pt idx="7234">
                  <c:v>625017600</c:v>
                </c:pt>
                <c:pt idx="7235">
                  <c:v>625104000</c:v>
                </c:pt>
                <c:pt idx="7236">
                  <c:v>625190400</c:v>
                </c:pt>
                <c:pt idx="7237">
                  <c:v>625276800</c:v>
                </c:pt>
                <c:pt idx="7238">
                  <c:v>625363200</c:v>
                </c:pt>
                <c:pt idx="7239">
                  <c:v>625449600</c:v>
                </c:pt>
                <c:pt idx="7240">
                  <c:v>625536000</c:v>
                </c:pt>
                <c:pt idx="7241">
                  <c:v>625622400</c:v>
                </c:pt>
                <c:pt idx="7242">
                  <c:v>625708800</c:v>
                </c:pt>
                <c:pt idx="7243">
                  <c:v>625795200</c:v>
                </c:pt>
                <c:pt idx="7244">
                  <c:v>625881600</c:v>
                </c:pt>
                <c:pt idx="7245">
                  <c:v>625968000</c:v>
                </c:pt>
                <c:pt idx="7246">
                  <c:v>626054400</c:v>
                </c:pt>
                <c:pt idx="7247">
                  <c:v>626140800</c:v>
                </c:pt>
                <c:pt idx="7248">
                  <c:v>626227200</c:v>
                </c:pt>
                <c:pt idx="7249">
                  <c:v>626313600</c:v>
                </c:pt>
                <c:pt idx="7250">
                  <c:v>626400000</c:v>
                </c:pt>
                <c:pt idx="7251">
                  <c:v>626486400</c:v>
                </c:pt>
                <c:pt idx="7252">
                  <c:v>626572800</c:v>
                </c:pt>
                <c:pt idx="7253">
                  <c:v>626659200</c:v>
                </c:pt>
                <c:pt idx="7254">
                  <c:v>626745600</c:v>
                </c:pt>
                <c:pt idx="7255">
                  <c:v>626832000</c:v>
                </c:pt>
                <c:pt idx="7256">
                  <c:v>626918400</c:v>
                </c:pt>
                <c:pt idx="7257">
                  <c:v>627004800</c:v>
                </c:pt>
                <c:pt idx="7258">
                  <c:v>627091200</c:v>
                </c:pt>
                <c:pt idx="7259">
                  <c:v>627177600</c:v>
                </c:pt>
                <c:pt idx="7260">
                  <c:v>627264000</c:v>
                </c:pt>
                <c:pt idx="7261">
                  <c:v>627350400</c:v>
                </c:pt>
                <c:pt idx="7262">
                  <c:v>627436800</c:v>
                </c:pt>
                <c:pt idx="7263">
                  <c:v>627523200</c:v>
                </c:pt>
                <c:pt idx="7264">
                  <c:v>627609600</c:v>
                </c:pt>
                <c:pt idx="7265">
                  <c:v>627696000</c:v>
                </c:pt>
                <c:pt idx="7266">
                  <c:v>627782400</c:v>
                </c:pt>
                <c:pt idx="7267">
                  <c:v>627868800</c:v>
                </c:pt>
                <c:pt idx="7268">
                  <c:v>627955200</c:v>
                </c:pt>
                <c:pt idx="7269">
                  <c:v>628041600</c:v>
                </c:pt>
                <c:pt idx="7270">
                  <c:v>628128000</c:v>
                </c:pt>
                <c:pt idx="7271">
                  <c:v>628214400</c:v>
                </c:pt>
                <c:pt idx="7272">
                  <c:v>628300800</c:v>
                </c:pt>
                <c:pt idx="7273">
                  <c:v>628387200</c:v>
                </c:pt>
                <c:pt idx="7274">
                  <c:v>628473600</c:v>
                </c:pt>
                <c:pt idx="7275">
                  <c:v>628560000</c:v>
                </c:pt>
                <c:pt idx="7276">
                  <c:v>628646400</c:v>
                </c:pt>
                <c:pt idx="7277">
                  <c:v>628732800</c:v>
                </c:pt>
                <c:pt idx="7278">
                  <c:v>628819200</c:v>
                </c:pt>
                <c:pt idx="7279">
                  <c:v>628905600</c:v>
                </c:pt>
                <c:pt idx="7280">
                  <c:v>628992000</c:v>
                </c:pt>
                <c:pt idx="7281">
                  <c:v>629078400</c:v>
                </c:pt>
                <c:pt idx="7282">
                  <c:v>629164800</c:v>
                </c:pt>
                <c:pt idx="7283">
                  <c:v>629251200</c:v>
                </c:pt>
                <c:pt idx="7284">
                  <c:v>629337600</c:v>
                </c:pt>
                <c:pt idx="7285">
                  <c:v>629424000</c:v>
                </c:pt>
                <c:pt idx="7286">
                  <c:v>629510400</c:v>
                </c:pt>
                <c:pt idx="7287">
                  <c:v>629596800</c:v>
                </c:pt>
                <c:pt idx="7288">
                  <c:v>629683200</c:v>
                </c:pt>
                <c:pt idx="7289">
                  <c:v>629769600</c:v>
                </c:pt>
                <c:pt idx="7290">
                  <c:v>629856000</c:v>
                </c:pt>
                <c:pt idx="7291">
                  <c:v>629942400</c:v>
                </c:pt>
                <c:pt idx="7292">
                  <c:v>630028800</c:v>
                </c:pt>
                <c:pt idx="7293">
                  <c:v>630115200</c:v>
                </c:pt>
                <c:pt idx="7294">
                  <c:v>630201600</c:v>
                </c:pt>
                <c:pt idx="7295">
                  <c:v>630288000</c:v>
                </c:pt>
                <c:pt idx="7296">
                  <c:v>630374400</c:v>
                </c:pt>
                <c:pt idx="7297">
                  <c:v>630460800</c:v>
                </c:pt>
                <c:pt idx="7298">
                  <c:v>630547200</c:v>
                </c:pt>
                <c:pt idx="7299">
                  <c:v>630633600</c:v>
                </c:pt>
                <c:pt idx="7300">
                  <c:v>630720000</c:v>
                </c:pt>
                <c:pt idx="7301">
                  <c:v>630806400</c:v>
                </c:pt>
                <c:pt idx="7302">
                  <c:v>630892800</c:v>
                </c:pt>
                <c:pt idx="7303">
                  <c:v>630979200</c:v>
                </c:pt>
                <c:pt idx="7304">
                  <c:v>631065600</c:v>
                </c:pt>
                <c:pt idx="7305">
                  <c:v>631152000</c:v>
                </c:pt>
                <c:pt idx="7306">
                  <c:v>631238400</c:v>
                </c:pt>
                <c:pt idx="7307">
                  <c:v>631324800</c:v>
                </c:pt>
                <c:pt idx="7308">
                  <c:v>631411200</c:v>
                </c:pt>
                <c:pt idx="7309">
                  <c:v>631497600</c:v>
                </c:pt>
                <c:pt idx="7310">
                  <c:v>631584000</c:v>
                </c:pt>
                <c:pt idx="7311">
                  <c:v>631670400</c:v>
                </c:pt>
                <c:pt idx="7312">
                  <c:v>631756800</c:v>
                </c:pt>
                <c:pt idx="7313">
                  <c:v>631843200</c:v>
                </c:pt>
                <c:pt idx="7314">
                  <c:v>631929600</c:v>
                </c:pt>
                <c:pt idx="7315">
                  <c:v>632016000</c:v>
                </c:pt>
                <c:pt idx="7316">
                  <c:v>632102400</c:v>
                </c:pt>
                <c:pt idx="7317">
                  <c:v>632188800</c:v>
                </c:pt>
                <c:pt idx="7318">
                  <c:v>632275200</c:v>
                </c:pt>
                <c:pt idx="7319">
                  <c:v>632361600</c:v>
                </c:pt>
                <c:pt idx="7320">
                  <c:v>632448000</c:v>
                </c:pt>
                <c:pt idx="7321">
                  <c:v>632534400</c:v>
                </c:pt>
                <c:pt idx="7322">
                  <c:v>632620800</c:v>
                </c:pt>
                <c:pt idx="7323">
                  <c:v>632707200</c:v>
                </c:pt>
                <c:pt idx="7324">
                  <c:v>632793600</c:v>
                </c:pt>
                <c:pt idx="7325">
                  <c:v>632880000</c:v>
                </c:pt>
                <c:pt idx="7326">
                  <c:v>632966400</c:v>
                </c:pt>
                <c:pt idx="7327">
                  <c:v>633052800</c:v>
                </c:pt>
                <c:pt idx="7328">
                  <c:v>633139200</c:v>
                </c:pt>
                <c:pt idx="7329">
                  <c:v>633225600</c:v>
                </c:pt>
                <c:pt idx="7330">
                  <c:v>633312000</c:v>
                </c:pt>
                <c:pt idx="7331">
                  <c:v>633398400</c:v>
                </c:pt>
                <c:pt idx="7332">
                  <c:v>633484800</c:v>
                </c:pt>
                <c:pt idx="7333">
                  <c:v>633571200</c:v>
                </c:pt>
                <c:pt idx="7334">
                  <c:v>633657600</c:v>
                </c:pt>
                <c:pt idx="7335">
                  <c:v>633744000</c:v>
                </c:pt>
                <c:pt idx="7336">
                  <c:v>633830400</c:v>
                </c:pt>
                <c:pt idx="7337">
                  <c:v>633916800</c:v>
                </c:pt>
                <c:pt idx="7338">
                  <c:v>634003200</c:v>
                </c:pt>
                <c:pt idx="7339">
                  <c:v>634089600</c:v>
                </c:pt>
                <c:pt idx="7340">
                  <c:v>634176000</c:v>
                </c:pt>
                <c:pt idx="7341">
                  <c:v>634262400</c:v>
                </c:pt>
                <c:pt idx="7342">
                  <c:v>634348800</c:v>
                </c:pt>
                <c:pt idx="7343">
                  <c:v>634435200</c:v>
                </c:pt>
                <c:pt idx="7344">
                  <c:v>634521600</c:v>
                </c:pt>
                <c:pt idx="7345">
                  <c:v>634608000</c:v>
                </c:pt>
                <c:pt idx="7346">
                  <c:v>634694400</c:v>
                </c:pt>
                <c:pt idx="7347">
                  <c:v>634780800</c:v>
                </c:pt>
                <c:pt idx="7348">
                  <c:v>634867200</c:v>
                </c:pt>
                <c:pt idx="7349">
                  <c:v>634953600</c:v>
                </c:pt>
                <c:pt idx="7350">
                  <c:v>635040000</c:v>
                </c:pt>
                <c:pt idx="7351">
                  <c:v>635126400</c:v>
                </c:pt>
                <c:pt idx="7352">
                  <c:v>635212800</c:v>
                </c:pt>
                <c:pt idx="7353">
                  <c:v>635299200</c:v>
                </c:pt>
                <c:pt idx="7354">
                  <c:v>635385600</c:v>
                </c:pt>
                <c:pt idx="7355">
                  <c:v>635472000</c:v>
                </c:pt>
                <c:pt idx="7356">
                  <c:v>635558400</c:v>
                </c:pt>
                <c:pt idx="7357">
                  <c:v>635644800</c:v>
                </c:pt>
                <c:pt idx="7358">
                  <c:v>635731200</c:v>
                </c:pt>
                <c:pt idx="7359">
                  <c:v>635817600</c:v>
                </c:pt>
                <c:pt idx="7360">
                  <c:v>635904000</c:v>
                </c:pt>
                <c:pt idx="7361">
                  <c:v>635990400</c:v>
                </c:pt>
                <c:pt idx="7362">
                  <c:v>636076800</c:v>
                </c:pt>
                <c:pt idx="7363">
                  <c:v>636163200</c:v>
                </c:pt>
                <c:pt idx="7364">
                  <c:v>636249600</c:v>
                </c:pt>
                <c:pt idx="7365">
                  <c:v>636336000</c:v>
                </c:pt>
                <c:pt idx="7366">
                  <c:v>636422400</c:v>
                </c:pt>
                <c:pt idx="7367">
                  <c:v>636508800</c:v>
                </c:pt>
                <c:pt idx="7368">
                  <c:v>636595200</c:v>
                </c:pt>
                <c:pt idx="7369">
                  <c:v>636681600</c:v>
                </c:pt>
                <c:pt idx="7370">
                  <c:v>636768000</c:v>
                </c:pt>
                <c:pt idx="7371">
                  <c:v>636854400</c:v>
                </c:pt>
                <c:pt idx="7372">
                  <c:v>636940800</c:v>
                </c:pt>
                <c:pt idx="7373">
                  <c:v>637027200</c:v>
                </c:pt>
                <c:pt idx="7374">
                  <c:v>637113600</c:v>
                </c:pt>
                <c:pt idx="7375">
                  <c:v>637200000</c:v>
                </c:pt>
                <c:pt idx="7376">
                  <c:v>637286400</c:v>
                </c:pt>
                <c:pt idx="7377">
                  <c:v>637372800</c:v>
                </c:pt>
                <c:pt idx="7378">
                  <c:v>637459200</c:v>
                </c:pt>
                <c:pt idx="7379">
                  <c:v>637545600</c:v>
                </c:pt>
                <c:pt idx="7380">
                  <c:v>637632000</c:v>
                </c:pt>
                <c:pt idx="7381">
                  <c:v>637718400</c:v>
                </c:pt>
                <c:pt idx="7382">
                  <c:v>637804800</c:v>
                </c:pt>
                <c:pt idx="7383">
                  <c:v>637891200</c:v>
                </c:pt>
                <c:pt idx="7384">
                  <c:v>637977600</c:v>
                </c:pt>
                <c:pt idx="7385">
                  <c:v>638064000</c:v>
                </c:pt>
                <c:pt idx="7386">
                  <c:v>638150400</c:v>
                </c:pt>
                <c:pt idx="7387">
                  <c:v>638236800</c:v>
                </c:pt>
                <c:pt idx="7388">
                  <c:v>638323200</c:v>
                </c:pt>
                <c:pt idx="7389">
                  <c:v>638409600</c:v>
                </c:pt>
                <c:pt idx="7390">
                  <c:v>638496000</c:v>
                </c:pt>
                <c:pt idx="7391">
                  <c:v>638582400</c:v>
                </c:pt>
                <c:pt idx="7392">
                  <c:v>638668800</c:v>
                </c:pt>
                <c:pt idx="7393">
                  <c:v>638755200</c:v>
                </c:pt>
                <c:pt idx="7394">
                  <c:v>638841600</c:v>
                </c:pt>
                <c:pt idx="7395">
                  <c:v>638928000</c:v>
                </c:pt>
                <c:pt idx="7396">
                  <c:v>639014400</c:v>
                </c:pt>
                <c:pt idx="7397">
                  <c:v>639100800</c:v>
                </c:pt>
                <c:pt idx="7398">
                  <c:v>639187200</c:v>
                </c:pt>
                <c:pt idx="7399">
                  <c:v>639273600</c:v>
                </c:pt>
                <c:pt idx="7400">
                  <c:v>639360000</c:v>
                </c:pt>
                <c:pt idx="7401">
                  <c:v>639446400</c:v>
                </c:pt>
                <c:pt idx="7402">
                  <c:v>639532800</c:v>
                </c:pt>
                <c:pt idx="7403">
                  <c:v>639619200</c:v>
                </c:pt>
                <c:pt idx="7404">
                  <c:v>639705600</c:v>
                </c:pt>
                <c:pt idx="7405">
                  <c:v>639792000</c:v>
                </c:pt>
                <c:pt idx="7406">
                  <c:v>639878400</c:v>
                </c:pt>
                <c:pt idx="7407">
                  <c:v>639964800</c:v>
                </c:pt>
                <c:pt idx="7408">
                  <c:v>640051200</c:v>
                </c:pt>
                <c:pt idx="7409">
                  <c:v>640137600</c:v>
                </c:pt>
                <c:pt idx="7410">
                  <c:v>640224000</c:v>
                </c:pt>
                <c:pt idx="7411">
                  <c:v>640310400</c:v>
                </c:pt>
                <c:pt idx="7412">
                  <c:v>640396800</c:v>
                </c:pt>
                <c:pt idx="7413">
                  <c:v>640483200</c:v>
                </c:pt>
                <c:pt idx="7414">
                  <c:v>640569600</c:v>
                </c:pt>
                <c:pt idx="7415">
                  <c:v>640656000</c:v>
                </c:pt>
                <c:pt idx="7416">
                  <c:v>640742400</c:v>
                </c:pt>
                <c:pt idx="7417">
                  <c:v>640828800</c:v>
                </c:pt>
                <c:pt idx="7418">
                  <c:v>640915200</c:v>
                </c:pt>
                <c:pt idx="7419">
                  <c:v>641001600</c:v>
                </c:pt>
                <c:pt idx="7420">
                  <c:v>641088000</c:v>
                </c:pt>
                <c:pt idx="7421">
                  <c:v>641174400</c:v>
                </c:pt>
                <c:pt idx="7422">
                  <c:v>641260800</c:v>
                </c:pt>
                <c:pt idx="7423">
                  <c:v>641347200</c:v>
                </c:pt>
                <c:pt idx="7424">
                  <c:v>641433600</c:v>
                </c:pt>
                <c:pt idx="7425">
                  <c:v>641520000</c:v>
                </c:pt>
                <c:pt idx="7426">
                  <c:v>641606400</c:v>
                </c:pt>
                <c:pt idx="7427">
                  <c:v>641692800</c:v>
                </c:pt>
                <c:pt idx="7428">
                  <c:v>641779200</c:v>
                </c:pt>
                <c:pt idx="7429">
                  <c:v>641865600</c:v>
                </c:pt>
                <c:pt idx="7430">
                  <c:v>641952000</c:v>
                </c:pt>
                <c:pt idx="7431">
                  <c:v>642038400</c:v>
                </c:pt>
                <c:pt idx="7432">
                  <c:v>642124800</c:v>
                </c:pt>
                <c:pt idx="7433">
                  <c:v>642211200</c:v>
                </c:pt>
                <c:pt idx="7434">
                  <c:v>642297600</c:v>
                </c:pt>
                <c:pt idx="7435">
                  <c:v>642384000</c:v>
                </c:pt>
                <c:pt idx="7436">
                  <c:v>642470400</c:v>
                </c:pt>
                <c:pt idx="7437">
                  <c:v>642556800</c:v>
                </c:pt>
                <c:pt idx="7438">
                  <c:v>642643200</c:v>
                </c:pt>
                <c:pt idx="7439">
                  <c:v>642729600</c:v>
                </c:pt>
                <c:pt idx="7440">
                  <c:v>642816000</c:v>
                </c:pt>
                <c:pt idx="7441">
                  <c:v>642902400</c:v>
                </c:pt>
                <c:pt idx="7442">
                  <c:v>642988800</c:v>
                </c:pt>
                <c:pt idx="7443">
                  <c:v>643075200</c:v>
                </c:pt>
                <c:pt idx="7444">
                  <c:v>643161600</c:v>
                </c:pt>
                <c:pt idx="7445">
                  <c:v>643248000</c:v>
                </c:pt>
                <c:pt idx="7446">
                  <c:v>643334400</c:v>
                </c:pt>
                <c:pt idx="7447">
                  <c:v>643420800</c:v>
                </c:pt>
                <c:pt idx="7448">
                  <c:v>643507200</c:v>
                </c:pt>
                <c:pt idx="7449">
                  <c:v>643593600</c:v>
                </c:pt>
                <c:pt idx="7450">
                  <c:v>643680000</c:v>
                </c:pt>
                <c:pt idx="7451">
                  <c:v>643766400</c:v>
                </c:pt>
                <c:pt idx="7452">
                  <c:v>643852800</c:v>
                </c:pt>
                <c:pt idx="7453">
                  <c:v>643939200</c:v>
                </c:pt>
                <c:pt idx="7454">
                  <c:v>644025600</c:v>
                </c:pt>
                <c:pt idx="7455">
                  <c:v>644112000</c:v>
                </c:pt>
                <c:pt idx="7456">
                  <c:v>644198400</c:v>
                </c:pt>
                <c:pt idx="7457">
                  <c:v>644284800</c:v>
                </c:pt>
                <c:pt idx="7458">
                  <c:v>644371200</c:v>
                </c:pt>
                <c:pt idx="7459">
                  <c:v>644457600</c:v>
                </c:pt>
                <c:pt idx="7460">
                  <c:v>644544000</c:v>
                </c:pt>
                <c:pt idx="7461">
                  <c:v>644630400</c:v>
                </c:pt>
                <c:pt idx="7462">
                  <c:v>644716800</c:v>
                </c:pt>
                <c:pt idx="7463">
                  <c:v>644803200</c:v>
                </c:pt>
                <c:pt idx="7464">
                  <c:v>644889600</c:v>
                </c:pt>
                <c:pt idx="7465">
                  <c:v>644976000</c:v>
                </c:pt>
                <c:pt idx="7466">
                  <c:v>645062400</c:v>
                </c:pt>
                <c:pt idx="7467">
                  <c:v>645148800</c:v>
                </c:pt>
                <c:pt idx="7468">
                  <c:v>645235200</c:v>
                </c:pt>
                <c:pt idx="7469">
                  <c:v>645321600</c:v>
                </c:pt>
                <c:pt idx="7470">
                  <c:v>645408000</c:v>
                </c:pt>
                <c:pt idx="7471">
                  <c:v>645494400</c:v>
                </c:pt>
                <c:pt idx="7472">
                  <c:v>645580800</c:v>
                </c:pt>
                <c:pt idx="7473">
                  <c:v>645667200</c:v>
                </c:pt>
                <c:pt idx="7474">
                  <c:v>645753600</c:v>
                </c:pt>
                <c:pt idx="7475">
                  <c:v>645840000</c:v>
                </c:pt>
                <c:pt idx="7476">
                  <c:v>645926400</c:v>
                </c:pt>
                <c:pt idx="7477">
                  <c:v>646012800</c:v>
                </c:pt>
                <c:pt idx="7478">
                  <c:v>646099200</c:v>
                </c:pt>
                <c:pt idx="7479">
                  <c:v>646185600</c:v>
                </c:pt>
                <c:pt idx="7480">
                  <c:v>646272000</c:v>
                </c:pt>
                <c:pt idx="7481">
                  <c:v>646358400</c:v>
                </c:pt>
                <c:pt idx="7482">
                  <c:v>646444800</c:v>
                </c:pt>
                <c:pt idx="7483">
                  <c:v>646531200</c:v>
                </c:pt>
                <c:pt idx="7484">
                  <c:v>646617600</c:v>
                </c:pt>
                <c:pt idx="7485">
                  <c:v>646704000</c:v>
                </c:pt>
                <c:pt idx="7486">
                  <c:v>646790400</c:v>
                </c:pt>
                <c:pt idx="7487">
                  <c:v>646876800</c:v>
                </c:pt>
                <c:pt idx="7488">
                  <c:v>646963200</c:v>
                </c:pt>
                <c:pt idx="7489">
                  <c:v>647049600</c:v>
                </c:pt>
                <c:pt idx="7490">
                  <c:v>647136000</c:v>
                </c:pt>
                <c:pt idx="7491">
                  <c:v>647222400</c:v>
                </c:pt>
                <c:pt idx="7492">
                  <c:v>647308800</c:v>
                </c:pt>
                <c:pt idx="7493">
                  <c:v>647395200</c:v>
                </c:pt>
                <c:pt idx="7494">
                  <c:v>647481600</c:v>
                </c:pt>
                <c:pt idx="7495">
                  <c:v>647568000</c:v>
                </c:pt>
                <c:pt idx="7496">
                  <c:v>647654400</c:v>
                </c:pt>
                <c:pt idx="7497">
                  <c:v>647740800</c:v>
                </c:pt>
                <c:pt idx="7498">
                  <c:v>647827200</c:v>
                </c:pt>
                <c:pt idx="7499">
                  <c:v>647913600</c:v>
                </c:pt>
                <c:pt idx="7500">
                  <c:v>648000000</c:v>
                </c:pt>
                <c:pt idx="7501">
                  <c:v>648086400</c:v>
                </c:pt>
                <c:pt idx="7502">
                  <c:v>648172800</c:v>
                </c:pt>
                <c:pt idx="7503">
                  <c:v>648259200</c:v>
                </c:pt>
                <c:pt idx="7504">
                  <c:v>648345600</c:v>
                </c:pt>
                <c:pt idx="7505">
                  <c:v>648432000</c:v>
                </c:pt>
                <c:pt idx="7506">
                  <c:v>648518400</c:v>
                </c:pt>
                <c:pt idx="7507">
                  <c:v>648604800</c:v>
                </c:pt>
                <c:pt idx="7508">
                  <c:v>648691200</c:v>
                </c:pt>
                <c:pt idx="7509">
                  <c:v>648777600</c:v>
                </c:pt>
                <c:pt idx="7510">
                  <c:v>648864000</c:v>
                </c:pt>
                <c:pt idx="7511">
                  <c:v>648950400</c:v>
                </c:pt>
                <c:pt idx="7512">
                  <c:v>649036800</c:v>
                </c:pt>
                <c:pt idx="7513">
                  <c:v>649123200</c:v>
                </c:pt>
                <c:pt idx="7514">
                  <c:v>649209600</c:v>
                </c:pt>
                <c:pt idx="7515">
                  <c:v>649296000</c:v>
                </c:pt>
                <c:pt idx="7516">
                  <c:v>649382400</c:v>
                </c:pt>
                <c:pt idx="7517">
                  <c:v>649468800</c:v>
                </c:pt>
                <c:pt idx="7518">
                  <c:v>649555200</c:v>
                </c:pt>
                <c:pt idx="7519">
                  <c:v>649641600</c:v>
                </c:pt>
                <c:pt idx="7520">
                  <c:v>649728000</c:v>
                </c:pt>
                <c:pt idx="7521">
                  <c:v>649814400</c:v>
                </c:pt>
                <c:pt idx="7522">
                  <c:v>649900800</c:v>
                </c:pt>
                <c:pt idx="7523">
                  <c:v>649987200</c:v>
                </c:pt>
                <c:pt idx="7524">
                  <c:v>650073600</c:v>
                </c:pt>
                <c:pt idx="7525">
                  <c:v>650160000</c:v>
                </c:pt>
                <c:pt idx="7526">
                  <c:v>650246400</c:v>
                </c:pt>
                <c:pt idx="7527">
                  <c:v>650332800</c:v>
                </c:pt>
                <c:pt idx="7528">
                  <c:v>650419200</c:v>
                </c:pt>
                <c:pt idx="7529">
                  <c:v>650505600</c:v>
                </c:pt>
                <c:pt idx="7530">
                  <c:v>650592000</c:v>
                </c:pt>
                <c:pt idx="7531">
                  <c:v>650678400</c:v>
                </c:pt>
                <c:pt idx="7532">
                  <c:v>650764800</c:v>
                </c:pt>
                <c:pt idx="7533">
                  <c:v>650851200</c:v>
                </c:pt>
                <c:pt idx="7534">
                  <c:v>650937600</c:v>
                </c:pt>
                <c:pt idx="7535">
                  <c:v>651024000</c:v>
                </c:pt>
                <c:pt idx="7536">
                  <c:v>651110400</c:v>
                </c:pt>
                <c:pt idx="7537">
                  <c:v>651196800</c:v>
                </c:pt>
                <c:pt idx="7538">
                  <c:v>651283200</c:v>
                </c:pt>
                <c:pt idx="7539">
                  <c:v>651369600</c:v>
                </c:pt>
                <c:pt idx="7540">
                  <c:v>651456000</c:v>
                </c:pt>
                <c:pt idx="7541">
                  <c:v>651542400</c:v>
                </c:pt>
                <c:pt idx="7542">
                  <c:v>651628800</c:v>
                </c:pt>
                <c:pt idx="7543">
                  <c:v>651715200</c:v>
                </c:pt>
                <c:pt idx="7544">
                  <c:v>651801600</c:v>
                </c:pt>
                <c:pt idx="7545">
                  <c:v>651888000</c:v>
                </c:pt>
                <c:pt idx="7546">
                  <c:v>651974400</c:v>
                </c:pt>
                <c:pt idx="7547">
                  <c:v>652060800</c:v>
                </c:pt>
                <c:pt idx="7548">
                  <c:v>652147200</c:v>
                </c:pt>
                <c:pt idx="7549">
                  <c:v>652233600</c:v>
                </c:pt>
                <c:pt idx="7550">
                  <c:v>652320000</c:v>
                </c:pt>
                <c:pt idx="7551">
                  <c:v>652406400</c:v>
                </c:pt>
                <c:pt idx="7552">
                  <c:v>652492800</c:v>
                </c:pt>
                <c:pt idx="7553">
                  <c:v>652579200</c:v>
                </c:pt>
                <c:pt idx="7554">
                  <c:v>652665600</c:v>
                </c:pt>
                <c:pt idx="7555">
                  <c:v>652752000</c:v>
                </c:pt>
                <c:pt idx="7556">
                  <c:v>652838400</c:v>
                </c:pt>
                <c:pt idx="7557">
                  <c:v>652924800</c:v>
                </c:pt>
                <c:pt idx="7558">
                  <c:v>653011200</c:v>
                </c:pt>
                <c:pt idx="7559">
                  <c:v>653097600</c:v>
                </c:pt>
                <c:pt idx="7560">
                  <c:v>653184000</c:v>
                </c:pt>
                <c:pt idx="7561">
                  <c:v>653270400</c:v>
                </c:pt>
                <c:pt idx="7562">
                  <c:v>653356800</c:v>
                </c:pt>
                <c:pt idx="7563">
                  <c:v>653443200</c:v>
                </c:pt>
                <c:pt idx="7564">
                  <c:v>653529600</c:v>
                </c:pt>
                <c:pt idx="7565">
                  <c:v>653616000</c:v>
                </c:pt>
                <c:pt idx="7566">
                  <c:v>653702400</c:v>
                </c:pt>
                <c:pt idx="7567">
                  <c:v>653788800</c:v>
                </c:pt>
                <c:pt idx="7568">
                  <c:v>653875200</c:v>
                </c:pt>
                <c:pt idx="7569">
                  <c:v>653961600</c:v>
                </c:pt>
                <c:pt idx="7570">
                  <c:v>654048000</c:v>
                </c:pt>
                <c:pt idx="7571">
                  <c:v>654134400</c:v>
                </c:pt>
                <c:pt idx="7572">
                  <c:v>654220800</c:v>
                </c:pt>
                <c:pt idx="7573">
                  <c:v>654307200</c:v>
                </c:pt>
                <c:pt idx="7574">
                  <c:v>654393600</c:v>
                </c:pt>
                <c:pt idx="7575">
                  <c:v>654480000</c:v>
                </c:pt>
                <c:pt idx="7576">
                  <c:v>654566400</c:v>
                </c:pt>
                <c:pt idx="7577">
                  <c:v>654652800</c:v>
                </c:pt>
                <c:pt idx="7578">
                  <c:v>654739200</c:v>
                </c:pt>
                <c:pt idx="7579">
                  <c:v>654825600</c:v>
                </c:pt>
                <c:pt idx="7580">
                  <c:v>654912000</c:v>
                </c:pt>
                <c:pt idx="7581">
                  <c:v>654998400</c:v>
                </c:pt>
                <c:pt idx="7582">
                  <c:v>655084800</c:v>
                </c:pt>
                <c:pt idx="7583">
                  <c:v>655171200</c:v>
                </c:pt>
                <c:pt idx="7584">
                  <c:v>655257600</c:v>
                </c:pt>
                <c:pt idx="7585">
                  <c:v>655344000</c:v>
                </c:pt>
                <c:pt idx="7586">
                  <c:v>655430400</c:v>
                </c:pt>
                <c:pt idx="7587">
                  <c:v>655516800</c:v>
                </c:pt>
                <c:pt idx="7588">
                  <c:v>655603200</c:v>
                </c:pt>
                <c:pt idx="7589">
                  <c:v>655689600</c:v>
                </c:pt>
                <c:pt idx="7590">
                  <c:v>655776000</c:v>
                </c:pt>
                <c:pt idx="7591">
                  <c:v>655862400</c:v>
                </c:pt>
                <c:pt idx="7592">
                  <c:v>655948800</c:v>
                </c:pt>
                <c:pt idx="7593">
                  <c:v>656035200</c:v>
                </c:pt>
                <c:pt idx="7594">
                  <c:v>656121600</c:v>
                </c:pt>
                <c:pt idx="7595">
                  <c:v>656208000</c:v>
                </c:pt>
                <c:pt idx="7596">
                  <c:v>656294400</c:v>
                </c:pt>
                <c:pt idx="7597">
                  <c:v>656380800</c:v>
                </c:pt>
                <c:pt idx="7598">
                  <c:v>656467200</c:v>
                </c:pt>
                <c:pt idx="7599">
                  <c:v>656553600</c:v>
                </c:pt>
                <c:pt idx="7600">
                  <c:v>656640000</c:v>
                </c:pt>
                <c:pt idx="7601">
                  <c:v>656726400</c:v>
                </c:pt>
                <c:pt idx="7602">
                  <c:v>656812800</c:v>
                </c:pt>
                <c:pt idx="7603">
                  <c:v>656899200</c:v>
                </c:pt>
                <c:pt idx="7604">
                  <c:v>656985600</c:v>
                </c:pt>
                <c:pt idx="7605">
                  <c:v>657072000</c:v>
                </c:pt>
                <c:pt idx="7606">
                  <c:v>657158400</c:v>
                </c:pt>
                <c:pt idx="7607">
                  <c:v>657244800</c:v>
                </c:pt>
                <c:pt idx="7608">
                  <c:v>657331200</c:v>
                </c:pt>
                <c:pt idx="7609">
                  <c:v>657417600</c:v>
                </c:pt>
                <c:pt idx="7610">
                  <c:v>657504000</c:v>
                </c:pt>
                <c:pt idx="7611">
                  <c:v>657590400</c:v>
                </c:pt>
                <c:pt idx="7612">
                  <c:v>657676800</c:v>
                </c:pt>
                <c:pt idx="7613">
                  <c:v>657763200</c:v>
                </c:pt>
                <c:pt idx="7614">
                  <c:v>657849600</c:v>
                </c:pt>
                <c:pt idx="7615">
                  <c:v>657936000</c:v>
                </c:pt>
                <c:pt idx="7616">
                  <c:v>658022400</c:v>
                </c:pt>
                <c:pt idx="7617">
                  <c:v>658108800</c:v>
                </c:pt>
                <c:pt idx="7618">
                  <c:v>658195200</c:v>
                </c:pt>
                <c:pt idx="7619">
                  <c:v>658281600</c:v>
                </c:pt>
                <c:pt idx="7620">
                  <c:v>658368000</c:v>
                </c:pt>
                <c:pt idx="7621">
                  <c:v>658454400</c:v>
                </c:pt>
                <c:pt idx="7622">
                  <c:v>658540800</c:v>
                </c:pt>
                <c:pt idx="7623">
                  <c:v>658627200</c:v>
                </c:pt>
                <c:pt idx="7624">
                  <c:v>658713600</c:v>
                </c:pt>
                <c:pt idx="7625">
                  <c:v>658800000</c:v>
                </c:pt>
                <c:pt idx="7626">
                  <c:v>658886400</c:v>
                </c:pt>
                <c:pt idx="7627">
                  <c:v>658972800</c:v>
                </c:pt>
                <c:pt idx="7628">
                  <c:v>659059200</c:v>
                </c:pt>
                <c:pt idx="7629">
                  <c:v>659145600</c:v>
                </c:pt>
                <c:pt idx="7630">
                  <c:v>659232000</c:v>
                </c:pt>
                <c:pt idx="7631">
                  <c:v>659318400</c:v>
                </c:pt>
                <c:pt idx="7632">
                  <c:v>659404800</c:v>
                </c:pt>
                <c:pt idx="7633">
                  <c:v>659491200</c:v>
                </c:pt>
                <c:pt idx="7634">
                  <c:v>659577600</c:v>
                </c:pt>
                <c:pt idx="7635">
                  <c:v>659664000</c:v>
                </c:pt>
                <c:pt idx="7636">
                  <c:v>659750400</c:v>
                </c:pt>
                <c:pt idx="7637">
                  <c:v>659836800</c:v>
                </c:pt>
                <c:pt idx="7638">
                  <c:v>659923200</c:v>
                </c:pt>
                <c:pt idx="7639">
                  <c:v>660009600</c:v>
                </c:pt>
                <c:pt idx="7640">
                  <c:v>660096000</c:v>
                </c:pt>
                <c:pt idx="7641">
                  <c:v>660182400</c:v>
                </c:pt>
                <c:pt idx="7642">
                  <c:v>660268800</c:v>
                </c:pt>
                <c:pt idx="7643">
                  <c:v>660355200</c:v>
                </c:pt>
                <c:pt idx="7644">
                  <c:v>660441600</c:v>
                </c:pt>
                <c:pt idx="7645">
                  <c:v>660528000</c:v>
                </c:pt>
                <c:pt idx="7646">
                  <c:v>660614400</c:v>
                </c:pt>
                <c:pt idx="7647">
                  <c:v>660700800</c:v>
                </c:pt>
                <c:pt idx="7648">
                  <c:v>660787200</c:v>
                </c:pt>
                <c:pt idx="7649">
                  <c:v>660873600</c:v>
                </c:pt>
                <c:pt idx="7650">
                  <c:v>660960000</c:v>
                </c:pt>
                <c:pt idx="7651">
                  <c:v>661046400</c:v>
                </c:pt>
                <c:pt idx="7652">
                  <c:v>661132800</c:v>
                </c:pt>
                <c:pt idx="7653">
                  <c:v>661219200</c:v>
                </c:pt>
                <c:pt idx="7654">
                  <c:v>661305600</c:v>
                </c:pt>
                <c:pt idx="7655">
                  <c:v>661392000</c:v>
                </c:pt>
                <c:pt idx="7656">
                  <c:v>661478400</c:v>
                </c:pt>
                <c:pt idx="7657">
                  <c:v>661564800</c:v>
                </c:pt>
                <c:pt idx="7658">
                  <c:v>661651200</c:v>
                </c:pt>
                <c:pt idx="7659">
                  <c:v>661737600</c:v>
                </c:pt>
                <c:pt idx="7660">
                  <c:v>661824000</c:v>
                </c:pt>
                <c:pt idx="7661">
                  <c:v>661910400</c:v>
                </c:pt>
                <c:pt idx="7662">
                  <c:v>661996800</c:v>
                </c:pt>
                <c:pt idx="7663">
                  <c:v>662083200</c:v>
                </c:pt>
                <c:pt idx="7664">
                  <c:v>662169600</c:v>
                </c:pt>
                <c:pt idx="7665">
                  <c:v>662256000</c:v>
                </c:pt>
                <c:pt idx="7666">
                  <c:v>662342400</c:v>
                </c:pt>
                <c:pt idx="7667">
                  <c:v>662428800</c:v>
                </c:pt>
                <c:pt idx="7668">
                  <c:v>662515200</c:v>
                </c:pt>
                <c:pt idx="7669">
                  <c:v>662601600</c:v>
                </c:pt>
                <c:pt idx="7670">
                  <c:v>662688000</c:v>
                </c:pt>
                <c:pt idx="7671">
                  <c:v>662774400</c:v>
                </c:pt>
                <c:pt idx="7672">
                  <c:v>662860800</c:v>
                </c:pt>
                <c:pt idx="7673">
                  <c:v>662947200</c:v>
                </c:pt>
                <c:pt idx="7674">
                  <c:v>663033600</c:v>
                </c:pt>
                <c:pt idx="7675">
                  <c:v>663120000</c:v>
                </c:pt>
                <c:pt idx="7676">
                  <c:v>663206400</c:v>
                </c:pt>
                <c:pt idx="7677">
                  <c:v>663292800</c:v>
                </c:pt>
                <c:pt idx="7678">
                  <c:v>663379200</c:v>
                </c:pt>
                <c:pt idx="7679">
                  <c:v>663465600</c:v>
                </c:pt>
                <c:pt idx="7680">
                  <c:v>663552000</c:v>
                </c:pt>
                <c:pt idx="7681">
                  <c:v>663638400</c:v>
                </c:pt>
                <c:pt idx="7682">
                  <c:v>663724800</c:v>
                </c:pt>
                <c:pt idx="7683">
                  <c:v>663811200</c:v>
                </c:pt>
                <c:pt idx="7684">
                  <c:v>663897600</c:v>
                </c:pt>
                <c:pt idx="7685">
                  <c:v>663984000</c:v>
                </c:pt>
                <c:pt idx="7686">
                  <c:v>664070400</c:v>
                </c:pt>
                <c:pt idx="7687">
                  <c:v>664156800</c:v>
                </c:pt>
                <c:pt idx="7688">
                  <c:v>664243200</c:v>
                </c:pt>
                <c:pt idx="7689">
                  <c:v>664329600</c:v>
                </c:pt>
                <c:pt idx="7690">
                  <c:v>664416000</c:v>
                </c:pt>
                <c:pt idx="7691">
                  <c:v>664502400</c:v>
                </c:pt>
                <c:pt idx="7692">
                  <c:v>664588800</c:v>
                </c:pt>
                <c:pt idx="7693">
                  <c:v>664675200</c:v>
                </c:pt>
                <c:pt idx="7694">
                  <c:v>664761600</c:v>
                </c:pt>
                <c:pt idx="7695">
                  <c:v>664848000</c:v>
                </c:pt>
                <c:pt idx="7696">
                  <c:v>664934400</c:v>
                </c:pt>
                <c:pt idx="7697">
                  <c:v>665020800</c:v>
                </c:pt>
                <c:pt idx="7698">
                  <c:v>665107200</c:v>
                </c:pt>
                <c:pt idx="7699">
                  <c:v>665193600</c:v>
                </c:pt>
                <c:pt idx="7700">
                  <c:v>665280000</c:v>
                </c:pt>
                <c:pt idx="7701">
                  <c:v>665366400</c:v>
                </c:pt>
                <c:pt idx="7702">
                  <c:v>665452800</c:v>
                </c:pt>
                <c:pt idx="7703">
                  <c:v>665539200</c:v>
                </c:pt>
                <c:pt idx="7704">
                  <c:v>665625600</c:v>
                </c:pt>
                <c:pt idx="7705">
                  <c:v>665712000</c:v>
                </c:pt>
                <c:pt idx="7706">
                  <c:v>665798400</c:v>
                </c:pt>
                <c:pt idx="7707">
                  <c:v>665884800</c:v>
                </c:pt>
                <c:pt idx="7708">
                  <c:v>665971200</c:v>
                </c:pt>
                <c:pt idx="7709">
                  <c:v>666057600</c:v>
                </c:pt>
                <c:pt idx="7710">
                  <c:v>666144000</c:v>
                </c:pt>
                <c:pt idx="7711">
                  <c:v>666230400</c:v>
                </c:pt>
                <c:pt idx="7712">
                  <c:v>666316800</c:v>
                </c:pt>
                <c:pt idx="7713">
                  <c:v>666403200</c:v>
                </c:pt>
                <c:pt idx="7714">
                  <c:v>666489600</c:v>
                </c:pt>
                <c:pt idx="7715">
                  <c:v>666576000</c:v>
                </c:pt>
                <c:pt idx="7716">
                  <c:v>666662400</c:v>
                </c:pt>
                <c:pt idx="7717">
                  <c:v>666748800</c:v>
                </c:pt>
                <c:pt idx="7718">
                  <c:v>666835200</c:v>
                </c:pt>
                <c:pt idx="7719">
                  <c:v>666921600</c:v>
                </c:pt>
                <c:pt idx="7720">
                  <c:v>667008000</c:v>
                </c:pt>
                <c:pt idx="7721">
                  <c:v>667094400</c:v>
                </c:pt>
                <c:pt idx="7722">
                  <c:v>667180800</c:v>
                </c:pt>
                <c:pt idx="7723">
                  <c:v>667267200</c:v>
                </c:pt>
                <c:pt idx="7724">
                  <c:v>667353600</c:v>
                </c:pt>
                <c:pt idx="7725">
                  <c:v>667440000</c:v>
                </c:pt>
                <c:pt idx="7726">
                  <c:v>667526400</c:v>
                </c:pt>
                <c:pt idx="7727">
                  <c:v>667612800</c:v>
                </c:pt>
                <c:pt idx="7728">
                  <c:v>667699200</c:v>
                </c:pt>
                <c:pt idx="7729">
                  <c:v>667785600</c:v>
                </c:pt>
                <c:pt idx="7730">
                  <c:v>667872000</c:v>
                </c:pt>
                <c:pt idx="7731">
                  <c:v>667958400</c:v>
                </c:pt>
                <c:pt idx="7732">
                  <c:v>668044800</c:v>
                </c:pt>
                <c:pt idx="7733">
                  <c:v>668131200</c:v>
                </c:pt>
                <c:pt idx="7734">
                  <c:v>668217600</c:v>
                </c:pt>
                <c:pt idx="7735">
                  <c:v>668304000</c:v>
                </c:pt>
                <c:pt idx="7736">
                  <c:v>668390400</c:v>
                </c:pt>
                <c:pt idx="7737">
                  <c:v>668476800</c:v>
                </c:pt>
                <c:pt idx="7738">
                  <c:v>668563200</c:v>
                </c:pt>
                <c:pt idx="7739">
                  <c:v>668649600</c:v>
                </c:pt>
                <c:pt idx="7740">
                  <c:v>668736000</c:v>
                </c:pt>
                <c:pt idx="7741">
                  <c:v>668822400</c:v>
                </c:pt>
                <c:pt idx="7742">
                  <c:v>668908800</c:v>
                </c:pt>
                <c:pt idx="7743">
                  <c:v>668995200</c:v>
                </c:pt>
                <c:pt idx="7744">
                  <c:v>669081600</c:v>
                </c:pt>
                <c:pt idx="7745">
                  <c:v>669168000</c:v>
                </c:pt>
                <c:pt idx="7746">
                  <c:v>669254400</c:v>
                </c:pt>
                <c:pt idx="7747">
                  <c:v>669340800</c:v>
                </c:pt>
                <c:pt idx="7748">
                  <c:v>669427200</c:v>
                </c:pt>
                <c:pt idx="7749">
                  <c:v>669513600</c:v>
                </c:pt>
                <c:pt idx="7750">
                  <c:v>669600000</c:v>
                </c:pt>
                <c:pt idx="7751">
                  <c:v>669686400</c:v>
                </c:pt>
                <c:pt idx="7752">
                  <c:v>669772800</c:v>
                </c:pt>
                <c:pt idx="7753">
                  <c:v>669859200</c:v>
                </c:pt>
                <c:pt idx="7754">
                  <c:v>669945600</c:v>
                </c:pt>
                <c:pt idx="7755">
                  <c:v>670032000</c:v>
                </c:pt>
                <c:pt idx="7756">
                  <c:v>670118400</c:v>
                </c:pt>
                <c:pt idx="7757">
                  <c:v>670204800</c:v>
                </c:pt>
                <c:pt idx="7758">
                  <c:v>670291200</c:v>
                </c:pt>
                <c:pt idx="7759">
                  <c:v>670377600</c:v>
                </c:pt>
                <c:pt idx="7760">
                  <c:v>670464000</c:v>
                </c:pt>
                <c:pt idx="7761">
                  <c:v>670550400</c:v>
                </c:pt>
                <c:pt idx="7762">
                  <c:v>670636800</c:v>
                </c:pt>
                <c:pt idx="7763">
                  <c:v>670723200</c:v>
                </c:pt>
                <c:pt idx="7764">
                  <c:v>670809600</c:v>
                </c:pt>
                <c:pt idx="7765">
                  <c:v>670896000</c:v>
                </c:pt>
                <c:pt idx="7766">
                  <c:v>670982400</c:v>
                </c:pt>
                <c:pt idx="7767">
                  <c:v>671068800</c:v>
                </c:pt>
                <c:pt idx="7768">
                  <c:v>671155200</c:v>
                </c:pt>
                <c:pt idx="7769">
                  <c:v>671241600</c:v>
                </c:pt>
                <c:pt idx="7770">
                  <c:v>671328000</c:v>
                </c:pt>
                <c:pt idx="7771">
                  <c:v>671414400</c:v>
                </c:pt>
                <c:pt idx="7772">
                  <c:v>671500800</c:v>
                </c:pt>
                <c:pt idx="7773">
                  <c:v>671587200</c:v>
                </c:pt>
                <c:pt idx="7774">
                  <c:v>671673600</c:v>
                </c:pt>
                <c:pt idx="7775">
                  <c:v>671760000</c:v>
                </c:pt>
                <c:pt idx="7776">
                  <c:v>671846400</c:v>
                </c:pt>
                <c:pt idx="7777">
                  <c:v>671932800</c:v>
                </c:pt>
                <c:pt idx="7778">
                  <c:v>672019200</c:v>
                </c:pt>
                <c:pt idx="7779">
                  <c:v>672105600</c:v>
                </c:pt>
                <c:pt idx="7780">
                  <c:v>672192000</c:v>
                </c:pt>
                <c:pt idx="7781">
                  <c:v>672278400</c:v>
                </c:pt>
                <c:pt idx="7782">
                  <c:v>672364800</c:v>
                </c:pt>
                <c:pt idx="7783">
                  <c:v>672451200</c:v>
                </c:pt>
                <c:pt idx="7784">
                  <c:v>672537600</c:v>
                </c:pt>
                <c:pt idx="7785">
                  <c:v>672624000</c:v>
                </c:pt>
                <c:pt idx="7786">
                  <c:v>672710400</c:v>
                </c:pt>
                <c:pt idx="7787">
                  <c:v>672796800</c:v>
                </c:pt>
                <c:pt idx="7788">
                  <c:v>672883200</c:v>
                </c:pt>
                <c:pt idx="7789">
                  <c:v>672969600</c:v>
                </c:pt>
                <c:pt idx="7790">
                  <c:v>673056000</c:v>
                </c:pt>
                <c:pt idx="7791">
                  <c:v>673142400</c:v>
                </c:pt>
                <c:pt idx="7792">
                  <c:v>673228800</c:v>
                </c:pt>
                <c:pt idx="7793">
                  <c:v>673315200</c:v>
                </c:pt>
                <c:pt idx="7794">
                  <c:v>673401600</c:v>
                </c:pt>
                <c:pt idx="7795">
                  <c:v>673488000</c:v>
                </c:pt>
                <c:pt idx="7796">
                  <c:v>673574400</c:v>
                </c:pt>
                <c:pt idx="7797">
                  <c:v>673660800</c:v>
                </c:pt>
                <c:pt idx="7798">
                  <c:v>673747200</c:v>
                </c:pt>
                <c:pt idx="7799">
                  <c:v>673833600</c:v>
                </c:pt>
                <c:pt idx="7800">
                  <c:v>673920000</c:v>
                </c:pt>
                <c:pt idx="7801">
                  <c:v>674006400</c:v>
                </c:pt>
                <c:pt idx="7802">
                  <c:v>674092800</c:v>
                </c:pt>
                <c:pt idx="7803">
                  <c:v>674179200</c:v>
                </c:pt>
                <c:pt idx="7804">
                  <c:v>674265600</c:v>
                </c:pt>
                <c:pt idx="7805">
                  <c:v>674352000</c:v>
                </c:pt>
                <c:pt idx="7806">
                  <c:v>674438400</c:v>
                </c:pt>
                <c:pt idx="7807">
                  <c:v>674524800</c:v>
                </c:pt>
                <c:pt idx="7808">
                  <c:v>674611200</c:v>
                </c:pt>
                <c:pt idx="7809">
                  <c:v>674697600</c:v>
                </c:pt>
                <c:pt idx="7810">
                  <c:v>674784000</c:v>
                </c:pt>
                <c:pt idx="7811">
                  <c:v>674870400</c:v>
                </c:pt>
                <c:pt idx="7812">
                  <c:v>674956800</c:v>
                </c:pt>
                <c:pt idx="7813">
                  <c:v>675043200</c:v>
                </c:pt>
                <c:pt idx="7814">
                  <c:v>675129600</c:v>
                </c:pt>
                <c:pt idx="7815">
                  <c:v>675216000</c:v>
                </c:pt>
                <c:pt idx="7816">
                  <c:v>675302400</c:v>
                </c:pt>
                <c:pt idx="7817">
                  <c:v>675388800</c:v>
                </c:pt>
                <c:pt idx="7818">
                  <c:v>675475200</c:v>
                </c:pt>
                <c:pt idx="7819">
                  <c:v>675561600</c:v>
                </c:pt>
                <c:pt idx="7820">
                  <c:v>675648000</c:v>
                </c:pt>
                <c:pt idx="7821">
                  <c:v>675734400</c:v>
                </c:pt>
                <c:pt idx="7822">
                  <c:v>675820800</c:v>
                </c:pt>
                <c:pt idx="7823">
                  <c:v>675907200</c:v>
                </c:pt>
                <c:pt idx="7824">
                  <c:v>675993600</c:v>
                </c:pt>
                <c:pt idx="7825">
                  <c:v>676080000</c:v>
                </c:pt>
                <c:pt idx="7826">
                  <c:v>676166400</c:v>
                </c:pt>
                <c:pt idx="7827">
                  <c:v>676252800</c:v>
                </c:pt>
                <c:pt idx="7828">
                  <c:v>676339200</c:v>
                </c:pt>
                <c:pt idx="7829">
                  <c:v>676425600</c:v>
                </c:pt>
                <c:pt idx="7830">
                  <c:v>676512000</c:v>
                </c:pt>
                <c:pt idx="7831">
                  <c:v>676598400</c:v>
                </c:pt>
                <c:pt idx="7832">
                  <c:v>676684800</c:v>
                </c:pt>
                <c:pt idx="7833">
                  <c:v>676771200</c:v>
                </c:pt>
                <c:pt idx="7834">
                  <c:v>676857600</c:v>
                </c:pt>
                <c:pt idx="7835">
                  <c:v>676944000</c:v>
                </c:pt>
                <c:pt idx="7836">
                  <c:v>677030400</c:v>
                </c:pt>
                <c:pt idx="7837">
                  <c:v>677116800</c:v>
                </c:pt>
                <c:pt idx="7838">
                  <c:v>677203200</c:v>
                </c:pt>
                <c:pt idx="7839">
                  <c:v>677289600</c:v>
                </c:pt>
                <c:pt idx="7840">
                  <c:v>677376000</c:v>
                </c:pt>
                <c:pt idx="7841">
                  <c:v>677462400</c:v>
                </c:pt>
                <c:pt idx="7842">
                  <c:v>677548800</c:v>
                </c:pt>
                <c:pt idx="7843">
                  <c:v>677635200</c:v>
                </c:pt>
                <c:pt idx="7844">
                  <c:v>677721600</c:v>
                </c:pt>
                <c:pt idx="7845">
                  <c:v>677808000</c:v>
                </c:pt>
                <c:pt idx="7846">
                  <c:v>677894400</c:v>
                </c:pt>
                <c:pt idx="7847">
                  <c:v>677980800</c:v>
                </c:pt>
                <c:pt idx="7848">
                  <c:v>678067200</c:v>
                </c:pt>
                <c:pt idx="7849">
                  <c:v>678153600</c:v>
                </c:pt>
                <c:pt idx="7850">
                  <c:v>678240000</c:v>
                </c:pt>
                <c:pt idx="7851">
                  <c:v>678326400</c:v>
                </c:pt>
                <c:pt idx="7852">
                  <c:v>678412800</c:v>
                </c:pt>
                <c:pt idx="7853">
                  <c:v>678499200</c:v>
                </c:pt>
                <c:pt idx="7854">
                  <c:v>678585600</c:v>
                </c:pt>
                <c:pt idx="7855">
                  <c:v>678672000</c:v>
                </c:pt>
                <c:pt idx="7856">
                  <c:v>678758400</c:v>
                </c:pt>
                <c:pt idx="7857">
                  <c:v>678844800</c:v>
                </c:pt>
                <c:pt idx="7858">
                  <c:v>678931200</c:v>
                </c:pt>
                <c:pt idx="7859">
                  <c:v>679017600</c:v>
                </c:pt>
                <c:pt idx="7860">
                  <c:v>679104000</c:v>
                </c:pt>
                <c:pt idx="7861">
                  <c:v>679190400</c:v>
                </c:pt>
                <c:pt idx="7862">
                  <c:v>679276800</c:v>
                </c:pt>
                <c:pt idx="7863">
                  <c:v>679363200</c:v>
                </c:pt>
                <c:pt idx="7864">
                  <c:v>679449600</c:v>
                </c:pt>
                <c:pt idx="7865">
                  <c:v>679536000</c:v>
                </c:pt>
                <c:pt idx="7866">
                  <c:v>679622400</c:v>
                </c:pt>
                <c:pt idx="7867">
                  <c:v>679708800</c:v>
                </c:pt>
                <c:pt idx="7868">
                  <c:v>679795200</c:v>
                </c:pt>
                <c:pt idx="7869">
                  <c:v>679881600</c:v>
                </c:pt>
                <c:pt idx="7870">
                  <c:v>679968000</c:v>
                </c:pt>
                <c:pt idx="7871">
                  <c:v>680054400</c:v>
                </c:pt>
                <c:pt idx="7872">
                  <c:v>680140800</c:v>
                </c:pt>
                <c:pt idx="7873">
                  <c:v>680227200</c:v>
                </c:pt>
                <c:pt idx="7874">
                  <c:v>680313600</c:v>
                </c:pt>
                <c:pt idx="7875">
                  <c:v>680400000</c:v>
                </c:pt>
                <c:pt idx="7876">
                  <c:v>680486400</c:v>
                </c:pt>
                <c:pt idx="7877">
                  <c:v>680572800</c:v>
                </c:pt>
                <c:pt idx="7878">
                  <c:v>680659200</c:v>
                </c:pt>
                <c:pt idx="7879">
                  <c:v>680745600</c:v>
                </c:pt>
                <c:pt idx="7880">
                  <c:v>680832000</c:v>
                </c:pt>
                <c:pt idx="7881">
                  <c:v>680918400</c:v>
                </c:pt>
                <c:pt idx="7882">
                  <c:v>681004800</c:v>
                </c:pt>
                <c:pt idx="7883">
                  <c:v>681091200</c:v>
                </c:pt>
                <c:pt idx="7884">
                  <c:v>681177600</c:v>
                </c:pt>
                <c:pt idx="7885">
                  <c:v>681264000</c:v>
                </c:pt>
                <c:pt idx="7886">
                  <c:v>681350400</c:v>
                </c:pt>
                <c:pt idx="7887">
                  <c:v>681436800</c:v>
                </c:pt>
                <c:pt idx="7888">
                  <c:v>681523200</c:v>
                </c:pt>
                <c:pt idx="7889">
                  <c:v>681609600</c:v>
                </c:pt>
                <c:pt idx="7890">
                  <c:v>681696000</c:v>
                </c:pt>
                <c:pt idx="7891">
                  <c:v>681782400</c:v>
                </c:pt>
                <c:pt idx="7892">
                  <c:v>681868800</c:v>
                </c:pt>
                <c:pt idx="7893">
                  <c:v>681955200</c:v>
                </c:pt>
                <c:pt idx="7894">
                  <c:v>682041600</c:v>
                </c:pt>
                <c:pt idx="7895">
                  <c:v>682128000</c:v>
                </c:pt>
                <c:pt idx="7896">
                  <c:v>682214400</c:v>
                </c:pt>
                <c:pt idx="7897">
                  <c:v>682300800</c:v>
                </c:pt>
                <c:pt idx="7898">
                  <c:v>682387200</c:v>
                </c:pt>
                <c:pt idx="7899">
                  <c:v>682473600</c:v>
                </c:pt>
                <c:pt idx="7900">
                  <c:v>682560000</c:v>
                </c:pt>
                <c:pt idx="7901">
                  <c:v>682646400</c:v>
                </c:pt>
                <c:pt idx="7902">
                  <c:v>682732800</c:v>
                </c:pt>
                <c:pt idx="7903">
                  <c:v>682819200</c:v>
                </c:pt>
                <c:pt idx="7904">
                  <c:v>682905600</c:v>
                </c:pt>
                <c:pt idx="7905">
                  <c:v>682992000</c:v>
                </c:pt>
                <c:pt idx="7906">
                  <c:v>683078400</c:v>
                </c:pt>
                <c:pt idx="7907">
                  <c:v>683164800</c:v>
                </c:pt>
                <c:pt idx="7908">
                  <c:v>683251200</c:v>
                </c:pt>
                <c:pt idx="7909">
                  <c:v>683337600</c:v>
                </c:pt>
                <c:pt idx="7910">
                  <c:v>683424000</c:v>
                </c:pt>
                <c:pt idx="7911">
                  <c:v>683510400</c:v>
                </c:pt>
                <c:pt idx="7912">
                  <c:v>683596800</c:v>
                </c:pt>
                <c:pt idx="7913">
                  <c:v>683683200</c:v>
                </c:pt>
                <c:pt idx="7914">
                  <c:v>683769600</c:v>
                </c:pt>
                <c:pt idx="7915">
                  <c:v>683856000</c:v>
                </c:pt>
                <c:pt idx="7916">
                  <c:v>683942400</c:v>
                </c:pt>
                <c:pt idx="7917">
                  <c:v>684028800</c:v>
                </c:pt>
                <c:pt idx="7918">
                  <c:v>684115200</c:v>
                </c:pt>
                <c:pt idx="7919">
                  <c:v>684201600</c:v>
                </c:pt>
                <c:pt idx="7920">
                  <c:v>684288000</c:v>
                </c:pt>
                <c:pt idx="7921">
                  <c:v>684374400</c:v>
                </c:pt>
                <c:pt idx="7922">
                  <c:v>684460800</c:v>
                </c:pt>
                <c:pt idx="7923">
                  <c:v>684547200</c:v>
                </c:pt>
                <c:pt idx="7924">
                  <c:v>684633600</c:v>
                </c:pt>
                <c:pt idx="7925">
                  <c:v>684720000</c:v>
                </c:pt>
                <c:pt idx="7926">
                  <c:v>684806400</c:v>
                </c:pt>
                <c:pt idx="7927">
                  <c:v>684892800</c:v>
                </c:pt>
                <c:pt idx="7928">
                  <c:v>684979200</c:v>
                </c:pt>
                <c:pt idx="7929">
                  <c:v>685065600</c:v>
                </c:pt>
                <c:pt idx="7930">
                  <c:v>685152000</c:v>
                </c:pt>
                <c:pt idx="7931">
                  <c:v>685238400</c:v>
                </c:pt>
                <c:pt idx="7932">
                  <c:v>685324800</c:v>
                </c:pt>
                <c:pt idx="7933">
                  <c:v>685411200</c:v>
                </c:pt>
                <c:pt idx="7934">
                  <c:v>685497600</c:v>
                </c:pt>
                <c:pt idx="7935">
                  <c:v>685584000</c:v>
                </c:pt>
                <c:pt idx="7936">
                  <c:v>685670400</c:v>
                </c:pt>
                <c:pt idx="7937">
                  <c:v>685756800</c:v>
                </c:pt>
                <c:pt idx="7938">
                  <c:v>685843200</c:v>
                </c:pt>
                <c:pt idx="7939">
                  <c:v>685929600</c:v>
                </c:pt>
                <c:pt idx="7940">
                  <c:v>686016000</c:v>
                </c:pt>
                <c:pt idx="7941">
                  <c:v>686102400</c:v>
                </c:pt>
                <c:pt idx="7942">
                  <c:v>686188800</c:v>
                </c:pt>
                <c:pt idx="7943">
                  <c:v>686275200</c:v>
                </c:pt>
                <c:pt idx="7944">
                  <c:v>686361600</c:v>
                </c:pt>
                <c:pt idx="7945">
                  <c:v>686448000</c:v>
                </c:pt>
                <c:pt idx="7946">
                  <c:v>686534400</c:v>
                </c:pt>
                <c:pt idx="7947">
                  <c:v>686620800</c:v>
                </c:pt>
                <c:pt idx="7948">
                  <c:v>686707200</c:v>
                </c:pt>
                <c:pt idx="7949">
                  <c:v>686793600</c:v>
                </c:pt>
                <c:pt idx="7950">
                  <c:v>686880000</c:v>
                </c:pt>
                <c:pt idx="7951">
                  <c:v>686966400</c:v>
                </c:pt>
                <c:pt idx="7952">
                  <c:v>687052800</c:v>
                </c:pt>
                <c:pt idx="7953">
                  <c:v>687139200</c:v>
                </c:pt>
                <c:pt idx="7954">
                  <c:v>687225600</c:v>
                </c:pt>
                <c:pt idx="7955">
                  <c:v>687312000</c:v>
                </c:pt>
                <c:pt idx="7956">
                  <c:v>687398400</c:v>
                </c:pt>
                <c:pt idx="7957">
                  <c:v>687484800</c:v>
                </c:pt>
                <c:pt idx="7958">
                  <c:v>687571200</c:v>
                </c:pt>
                <c:pt idx="7959">
                  <c:v>687657600</c:v>
                </c:pt>
                <c:pt idx="7960">
                  <c:v>687744000</c:v>
                </c:pt>
                <c:pt idx="7961">
                  <c:v>687830400</c:v>
                </c:pt>
                <c:pt idx="7962">
                  <c:v>687916800</c:v>
                </c:pt>
                <c:pt idx="7963">
                  <c:v>688003200</c:v>
                </c:pt>
                <c:pt idx="7964">
                  <c:v>688089600</c:v>
                </c:pt>
                <c:pt idx="7965">
                  <c:v>688176000</c:v>
                </c:pt>
                <c:pt idx="7966">
                  <c:v>688262400</c:v>
                </c:pt>
                <c:pt idx="7967">
                  <c:v>688348800</c:v>
                </c:pt>
                <c:pt idx="7968">
                  <c:v>688435200</c:v>
                </c:pt>
                <c:pt idx="7969">
                  <c:v>688521600</c:v>
                </c:pt>
                <c:pt idx="7970">
                  <c:v>688608000</c:v>
                </c:pt>
                <c:pt idx="7971">
                  <c:v>688694400</c:v>
                </c:pt>
                <c:pt idx="7972">
                  <c:v>688780800</c:v>
                </c:pt>
                <c:pt idx="7973">
                  <c:v>688867200</c:v>
                </c:pt>
                <c:pt idx="7974">
                  <c:v>688953600</c:v>
                </c:pt>
                <c:pt idx="7975">
                  <c:v>689040000</c:v>
                </c:pt>
                <c:pt idx="7976">
                  <c:v>689126400</c:v>
                </c:pt>
                <c:pt idx="7977">
                  <c:v>689212800</c:v>
                </c:pt>
                <c:pt idx="7978">
                  <c:v>689299200</c:v>
                </c:pt>
                <c:pt idx="7979">
                  <c:v>689385600</c:v>
                </c:pt>
                <c:pt idx="7980">
                  <c:v>689472000</c:v>
                </c:pt>
                <c:pt idx="7981">
                  <c:v>689558400</c:v>
                </c:pt>
                <c:pt idx="7982">
                  <c:v>689644800</c:v>
                </c:pt>
                <c:pt idx="7983">
                  <c:v>689731200</c:v>
                </c:pt>
                <c:pt idx="7984">
                  <c:v>689817600</c:v>
                </c:pt>
                <c:pt idx="7985">
                  <c:v>689904000</c:v>
                </c:pt>
                <c:pt idx="7986">
                  <c:v>689990400</c:v>
                </c:pt>
                <c:pt idx="7987">
                  <c:v>690076800</c:v>
                </c:pt>
                <c:pt idx="7988">
                  <c:v>690163200</c:v>
                </c:pt>
                <c:pt idx="7989">
                  <c:v>690249600</c:v>
                </c:pt>
                <c:pt idx="7990">
                  <c:v>690336000</c:v>
                </c:pt>
                <c:pt idx="7991">
                  <c:v>690422400</c:v>
                </c:pt>
                <c:pt idx="7992">
                  <c:v>690508800</c:v>
                </c:pt>
                <c:pt idx="7993">
                  <c:v>690595200</c:v>
                </c:pt>
                <c:pt idx="7994">
                  <c:v>690681600</c:v>
                </c:pt>
                <c:pt idx="7995">
                  <c:v>690768000</c:v>
                </c:pt>
                <c:pt idx="7996">
                  <c:v>690854400</c:v>
                </c:pt>
                <c:pt idx="7997">
                  <c:v>690940800</c:v>
                </c:pt>
                <c:pt idx="7998">
                  <c:v>691027200</c:v>
                </c:pt>
                <c:pt idx="7999">
                  <c:v>691113600</c:v>
                </c:pt>
                <c:pt idx="8000">
                  <c:v>691200000</c:v>
                </c:pt>
                <c:pt idx="8001">
                  <c:v>691286400</c:v>
                </c:pt>
                <c:pt idx="8002">
                  <c:v>691372800</c:v>
                </c:pt>
                <c:pt idx="8003">
                  <c:v>691459200</c:v>
                </c:pt>
                <c:pt idx="8004">
                  <c:v>691545600</c:v>
                </c:pt>
                <c:pt idx="8005">
                  <c:v>691632000</c:v>
                </c:pt>
                <c:pt idx="8006">
                  <c:v>691718400</c:v>
                </c:pt>
                <c:pt idx="8007">
                  <c:v>691804800</c:v>
                </c:pt>
                <c:pt idx="8008">
                  <c:v>691891200</c:v>
                </c:pt>
                <c:pt idx="8009">
                  <c:v>691977600</c:v>
                </c:pt>
                <c:pt idx="8010">
                  <c:v>692064000</c:v>
                </c:pt>
                <c:pt idx="8011">
                  <c:v>692150400</c:v>
                </c:pt>
                <c:pt idx="8012">
                  <c:v>692236800</c:v>
                </c:pt>
                <c:pt idx="8013">
                  <c:v>692323200</c:v>
                </c:pt>
                <c:pt idx="8014">
                  <c:v>692409600</c:v>
                </c:pt>
                <c:pt idx="8015">
                  <c:v>692496000</c:v>
                </c:pt>
                <c:pt idx="8016">
                  <c:v>692582400</c:v>
                </c:pt>
                <c:pt idx="8017">
                  <c:v>692668800</c:v>
                </c:pt>
                <c:pt idx="8018">
                  <c:v>692755200</c:v>
                </c:pt>
                <c:pt idx="8019">
                  <c:v>692841600</c:v>
                </c:pt>
                <c:pt idx="8020">
                  <c:v>692928000</c:v>
                </c:pt>
                <c:pt idx="8021">
                  <c:v>693014400</c:v>
                </c:pt>
                <c:pt idx="8022">
                  <c:v>693100800</c:v>
                </c:pt>
                <c:pt idx="8023">
                  <c:v>693187200</c:v>
                </c:pt>
                <c:pt idx="8024">
                  <c:v>693273600</c:v>
                </c:pt>
                <c:pt idx="8025">
                  <c:v>693360000</c:v>
                </c:pt>
                <c:pt idx="8026">
                  <c:v>693446400</c:v>
                </c:pt>
                <c:pt idx="8027">
                  <c:v>693532800</c:v>
                </c:pt>
                <c:pt idx="8028">
                  <c:v>693619200</c:v>
                </c:pt>
                <c:pt idx="8029">
                  <c:v>693705600</c:v>
                </c:pt>
                <c:pt idx="8030">
                  <c:v>693792000</c:v>
                </c:pt>
                <c:pt idx="8031">
                  <c:v>693878400</c:v>
                </c:pt>
                <c:pt idx="8032">
                  <c:v>693964800</c:v>
                </c:pt>
                <c:pt idx="8033">
                  <c:v>694051200</c:v>
                </c:pt>
                <c:pt idx="8034">
                  <c:v>694137600</c:v>
                </c:pt>
                <c:pt idx="8035">
                  <c:v>694224000</c:v>
                </c:pt>
                <c:pt idx="8036">
                  <c:v>694310400</c:v>
                </c:pt>
                <c:pt idx="8037">
                  <c:v>694396800</c:v>
                </c:pt>
                <c:pt idx="8038">
                  <c:v>694483200</c:v>
                </c:pt>
                <c:pt idx="8039">
                  <c:v>694569600</c:v>
                </c:pt>
                <c:pt idx="8040">
                  <c:v>694656000</c:v>
                </c:pt>
                <c:pt idx="8041">
                  <c:v>694742400</c:v>
                </c:pt>
                <c:pt idx="8042">
                  <c:v>694828800</c:v>
                </c:pt>
                <c:pt idx="8043">
                  <c:v>694915200</c:v>
                </c:pt>
                <c:pt idx="8044">
                  <c:v>695001600</c:v>
                </c:pt>
                <c:pt idx="8045">
                  <c:v>695088000</c:v>
                </c:pt>
                <c:pt idx="8046">
                  <c:v>695174400</c:v>
                </c:pt>
                <c:pt idx="8047">
                  <c:v>695260800</c:v>
                </c:pt>
                <c:pt idx="8048">
                  <c:v>695347200</c:v>
                </c:pt>
                <c:pt idx="8049">
                  <c:v>695433600</c:v>
                </c:pt>
                <c:pt idx="8050">
                  <c:v>695520000</c:v>
                </c:pt>
                <c:pt idx="8051">
                  <c:v>695606400</c:v>
                </c:pt>
                <c:pt idx="8052">
                  <c:v>695692800</c:v>
                </c:pt>
                <c:pt idx="8053">
                  <c:v>695779200</c:v>
                </c:pt>
                <c:pt idx="8054">
                  <c:v>695865600</c:v>
                </c:pt>
                <c:pt idx="8055">
                  <c:v>695952000</c:v>
                </c:pt>
                <c:pt idx="8056">
                  <c:v>696038400</c:v>
                </c:pt>
                <c:pt idx="8057">
                  <c:v>696124800</c:v>
                </c:pt>
                <c:pt idx="8058">
                  <c:v>696211200</c:v>
                </c:pt>
                <c:pt idx="8059">
                  <c:v>696297600</c:v>
                </c:pt>
                <c:pt idx="8060">
                  <c:v>696384000</c:v>
                </c:pt>
                <c:pt idx="8061">
                  <c:v>696470400</c:v>
                </c:pt>
                <c:pt idx="8062">
                  <c:v>696556800</c:v>
                </c:pt>
                <c:pt idx="8063">
                  <c:v>696643200</c:v>
                </c:pt>
                <c:pt idx="8064">
                  <c:v>696729600</c:v>
                </c:pt>
                <c:pt idx="8065">
                  <c:v>696816000</c:v>
                </c:pt>
                <c:pt idx="8066">
                  <c:v>696902400</c:v>
                </c:pt>
                <c:pt idx="8067">
                  <c:v>696988800</c:v>
                </c:pt>
                <c:pt idx="8068">
                  <c:v>697075200</c:v>
                </c:pt>
                <c:pt idx="8069">
                  <c:v>697161600</c:v>
                </c:pt>
                <c:pt idx="8070">
                  <c:v>697248000</c:v>
                </c:pt>
                <c:pt idx="8071">
                  <c:v>697334400</c:v>
                </c:pt>
                <c:pt idx="8072">
                  <c:v>697420800</c:v>
                </c:pt>
                <c:pt idx="8073">
                  <c:v>697507200</c:v>
                </c:pt>
                <c:pt idx="8074">
                  <c:v>697593600</c:v>
                </c:pt>
                <c:pt idx="8075">
                  <c:v>697680000</c:v>
                </c:pt>
                <c:pt idx="8076">
                  <c:v>697766400</c:v>
                </c:pt>
                <c:pt idx="8077">
                  <c:v>697852800</c:v>
                </c:pt>
                <c:pt idx="8078">
                  <c:v>697939200</c:v>
                </c:pt>
                <c:pt idx="8079">
                  <c:v>698025600</c:v>
                </c:pt>
                <c:pt idx="8080">
                  <c:v>698112000</c:v>
                </c:pt>
                <c:pt idx="8081">
                  <c:v>698198400</c:v>
                </c:pt>
                <c:pt idx="8082">
                  <c:v>698284800</c:v>
                </c:pt>
                <c:pt idx="8083">
                  <c:v>698371200</c:v>
                </c:pt>
                <c:pt idx="8084">
                  <c:v>698457600</c:v>
                </c:pt>
                <c:pt idx="8085">
                  <c:v>698544000</c:v>
                </c:pt>
                <c:pt idx="8086">
                  <c:v>698630400</c:v>
                </c:pt>
                <c:pt idx="8087">
                  <c:v>698716800</c:v>
                </c:pt>
                <c:pt idx="8088">
                  <c:v>698803200</c:v>
                </c:pt>
                <c:pt idx="8089">
                  <c:v>698889600</c:v>
                </c:pt>
                <c:pt idx="8090">
                  <c:v>698976000</c:v>
                </c:pt>
                <c:pt idx="8091">
                  <c:v>699062400</c:v>
                </c:pt>
                <c:pt idx="8092">
                  <c:v>699148800</c:v>
                </c:pt>
                <c:pt idx="8093">
                  <c:v>699235200</c:v>
                </c:pt>
                <c:pt idx="8094">
                  <c:v>699321600</c:v>
                </c:pt>
                <c:pt idx="8095">
                  <c:v>699408000</c:v>
                </c:pt>
                <c:pt idx="8096">
                  <c:v>699494400</c:v>
                </c:pt>
                <c:pt idx="8097">
                  <c:v>699580800</c:v>
                </c:pt>
                <c:pt idx="8098">
                  <c:v>699667200</c:v>
                </c:pt>
                <c:pt idx="8099">
                  <c:v>699753600</c:v>
                </c:pt>
                <c:pt idx="8100">
                  <c:v>699840000</c:v>
                </c:pt>
                <c:pt idx="8101">
                  <c:v>699926400</c:v>
                </c:pt>
                <c:pt idx="8102">
                  <c:v>700012800</c:v>
                </c:pt>
                <c:pt idx="8103">
                  <c:v>700099200</c:v>
                </c:pt>
                <c:pt idx="8104">
                  <c:v>700185600</c:v>
                </c:pt>
                <c:pt idx="8105">
                  <c:v>700272000</c:v>
                </c:pt>
                <c:pt idx="8106">
                  <c:v>700358400</c:v>
                </c:pt>
                <c:pt idx="8107">
                  <c:v>700444800</c:v>
                </c:pt>
                <c:pt idx="8108">
                  <c:v>700531200</c:v>
                </c:pt>
                <c:pt idx="8109">
                  <c:v>700617600</c:v>
                </c:pt>
                <c:pt idx="8110">
                  <c:v>700704000</c:v>
                </c:pt>
                <c:pt idx="8111">
                  <c:v>700790400</c:v>
                </c:pt>
                <c:pt idx="8112">
                  <c:v>700876800</c:v>
                </c:pt>
                <c:pt idx="8113">
                  <c:v>700963200</c:v>
                </c:pt>
                <c:pt idx="8114">
                  <c:v>701049600</c:v>
                </c:pt>
                <c:pt idx="8115">
                  <c:v>701136000</c:v>
                </c:pt>
                <c:pt idx="8116">
                  <c:v>701222400</c:v>
                </c:pt>
                <c:pt idx="8117">
                  <c:v>701308800</c:v>
                </c:pt>
                <c:pt idx="8118">
                  <c:v>701395200</c:v>
                </c:pt>
                <c:pt idx="8119">
                  <c:v>701481600</c:v>
                </c:pt>
                <c:pt idx="8120">
                  <c:v>701568000</c:v>
                </c:pt>
                <c:pt idx="8121">
                  <c:v>701654400</c:v>
                </c:pt>
                <c:pt idx="8122">
                  <c:v>701740800</c:v>
                </c:pt>
                <c:pt idx="8123">
                  <c:v>701827200</c:v>
                </c:pt>
                <c:pt idx="8124">
                  <c:v>701913600</c:v>
                </c:pt>
                <c:pt idx="8125">
                  <c:v>702000000</c:v>
                </c:pt>
                <c:pt idx="8126">
                  <c:v>702086400</c:v>
                </c:pt>
                <c:pt idx="8127">
                  <c:v>702172800</c:v>
                </c:pt>
                <c:pt idx="8128">
                  <c:v>702259200</c:v>
                </c:pt>
                <c:pt idx="8129">
                  <c:v>702345600</c:v>
                </c:pt>
                <c:pt idx="8130">
                  <c:v>702432000</c:v>
                </c:pt>
                <c:pt idx="8131">
                  <c:v>702518400</c:v>
                </c:pt>
                <c:pt idx="8132">
                  <c:v>702604800</c:v>
                </c:pt>
                <c:pt idx="8133">
                  <c:v>702691200</c:v>
                </c:pt>
                <c:pt idx="8134">
                  <c:v>702777600</c:v>
                </c:pt>
                <c:pt idx="8135">
                  <c:v>702864000</c:v>
                </c:pt>
                <c:pt idx="8136">
                  <c:v>702950400</c:v>
                </c:pt>
                <c:pt idx="8137">
                  <c:v>703036800</c:v>
                </c:pt>
                <c:pt idx="8138">
                  <c:v>703123200</c:v>
                </c:pt>
                <c:pt idx="8139">
                  <c:v>703209600</c:v>
                </c:pt>
                <c:pt idx="8140">
                  <c:v>703296000</c:v>
                </c:pt>
                <c:pt idx="8141">
                  <c:v>703382400</c:v>
                </c:pt>
                <c:pt idx="8142">
                  <c:v>703468800</c:v>
                </c:pt>
                <c:pt idx="8143">
                  <c:v>703555200</c:v>
                </c:pt>
                <c:pt idx="8144">
                  <c:v>703641600</c:v>
                </c:pt>
                <c:pt idx="8145">
                  <c:v>703728000</c:v>
                </c:pt>
                <c:pt idx="8146">
                  <c:v>703814400</c:v>
                </c:pt>
                <c:pt idx="8147">
                  <c:v>703900800</c:v>
                </c:pt>
                <c:pt idx="8148">
                  <c:v>703987200</c:v>
                </c:pt>
                <c:pt idx="8149">
                  <c:v>704073600</c:v>
                </c:pt>
                <c:pt idx="8150">
                  <c:v>704160000</c:v>
                </c:pt>
                <c:pt idx="8151">
                  <c:v>704246400</c:v>
                </c:pt>
                <c:pt idx="8152">
                  <c:v>704332800</c:v>
                </c:pt>
                <c:pt idx="8153">
                  <c:v>704419200</c:v>
                </c:pt>
                <c:pt idx="8154">
                  <c:v>704505600</c:v>
                </c:pt>
                <c:pt idx="8155">
                  <c:v>704592000</c:v>
                </c:pt>
                <c:pt idx="8156">
                  <c:v>704678400</c:v>
                </c:pt>
                <c:pt idx="8157">
                  <c:v>704764800</c:v>
                </c:pt>
                <c:pt idx="8158">
                  <c:v>704851200</c:v>
                </c:pt>
                <c:pt idx="8159">
                  <c:v>704937600</c:v>
                </c:pt>
                <c:pt idx="8160">
                  <c:v>705024000</c:v>
                </c:pt>
                <c:pt idx="8161">
                  <c:v>705110400</c:v>
                </c:pt>
                <c:pt idx="8162">
                  <c:v>705196800</c:v>
                </c:pt>
                <c:pt idx="8163">
                  <c:v>705283200</c:v>
                </c:pt>
                <c:pt idx="8164">
                  <c:v>705369600</c:v>
                </c:pt>
                <c:pt idx="8165">
                  <c:v>705456000</c:v>
                </c:pt>
                <c:pt idx="8166">
                  <c:v>705542400</c:v>
                </c:pt>
                <c:pt idx="8167">
                  <c:v>705628800</c:v>
                </c:pt>
                <c:pt idx="8168">
                  <c:v>705715200</c:v>
                </c:pt>
                <c:pt idx="8169">
                  <c:v>705801600</c:v>
                </c:pt>
                <c:pt idx="8170">
                  <c:v>705888000</c:v>
                </c:pt>
                <c:pt idx="8171">
                  <c:v>705974400</c:v>
                </c:pt>
                <c:pt idx="8172">
                  <c:v>706060800</c:v>
                </c:pt>
                <c:pt idx="8173">
                  <c:v>706147200</c:v>
                </c:pt>
                <c:pt idx="8174">
                  <c:v>706233600</c:v>
                </c:pt>
                <c:pt idx="8175">
                  <c:v>706320000</c:v>
                </c:pt>
                <c:pt idx="8176">
                  <c:v>706406400</c:v>
                </c:pt>
                <c:pt idx="8177">
                  <c:v>706492800</c:v>
                </c:pt>
                <c:pt idx="8178">
                  <c:v>706579200</c:v>
                </c:pt>
                <c:pt idx="8179">
                  <c:v>706665600</c:v>
                </c:pt>
                <c:pt idx="8180">
                  <c:v>706752000</c:v>
                </c:pt>
                <c:pt idx="8181">
                  <c:v>706838400</c:v>
                </c:pt>
                <c:pt idx="8182">
                  <c:v>706924800</c:v>
                </c:pt>
                <c:pt idx="8183">
                  <c:v>707011200</c:v>
                </c:pt>
                <c:pt idx="8184">
                  <c:v>707097600</c:v>
                </c:pt>
                <c:pt idx="8185">
                  <c:v>707184000</c:v>
                </c:pt>
                <c:pt idx="8186">
                  <c:v>707270400</c:v>
                </c:pt>
                <c:pt idx="8187">
                  <c:v>707356800</c:v>
                </c:pt>
                <c:pt idx="8188">
                  <c:v>707443200</c:v>
                </c:pt>
                <c:pt idx="8189">
                  <c:v>707529600</c:v>
                </c:pt>
                <c:pt idx="8190">
                  <c:v>707616000</c:v>
                </c:pt>
                <c:pt idx="8191">
                  <c:v>707702400</c:v>
                </c:pt>
                <c:pt idx="8192">
                  <c:v>707788800</c:v>
                </c:pt>
                <c:pt idx="8193">
                  <c:v>707875200</c:v>
                </c:pt>
                <c:pt idx="8194">
                  <c:v>707961600</c:v>
                </c:pt>
                <c:pt idx="8195">
                  <c:v>708048000</c:v>
                </c:pt>
                <c:pt idx="8196">
                  <c:v>708134400</c:v>
                </c:pt>
                <c:pt idx="8197">
                  <c:v>708220800</c:v>
                </c:pt>
                <c:pt idx="8198">
                  <c:v>708307200</c:v>
                </c:pt>
                <c:pt idx="8199">
                  <c:v>708393600</c:v>
                </c:pt>
                <c:pt idx="8200">
                  <c:v>708480000</c:v>
                </c:pt>
                <c:pt idx="8201">
                  <c:v>708566400</c:v>
                </c:pt>
                <c:pt idx="8202">
                  <c:v>708652800</c:v>
                </c:pt>
                <c:pt idx="8203">
                  <c:v>708739200</c:v>
                </c:pt>
                <c:pt idx="8204">
                  <c:v>708825600</c:v>
                </c:pt>
                <c:pt idx="8205">
                  <c:v>708912000</c:v>
                </c:pt>
                <c:pt idx="8206">
                  <c:v>708998400</c:v>
                </c:pt>
                <c:pt idx="8207">
                  <c:v>709084800</c:v>
                </c:pt>
                <c:pt idx="8208">
                  <c:v>709171200</c:v>
                </c:pt>
                <c:pt idx="8209">
                  <c:v>709257600</c:v>
                </c:pt>
                <c:pt idx="8210">
                  <c:v>709344000</c:v>
                </c:pt>
                <c:pt idx="8211">
                  <c:v>709430400</c:v>
                </c:pt>
                <c:pt idx="8212">
                  <c:v>709516800</c:v>
                </c:pt>
                <c:pt idx="8213">
                  <c:v>709603200</c:v>
                </c:pt>
                <c:pt idx="8214">
                  <c:v>709689600</c:v>
                </c:pt>
                <c:pt idx="8215">
                  <c:v>709776000</c:v>
                </c:pt>
                <c:pt idx="8216">
                  <c:v>709862400</c:v>
                </c:pt>
                <c:pt idx="8217">
                  <c:v>709948800</c:v>
                </c:pt>
                <c:pt idx="8218">
                  <c:v>710035200</c:v>
                </c:pt>
                <c:pt idx="8219">
                  <c:v>710121600</c:v>
                </c:pt>
                <c:pt idx="8220">
                  <c:v>710208000</c:v>
                </c:pt>
                <c:pt idx="8221">
                  <c:v>710294400</c:v>
                </c:pt>
                <c:pt idx="8222">
                  <c:v>710380800</c:v>
                </c:pt>
                <c:pt idx="8223">
                  <c:v>710467200</c:v>
                </c:pt>
                <c:pt idx="8224">
                  <c:v>710553600</c:v>
                </c:pt>
                <c:pt idx="8225">
                  <c:v>710640000</c:v>
                </c:pt>
                <c:pt idx="8226">
                  <c:v>710726400</c:v>
                </c:pt>
                <c:pt idx="8227">
                  <c:v>710812800</c:v>
                </c:pt>
                <c:pt idx="8228">
                  <c:v>710899200</c:v>
                </c:pt>
                <c:pt idx="8229">
                  <c:v>710985600</c:v>
                </c:pt>
                <c:pt idx="8230">
                  <c:v>711072000</c:v>
                </c:pt>
                <c:pt idx="8231">
                  <c:v>711158400</c:v>
                </c:pt>
                <c:pt idx="8232">
                  <c:v>711244800</c:v>
                </c:pt>
                <c:pt idx="8233">
                  <c:v>711331200</c:v>
                </c:pt>
                <c:pt idx="8234">
                  <c:v>711417600</c:v>
                </c:pt>
                <c:pt idx="8235">
                  <c:v>711504000</c:v>
                </c:pt>
                <c:pt idx="8236">
                  <c:v>711590400</c:v>
                </c:pt>
                <c:pt idx="8237">
                  <c:v>711676800</c:v>
                </c:pt>
                <c:pt idx="8238">
                  <c:v>711763200</c:v>
                </c:pt>
                <c:pt idx="8239">
                  <c:v>711849600</c:v>
                </c:pt>
                <c:pt idx="8240">
                  <c:v>711936000</c:v>
                </c:pt>
                <c:pt idx="8241">
                  <c:v>712022400</c:v>
                </c:pt>
                <c:pt idx="8242">
                  <c:v>712108800</c:v>
                </c:pt>
                <c:pt idx="8243">
                  <c:v>712195200</c:v>
                </c:pt>
                <c:pt idx="8244">
                  <c:v>712281600</c:v>
                </c:pt>
                <c:pt idx="8245">
                  <c:v>712368000</c:v>
                </c:pt>
                <c:pt idx="8246">
                  <c:v>712454400</c:v>
                </c:pt>
                <c:pt idx="8247">
                  <c:v>712540800</c:v>
                </c:pt>
                <c:pt idx="8248">
                  <c:v>712627200</c:v>
                </c:pt>
                <c:pt idx="8249">
                  <c:v>712713600</c:v>
                </c:pt>
                <c:pt idx="8250">
                  <c:v>712800000</c:v>
                </c:pt>
                <c:pt idx="8251">
                  <c:v>712886400</c:v>
                </c:pt>
                <c:pt idx="8252">
                  <c:v>712972800</c:v>
                </c:pt>
                <c:pt idx="8253">
                  <c:v>713059200</c:v>
                </c:pt>
                <c:pt idx="8254">
                  <c:v>713145600</c:v>
                </c:pt>
                <c:pt idx="8255">
                  <c:v>713232000</c:v>
                </c:pt>
                <c:pt idx="8256">
                  <c:v>713318400</c:v>
                </c:pt>
                <c:pt idx="8257">
                  <c:v>713404800</c:v>
                </c:pt>
                <c:pt idx="8258">
                  <c:v>713491200</c:v>
                </c:pt>
                <c:pt idx="8259">
                  <c:v>713577600</c:v>
                </c:pt>
                <c:pt idx="8260">
                  <c:v>713664000</c:v>
                </c:pt>
                <c:pt idx="8261">
                  <c:v>713750400</c:v>
                </c:pt>
                <c:pt idx="8262">
                  <c:v>713836800</c:v>
                </c:pt>
                <c:pt idx="8263">
                  <c:v>713923200</c:v>
                </c:pt>
                <c:pt idx="8264">
                  <c:v>714009600</c:v>
                </c:pt>
                <c:pt idx="8265">
                  <c:v>714096000</c:v>
                </c:pt>
                <c:pt idx="8266">
                  <c:v>714182400</c:v>
                </c:pt>
                <c:pt idx="8267">
                  <c:v>714268800</c:v>
                </c:pt>
                <c:pt idx="8268">
                  <c:v>714355200</c:v>
                </c:pt>
                <c:pt idx="8269">
                  <c:v>714441600</c:v>
                </c:pt>
                <c:pt idx="8270">
                  <c:v>714528000</c:v>
                </c:pt>
                <c:pt idx="8271">
                  <c:v>714614400</c:v>
                </c:pt>
                <c:pt idx="8272">
                  <c:v>714700800</c:v>
                </c:pt>
                <c:pt idx="8273">
                  <c:v>714787200</c:v>
                </c:pt>
                <c:pt idx="8274">
                  <c:v>714873600</c:v>
                </c:pt>
                <c:pt idx="8275">
                  <c:v>714960000</c:v>
                </c:pt>
                <c:pt idx="8276">
                  <c:v>715046400</c:v>
                </c:pt>
                <c:pt idx="8277">
                  <c:v>715132800</c:v>
                </c:pt>
                <c:pt idx="8278">
                  <c:v>715219200</c:v>
                </c:pt>
                <c:pt idx="8279">
                  <c:v>715305600</c:v>
                </c:pt>
                <c:pt idx="8280">
                  <c:v>715392000</c:v>
                </c:pt>
                <c:pt idx="8281">
                  <c:v>715478400</c:v>
                </c:pt>
                <c:pt idx="8282">
                  <c:v>715564800</c:v>
                </c:pt>
                <c:pt idx="8283">
                  <c:v>715651200</c:v>
                </c:pt>
                <c:pt idx="8284">
                  <c:v>715737600</c:v>
                </c:pt>
                <c:pt idx="8285">
                  <c:v>715824000</c:v>
                </c:pt>
                <c:pt idx="8286">
                  <c:v>715910400</c:v>
                </c:pt>
                <c:pt idx="8287">
                  <c:v>715996800</c:v>
                </c:pt>
                <c:pt idx="8288">
                  <c:v>716083200</c:v>
                </c:pt>
                <c:pt idx="8289">
                  <c:v>716169600</c:v>
                </c:pt>
                <c:pt idx="8290">
                  <c:v>716256000</c:v>
                </c:pt>
                <c:pt idx="8291">
                  <c:v>716342400</c:v>
                </c:pt>
                <c:pt idx="8292">
                  <c:v>716428800</c:v>
                </c:pt>
                <c:pt idx="8293">
                  <c:v>716515200</c:v>
                </c:pt>
                <c:pt idx="8294">
                  <c:v>716601600</c:v>
                </c:pt>
                <c:pt idx="8295">
                  <c:v>716688000</c:v>
                </c:pt>
                <c:pt idx="8296">
                  <c:v>716774400</c:v>
                </c:pt>
                <c:pt idx="8297">
                  <c:v>716860800</c:v>
                </c:pt>
                <c:pt idx="8298">
                  <c:v>716947200</c:v>
                </c:pt>
                <c:pt idx="8299">
                  <c:v>717033600</c:v>
                </c:pt>
                <c:pt idx="8300">
                  <c:v>717120000</c:v>
                </c:pt>
                <c:pt idx="8301">
                  <c:v>717206400</c:v>
                </c:pt>
                <c:pt idx="8302">
                  <c:v>717292800</c:v>
                </c:pt>
                <c:pt idx="8303">
                  <c:v>717379200</c:v>
                </c:pt>
                <c:pt idx="8304">
                  <c:v>717465600</c:v>
                </c:pt>
                <c:pt idx="8305">
                  <c:v>717552000</c:v>
                </c:pt>
                <c:pt idx="8306">
                  <c:v>717638400</c:v>
                </c:pt>
                <c:pt idx="8307">
                  <c:v>717724800</c:v>
                </c:pt>
                <c:pt idx="8308">
                  <c:v>717811200</c:v>
                </c:pt>
                <c:pt idx="8309">
                  <c:v>717897600</c:v>
                </c:pt>
                <c:pt idx="8310">
                  <c:v>717984000</c:v>
                </c:pt>
                <c:pt idx="8311">
                  <c:v>718070400</c:v>
                </c:pt>
                <c:pt idx="8312">
                  <c:v>718156800</c:v>
                </c:pt>
                <c:pt idx="8313">
                  <c:v>718243200</c:v>
                </c:pt>
                <c:pt idx="8314">
                  <c:v>718329600</c:v>
                </c:pt>
                <c:pt idx="8315">
                  <c:v>718416000</c:v>
                </c:pt>
                <c:pt idx="8316">
                  <c:v>718502400</c:v>
                </c:pt>
                <c:pt idx="8317">
                  <c:v>718588800</c:v>
                </c:pt>
                <c:pt idx="8318">
                  <c:v>718675200</c:v>
                </c:pt>
                <c:pt idx="8319">
                  <c:v>718761600</c:v>
                </c:pt>
                <c:pt idx="8320">
                  <c:v>718848000</c:v>
                </c:pt>
                <c:pt idx="8321">
                  <c:v>718934400</c:v>
                </c:pt>
                <c:pt idx="8322">
                  <c:v>719020800</c:v>
                </c:pt>
                <c:pt idx="8323">
                  <c:v>719107200</c:v>
                </c:pt>
                <c:pt idx="8324">
                  <c:v>719193600</c:v>
                </c:pt>
                <c:pt idx="8325">
                  <c:v>719280000</c:v>
                </c:pt>
                <c:pt idx="8326">
                  <c:v>719366400</c:v>
                </c:pt>
                <c:pt idx="8327">
                  <c:v>719452800</c:v>
                </c:pt>
                <c:pt idx="8328">
                  <c:v>719539200</c:v>
                </c:pt>
                <c:pt idx="8329">
                  <c:v>719625600</c:v>
                </c:pt>
                <c:pt idx="8330">
                  <c:v>719712000</c:v>
                </c:pt>
                <c:pt idx="8331">
                  <c:v>719798400</c:v>
                </c:pt>
                <c:pt idx="8332">
                  <c:v>719884800</c:v>
                </c:pt>
                <c:pt idx="8333">
                  <c:v>719971200</c:v>
                </c:pt>
                <c:pt idx="8334">
                  <c:v>720057600</c:v>
                </c:pt>
                <c:pt idx="8335">
                  <c:v>720144000</c:v>
                </c:pt>
                <c:pt idx="8336">
                  <c:v>720230400</c:v>
                </c:pt>
                <c:pt idx="8337">
                  <c:v>720316800</c:v>
                </c:pt>
                <c:pt idx="8338">
                  <c:v>720403200</c:v>
                </c:pt>
                <c:pt idx="8339">
                  <c:v>720489600</c:v>
                </c:pt>
                <c:pt idx="8340">
                  <c:v>720576000</c:v>
                </c:pt>
                <c:pt idx="8341">
                  <c:v>720662400</c:v>
                </c:pt>
                <c:pt idx="8342">
                  <c:v>720748800</c:v>
                </c:pt>
                <c:pt idx="8343">
                  <c:v>720835200</c:v>
                </c:pt>
                <c:pt idx="8344">
                  <c:v>720921600</c:v>
                </c:pt>
                <c:pt idx="8345">
                  <c:v>721008000</c:v>
                </c:pt>
                <c:pt idx="8346">
                  <c:v>721094400</c:v>
                </c:pt>
                <c:pt idx="8347">
                  <c:v>721180800</c:v>
                </c:pt>
                <c:pt idx="8348">
                  <c:v>721267200</c:v>
                </c:pt>
                <c:pt idx="8349">
                  <c:v>721353600</c:v>
                </c:pt>
                <c:pt idx="8350">
                  <c:v>721440000</c:v>
                </c:pt>
                <c:pt idx="8351">
                  <c:v>721526400</c:v>
                </c:pt>
                <c:pt idx="8352">
                  <c:v>721612800</c:v>
                </c:pt>
                <c:pt idx="8353">
                  <c:v>721699200</c:v>
                </c:pt>
                <c:pt idx="8354">
                  <c:v>721785600</c:v>
                </c:pt>
                <c:pt idx="8355">
                  <c:v>721872000</c:v>
                </c:pt>
                <c:pt idx="8356">
                  <c:v>721958400</c:v>
                </c:pt>
                <c:pt idx="8357">
                  <c:v>722044800</c:v>
                </c:pt>
                <c:pt idx="8358">
                  <c:v>722131200</c:v>
                </c:pt>
                <c:pt idx="8359">
                  <c:v>722217600</c:v>
                </c:pt>
                <c:pt idx="8360">
                  <c:v>722304000</c:v>
                </c:pt>
                <c:pt idx="8361">
                  <c:v>722390400</c:v>
                </c:pt>
                <c:pt idx="8362">
                  <c:v>722476800</c:v>
                </c:pt>
                <c:pt idx="8363">
                  <c:v>722563200</c:v>
                </c:pt>
                <c:pt idx="8364">
                  <c:v>722649600</c:v>
                </c:pt>
                <c:pt idx="8365">
                  <c:v>722736000</c:v>
                </c:pt>
                <c:pt idx="8366">
                  <c:v>722822400</c:v>
                </c:pt>
                <c:pt idx="8367">
                  <c:v>722908800</c:v>
                </c:pt>
                <c:pt idx="8368">
                  <c:v>722995200</c:v>
                </c:pt>
                <c:pt idx="8369">
                  <c:v>723081600</c:v>
                </c:pt>
                <c:pt idx="8370">
                  <c:v>723168000</c:v>
                </c:pt>
                <c:pt idx="8371">
                  <c:v>723254400</c:v>
                </c:pt>
                <c:pt idx="8372">
                  <c:v>723340800</c:v>
                </c:pt>
                <c:pt idx="8373">
                  <c:v>723427200</c:v>
                </c:pt>
                <c:pt idx="8374">
                  <c:v>723513600</c:v>
                </c:pt>
                <c:pt idx="8375">
                  <c:v>723600000</c:v>
                </c:pt>
                <c:pt idx="8376">
                  <c:v>723686400</c:v>
                </c:pt>
                <c:pt idx="8377">
                  <c:v>723772800</c:v>
                </c:pt>
                <c:pt idx="8378">
                  <c:v>723859200</c:v>
                </c:pt>
                <c:pt idx="8379">
                  <c:v>723945600</c:v>
                </c:pt>
                <c:pt idx="8380">
                  <c:v>724032000</c:v>
                </c:pt>
                <c:pt idx="8381">
                  <c:v>724118400</c:v>
                </c:pt>
                <c:pt idx="8382">
                  <c:v>724204800</c:v>
                </c:pt>
                <c:pt idx="8383">
                  <c:v>724291200</c:v>
                </c:pt>
                <c:pt idx="8384">
                  <c:v>724377600</c:v>
                </c:pt>
                <c:pt idx="8385">
                  <c:v>724464000</c:v>
                </c:pt>
                <c:pt idx="8386">
                  <c:v>724550400</c:v>
                </c:pt>
                <c:pt idx="8387">
                  <c:v>724636800</c:v>
                </c:pt>
                <c:pt idx="8388">
                  <c:v>724723200</c:v>
                </c:pt>
                <c:pt idx="8389">
                  <c:v>724809600</c:v>
                </c:pt>
                <c:pt idx="8390">
                  <c:v>724896000</c:v>
                </c:pt>
                <c:pt idx="8391">
                  <c:v>724982400</c:v>
                </c:pt>
                <c:pt idx="8392">
                  <c:v>725068800</c:v>
                </c:pt>
                <c:pt idx="8393">
                  <c:v>725155200</c:v>
                </c:pt>
                <c:pt idx="8394">
                  <c:v>725241600</c:v>
                </c:pt>
                <c:pt idx="8395">
                  <c:v>725328000</c:v>
                </c:pt>
                <c:pt idx="8396">
                  <c:v>725414400</c:v>
                </c:pt>
                <c:pt idx="8397">
                  <c:v>725500800</c:v>
                </c:pt>
                <c:pt idx="8398">
                  <c:v>725587200</c:v>
                </c:pt>
                <c:pt idx="8399">
                  <c:v>725673600</c:v>
                </c:pt>
                <c:pt idx="8400">
                  <c:v>725760000</c:v>
                </c:pt>
                <c:pt idx="8401">
                  <c:v>725846400</c:v>
                </c:pt>
                <c:pt idx="8402">
                  <c:v>725932800</c:v>
                </c:pt>
                <c:pt idx="8403">
                  <c:v>726019200</c:v>
                </c:pt>
                <c:pt idx="8404">
                  <c:v>726105600</c:v>
                </c:pt>
                <c:pt idx="8405">
                  <c:v>726192000</c:v>
                </c:pt>
                <c:pt idx="8406">
                  <c:v>726278400</c:v>
                </c:pt>
                <c:pt idx="8407">
                  <c:v>726364800</c:v>
                </c:pt>
                <c:pt idx="8408">
                  <c:v>726451200</c:v>
                </c:pt>
                <c:pt idx="8409">
                  <c:v>726537600</c:v>
                </c:pt>
                <c:pt idx="8410">
                  <c:v>726624000</c:v>
                </c:pt>
                <c:pt idx="8411">
                  <c:v>726710400</c:v>
                </c:pt>
                <c:pt idx="8412">
                  <c:v>726796800</c:v>
                </c:pt>
                <c:pt idx="8413">
                  <c:v>726883200</c:v>
                </c:pt>
                <c:pt idx="8414">
                  <c:v>726969600</c:v>
                </c:pt>
                <c:pt idx="8415">
                  <c:v>727056000</c:v>
                </c:pt>
                <c:pt idx="8416">
                  <c:v>727142400</c:v>
                </c:pt>
                <c:pt idx="8417">
                  <c:v>727228800</c:v>
                </c:pt>
                <c:pt idx="8418">
                  <c:v>727315200</c:v>
                </c:pt>
                <c:pt idx="8419">
                  <c:v>727401600</c:v>
                </c:pt>
                <c:pt idx="8420">
                  <c:v>727488000</c:v>
                </c:pt>
                <c:pt idx="8421">
                  <c:v>727574400</c:v>
                </c:pt>
                <c:pt idx="8422">
                  <c:v>727660800</c:v>
                </c:pt>
                <c:pt idx="8423">
                  <c:v>727747200</c:v>
                </c:pt>
                <c:pt idx="8424">
                  <c:v>727833600</c:v>
                </c:pt>
                <c:pt idx="8425">
                  <c:v>727920000</c:v>
                </c:pt>
                <c:pt idx="8426">
                  <c:v>728006400</c:v>
                </c:pt>
                <c:pt idx="8427">
                  <c:v>728092800</c:v>
                </c:pt>
                <c:pt idx="8428">
                  <c:v>728179200</c:v>
                </c:pt>
                <c:pt idx="8429">
                  <c:v>728265600</c:v>
                </c:pt>
                <c:pt idx="8430">
                  <c:v>728352000</c:v>
                </c:pt>
                <c:pt idx="8431">
                  <c:v>728438400</c:v>
                </c:pt>
                <c:pt idx="8432">
                  <c:v>728524800</c:v>
                </c:pt>
                <c:pt idx="8433">
                  <c:v>728611200</c:v>
                </c:pt>
                <c:pt idx="8434">
                  <c:v>728697600</c:v>
                </c:pt>
                <c:pt idx="8435">
                  <c:v>728784000</c:v>
                </c:pt>
                <c:pt idx="8436">
                  <c:v>728870400</c:v>
                </c:pt>
                <c:pt idx="8437">
                  <c:v>728956800</c:v>
                </c:pt>
                <c:pt idx="8438">
                  <c:v>729043200</c:v>
                </c:pt>
                <c:pt idx="8439">
                  <c:v>729129600</c:v>
                </c:pt>
                <c:pt idx="8440">
                  <c:v>729216000</c:v>
                </c:pt>
                <c:pt idx="8441">
                  <c:v>729302400</c:v>
                </c:pt>
                <c:pt idx="8442">
                  <c:v>729388800</c:v>
                </c:pt>
                <c:pt idx="8443">
                  <c:v>729475200</c:v>
                </c:pt>
                <c:pt idx="8444">
                  <c:v>729561600</c:v>
                </c:pt>
                <c:pt idx="8445">
                  <c:v>729648000</c:v>
                </c:pt>
                <c:pt idx="8446">
                  <c:v>729734400</c:v>
                </c:pt>
                <c:pt idx="8447">
                  <c:v>729820800</c:v>
                </c:pt>
                <c:pt idx="8448">
                  <c:v>729907200</c:v>
                </c:pt>
                <c:pt idx="8449">
                  <c:v>729993600</c:v>
                </c:pt>
                <c:pt idx="8450">
                  <c:v>730080000</c:v>
                </c:pt>
                <c:pt idx="8451">
                  <c:v>730166400</c:v>
                </c:pt>
                <c:pt idx="8452">
                  <c:v>730252800</c:v>
                </c:pt>
                <c:pt idx="8453">
                  <c:v>730339200</c:v>
                </c:pt>
                <c:pt idx="8454">
                  <c:v>730425600</c:v>
                </c:pt>
                <c:pt idx="8455">
                  <c:v>730512000</c:v>
                </c:pt>
                <c:pt idx="8456">
                  <c:v>730598400</c:v>
                </c:pt>
                <c:pt idx="8457">
                  <c:v>730684800</c:v>
                </c:pt>
                <c:pt idx="8458">
                  <c:v>730771200</c:v>
                </c:pt>
                <c:pt idx="8459">
                  <c:v>730857600</c:v>
                </c:pt>
                <c:pt idx="8460">
                  <c:v>730944000</c:v>
                </c:pt>
                <c:pt idx="8461">
                  <c:v>731030400</c:v>
                </c:pt>
                <c:pt idx="8462">
                  <c:v>731116800</c:v>
                </c:pt>
                <c:pt idx="8463">
                  <c:v>731203200</c:v>
                </c:pt>
                <c:pt idx="8464">
                  <c:v>731289600</c:v>
                </c:pt>
                <c:pt idx="8465">
                  <c:v>731376000</c:v>
                </c:pt>
                <c:pt idx="8466">
                  <c:v>731462400</c:v>
                </c:pt>
                <c:pt idx="8467">
                  <c:v>731548800</c:v>
                </c:pt>
                <c:pt idx="8468">
                  <c:v>731635200</c:v>
                </c:pt>
                <c:pt idx="8469">
                  <c:v>731721600</c:v>
                </c:pt>
                <c:pt idx="8470">
                  <c:v>731808000</c:v>
                </c:pt>
                <c:pt idx="8471">
                  <c:v>731894400</c:v>
                </c:pt>
                <c:pt idx="8472">
                  <c:v>731980800</c:v>
                </c:pt>
                <c:pt idx="8473">
                  <c:v>732067200</c:v>
                </c:pt>
                <c:pt idx="8474">
                  <c:v>732153600</c:v>
                </c:pt>
                <c:pt idx="8475">
                  <c:v>732240000</c:v>
                </c:pt>
                <c:pt idx="8476">
                  <c:v>732326400</c:v>
                </c:pt>
                <c:pt idx="8477">
                  <c:v>732412800</c:v>
                </c:pt>
                <c:pt idx="8478">
                  <c:v>732499200</c:v>
                </c:pt>
                <c:pt idx="8479">
                  <c:v>732585600</c:v>
                </c:pt>
                <c:pt idx="8480">
                  <c:v>732672000</c:v>
                </c:pt>
                <c:pt idx="8481">
                  <c:v>732758400</c:v>
                </c:pt>
                <c:pt idx="8482">
                  <c:v>732844800</c:v>
                </c:pt>
                <c:pt idx="8483">
                  <c:v>732931200</c:v>
                </c:pt>
                <c:pt idx="8484">
                  <c:v>733017600</c:v>
                </c:pt>
                <c:pt idx="8485">
                  <c:v>733104000</c:v>
                </c:pt>
                <c:pt idx="8486">
                  <c:v>733190400</c:v>
                </c:pt>
                <c:pt idx="8487">
                  <c:v>733276800</c:v>
                </c:pt>
                <c:pt idx="8488">
                  <c:v>733363200</c:v>
                </c:pt>
                <c:pt idx="8489">
                  <c:v>733449600</c:v>
                </c:pt>
                <c:pt idx="8490">
                  <c:v>733536000</c:v>
                </c:pt>
                <c:pt idx="8491">
                  <c:v>733622400</c:v>
                </c:pt>
                <c:pt idx="8492">
                  <c:v>733708800</c:v>
                </c:pt>
                <c:pt idx="8493">
                  <c:v>733795200</c:v>
                </c:pt>
                <c:pt idx="8494">
                  <c:v>733881600</c:v>
                </c:pt>
                <c:pt idx="8495">
                  <c:v>733968000</c:v>
                </c:pt>
                <c:pt idx="8496">
                  <c:v>734054400</c:v>
                </c:pt>
                <c:pt idx="8497">
                  <c:v>734140800</c:v>
                </c:pt>
                <c:pt idx="8498">
                  <c:v>734227200</c:v>
                </c:pt>
                <c:pt idx="8499">
                  <c:v>734313600</c:v>
                </c:pt>
                <c:pt idx="8500">
                  <c:v>734400000</c:v>
                </c:pt>
                <c:pt idx="8501">
                  <c:v>734486400</c:v>
                </c:pt>
                <c:pt idx="8502">
                  <c:v>734572800</c:v>
                </c:pt>
                <c:pt idx="8503">
                  <c:v>734659200</c:v>
                </c:pt>
                <c:pt idx="8504">
                  <c:v>734745600</c:v>
                </c:pt>
                <c:pt idx="8505">
                  <c:v>734832000</c:v>
                </c:pt>
                <c:pt idx="8506">
                  <c:v>734918400</c:v>
                </c:pt>
                <c:pt idx="8507">
                  <c:v>735004800</c:v>
                </c:pt>
                <c:pt idx="8508">
                  <c:v>735091200</c:v>
                </c:pt>
                <c:pt idx="8509">
                  <c:v>735177600</c:v>
                </c:pt>
                <c:pt idx="8510">
                  <c:v>735264000</c:v>
                </c:pt>
                <c:pt idx="8511">
                  <c:v>735350400</c:v>
                </c:pt>
                <c:pt idx="8512">
                  <c:v>735436800</c:v>
                </c:pt>
                <c:pt idx="8513">
                  <c:v>735523200</c:v>
                </c:pt>
                <c:pt idx="8514">
                  <c:v>735609600</c:v>
                </c:pt>
                <c:pt idx="8515">
                  <c:v>735696000</c:v>
                </c:pt>
                <c:pt idx="8516">
                  <c:v>735782400</c:v>
                </c:pt>
                <c:pt idx="8517">
                  <c:v>735868800</c:v>
                </c:pt>
                <c:pt idx="8518">
                  <c:v>735955200</c:v>
                </c:pt>
                <c:pt idx="8519">
                  <c:v>736041600</c:v>
                </c:pt>
                <c:pt idx="8520">
                  <c:v>736128000</c:v>
                </c:pt>
                <c:pt idx="8521">
                  <c:v>736214400</c:v>
                </c:pt>
                <c:pt idx="8522">
                  <c:v>736300800</c:v>
                </c:pt>
                <c:pt idx="8523">
                  <c:v>736387200</c:v>
                </c:pt>
                <c:pt idx="8524">
                  <c:v>736473600</c:v>
                </c:pt>
                <c:pt idx="8525">
                  <c:v>736560000</c:v>
                </c:pt>
                <c:pt idx="8526">
                  <c:v>736646400</c:v>
                </c:pt>
                <c:pt idx="8527">
                  <c:v>736732800</c:v>
                </c:pt>
                <c:pt idx="8528">
                  <c:v>736819200</c:v>
                </c:pt>
                <c:pt idx="8529">
                  <c:v>736905600</c:v>
                </c:pt>
                <c:pt idx="8530">
                  <c:v>736992000</c:v>
                </c:pt>
                <c:pt idx="8531">
                  <c:v>737078400</c:v>
                </c:pt>
                <c:pt idx="8532">
                  <c:v>737164800</c:v>
                </c:pt>
                <c:pt idx="8533">
                  <c:v>737251200</c:v>
                </c:pt>
                <c:pt idx="8534">
                  <c:v>737337600</c:v>
                </c:pt>
                <c:pt idx="8535">
                  <c:v>737424000</c:v>
                </c:pt>
                <c:pt idx="8536">
                  <c:v>737510400</c:v>
                </c:pt>
                <c:pt idx="8537">
                  <c:v>737596800</c:v>
                </c:pt>
                <c:pt idx="8538">
                  <c:v>737683200</c:v>
                </c:pt>
                <c:pt idx="8539">
                  <c:v>737769600</c:v>
                </c:pt>
                <c:pt idx="8540">
                  <c:v>737856000</c:v>
                </c:pt>
                <c:pt idx="8541">
                  <c:v>737942400</c:v>
                </c:pt>
                <c:pt idx="8542">
                  <c:v>738028800</c:v>
                </c:pt>
                <c:pt idx="8543">
                  <c:v>738115200</c:v>
                </c:pt>
                <c:pt idx="8544">
                  <c:v>738201600</c:v>
                </c:pt>
                <c:pt idx="8545">
                  <c:v>738288000</c:v>
                </c:pt>
                <c:pt idx="8546">
                  <c:v>738374400</c:v>
                </c:pt>
                <c:pt idx="8547">
                  <c:v>738460800</c:v>
                </c:pt>
                <c:pt idx="8548">
                  <c:v>738547200</c:v>
                </c:pt>
                <c:pt idx="8549">
                  <c:v>738633600</c:v>
                </c:pt>
                <c:pt idx="8550">
                  <c:v>738720000</c:v>
                </c:pt>
                <c:pt idx="8551">
                  <c:v>738806400</c:v>
                </c:pt>
                <c:pt idx="8552">
                  <c:v>738892800</c:v>
                </c:pt>
                <c:pt idx="8553">
                  <c:v>738979200</c:v>
                </c:pt>
                <c:pt idx="8554">
                  <c:v>739065600</c:v>
                </c:pt>
                <c:pt idx="8555">
                  <c:v>739152000</c:v>
                </c:pt>
                <c:pt idx="8556">
                  <c:v>739238400</c:v>
                </c:pt>
                <c:pt idx="8557">
                  <c:v>739324800</c:v>
                </c:pt>
                <c:pt idx="8558">
                  <c:v>739411200</c:v>
                </c:pt>
                <c:pt idx="8559">
                  <c:v>739497600</c:v>
                </c:pt>
                <c:pt idx="8560">
                  <c:v>739584000</c:v>
                </c:pt>
                <c:pt idx="8561">
                  <c:v>739670400</c:v>
                </c:pt>
                <c:pt idx="8562">
                  <c:v>739756800</c:v>
                </c:pt>
                <c:pt idx="8563">
                  <c:v>739843200</c:v>
                </c:pt>
                <c:pt idx="8564">
                  <c:v>739929600</c:v>
                </c:pt>
                <c:pt idx="8565">
                  <c:v>740016000</c:v>
                </c:pt>
                <c:pt idx="8566">
                  <c:v>740102400</c:v>
                </c:pt>
                <c:pt idx="8567">
                  <c:v>740188800</c:v>
                </c:pt>
                <c:pt idx="8568">
                  <c:v>740275200</c:v>
                </c:pt>
                <c:pt idx="8569">
                  <c:v>740361600</c:v>
                </c:pt>
                <c:pt idx="8570">
                  <c:v>740448000</c:v>
                </c:pt>
                <c:pt idx="8571">
                  <c:v>740534400</c:v>
                </c:pt>
                <c:pt idx="8572">
                  <c:v>740620800</c:v>
                </c:pt>
                <c:pt idx="8573">
                  <c:v>740707200</c:v>
                </c:pt>
                <c:pt idx="8574">
                  <c:v>740793600</c:v>
                </c:pt>
                <c:pt idx="8575">
                  <c:v>740880000</c:v>
                </c:pt>
                <c:pt idx="8576">
                  <c:v>740966400</c:v>
                </c:pt>
                <c:pt idx="8577">
                  <c:v>741052800</c:v>
                </c:pt>
                <c:pt idx="8578">
                  <c:v>741139200</c:v>
                </c:pt>
                <c:pt idx="8579">
                  <c:v>741225600</c:v>
                </c:pt>
                <c:pt idx="8580">
                  <c:v>741312000</c:v>
                </c:pt>
                <c:pt idx="8581">
                  <c:v>741398400</c:v>
                </c:pt>
                <c:pt idx="8582">
                  <c:v>741484800</c:v>
                </c:pt>
                <c:pt idx="8583">
                  <c:v>741571200</c:v>
                </c:pt>
                <c:pt idx="8584">
                  <c:v>741657600</c:v>
                </c:pt>
                <c:pt idx="8585">
                  <c:v>741744000</c:v>
                </c:pt>
                <c:pt idx="8586">
                  <c:v>741830400</c:v>
                </c:pt>
                <c:pt idx="8587">
                  <c:v>741916800</c:v>
                </c:pt>
                <c:pt idx="8588">
                  <c:v>742003200</c:v>
                </c:pt>
                <c:pt idx="8589">
                  <c:v>742089600</c:v>
                </c:pt>
                <c:pt idx="8590">
                  <c:v>742176000</c:v>
                </c:pt>
                <c:pt idx="8591">
                  <c:v>742262400</c:v>
                </c:pt>
                <c:pt idx="8592">
                  <c:v>742348800</c:v>
                </c:pt>
                <c:pt idx="8593">
                  <c:v>742435200</c:v>
                </c:pt>
                <c:pt idx="8594">
                  <c:v>742521600</c:v>
                </c:pt>
                <c:pt idx="8595">
                  <c:v>742608000</c:v>
                </c:pt>
                <c:pt idx="8596">
                  <c:v>742694400</c:v>
                </c:pt>
                <c:pt idx="8597">
                  <c:v>742780800</c:v>
                </c:pt>
                <c:pt idx="8598">
                  <c:v>742867200</c:v>
                </c:pt>
                <c:pt idx="8599">
                  <c:v>742953600</c:v>
                </c:pt>
                <c:pt idx="8600">
                  <c:v>743040000</c:v>
                </c:pt>
                <c:pt idx="8601">
                  <c:v>743126400</c:v>
                </c:pt>
                <c:pt idx="8602">
                  <c:v>743212800</c:v>
                </c:pt>
                <c:pt idx="8603">
                  <c:v>743299200</c:v>
                </c:pt>
                <c:pt idx="8604">
                  <c:v>743385600</c:v>
                </c:pt>
                <c:pt idx="8605">
                  <c:v>743472000</c:v>
                </c:pt>
                <c:pt idx="8606">
                  <c:v>743558400</c:v>
                </c:pt>
                <c:pt idx="8607">
                  <c:v>743644800</c:v>
                </c:pt>
                <c:pt idx="8608">
                  <c:v>743731200</c:v>
                </c:pt>
                <c:pt idx="8609">
                  <c:v>743817600</c:v>
                </c:pt>
                <c:pt idx="8610">
                  <c:v>743904000</c:v>
                </c:pt>
                <c:pt idx="8611">
                  <c:v>743990400</c:v>
                </c:pt>
                <c:pt idx="8612">
                  <c:v>744076800</c:v>
                </c:pt>
                <c:pt idx="8613">
                  <c:v>744163200</c:v>
                </c:pt>
                <c:pt idx="8614">
                  <c:v>744249600</c:v>
                </c:pt>
                <c:pt idx="8615">
                  <c:v>744336000</c:v>
                </c:pt>
                <c:pt idx="8616">
                  <c:v>744422400</c:v>
                </c:pt>
                <c:pt idx="8617">
                  <c:v>744508800</c:v>
                </c:pt>
                <c:pt idx="8618">
                  <c:v>744595200</c:v>
                </c:pt>
                <c:pt idx="8619">
                  <c:v>744681600</c:v>
                </c:pt>
                <c:pt idx="8620">
                  <c:v>744768000</c:v>
                </c:pt>
                <c:pt idx="8621">
                  <c:v>744854400</c:v>
                </c:pt>
                <c:pt idx="8622">
                  <c:v>744940800</c:v>
                </c:pt>
                <c:pt idx="8623">
                  <c:v>745027200</c:v>
                </c:pt>
                <c:pt idx="8624">
                  <c:v>745113600</c:v>
                </c:pt>
                <c:pt idx="8625">
                  <c:v>745200000</c:v>
                </c:pt>
                <c:pt idx="8626">
                  <c:v>745286400</c:v>
                </c:pt>
                <c:pt idx="8627">
                  <c:v>745372800</c:v>
                </c:pt>
                <c:pt idx="8628">
                  <c:v>745459200</c:v>
                </c:pt>
                <c:pt idx="8629">
                  <c:v>745545600</c:v>
                </c:pt>
                <c:pt idx="8630">
                  <c:v>745632000</c:v>
                </c:pt>
                <c:pt idx="8631">
                  <c:v>745718400</c:v>
                </c:pt>
                <c:pt idx="8632">
                  <c:v>745804800</c:v>
                </c:pt>
                <c:pt idx="8633">
                  <c:v>745891200</c:v>
                </c:pt>
                <c:pt idx="8634">
                  <c:v>745977600</c:v>
                </c:pt>
                <c:pt idx="8635">
                  <c:v>746064000</c:v>
                </c:pt>
                <c:pt idx="8636">
                  <c:v>746150400</c:v>
                </c:pt>
                <c:pt idx="8637">
                  <c:v>746236800</c:v>
                </c:pt>
                <c:pt idx="8638">
                  <c:v>746323200</c:v>
                </c:pt>
                <c:pt idx="8639">
                  <c:v>746409600</c:v>
                </c:pt>
                <c:pt idx="8640">
                  <c:v>746496000</c:v>
                </c:pt>
                <c:pt idx="8641">
                  <c:v>746582400</c:v>
                </c:pt>
                <c:pt idx="8642">
                  <c:v>746668800</c:v>
                </c:pt>
                <c:pt idx="8643">
                  <c:v>746755200</c:v>
                </c:pt>
                <c:pt idx="8644">
                  <c:v>746841600</c:v>
                </c:pt>
                <c:pt idx="8645">
                  <c:v>746928000</c:v>
                </c:pt>
                <c:pt idx="8646">
                  <c:v>747014400</c:v>
                </c:pt>
                <c:pt idx="8647">
                  <c:v>747100800</c:v>
                </c:pt>
                <c:pt idx="8648">
                  <c:v>747187200</c:v>
                </c:pt>
                <c:pt idx="8649">
                  <c:v>747273600</c:v>
                </c:pt>
                <c:pt idx="8650">
                  <c:v>747360000</c:v>
                </c:pt>
                <c:pt idx="8651">
                  <c:v>747446400</c:v>
                </c:pt>
                <c:pt idx="8652">
                  <c:v>747532800</c:v>
                </c:pt>
                <c:pt idx="8653">
                  <c:v>747619200</c:v>
                </c:pt>
                <c:pt idx="8654">
                  <c:v>747705600</c:v>
                </c:pt>
                <c:pt idx="8655">
                  <c:v>747792000</c:v>
                </c:pt>
                <c:pt idx="8656">
                  <c:v>747878400</c:v>
                </c:pt>
                <c:pt idx="8657">
                  <c:v>747964800</c:v>
                </c:pt>
                <c:pt idx="8658">
                  <c:v>748051200</c:v>
                </c:pt>
                <c:pt idx="8659">
                  <c:v>748137600</c:v>
                </c:pt>
                <c:pt idx="8660">
                  <c:v>748224000</c:v>
                </c:pt>
                <c:pt idx="8661">
                  <c:v>748310400</c:v>
                </c:pt>
                <c:pt idx="8662">
                  <c:v>748396800</c:v>
                </c:pt>
                <c:pt idx="8663">
                  <c:v>748483200</c:v>
                </c:pt>
                <c:pt idx="8664">
                  <c:v>748569600</c:v>
                </c:pt>
                <c:pt idx="8665">
                  <c:v>748656000</c:v>
                </c:pt>
                <c:pt idx="8666">
                  <c:v>748742400</c:v>
                </c:pt>
                <c:pt idx="8667">
                  <c:v>748828800</c:v>
                </c:pt>
                <c:pt idx="8668">
                  <c:v>748915200</c:v>
                </c:pt>
                <c:pt idx="8669">
                  <c:v>749001600</c:v>
                </c:pt>
                <c:pt idx="8670">
                  <c:v>749088000</c:v>
                </c:pt>
                <c:pt idx="8671">
                  <c:v>749174400</c:v>
                </c:pt>
                <c:pt idx="8672">
                  <c:v>749260800</c:v>
                </c:pt>
                <c:pt idx="8673">
                  <c:v>749347200</c:v>
                </c:pt>
                <c:pt idx="8674">
                  <c:v>749433600</c:v>
                </c:pt>
                <c:pt idx="8675">
                  <c:v>749520000</c:v>
                </c:pt>
                <c:pt idx="8676">
                  <c:v>749606400</c:v>
                </c:pt>
                <c:pt idx="8677">
                  <c:v>749692800</c:v>
                </c:pt>
                <c:pt idx="8678">
                  <c:v>749779200</c:v>
                </c:pt>
                <c:pt idx="8679">
                  <c:v>749865600</c:v>
                </c:pt>
                <c:pt idx="8680">
                  <c:v>749952000</c:v>
                </c:pt>
                <c:pt idx="8681">
                  <c:v>750038400</c:v>
                </c:pt>
                <c:pt idx="8682">
                  <c:v>750124800</c:v>
                </c:pt>
                <c:pt idx="8683">
                  <c:v>750211200</c:v>
                </c:pt>
                <c:pt idx="8684">
                  <c:v>750297600</c:v>
                </c:pt>
                <c:pt idx="8685">
                  <c:v>750384000</c:v>
                </c:pt>
                <c:pt idx="8686">
                  <c:v>750470400</c:v>
                </c:pt>
                <c:pt idx="8687">
                  <c:v>750556800</c:v>
                </c:pt>
                <c:pt idx="8688">
                  <c:v>750643200</c:v>
                </c:pt>
                <c:pt idx="8689">
                  <c:v>750729600</c:v>
                </c:pt>
                <c:pt idx="8690">
                  <c:v>750816000</c:v>
                </c:pt>
                <c:pt idx="8691">
                  <c:v>750902400</c:v>
                </c:pt>
                <c:pt idx="8692">
                  <c:v>750988800</c:v>
                </c:pt>
                <c:pt idx="8693">
                  <c:v>751075200</c:v>
                </c:pt>
                <c:pt idx="8694">
                  <c:v>751161600</c:v>
                </c:pt>
                <c:pt idx="8695">
                  <c:v>751248000</c:v>
                </c:pt>
                <c:pt idx="8696">
                  <c:v>751334400</c:v>
                </c:pt>
                <c:pt idx="8697">
                  <c:v>751420800</c:v>
                </c:pt>
                <c:pt idx="8698">
                  <c:v>751507200</c:v>
                </c:pt>
                <c:pt idx="8699">
                  <c:v>751593600</c:v>
                </c:pt>
                <c:pt idx="8700">
                  <c:v>751680000</c:v>
                </c:pt>
                <c:pt idx="8701">
                  <c:v>751766400</c:v>
                </c:pt>
                <c:pt idx="8702">
                  <c:v>751852800</c:v>
                </c:pt>
                <c:pt idx="8703">
                  <c:v>751939200</c:v>
                </c:pt>
                <c:pt idx="8704">
                  <c:v>752025600</c:v>
                </c:pt>
                <c:pt idx="8705">
                  <c:v>752112000</c:v>
                </c:pt>
                <c:pt idx="8706">
                  <c:v>752198400</c:v>
                </c:pt>
                <c:pt idx="8707">
                  <c:v>752284800</c:v>
                </c:pt>
                <c:pt idx="8708">
                  <c:v>752371200</c:v>
                </c:pt>
                <c:pt idx="8709">
                  <c:v>752457600</c:v>
                </c:pt>
                <c:pt idx="8710">
                  <c:v>752544000</c:v>
                </c:pt>
                <c:pt idx="8711">
                  <c:v>752630400</c:v>
                </c:pt>
                <c:pt idx="8712">
                  <c:v>752716800</c:v>
                </c:pt>
                <c:pt idx="8713">
                  <c:v>752803200</c:v>
                </c:pt>
                <c:pt idx="8714">
                  <c:v>752889600</c:v>
                </c:pt>
                <c:pt idx="8715">
                  <c:v>752976000</c:v>
                </c:pt>
                <c:pt idx="8716">
                  <c:v>753062400</c:v>
                </c:pt>
                <c:pt idx="8717">
                  <c:v>753148800</c:v>
                </c:pt>
                <c:pt idx="8718">
                  <c:v>753235200</c:v>
                </c:pt>
                <c:pt idx="8719">
                  <c:v>753321600</c:v>
                </c:pt>
                <c:pt idx="8720">
                  <c:v>753408000</c:v>
                </c:pt>
                <c:pt idx="8721">
                  <c:v>753494400</c:v>
                </c:pt>
                <c:pt idx="8722">
                  <c:v>753580800</c:v>
                </c:pt>
                <c:pt idx="8723">
                  <c:v>753667200</c:v>
                </c:pt>
                <c:pt idx="8724">
                  <c:v>753753600</c:v>
                </c:pt>
                <c:pt idx="8725">
                  <c:v>753840000</c:v>
                </c:pt>
                <c:pt idx="8726">
                  <c:v>753926400</c:v>
                </c:pt>
                <c:pt idx="8727">
                  <c:v>754012800</c:v>
                </c:pt>
                <c:pt idx="8728">
                  <c:v>754099200</c:v>
                </c:pt>
                <c:pt idx="8729">
                  <c:v>754185600</c:v>
                </c:pt>
                <c:pt idx="8730">
                  <c:v>754272000</c:v>
                </c:pt>
                <c:pt idx="8731">
                  <c:v>754358400</c:v>
                </c:pt>
                <c:pt idx="8732">
                  <c:v>754444800</c:v>
                </c:pt>
                <c:pt idx="8733">
                  <c:v>754531200</c:v>
                </c:pt>
                <c:pt idx="8734">
                  <c:v>754617600</c:v>
                </c:pt>
                <c:pt idx="8735">
                  <c:v>754704000</c:v>
                </c:pt>
                <c:pt idx="8736">
                  <c:v>754790400</c:v>
                </c:pt>
                <c:pt idx="8737">
                  <c:v>754876800</c:v>
                </c:pt>
                <c:pt idx="8738">
                  <c:v>754963200</c:v>
                </c:pt>
                <c:pt idx="8739">
                  <c:v>755049600</c:v>
                </c:pt>
                <c:pt idx="8740">
                  <c:v>755136000</c:v>
                </c:pt>
                <c:pt idx="8741">
                  <c:v>755222400</c:v>
                </c:pt>
                <c:pt idx="8742">
                  <c:v>755308800</c:v>
                </c:pt>
                <c:pt idx="8743">
                  <c:v>755395200</c:v>
                </c:pt>
                <c:pt idx="8744">
                  <c:v>755481600</c:v>
                </c:pt>
                <c:pt idx="8745">
                  <c:v>755568000</c:v>
                </c:pt>
                <c:pt idx="8746">
                  <c:v>755654400</c:v>
                </c:pt>
                <c:pt idx="8747">
                  <c:v>755740800</c:v>
                </c:pt>
                <c:pt idx="8748">
                  <c:v>755827200</c:v>
                </c:pt>
                <c:pt idx="8749">
                  <c:v>755913600</c:v>
                </c:pt>
                <c:pt idx="8750">
                  <c:v>756000000</c:v>
                </c:pt>
                <c:pt idx="8751">
                  <c:v>756086400</c:v>
                </c:pt>
                <c:pt idx="8752">
                  <c:v>756172800</c:v>
                </c:pt>
                <c:pt idx="8753">
                  <c:v>756259200</c:v>
                </c:pt>
                <c:pt idx="8754">
                  <c:v>756345600</c:v>
                </c:pt>
                <c:pt idx="8755">
                  <c:v>756432000</c:v>
                </c:pt>
                <c:pt idx="8756">
                  <c:v>756518400</c:v>
                </c:pt>
                <c:pt idx="8757">
                  <c:v>756604800</c:v>
                </c:pt>
                <c:pt idx="8758">
                  <c:v>756691200</c:v>
                </c:pt>
                <c:pt idx="8759">
                  <c:v>756777600</c:v>
                </c:pt>
                <c:pt idx="8760">
                  <c:v>756864000</c:v>
                </c:pt>
                <c:pt idx="8761">
                  <c:v>756950400</c:v>
                </c:pt>
                <c:pt idx="8762">
                  <c:v>757036800</c:v>
                </c:pt>
                <c:pt idx="8763">
                  <c:v>757123200</c:v>
                </c:pt>
                <c:pt idx="8764">
                  <c:v>757209600</c:v>
                </c:pt>
                <c:pt idx="8765">
                  <c:v>757296000</c:v>
                </c:pt>
                <c:pt idx="8766">
                  <c:v>757382400</c:v>
                </c:pt>
                <c:pt idx="8767">
                  <c:v>757468800</c:v>
                </c:pt>
                <c:pt idx="8768">
                  <c:v>757555200</c:v>
                </c:pt>
                <c:pt idx="8769">
                  <c:v>757641600</c:v>
                </c:pt>
                <c:pt idx="8770">
                  <c:v>757728000</c:v>
                </c:pt>
                <c:pt idx="8771">
                  <c:v>757814400</c:v>
                </c:pt>
                <c:pt idx="8772">
                  <c:v>757900800</c:v>
                </c:pt>
                <c:pt idx="8773">
                  <c:v>757987200</c:v>
                </c:pt>
                <c:pt idx="8774">
                  <c:v>758073600</c:v>
                </c:pt>
                <c:pt idx="8775">
                  <c:v>758160000</c:v>
                </c:pt>
                <c:pt idx="8776">
                  <c:v>758246400</c:v>
                </c:pt>
                <c:pt idx="8777">
                  <c:v>758332800</c:v>
                </c:pt>
                <c:pt idx="8778">
                  <c:v>758419200</c:v>
                </c:pt>
                <c:pt idx="8779">
                  <c:v>758505600</c:v>
                </c:pt>
                <c:pt idx="8780">
                  <c:v>758592000</c:v>
                </c:pt>
                <c:pt idx="8781">
                  <c:v>758678400</c:v>
                </c:pt>
                <c:pt idx="8782">
                  <c:v>758764800</c:v>
                </c:pt>
                <c:pt idx="8783">
                  <c:v>758851200</c:v>
                </c:pt>
                <c:pt idx="8784">
                  <c:v>758937600</c:v>
                </c:pt>
                <c:pt idx="8785">
                  <c:v>759024000</c:v>
                </c:pt>
                <c:pt idx="8786">
                  <c:v>759110400</c:v>
                </c:pt>
                <c:pt idx="8787">
                  <c:v>759196800</c:v>
                </c:pt>
                <c:pt idx="8788">
                  <c:v>759283200</c:v>
                </c:pt>
                <c:pt idx="8789">
                  <c:v>759369600</c:v>
                </c:pt>
                <c:pt idx="8790">
                  <c:v>759456000</c:v>
                </c:pt>
                <c:pt idx="8791">
                  <c:v>759542400</c:v>
                </c:pt>
                <c:pt idx="8792">
                  <c:v>759628800</c:v>
                </c:pt>
                <c:pt idx="8793">
                  <c:v>759715200</c:v>
                </c:pt>
                <c:pt idx="8794">
                  <c:v>759801600</c:v>
                </c:pt>
                <c:pt idx="8795">
                  <c:v>759888000</c:v>
                </c:pt>
                <c:pt idx="8796">
                  <c:v>759974400</c:v>
                </c:pt>
                <c:pt idx="8797">
                  <c:v>760060800</c:v>
                </c:pt>
                <c:pt idx="8798">
                  <c:v>760147200</c:v>
                </c:pt>
                <c:pt idx="8799">
                  <c:v>760233600</c:v>
                </c:pt>
                <c:pt idx="8800">
                  <c:v>760320000</c:v>
                </c:pt>
                <c:pt idx="8801">
                  <c:v>760406400</c:v>
                </c:pt>
                <c:pt idx="8802">
                  <c:v>760492800</c:v>
                </c:pt>
                <c:pt idx="8803">
                  <c:v>760579200</c:v>
                </c:pt>
                <c:pt idx="8804">
                  <c:v>760665600</c:v>
                </c:pt>
                <c:pt idx="8805">
                  <c:v>760752000</c:v>
                </c:pt>
                <c:pt idx="8806">
                  <c:v>760838400</c:v>
                </c:pt>
                <c:pt idx="8807">
                  <c:v>760924800</c:v>
                </c:pt>
                <c:pt idx="8808">
                  <c:v>761011200</c:v>
                </c:pt>
                <c:pt idx="8809">
                  <c:v>761097600</c:v>
                </c:pt>
                <c:pt idx="8810">
                  <c:v>761184000</c:v>
                </c:pt>
                <c:pt idx="8811">
                  <c:v>761270400</c:v>
                </c:pt>
                <c:pt idx="8812">
                  <c:v>761356800</c:v>
                </c:pt>
                <c:pt idx="8813">
                  <c:v>761443200</c:v>
                </c:pt>
                <c:pt idx="8814">
                  <c:v>761529600</c:v>
                </c:pt>
                <c:pt idx="8815">
                  <c:v>761616000</c:v>
                </c:pt>
                <c:pt idx="8816">
                  <c:v>761702400</c:v>
                </c:pt>
                <c:pt idx="8817">
                  <c:v>761788800</c:v>
                </c:pt>
                <c:pt idx="8818">
                  <c:v>761875200</c:v>
                </c:pt>
                <c:pt idx="8819">
                  <c:v>761961600</c:v>
                </c:pt>
                <c:pt idx="8820">
                  <c:v>762048000</c:v>
                </c:pt>
                <c:pt idx="8821">
                  <c:v>762134400</c:v>
                </c:pt>
                <c:pt idx="8822">
                  <c:v>762220800</c:v>
                </c:pt>
                <c:pt idx="8823">
                  <c:v>762307200</c:v>
                </c:pt>
                <c:pt idx="8824">
                  <c:v>762393600</c:v>
                </c:pt>
                <c:pt idx="8825">
                  <c:v>762480000</c:v>
                </c:pt>
                <c:pt idx="8826">
                  <c:v>762566400</c:v>
                </c:pt>
                <c:pt idx="8827">
                  <c:v>762652800</c:v>
                </c:pt>
                <c:pt idx="8828">
                  <c:v>762739200</c:v>
                </c:pt>
                <c:pt idx="8829">
                  <c:v>762825600</c:v>
                </c:pt>
                <c:pt idx="8830">
                  <c:v>762912000</c:v>
                </c:pt>
                <c:pt idx="8831">
                  <c:v>762998400</c:v>
                </c:pt>
                <c:pt idx="8832">
                  <c:v>763084800</c:v>
                </c:pt>
                <c:pt idx="8833">
                  <c:v>763171200</c:v>
                </c:pt>
                <c:pt idx="8834">
                  <c:v>763257600</c:v>
                </c:pt>
                <c:pt idx="8835">
                  <c:v>763344000</c:v>
                </c:pt>
                <c:pt idx="8836">
                  <c:v>763430400</c:v>
                </c:pt>
                <c:pt idx="8837">
                  <c:v>763516800</c:v>
                </c:pt>
                <c:pt idx="8838">
                  <c:v>763603200</c:v>
                </c:pt>
                <c:pt idx="8839">
                  <c:v>763689600</c:v>
                </c:pt>
                <c:pt idx="8840">
                  <c:v>763776000</c:v>
                </c:pt>
                <c:pt idx="8841">
                  <c:v>763862400</c:v>
                </c:pt>
                <c:pt idx="8842">
                  <c:v>763948800</c:v>
                </c:pt>
                <c:pt idx="8843">
                  <c:v>764035200</c:v>
                </c:pt>
                <c:pt idx="8844">
                  <c:v>764121600</c:v>
                </c:pt>
                <c:pt idx="8845">
                  <c:v>764208000</c:v>
                </c:pt>
                <c:pt idx="8846">
                  <c:v>764294400</c:v>
                </c:pt>
                <c:pt idx="8847">
                  <c:v>764380800</c:v>
                </c:pt>
                <c:pt idx="8848">
                  <c:v>764467200</c:v>
                </c:pt>
                <c:pt idx="8849">
                  <c:v>764553600</c:v>
                </c:pt>
                <c:pt idx="8850">
                  <c:v>764640000</c:v>
                </c:pt>
                <c:pt idx="8851">
                  <c:v>764726400</c:v>
                </c:pt>
                <c:pt idx="8852">
                  <c:v>764812800</c:v>
                </c:pt>
                <c:pt idx="8853">
                  <c:v>764899200</c:v>
                </c:pt>
                <c:pt idx="8854">
                  <c:v>764985600</c:v>
                </c:pt>
                <c:pt idx="8855">
                  <c:v>765072000</c:v>
                </c:pt>
                <c:pt idx="8856">
                  <c:v>765158400</c:v>
                </c:pt>
                <c:pt idx="8857">
                  <c:v>765244800</c:v>
                </c:pt>
                <c:pt idx="8858">
                  <c:v>765331200</c:v>
                </c:pt>
                <c:pt idx="8859">
                  <c:v>765417600</c:v>
                </c:pt>
                <c:pt idx="8860">
                  <c:v>765504000</c:v>
                </c:pt>
                <c:pt idx="8861">
                  <c:v>765590400</c:v>
                </c:pt>
                <c:pt idx="8862">
                  <c:v>765676800</c:v>
                </c:pt>
                <c:pt idx="8863">
                  <c:v>765763200</c:v>
                </c:pt>
                <c:pt idx="8864">
                  <c:v>765849600</c:v>
                </c:pt>
                <c:pt idx="8865">
                  <c:v>765936000</c:v>
                </c:pt>
                <c:pt idx="8866">
                  <c:v>766022400</c:v>
                </c:pt>
                <c:pt idx="8867">
                  <c:v>766108800</c:v>
                </c:pt>
                <c:pt idx="8868">
                  <c:v>766195200</c:v>
                </c:pt>
                <c:pt idx="8869">
                  <c:v>766281600</c:v>
                </c:pt>
                <c:pt idx="8870">
                  <c:v>766368000</c:v>
                </c:pt>
                <c:pt idx="8871">
                  <c:v>766454400</c:v>
                </c:pt>
                <c:pt idx="8872">
                  <c:v>766540800</c:v>
                </c:pt>
                <c:pt idx="8873">
                  <c:v>766627200</c:v>
                </c:pt>
                <c:pt idx="8874">
                  <c:v>766713600</c:v>
                </c:pt>
                <c:pt idx="8875">
                  <c:v>766800000</c:v>
                </c:pt>
                <c:pt idx="8876">
                  <c:v>766886400</c:v>
                </c:pt>
                <c:pt idx="8877">
                  <c:v>766972800</c:v>
                </c:pt>
                <c:pt idx="8878">
                  <c:v>767059200</c:v>
                </c:pt>
                <c:pt idx="8879">
                  <c:v>767145600</c:v>
                </c:pt>
                <c:pt idx="8880">
                  <c:v>767232000</c:v>
                </c:pt>
                <c:pt idx="8881">
                  <c:v>767318400</c:v>
                </c:pt>
                <c:pt idx="8882">
                  <c:v>767404800</c:v>
                </c:pt>
                <c:pt idx="8883">
                  <c:v>767491200</c:v>
                </c:pt>
                <c:pt idx="8884">
                  <c:v>767577600</c:v>
                </c:pt>
                <c:pt idx="8885">
                  <c:v>767664000</c:v>
                </c:pt>
                <c:pt idx="8886">
                  <c:v>767750400</c:v>
                </c:pt>
                <c:pt idx="8887">
                  <c:v>767836800</c:v>
                </c:pt>
                <c:pt idx="8888">
                  <c:v>767923200</c:v>
                </c:pt>
                <c:pt idx="8889">
                  <c:v>768009600</c:v>
                </c:pt>
                <c:pt idx="8890">
                  <c:v>768096000</c:v>
                </c:pt>
                <c:pt idx="8891">
                  <c:v>768182400</c:v>
                </c:pt>
                <c:pt idx="8892">
                  <c:v>768268800</c:v>
                </c:pt>
                <c:pt idx="8893">
                  <c:v>768355200</c:v>
                </c:pt>
                <c:pt idx="8894">
                  <c:v>768441600</c:v>
                </c:pt>
                <c:pt idx="8895">
                  <c:v>768528000</c:v>
                </c:pt>
                <c:pt idx="8896">
                  <c:v>768614400</c:v>
                </c:pt>
                <c:pt idx="8897">
                  <c:v>768700800</c:v>
                </c:pt>
                <c:pt idx="8898">
                  <c:v>768787200</c:v>
                </c:pt>
                <c:pt idx="8899">
                  <c:v>768873600</c:v>
                </c:pt>
                <c:pt idx="8900">
                  <c:v>768960000</c:v>
                </c:pt>
                <c:pt idx="8901">
                  <c:v>769046400</c:v>
                </c:pt>
                <c:pt idx="8902">
                  <c:v>769132800</c:v>
                </c:pt>
                <c:pt idx="8903">
                  <c:v>769219200</c:v>
                </c:pt>
                <c:pt idx="8904">
                  <c:v>769305600</c:v>
                </c:pt>
                <c:pt idx="8905">
                  <c:v>769392000</c:v>
                </c:pt>
                <c:pt idx="8906">
                  <c:v>769478400</c:v>
                </c:pt>
                <c:pt idx="8907">
                  <c:v>769564800</c:v>
                </c:pt>
                <c:pt idx="8908">
                  <c:v>769651200</c:v>
                </c:pt>
                <c:pt idx="8909">
                  <c:v>769737600</c:v>
                </c:pt>
                <c:pt idx="8910">
                  <c:v>769824000</c:v>
                </c:pt>
                <c:pt idx="8911">
                  <c:v>769910400</c:v>
                </c:pt>
                <c:pt idx="8912">
                  <c:v>769996800</c:v>
                </c:pt>
                <c:pt idx="8913">
                  <c:v>770083200</c:v>
                </c:pt>
                <c:pt idx="8914">
                  <c:v>770169600</c:v>
                </c:pt>
                <c:pt idx="8915">
                  <c:v>770256000</c:v>
                </c:pt>
                <c:pt idx="8916">
                  <c:v>770342400</c:v>
                </c:pt>
                <c:pt idx="8917">
                  <c:v>770428800</c:v>
                </c:pt>
                <c:pt idx="8918">
                  <c:v>770515200</c:v>
                </c:pt>
                <c:pt idx="8919">
                  <c:v>770601600</c:v>
                </c:pt>
                <c:pt idx="8920">
                  <c:v>770688000</c:v>
                </c:pt>
                <c:pt idx="8921">
                  <c:v>770774400</c:v>
                </c:pt>
                <c:pt idx="8922">
                  <c:v>770860800</c:v>
                </c:pt>
                <c:pt idx="8923">
                  <c:v>770947200</c:v>
                </c:pt>
                <c:pt idx="8924">
                  <c:v>771033600</c:v>
                </c:pt>
                <c:pt idx="8925">
                  <c:v>771120000</c:v>
                </c:pt>
                <c:pt idx="8926">
                  <c:v>771206400</c:v>
                </c:pt>
                <c:pt idx="8927">
                  <c:v>771292800</c:v>
                </c:pt>
                <c:pt idx="8928">
                  <c:v>771379200</c:v>
                </c:pt>
                <c:pt idx="8929">
                  <c:v>771465600</c:v>
                </c:pt>
                <c:pt idx="8930">
                  <c:v>771552000</c:v>
                </c:pt>
                <c:pt idx="8931">
                  <c:v>771638400</c:v>
                </c:pt>
                <c:pt idx="8932">
                  <c:v>771724800</c:v>
                </c:pt>
                <c:pt idx="8933">
                  <c:v>771811200</c:v>
                </c:pt>
                <c:pt idx="8934">
                  <c:v>771897600</c:v>
                </c:pt>
                <c:pt idx="8935">
                  <c:v>771984000</c:v>
                </c:pt>
                <c:pt idx="8936">
                  <c:v>772070400</c:v>
                </c:pt>
                <c:pt idx="8937">
                  <c:v>772156800</c:v>
                </c:pt>
                <c:pt idx="8938">
                  <c:v>772243200</c:v>
                </c:pt>
                <c:pt idx="8939">
                  <c:v>772329600</c:v>
                </c:pt>
                <c:pt idx="8940">
                  <c:v>772416000</c:v>
                </c:pt>
                <c:pt idx="8941">
                  <c:v>772502400</c:v>
                </c:pt>
                <c:pt idx="8942">
                  <c:v>772588800</c:v>
                </c:pt>
                <c:pt idx="8943">
                  <c:v>772675200</c:v>
                </c:pt>
                <c:pt idx="8944">
                  <c:v>772761600</c:v>
                </c:pt>
                <c:pt idx="8945">
                  <c:v>772848000</c:v>
                </c:pt>
                <c:pt idx="8946">
                  <c:v>772934400</c:v>
                </c:pt>
                <c:pt idx="8947">
                  <c:v>773020800</c:v>
                </c:pt>
                <c:pt idx="8948">
                  <c:v>773107200</c:v>
                </c:pt>
                <c:pt idx="8949">
                  <c:v>773193600</c:v>
                </c:pt>
                <c:pt idx="8950">
                  <c:v>773280000</c:v>
                </c:pt>
                <c:pt idx="8951">
                  <c:v>773366400</c:v>
                </c:pt>
                <c:pt idx="8952">
                  <c:v>773452800</c:v>
                </c:pt>
                <c:pt idx="8953">
                  <c:v>773539200</c:v>
                </c:pt>
                <c:pt idx="8954">
                  <c:v>773625600</c:v>
                </c:pt>
                <c:pt idx="8955">
                  <c:v>773712000</c:v>
                </c:pt>
                <c:pt idx="8956">
                  <c:v>773798400</c:v>
                </c:pt>
                <c:pt idx="8957">
                  <c:v>773884800</c:v>
                </c:pt>
                <c:pt idx="8958">
                  <c:v>773971200</c:v>
                </c:pt>
                <c:pt idx="8959">
                  <c:v>774057600</c:v>
                </c:pt>
                <c:pt idx="8960">
                  <c:v>774144000</c:v>
                </c:pt>
                <c:pt idx="8961">
                  <c:v>774230400</c:v>
                </c:pt>
                <c:pt idx="8962">
                  <c:v>774316800</c:v>
                </c:pt>
                <c:pt idx="8963">
                  <c:v>774403200</c:v>
                </c:pt>
                <c:pt idx="8964">
                  <c:v>774489600</c:v>
                </c:pt>
                <c:pt idx="8965">
                  <c:v>774576000</c:v>
                </c:pt>
                <c:pt idx="8966">
                  <c:v>774662400</c:v>
                </c:pt>
                <c:pt idx="8967">
                  <c:v>774748800</c:v>
                </c:pt>
                <c:pt idx="8968">
                  <c:v>774835200</c:v>
                </c:pt>
                <c:pt idx="8969">
                  <c:v>774921600</c:v>
                </c:pt>
                <c:pt idx="8970">
                  <c:v>775008000</c:v>
                </c:pt>
                <c:pt idx="8971">
                  <c:v>775094400</c:v>
                </c:pt>
                <c:pt idx="8972">
                  <c:v>775180800</c:v>
                </c:pt>
                <c:pt idx="8973">
                  <c:v>775267200</c:v>
                </c:pt>
                <c:pt idx="8974">
                  <c:v>775353600</c:v>
                </c:pt>
                <c:pt idx="8975">
                  <c:v>775440000</c:v>
                </c:pt>
                <c:pt idx="8976">
                  <c:v>775526400</c:v>
                </c:pt>
                <c:pt idx="8977">
                  <c:v>775612800</c:v>
                </c:pt>
                <c:pt idx="8978">
                  <c:v>775699200</c:v>
                </c:pt>
                <c:pt idx="8979">
                  <c:v>775785600</c:v>
                </c:pt>
                <c:pt idx="8980">
                  <c:v>775872000</c:v>
                </c:pt>
                <c:pt idx="8981">
                  <c:v>775958400</c:v>
                </c:pt>
                <c:pt idx="8982">
                  <c:v>776044800</c:v>
                </c:pt>
                <c:pt idx="8983">
                  <c:v>776131200</c:v>
                </c:pt>
                <c:pt idx="8984">
                  <c:v>776217600</c:v>
                </c:pt>
                <c:pt idx="8985">
                  <c:v>776304000</c:v>
                </c:pt>
                <c:pt idx="8986">
                  <c:v>776390400</c:v>
                </c:pt>
                <c:pt idx="8987">
                  <c:v>776476800</c:v>
                </c:pt>
                <c:pt idx="8988">
                  <c:v>776563200</c:v>
                </c:pt>
                <c:pt idx="8989">
                  <c:v>776649600</c:v>
                </c:pt>
                <c:pt idx="8990">
                  <c:v>776736000</c:v>
                </c:pt>
                <c:pt idx="8991">
                  <c:v>776822400</c:v>
                </c:pt>
                <c:pt idx="8992">
                  <c:v>776908800</c:v>
                </c:pt>
                <c:pt idx="8993">
                  <c:v>776995200</c:v>
                </c:pt>
                <c:pt idx="8994">
                  <c:v>777081600</c:v>
                </c:pt>
                <c:pt idx="8995">
                  <c:v>777168000</c:v>
                </c:pt>
                <c:pt idx="8996">
                  <c:v>777254400</c:v>
                </c:pt>
                <c:pt idx="8997">
                  <c:v>777340800</c:v>
                </c:pt>
                <c:pt idx="8998">
                  <c:v>777427200</c:v>
                </c:pt>
                <c:pt idx="8999">
                  <c:v>777513600</c:v>
                </c:pt>
                <c:pt idx="9000">
                  <c:v>777600000</c:v>
                </c:pt>
                <c:pt idx="9001">
                  <c:v>777686400</c:v>
                </c:pt>
                <c:pt idx="9002">
                  <c:v>777772800</c:v>
                </c:pt>
                <c:pt idx="9003">
                  <c:v>777859200</c:v>
                </c:pt>
                <c:pt idx="9004">
                  <c:v>777945600</c:v>
                </c:pt>
                <c:pt idx="9005">
                  <c:v>778032000</c:v>
                </c:pt>
                <c:pt idx="9006">
                  <c:v>778118400</c:v>
                </c:pt>
                <c:pt idx="9007">
                  <c:v>778204800</c:v>
                </c:pt>
                <c:pt idx="9008">
                  <c:v>778291200</c:v>
                </c:pt>
                <c:pt idx="9009">
                  <c:v>778377600</c:v>
                </c:pt>
                <c:pt idx="9010">
                  <c:v>778464000</c:v>
                </c:pt>
                <c:pt idx="9011">
                  <c:v>778550400</c:v>
                </c:pt>
                <c:pt idx="9012">
                  <c:v>778636800</c:v>
                </c:pt>
                <c:pt idx="9013">
                  <c:v>778723200</c:v>
                </c:pt>
                <c:pt idx="9014">
                  <c:v>778809600</c:v>
                </c:pt>
                <c:pt idx="9015">
                  <c:v>778896000</c:v>
                </c:pt>
                <c:pt idx="9016">
                  <c:v>778982400</c:v>
                </c:pt>
                <c:pt idx="9017">
                  <c:v>779068800</c:v>
                </c:pt>
                <c:pt idx="9018">
                  <c:v>779155200</c:v>
                </c:pt>
                <c:pt idx="9019">
                  <c:v>779241600</c:v>
                </c:pt>
                <c:pt idx="9020">
                  <c:v>779328000</c:v>
                </c:pt>
                <c:pt idx="9021">
                  <c:v>779414400</c:v>
                </c:pt>
                <c:pt idx="9022">
                  <c:v>779500800</c:v>
                </c:pt>
                <c:pt idx="9023">
                  <c:v>779587200</c:v>
                </c:pt>
                <c:pt idx="9024">
                  <c:v>779673600</c:v>
                </c:pt>
                <c:pt idx="9025">
                  <c:v>779760000</c:v>
                </c:pt>
                <c:pt idx="9026">
                  <c:v>779846400</c:v>
                </c:pt>
                <c:pt idx="9027">
                  <c:v>779932800</c:v>
                </c:pt>
                <c:pt idx="9028">
                  <c:v>780019200</c:v>
                </c:pt>
                <c:pt idx="9029">
                  <c:v>780105600</c:v>
                </c:pt>
                <c:pt idx="9030">
                  <c:v>780192000</c:v>
                </c:pt>
                <c:pt idx="9031">
                  <c:v>780278400</c:v>
                </c:pt>
                <c:pt idx="9032">
                  <c:v>780364800</c:v>
                </c:pt>
                <c:pt idx="9033">
                  <c:v>780451200</c:v>
                </c:pt>
                <c:pt idx="9034">
                  <c:v>780537600</c:v>
                </c:pt>
                <c:pt idx="9035">
                  <c:v>780624000</c:v>
                </c:pt>
                <c:pt idx="9036">
                  <c:v>780710400</c:v>
                </c:pt>
                <c:pt idx="9037">
                  <c:v>780796800</c:v>
                </c:pt>
                <c:pt idx="9038">
                  <c:v>780883200</c:v>
                </c:pt>
                <c:pt idx="9039">
                  <c:v>780969600</c:v>
                </c:pt>
                <c:pt idx="9040">
                  <c:v>781056000</c:v>
                </c:pt>
                <c:pt idx="9041">
                  <c:v>781142400</c:v>
                </c:pt>
                <c:pt idx="9042">
                  <c:v>781228800</c:v>
                </c:pt>
                <c:pt idx="9043">
                  <c:v>781315200</c:v>
                </c:pt>
                <c:pt idx="9044">
                  <c:v>781401600</c:v>
                </c:pt>
                <c:pt idx="9045">
                  <c:v>781488000</c:v>
                </c:pt>
                <c:pt idx="9046">
                  <c:v>781574400</c:v>
                </c:pt>
                <c:pt idx="9047">
                  <c:v>781660800</c:v>
                </c:pt>
                <c:pt idx="9048">
                  <c:v>781747200</c:v>
                </c:pt>
                <c:pt idx="9049">
                  <c:v>781833600</c:v>
                </c:pt>
                <c:pt idx="9050">
                  <c:v>781920000</c:v>
                </c:pt>
                <c:pt idx="9051">
                  <c:v>782006400</c:v>
                </c:pt>
                <c:pt idx="9052">
                  <c:v>782092800</c:v>
                </c:pt>
                <c:pt idx="9053">
                  <c:v>782179200</c:v>
                </c:pt>
                <c:pt idx="9054">
                  <c:v>782265600</c:v>
                </c:pt>
                <c:pt idx="9055">
                  <c:v>782352000</c:v>
                </c:pt>
                <c:pt idx="9056">
                  <c:v>782438400</c:v>
                </c:pt>
                <c:pt idx="9057">
                  <c:v>782524800</c:v>
                </c:pt>
                <c:pt idx="9058">
                  <c:v>782611200</c:v>
                </c:pt>
                <c:pt idx="9059">
                  <c:v>782697600</c:v>
                </c:pt>
                <c:pt idx="9060">
                  <c:v>782784000</c:v>
                </c:pt>
                <c:pt idx="9061">
                  <c:v>782870400</c:v>
                </c:pt>
                <c:pt idx="9062">
                  <c:v>782956800</c:v>
                </c:pt>
                <c:pt idx="9063">
                  <c:v>783043200</c:v>
                </c:pt>
                <c:pt idx="9064">
                  <c:v>783129600</c:v>
                </c:pt>
                <c:pt idx="9065">
                  <c:v>783216000</c:v>
                </c:pt>
                <c:pt idx="9066">
                  <c:v>783302400</c:v>
                </c:pt>
                <c:pt idx="9067">
                  <c:v>783388800</c:v>
                </c:pt>
                <c:pt idx="9068">
                  <c:v>783475200</c:v>
                </c:pt>
                <c:pt idx="9069">
                  <c:v>783561600</c:v>
                </c:pt>
                <c:pt idx="9070">
                  <c:v>783648000</c:v>
                </c:pt>
                <c:pt idx="9071">
                  <c:v>783734400</c:v>
                </c:pt>
                <c:pt idx="9072">
                  <c:v>783820800</c:v>
                </c:pt>
                <c:pt idx="9073">
                  <c:v>783907200</c:v>
                </c:pt>
                <c:pt idx="9074">
                  <c:v>783993600</c:v>
                </c:pt>
                <c:pt idx="9075">
                  <c:v>784080000</c:v>
                </c:pt>
                <c:pt idx="9076">
                  <c:v>784166400</c:v>
                </c:pt>
                <c:pt idx="9077">
                  <c:v>784252800</c:v>
                </c:pt>
                <c:pt idx="9078">
                  <c:v>784339200</c:v>
                </c:pt>
                <c:pt idx="9079">
                  <c:v>784425600</c:v>
                </c:pt>
                <c:pt idx="9080">
                  <c:v>784512000</c:v>
                </c:pt>
                <c:pt idx="9081">
                  <c:v>784598400</c:v>
                </c:pt>
                <c:pt idx="9082">
                  <c:v>784684800</c:v>
                </c:pt>
                <c:pt idx="9083">
                  <c:v>784771200</c:v>
                </c:pt>
                <c:pt idx="9084">
                  <c:v>784857600</c:v>
                </c:pt>
                <c:pt idx="9085">
                  <c:v>784944000</c:v>
                </c:pt>
                <c:pt idx="9086">
                  <c:v>785030400</c:v>
                </c:pt>
                <c:pt idx="9087">
                  <c:v>785116800</c:v>
                </c:pt>
                <c:pt idx="9088">
                  <c:v>785203200</c:v>
                </c:pt>
                <c:pt idx="9089">
                  <c:v>785289600</c:v>
                </c:pt>
                <c:pt idx="9090">
                  <c:v>785376000</c:v>
                </c:pt>
                <c:pt idx="9091">
                  <c:v>785462400</c:v>
                </c:pt>
                <c:pt idx="9092">
                  <c:v>785548800</c:v>
                </c:pt>
                <c:pt idx="9093">
                  <c:v>785635200</c:v>
                </c:pt>
                <c:pt idx="9094">
                  <c:v>785721600</c:v>
                </c:pt>
                <c:pt idx="9095">
                  <c:v>785808000</c:v>
                </c:pt>
                <c:pt idx="9096">
                  <c:v>785894400</c:v>
                </c:pt>
                <c:pt idx="9097">
                  <c:v>785980800</c:v>
                </c:pt>
                <c:pt idx="9098">
                  <c:v>786067200</c:v>
                </c:pt>
                <c:pt idx="9099">
                  <c:v>786153600</c:v>
                </c:pt>
                <c:pt idx="9100">
                  <c:v>786240000</c:v>
                </c:pt>
                <c:pt idx="9101">
                  <c:v>786326400</c:v>
                </c:pt>
                <c:pt idx="9102">
                  <c:v>786412800</c:v>
                </c:pt>
                <c:pt idx="9103">
                  <c:v>786499200</c:v>
                </c:pt>
                <c:pt idx="9104">
                  <c:v>786585600</c:v>
                </c:pt>
                <c:pt idx="9105">
                  <c:v>786672000</c:v>
                </c:pt>
                <c:pt idx="9106">
                  <c:v>786758400</c:v>
                </c:pt>
                <c:pt idx="9107">
                  <c:v>786844800</c:v>
                </c:pt>
                <c:pt idx="9108">
                  <c:v>786931200</c:v>
                </c:pt>
                <c:pt idx="9109">
                  <c:v>787017600</c:v>
                </c:pt>
                <c:pt idx="9110">
                  <c:v>787104000</c:v>
                </c:pt>
                <c:pt idx="9111">
                  <c:v>787190400</c:v>
                </c:pt>
                <c:pt idx="9112">
                  <c:v>787276800</c:v>
                </c:pt>
                <c:pt idx="9113">
                  <c:v>787363200</c:v>
                </c:pt>
                <c:pt idx="9114">
                  <c:v>787449600</c:v>
                </c:pt>
                <c:pt idx="9115">
                  <c:v>787536000</c:v>
                </c:pt>
                <c:pt idx="9116">
                  <c:v>787622400</c:v>
                </c:pt>
                <c:pt idx="9117">
                  <c:v>787708800</c:v>
                </c:pt>
                <c:pt idx="9118">
                  <c:v>787795200</c:v>
                </c:pt>
                <c:pt idx="9119">
                  <c:v>787881600</c:v>
                </c:pt>
                <c:pt idx="9120">
                  <c:v>787968000</c:v>
                </c:pt>
                <c:pt idx="9121">
                  <c:v>788054400</c:v>
                </c:pt>
                <c:pt idx="9122">
                  <c:v>788140800</c:v>
                </c:pt>
                <c:pt idx="9123">
                  <c:v>788227200</c:v>
                </c:pt>
                <c:pt idx="9124">
                  <c:v>788313600</c:v>
                </c:pt>
                <c:pt idx="9125">
                  <c:v>788400000</c:v>
                </c:pt>
                <c:pt idx="9126">
                  <c:v>788486400</c:v>
                </c:pt>
                <c:pt idx="9127">
                  <c:v>788572800</c:v>
                </c:pt>
                <c:pt idx="9128">
                  <c:v>788659200</c:v>
                </c:pt>
                <c:pt idx="9129">
                  <c:v>788745600</c:v>
                </c:pt>
                <c:pt idx="9130">
                  <c:v>788832000</c:v>
                </c:pt>
                <c:pt idx="9131">
                  <c:v>788918400</c:v>
                </c:pt>
                <c:pt idx="9132">
                  <c:v>789004800</c:v>
                </c:pt>
                <c:pt idx="9133">
                  <c:v>789091200</c:v>
                </c:pt>
                <c:pt idx="9134">
                  <c:v>789177600</c:v>
                </c:pt>
                <c:pt idx="9135">
                  <c:v>789264000</c:v>
                </c:pt>
                <c:pt idx="9136">
                  <c:v>789350400</c:v>
                </c:pt>
                <c:pt idx="9137">
                  <c:v>789436800</c:v>
                </c:pt>
                <c:pt idx="9138">
                  <c:v>789523200</c:v>
                </c:pt>
                <c:pt idx="9139">
                  <c:v>789609600</c:v>
                </c:pt>
                <c:pt idx="9140">
                  <c:v>789696000</c:v>
                </c:pt>
                <c:pt idx="9141">
                  <c:v>789782400</c:v>
                </c:pt>
                <c:pt idx="9142">
                  <c:v>789868800</c:v>
                </c:pt>
                <c:pt idx="9143">
                  <c:v>789955200</c:v>
                </c:pt>
                <c:pt idx="9144">
                  <c:v>790041600</c:v>
                </c:pt>
                <c:pt idx="9145">
                  <c:v>790128000</c:v>
                </c:pt>
                <c:pt idx="9146">
                  <c:v>790214400</c:v>
                </c:pt>
                <c:pt idx="9147">
                  <c:v>790300800</c:v>
                </c:pt>
                <c:pt idx="9148">
                  <c:v>790387200</c:v>
                </c:pt>
                <c:pt idx="9149">
                  <c:v>790473600</c:v>
                </c:pt>
                <c:pt idx="9150">
                  <c:v>790560000</c:v>
                </c:pt>
                <c:pt idx="9151">
                  <c:v>790646400</c:v>
                </c:pt>
                <c:pt idx="9152">
                  <c:v>790732800</c:v>
                </c:pt>
                <c:pt idx="9153">
                  <c:v>790819200</c:v>
                </c:pt>
                <c:pt idx="9154">
                  <c:v>790905600</c:v>
                </c:pt>
                <c:pt idx="9155">
                  <c:v>790992000</c:v>
                </c:pt>
                <c:pt idx="9156">
                  <c:v>791078400</c:v>
                </c:pt>
                <c:pt idx="9157">
                  <c:v>791164800</c:v>
                </c:pt>
                <c:pt idx="9158">
                  <c:v>791251200</c:v>
                </c:pt>
                <c:pt idx="9159">
                  <c:v>791337600</c:v>
                </c:pt>
                <c:pt idx="9160">
                  <c:v>791424000</c:v>
                </c:pt>
                <c:pt idx="9161">
                  <c:v>791510400</c:v>
                </c:pt>
                <c:pt idx="9162">
                  <c:v>791596800</c:v>
                </c:pt>
                <c:pt idx="9163">
                  <c:v>791683200</c:v>
                </c:pt>
                <c:pt idx="9164">
                  <c:v>791769600</c:v>
                </c:pt>
                <c:pt idx="9165">
                  <c:v>791856000</c:v>
                </c:pt>
                <c:pt idx="9166">
                  <c:v>791942400</c:v>
                </c:pt>
                <c:pt idx="9167">
                  <c:v>792028800</c:v>
                </c:pt>
                <c:pt idx="9168">
                  <c:v>792115200</c:v>
                </c:pt>
                <c:pt idx="9169">
                  <c:v>792201600</c:v>
                </c:pt>
                <c:pt idx="9170">
                  <c:v>792288000</c:v>
                </c:pt>
                <c:pt idx="9171">
                  <c:v>792374400</c:v>
                </c:pt>
                <c:pt idx="9172">
                  <c:v>792460800</c:v>
                </c:pt>
                <c:pt idx="9173">
                  <c:v>792547200</c:v>
                </c:pt>
                <c:pt idx="9174">
                  <c:v>792633600</c:v>
                </c:pt>
                <c:pt idx="9175">
                  <c:v>792720000</c:v>
                </c:pt>
                <c:pt idx="9176">
                  <c:v>792806400</c:v>
                </c:pt>
                <c:pt idx="9177">
                  <c:v>792892800</c:v>
                </c:pt>
                <c:pt idx="9178">
                  <c:v>792979200</c:v>
                </c:pt>
                <c:pt idx="9179">
                  <c:v>793065600</c:v>
                </c:pt>
                <c:pt idx="9180">
                  <c:v>793152000</c:v>
                </c:pt>
                <c:pt idx="9181">
                  <c:v>793238400</c:v>
                </c:pt>
                <c:pt idx="9182">
                  <c:v>793324800</c:v>
                </c:pt>
                <c:pt idx="9183">
                  <c:v>793411200</c:v>
                </c:pt>
                <c:pt idx="9184">
                  <c:v>793497600</c:v>
                </c:pt>
                <c:pt idx="9185">
                  <c:v>793584000</c:v>
                </c:pt>
                <c:pt idx="9186">
                  <c:v>793670400</c:v>
                </c:pt>
                <c:pt idx="9187">
                  <c:v>793756800</c:v>
                </c:pt>
                <c:pt idx="9188">
                  <c:v>793843200</c:v>
                </c:pt>
                <c:pt idx="9189">
                  <c:v>793929600</c:v>
                </c:pt>
                <c:pt idx="9190">
                  <c:v>794016000</c:v>
                </c:pt>
                <c:pt idx="9191">
                  <c:v>794102400</c:v>
                </c:pt>
                <c:pt idx="9192">
                  <c:v>794188800</c:v>
                </c:pt>
                <c:pt idx="9193">
                  <c:v>794275200</c:v>
                </c:pt>
                <c:pt idx="9194">
                  <c:v>794361600</c:v>
                </c:pt>
                <c:pt idx="9195">
                  <c:v>794448000</c:v>
                </c:pt>
                <c:pt idx="9196">
                  <c:v>794534400</c:v>
                </c:pt>
                <c:pt idx="9197">
                  <c:v>794620800</c:v>
                </c:pt>
                <c:pt idx="9198">
                  <c:v>794707200</c:v>
                </c:pt>
                <c:pt idx="9199">
                  <c:v>794793600</c:v>
                </c:pt>
                <c:pt idx="9200">
                  <c:v>794880000</c:v>
                </c:pt>
                <c:pt idx="9201">
                  <c:v>794966400</c:v>
                </c:pt>
                <c:pt idx="9202">
                  <c:v>795052800</c:v>
                </c:pt>
                <c:pt idx="9203">
                  <c:v>795139200</c:v>
                </c:pt>
                <c:pt idx="9204">
                  <c:v>795225600</c:v>
                </c:pt>
                <c:pt idx="9205">
                  <c:v>795312000</c:v>
                </c:pt>
                <c:pt idx="9206">
                  <c:v>795398400</c:v>
                </c:pt>
                <c:pt idx="9207">
                  <c:v>795484800</c:v>
                </c:pt>
                <c:pt idx="9208">
                  <c:v>795571200</c:v>
                </c:pt>
                <c:pt idx="9209">
                  <c:v>795657600</c:v>
                </c:pt>
                <c:pt idx="9210">
                  <c:v>795744000</c:v>
                </c:pt>
                <c:pt idx="9211">
                  <c:v>795830400</c:v>
                </c:pt>
                <c:pt idx="9212">
                  <c:v>795916800</c:v>
                </c:pt>
                <c:pt idx="9213">
                  <c:v>796003200</c:v>
                </c:pt>
                <c:pt idx="9214">
                  <c:v>796089600</c:v>
                </c:pt>
                <c:pt idx="9215">
                  <c:v>796176000</c:v>
                </c:pt>
                <c:pt idx="9216">
                  <c:v>796262400</c:v>
                </c:pt>
                <c:pt idx="9217">
                  <c:v>796348800</c:v>
                </c:pt>
                <c:pt idx="9218">
                  <c:v>796435200</c:v>
                </c:pt>
                <c:pt idx="9219">
                  <c:v>796521600</c:v>
                </c:pt>
                <c:pt idx="9220">
                  <c:v>796608000</c:v>
                </c:pt>
                <c:pt idx="9221">
                  <c:v>796694400</c:v>
                </c:pt>
                <c:pt idx="9222">
                  <c:v>796780800</c:v>
                </c:pt>
                <c:pt idx="9223">
                  <c:v>796867200</c:v>
                </c:pt>
                <c:pt idx="9224">
                  <c:v>796953600</c:v>
                </c:pt>
                <c:pt idx="9225">
                  <c:v>797040000</c:v>
                </c:pt>
                <c:pt idx="9226">
                  <c:v>797126400</c:v>
                </c:pt>
                <c:pt idx="9227">
                  <c:v>797212800</c:v>
                </c:pt>
                <c:pt idx="9228">
                  <c:v>797299200</c:v>
                </c:pt>
                <c:pt idx="9229">
                  <c:v>797385600</c:v>
                </c:pt>
                <c:pt idx="9230">
                  <c:v>797472000</c:v>
                </c:pt>
                <c:pt idx="9231">
                  <c:v>797558400</c:v>
                </c:pt>
                <c:pt idx="9232">
                  <c:v>797644800</c:v>
                </c:pt>
                <c:pt idx="9233">
                  <c:v>797731200</c:v>
                </c:pt>
                <c:pt idx="9234">
                  <c:v>797817600</c:v>
                </c:pt>
                <c:pt idx="9235">
                  <c:v>797904000</c:v>
                </c:pt>
                <c:pt idx="9236">
                  <c:v>797990400</c:v>
                </c:pt>
                <c:pt idx="9237">
                  <c:v>798076800</c:v>
                </c:pt>
                <c:pt idx="9238">
                  <c:v>798163200</c:v>
                </c:pt>
                <c:pt idx="9239">
                  <c:v>798249600</c:v>
                </c:pt>
                <c:pt idx="9240">
                  <c:v>798336000</c:v>
                </c:pt>
                <c:pt idx="9241">
                  <c:v>798422400</c:v>
                </c:pt>
                <c:pt idx="9242">
                  <c:v>798508800</c:v>
                </c:pt>
                <c:pt idx="9243">
                  <c:v>798595200</c:v>
                </c:pt>
                <c:pt idx="9244">
                  <c:v>798681600</c:v>
                </c:pt>
                <c:pt idx="9245">
                  <c:v>798768000</c:v>
                </c:pt>
                <c:pt idx="9246">
                  <c:v>798854400</c:v>
                </c:pt>
                <c:pt idx="9247">
                  <c:v>798940800</c:v>
                </c:pt>
                <c:pt idx="9248">
                  <c:v>799027200</c:v>
                </c:pt>
                <c:pt idx="9249">
                  <c:v>799113600</c:v>
                </c:pt>
                <c:pt idx="9250">
                  <c:v>799200000</c:v>
                </c:pt>
                <c:pt idx="9251">
                  <c:v>799286400</c:v>
                </c:pt>
                <c:pt idx="9252">
                  <c:v>799372800</c:v>
                </c:pt>
                <c:pt idx="9253">
                  <c:v>799459200</c:v>
                </c:pt>
                <c:pt idx="9254">
                  <c:v>799545600</c:v>
                </c:pt>
                <c:pt idx="9255">
                  <c:v>799632000</c:v>
                </c:pt>
                <c:pt idx="9256">
                  <c:v>799718400</c:v>
                </c:pt>
                <c:pt idx="9257">
                  <c:v>799804800</c:v>
                </c:pt>
                <c:pt idx="9258">
                  <c:v>799891200</c:v>
                </c:pt>
                <c:pt idx="9259">
                  <c:v>799977600</c:v>
                </c:pt>
                <c:pt idx="9260">
                  <c:v>800064000</c:v>
                </c:pt>
                <c:pt idx="9261">
                  <c:v>800150400</c:v>
                </c:pt>
                <c:pt idx="9262">
                  <c:v>800236800</c:v>
                </c:pt>
                <c:pt idx="9263">
                  <c:v>800323200</c:v>
                </c:pt>
                <c:pt idx="9264">
                  <c:v>800409600</c:v>
                </c:pt>
                <c:pt idx="9265">
                  <c:v>800496000</c:v>
                </c:pt>
                <c:pt idx="9266">
                  <c:v>800582400</c:v>
                </c:pt>
                <c:pt idx="9267">
                  <c:v>800668800</c:v>
                </c:pt>
                <c:pt idx="9268">
                  <c:v>800755200</c:v>
                </c:pt>
                <c:pt idx="9269">
                  <c:v>800841600</c:v>
                </c:pt>
                <c:pt idx="9270">
                  <c:v>800928000</c:v>
                </c:pt>
                <c:pt idx="9271">
                  <c:v>801014400</c:v>
                </c:pt>
                <c:pt idx="9272">
                  <c:v>801100800</c:v>
                </c:pt>
                <c:pt idx="9273">
                  <c:v>801187200</c:v>
                </c:pt>
                <c:pt idx="9274">
                  <c:v>801273600</c:v>
                </c:pt>
                <c:pt idx="9275">
                  <c:v>801360000</c:v>
                </c:pt>
                <c:pt idx="9276">
                  <c:v>801446400</c:v>
                </c:pt>
                <c:pt idx="9277">
                  <c:v>801532800</c:v>
                </c:pt>
                <c:pt idx="9278">
                  <c:v>801619200</c:v>
                </c:pt>
                <c:pt idx="9279">
                  <c:v>801705600</c:v>
                </c:pt>
                <c:pt idx="9280">
                  <c:v>801792000</c:v>
                </c:pt>
                <c:pt idx="9281">
                  <c:v>801878400</c:v>
                </c:pt>
                <c:pt idx="9282">
                  <c:v>801964800</c:v>
                </c:pt>
                <c:pt idx="9283">
                  <c:v>802051200</c:v>
                </c:pt>
                <c:pt idx="9284">
                  <c:v>802137600</c:v>
                </c:pt>
                <c:pt idx="9285">
                  <c:v>802224000</c:v>
                </c:pt>
                <c:pt idx="9286">
                  <c:v>802310400</c:v>
                </c:pt>
                <c:pt idx="9287">
                  <c:v>802396800</c:v>
                </c:pt>
                <c:pt idx="9288">
                  <c:v>802483200</c:v>
                </c:pt>
                <c:pt idx="9289">
                  <c:v>802569600</c:v>
                </c:pt>
                <c:pt idx="9290">
                  <c:v>802656000</c:v>
                </c:pt>
                <c:pt idx="9291">
                  <c:v>802742400</c:v>
                </c:pt>
                <c:pt idx="9292">
                  <c:v>802828800</c:v>
                </c:pt>
                <c:pt idx="9293">
                  <c:v>802915200</c:v>
                </c:pt>
                <c:pt idx="9294">
                  <c:v>803001600</c:v>
                </c:pt>
                <c:pt idx="9295">
                  <c:v>803088000</c:v>
                </c:pt>
                <c:pt idx="9296">
                  <c:v>803174400</c:v>
                </c:pt>
                <c:pt idx="9297">
                  <c:v>803260800</c:v>
                </c:pt>
                <c:pt idx="9298">
                  <c:v>803347200</c:v>
                </c:pt>
                <c:pt idx="9299">
                  <c:v>803433600</c:v>
                </c:pt>
                <c:pt idx="9300">
                  <c:v>803520000</c:v>
                </c:pt>
                <c:pt idx="9301">
                  <c:v>803606400</c:v>
                </c:pt>
                <c:pt idx="9302">
                  <c:v>803692800</c:v>
                </c:pt>
                <c:pt idx="9303">
                  <c:v>803779200</c:v>
                </c:pt>
                <c:pt idx="9304">
                  <c:v>803865600</c:v>
                </c:pt>
                <c:pt idx="9305">
                  <c:v>803952000</c:v>
                </c:pt>
                <c:pt idx="9306">
                  <c:v>804038400</c:v>
                </c:pt>
                <c:pt idx="9307">
                  <c:v>804124800</c:v>
                </c:pt>
                <c:pt idx="9308">
                  <c:v>804211200</c:v>
                </c:pt>
                <c:pt idx="9309">
                  <c:v>804297600</c:v>
                </c:pt>
                <c:pt idx="9310">
                  <c:v>804384000</c:v>
                </c:pt>
                <c:pt idx="9311">
                  <c:v>804470400</c:v>
                </c:pt>
                <c:pt idx="9312">
                  <c:v>804556800</c:v>
                </c:pt>
                <c:pt idx="9313">
                  <c:v>804643200</c:v>
                </c:pt>
                <c:pt idx="9314">
                  <c:v>804729600</c:v>
                </c:pt>
                <c:pt idx="9315">
                  <c:v>804816000</c:v>
                </c:pt>
                <c:pt idx="9316">
                  <c:v>804902400</c:v>
                </c:pt>
                <c:pt idx="9317">
                  <c:v>804988800</c:v>
                </c:pt>
                <c:pt idx="9318">
                  <c:v>805075200</c:v>
                </c:pt>
                <c:pt idx="9319">
                  <c:v>805161600</c:v>
                </c:pt>
                <c:pt idx="9320">
                  <c:v>805248000</c:v>
                </c:pt>
                <c:pt idx="9321">
                  <c:v>805334400</c:v>
                </c:pt>
                <c:pt idx="9322">
                  <c:v>805420800</c:v>
                </c:pt>
                <c:pt idx="9323">
                  <c:v>805507200</c:v>
                </c:pt>
                <c:pt idx="9324">
                  <c:v>805593600</c:v>
                </c:pt>
                <c:pt idx="9325">
                  <c:v>805680000</c:v>
                </c:pt>
                <c:pt idx="9326">
                  <c:v>805766400</c:v>
                </c:pt>
                <c:pt idx="9327">
                  <c:v>805852800</c:v>
                </c:pt>
                <c:pt idx="9328">
                  <c:v>805939200</c:v>
                </c:pt>
                <c:pt idx="9329">
                  <c:v>806025600</c:v>
                </c:pt>
                <c:pt idx="9330">
                  <c:v>806112000</c:v>
                </c:pt>
                <c:pt idx="9331">
                  <c:v>806198400</c:v>
                </c:pt>
                <c:pt idx="9332">
                  <c:v>806284800</c:v>
                </c:pt>
                <c:pt idx="9333">
                  <c:v>806371200</c:v>
                </c:pt>
                <c:pt idx="9334">
                  <c:v>806457600</c:v>
                </c:pt>
                <c:pt idx="9335">
                  <c:v>806544000</c:v>
                </c:pt>
                <c:pt idx="9336">
                  <c:v>806630400</c:v>
                </c:pt>
                <c:pt idx="9337">
                  <c:v>806716800</c:v>
                </c:pt>
                <c:pt idx="9338">
                  <c:v>806803200</c:v>
                </c:pt>
                <c:pt idx="9339">
                  <c:v>806889600</c:v>
                </c:pt>
                <c:pt idx="9340">
                  <c:v>806976000</c:v>
                </c:pt>
                <c:pt idx="9341">
                  <c:v>807062400</c:v>
                </c:pt>
                <c:pt idx="9342">
                  <c:v>807148800</c:v>
                </c:pt>
                <c:pt idx="9343">
                  <c:v>807235200</c:v>
                </c:pt>
                <c:pt idx="9344">
                  <c:v>807321600</c:v>
                </c:pt>
                <c:pt idx="9345">
                  <c:v>807408000</c:v>
                </c:pt>
                <c:pt idx="9346">
                  <c:v>807494400</c:v>
                </c:pt>
                <c:pt idx="9347">
                  <c:v>807580800</c:v>
                </c:pt>
                <c:pt idx="9348">
                  <c:v>807667200</c:v>
                </c:pt>
                <c:pt idx="9349">
                  <c:v>807753600</c:v>
                </c:pt>
                <c:pt idx="9350">
                  <c:v>807840000</c:v>
                </c:pt>
                <c:pt idx="9351">
                  <c:v>807926400</c:v>
                </c:pt>
                <c:pt idx="9352">
                  <c:v>808012800</c:v>
                </c:pt>
                <c:pt idx="9353">
                  <c:v>808099200</c:v>
                </c:pt>
                <c:pt idx="9354">
                  <c:v>808185600</c:v>
                </c:pt>
                <c:pt idx="9355">
                  <c:v>808272000</c:v>
                </c:pt>
                <c:pt idx="9356">
                  <c:v>808358400</c:v>
                </c:pt>
                <c:pt idx="9357">
                  <c:v>808444800</c:v>
                </c:pt>
                <c:pt idx="9358">
                  <c:v>808531200</c:v>
                </c:pt>
                <c:pt idx="9359">
                  <c:v>808617600</c:v>
                </c:pt>
                <c:pt idx="9360">
                  <c:v>808704000</c:v>
                </c:pt>
                <c:pt idx="9361">
                  <c:v>808790400</c:v>
                </c:pt>
                <c:pt idx="9362">
                  <c:v>808876800</c:v>
                </c:pt>
                <c:pt idx="9363">
                  <c:v>808963200</c:v>
                </c:pt>
                <c:pt idx="9364">
                  <c:v>809049600</c:v>
                </c:pt>
                <c:pt idx="9365">
                  <c:v>809136000</c:v>
                </c:pt>
                <c:pt idx="9366">
                  <c:v>809222400</c:v>
                </c:pt>
                <c:pt idx="9367">
                  <c:v>809308800</c:v>
                </c:pt>
                <c:pt idx="9368">
                  <c:v>809395200</c:v>
                </c:pt>
                <c:pt idx="9369">
                  <c:v>809481600</c:v>
                </c:pt>
                <c:pt idx="9370">
                  <c:v>809568000</c:v>
                </c:pt>
                <c:pt idx="9371">
                  <c:v>809654400</c:v>
                </c:pt>
                <c:pt idx="9372">
                  <c:v>809740800</c:v>
                </c:pt>
                <c:pt idx="9373">
                  <c:v>809827200</c:v>
                </c:pt>
                <c:pt idx="9374">
                  <c:v>809913600</c:v>
                </c:pt>
                <c:pt idx="9375">
                  <c:v>810000000</c:v>
                </c:pt>
                <c:pt idx="9376">
                  <c:v>810086400</c:v>
                </c:pt>
                <c:pt idx="9377">
                  <c:v>810172800</c:v>
                </c:pt>
                <c:pt idx="9378">
                  <c:v>810259200</c:v>
                </c:pt>
                <c:pt idx="9379">
                  <c:v>810345600</c:v>
                </c:pt>
                <c:pt idx="9380">
                  <c:v>810432000</c:v>
                </c:pt>
                <c:pt idx="9381">
                  <c:v>810518400</c:v>
                </c:pt>
                <c:pt idx="9382">
                  <c:v>810604800</c:v>
                </c:pt>
                <c:pt idx="9383">
                  <c:v>810691200</c:v>
                </c:pt>
                <c:pt idx="9384">
                  <c:v>810777600</c:v>
                </c:pt>
                <c:pt idx="9385">
                  <c:v>810864000</c:v>
                </c:pt>
                <c:pt idx="9386">
                  <c:v>810950400</c:v>
                </c:pt>
                <c:pt idx="9387">
                  <c:v>811036800</c:v>
                </c:pt>
                <c:pt idx="9388">
                  <c:v>811123200</c:v>
                </c:pt>
                <c:pt idx="9389">
                  <c:v>811209600</c:v>
                </c:pt>
                <c:pt idx="9390">
                  <c:v>811296000</c:v>
                </c:pt>
                <c:pt idx="9391">
                  <c:v>811382400</c:v>
                </c:pt>
                <c:pt idx="9392">
                  <c:v>811468800</c:v>
                </c:pt>
                <c:pt idx="9393">
                  <c:v>811555200</c:v>
                </c:pt>
                <c:pt idx="9394">
                  <c:v>811641600</c:v>
                </c:pt>
                <c:pt idx="9395">
                  <c:v>811728000</c:v>
                </c:pt>
                <c:pt idx="9396">
                  <c:v>811814400</c:v>
                </c:pt>
                <c:pt idx="9397">
                  <c:v>811900800</c:v>
                </c:pt>
                <c:pt idx="9398">
                  <c:v>811987200</c:v>
                </c:pt>
                <c:pt idx="9399">
                  <c:v>812073600</c:v>
                </c:pt>
                <c:pt idx="9400">
                  <c:v>812160000</c:v>
                </c:pt>
                <c:pt idx="9401">
                  <c:v>812246400</c:v>
                </c:pt>
                <c:pt idx="9402">
                  <c:v>812332800</c:v>
                </c:pt>
                <c:pt idx="9403">
                  <c:v>812419200</c:v>
                </c:pt>
                <c:pt idx="9404">
                  <c:v>812505600</c:v>
                </c:pt>
                <c:pt idx="9405">
                  <c:v>812592000</c:v>
                </c:pt>
                <c:pt idx="9406">
                  <c:v>812678400</c:v>
                </c:pt>
                <c:pt idx="9407">
                  <c:v>812764800</c:v>
                </c:pt>
                <c:pt idx="9408">
                  <c:v>812851200</c:v>
                </c:pt>
                <c:pt idx="9409">
                  <c:v>812937600</c:v>
                </c:pt>
                <c:pt idx="9410">
                  <c:v>813024000</c:v>
                </c:pt>
                <c:pt idx="9411">
                  <c:v>813110400</c:v>
                </c:pt>
                <c:pt idx="9412">
                  <c:v>813196800</c:v>
                </c:pt>
                <c:pt idx="9413">
                  <c:v>813283200</c:v>
                </c:pt>
                <c:pt idx="9414">
                  <c:v>813369600</c:v>
                </c:pt>
                <c:pt idx="9415">
                  <c:v>813456000</c:v>
                </c:pt>
                <c:pt idx="9416">
                  <c:v>813542400</c:v>
                </c:pt>
                <c:pt idx="9417">
                  <c:v>813628800</c:v>
                </c:pt>
                <c:pt idx="9418">
                  <c:v>813715200</c:v>
                </c:pt>
                <c:pt idx="9419">
                  <c:v>813801600</c:v>
                </c:pt>
                <c:pt idx="9420">
                  <c:v>813888000</c:v>
                </c:pt>
                <c:pt idx="9421">
                  <c:v>813974400</c:v>
                </c:pt>
                <c:pt idx="9422">
                  <c:v>814060800</c:v>
                </c:pt>
                <c:pt idx="9423">
                  <c:v>814147200</c:v>
                </c:pt>
                <c:pt idx="9424">
                  <c:v>814233600</c:v>
                </c:pt>
                <c:pt idx="9425">
                  <c:v>814320000</c:v>
                </c:pt>
                <c:pt idx="9426">
                  <c:v>814406400</c:v>
                </c:pt>
                <c:pt idx="9427">
                  <c:v>814492800</c:v>
                </c:pt>
                <c:pt idx="9428">
                  <c:v>814579200</c:v>
                </c:pt>
                <c:pt idx="9429">
                  <c:v>814665600</c:v>
                </c:pt>
                <c:pt idx="9430">
                  <c:v>814752000</c:v>
                </c:pt>
                <c:pt idx="9431">
                  <c:v>814838400</c:v>
                </c:pt>
                <c:pt idx="9432">
                  <c:v>814924800</c:v>
                </c:pt>
                <c:pt idx="9433">
                  <c:v>815011200</c:v>
                </c:pt>
                <c:pt idx="9434">
                  <c:v>815097600</c:v>
                </c:pt>
                <c:pt idx="9435">
                  <c:v>815184000</c:v>
                </c:pt>
                <c:pt idx="9436">
                  <c:v>815270400</c:v>
                </c:pt>
                <c:pt idx="9437">
                  <c:v>815356800</c:v>
                </c:pt>
                <c:pt idx="9438">
                  <c:v>815443200</c:v>
                </c:pt>
                <c:pt idx="9439">
                  <c:v>815529600</c:v>
                </c:pt>
                <c:pt idx="9440">
                  <c:v>815616000</c:v>
                </c:pt>
                <c:pt idx="9441">
                  <c:v>815702400</c:v>
                </c:pt>
                <c:pt idx="9442">
                  <c:v>815788800</c:v>
                </c:pt>
                <c:pt idx="9443">
                  <c:v>815875200</c:v>
                </c:pt>
                <c:pt idx="9444">
                  <c:v>815961600</c:v>
                </c:pt>
                <c:pt idx="9445">
                  <c:v>816048000</c:v>
                </c:pt>
                <c:pt idx="9446">
                  <c:v>816134400</c:v>
                </c:pt>
                <c:pt idx="9447">
                  <c:v>816220800</c:v>
                </c:pt>
                <c:pt idx="9448">
                  <c:v>816307200</c:v>
                </c:pt>
                <c:pt idx="9449">
                  <c:v>816393600</c:v>
                </c:pt>
                <c:pt idx="9450">
                  <c:v>816480000</c:v>
                </c:pt>
                <c:pt idx="9451">
                  <c:v>816566400</c:v>
                </c:pt>
                <c:pt idx="9452">
                  <c:v>816652800</c:v>
                </c:pt>
                <c:pt idx="9453">
                  <c:v>816739200</c:v>
                </c:pt>
                <c:pt idx="9454">
                  <c:v>816825600</c:v>
                </c:pt>
                <c:pt idx="9455">
                  <c:v>816912000</c:v>
                </c:pt>
                <c:pt idx="9456">
                  <c:v>816998400</c:v>
                </c:pt>
                <c:pt idx="9457">
                  <c:v>817084800</c:v>
                </c:pt>
                <c:pt idx="9458">
                  <c:v>817171200</c:v>
                </c:pt>
                <c:pt idx="9459">
                  <c:v>817257600</c:v>
                </c:pt>
                <c:pt idx="9460">
                  <c:v>817344000</c:v>
                </c:pt>
                <c:pt idx="9461">
                  <c:v>817430400</c:v>
                </c:pt>
                <c:pt idx="9462">
                  <c:v>817516800</c:v>
                </c:pt>
                <c:pt idx="9463">
                  <c:v>817603200</c:v>
                </c:pt>
                <c:pt idx="9464">
                  <c:v>817689600</c:v>
                </c:pt>
                <c:pt idx="9465">
                  <c:v>817776000</c:v>
                </c:pt>
                <c:pt idx="9466">
                  <c:v>817862400</c:v>
                </c:pt>
                <c:pt idx="9467">
                  <c:v>817948800</c:v>
                </c:pt>
                <c:pt idx="9468">
                  <c:v>818035200</c:v>
                </c:pt>
                <c:pt idx="9469">
                  <c:v>818121600</c:v>
                </c:pt>
                <c:pt idx="9470">
                  <c:v>818208000</c:v>
                </c:pt>
                <c:pt idx="9471">
                  <c:v>818294400</c:v>
                </c:pt>
                <c:pt idx="9472">
                  <c:v>818380800</c:v>
                </c:pt>
                <c:pt idx="9473">
                  <c:v>818467200</c:v>
                </c:pt>
                <c:pt idx="9474">
                  <c:v>818553600</c:v>
                </c:pt>
                <c:pt idx="9475">
                  <c:v>818640000</c:v>
                </c:pt>
                <c:pt idx="9476">
                  <c:v>818726400</c:v>
                </c:pt>
                <c:pt idx="9477">
                  <c:v>818812800</c:v>
                </c:pt>
                <c:pt idx="9478">
                  <c:v>818899200</c:v>
                </c:pt>
                <c:pt idx="9479">
                  <c:v>818985600</c:v>
                </c:pt>
                <c:pt idx="9480">
                  <c:v>819072000</c:v>
                </c:pt>
                <c:pt idx="9481">
                  <c:v>819158400</c:v>
                </c:pt>
                <c:pt idx="9482">
                  <c:v>819244800</c:v>
                </c:pt>
                <c:pt idx="9483">
                  <c:v>819331200</c:v>
                </c:pt>
                <c:pt idx="9484">
                  <c:v>819417600</c:v>
                </c:pt>
                <c:pt idx="9485">
                  <c:v>819504000</c:v>
                </c:pt>
                <c:pt idx="9486">
                  <c:v>819590400</c:v>
                </c:pt>
                <c:pt idx="9487">
                  <c:v>819676800</c:v>
                </c:pt>
                <c:pt idx="9488">
                  <c:v>819763200</c:v>
                </c:pt>
                <c:pt idx="9489">
                  <c:v>819849600</c:v>
                </c:pt>
                <c:pt idx="9490">
                  <c:v>819936000</c:v>
                </c:pt>
                <c:pt idx="9491">
                  <c:v>820022400</c:v>
                </c:pt>
                <c:pt idx="9492">
                  <c:v>820108800</c:v>
                </c:pt>
                <c:pt idx="9493">
                  <c:v>820195200</c:v>
                </c:pt>
                <c:pt idx="9494">
                  <c:v>820281600</c:v>
                </c:pt>
                <c:pt idx="9495">
                  <c:v>820368000</c:v>
                </c:pt>
                <c:pt idx="9496">
                  <c:v>820454400</c:v>
                </c:pt>
                <c:pt idx="9497">
                  <c:v>820540800</c:v>
                </c:pt>
                <c:pt idx="9498">
                  <c:v>820627200</c:v>
                </c:pt>
                <c:pt idx="9499">
                  <c:v>820713600</c:v>
                </c:pt>
                <c:pt idx="9500">
                  <c:v>820800000</c:v>
                </c:pt>
                <c:pt idx="9501">
                  <c:v>820886400</c:v>
                </c:pt>
                <c:pt idx="9502">
                  <c:v>820972800</c:v>
                </c:pt>
                <c:pt idx="9503">
                  <c:v>821059200</c:v>
                </c:pt>
                <c:pt idx="9504">
                  <c:v>821145600</c:v>
                </c:pt>
                <c:pt idx="9505">
                  <c:v>821232000</c:v>
                </c:pt>
                <c:pt idx="9506">
                  <c:v>821318400</c:v>
                </c:pt>
                <c:pt idx="9507">
                  <c:v>821404800</c:v>
                </c:pt>
                <c:pt idx="9508">
                  <c:v>821491200</c:v>
                </c:pt>
                <c:pt idx="9509">
                  <c:v>821577600</c:v>
                </c:pt>
                <c:pt idx="9510">
                  <c:v>821664000</c:v>
                </c:pt>
                <c:pt idx="9511">
                  <c:v>821750400</c:v>
                </c:pt>
                <c:pt idx="9512">
                  <c:v>821836800</c:v>
                </c:pt>
                <c:pt idx="9513">
                  <c:v>821923200</c:v>
                </c:pt>
                <c:pt idx="9514">
                  <c:v>822009600</c:v>
                </c:pt>
                <c:pt idx="9515">
                  <c:v>822096000</c:v>
                </c:pt>
                <c:pt idx="9516">
                  <c:v>822182400</c:v>
                </c:pt>
                <c:pt idx="9517">
                  <c:v>822268800</c:v>
                </c:pt>
                <c:pt idx="9518">
                  <c:v>822355200</c:v>
                </c:pt>
                <c:pt idx="9519">
                  <c:v>822441600</c:v>
                </c:pt>
                <c:pt idx="9520">
                  <c:v>822528000</c:v>
                </c:pt>
                <c:pt idx="9521">
                  <c:v>822614400</c:v>
                </c:pt>
                <c:pt idx="9522">
                  <c:v>822700800</c:v>
                </c:pt>
                <c:pt idx="9523">
                  <c:v>822787200</c:v>
                </c:pt>
                <c:pt idx="9524">
                  <c:v>822873600</c:v>
                </c:pt>
                <c:pt idx="9525">
                  <c:v>822960000</c:v>
                </c:pt>
                <c:pt idx="9526">
                  <c:v>823046400</c:v>
                </c:pt>
                <c:pt idx="9527">
                  <c:v>823132800</c:v>
                </c:pt>
                <c:pt idx="9528">
                  <c:v>823219200</c:v>
                </c:pt>
                <c:pt idx="9529">
                  <c:v>823305600</c:v>
                </c:pt>
                <c:pt idx="9530">
                  <c:v>823392000</c:v>
                </c:pt>
                <c:pt idx="9531">
                  <c:v>823478400</c:v>
                </c:pt>
                <c:pt idx="9532">
                  <c:v>823564800</c:v>
                </c:pt>
                <c:pt idx="9533">
                  <c:v>823651200</c:v>
                </c:pt>
                <c:pt idx="9534">
                  <c:v>823737600</c:v>
                </c:pt>
                <c:pt idx="9535">
                  <c:v>823824000</c:v>
                </c:pt>
                <c:pt idx="9536">
                  <c:v>823910400</c:v>
                </c:pt>
                <c:pt idx="9537">
                  <c:v>823996800</c:v>
                </c:pt>
                <c:pt idx="9538">
                  <c:v>824083200</c:v>
                </c:pt>
                <c:pt idx="9539">
                  <c:v>824169600</c:v>
                </c:pt>
                <c:pt idx="9540">
                  <c:v>824256000</c:v>
                </c:pt>
                <c:pt idx="9541">
                  <c:v>824342400</c:v>
                </c:pt>
                <c:pt idx="9542">
                  <c:v>824428800</c:v>
                </c:pt>
                <c:pt idx="9543">
                  <c:v>824515200</c:v>
                </c:pt>
                <c:pt idx="9544">
                  <c:v>824601600</c:v>
                </c:pt>
                <c:pt idx="9545">
                  <c:v>824688000</c:v>
                </c:pt>
                <c:pt idx="9546">
                  <c:v>824774400</c:v>
                </c:pt>
                <c:pt idx="9547">
                  <c:v>824860800</c:v>
                </c:pt>
                <c:pt idx="9548">
                  <c:v>824947200</c:v>
                </c:pt>
                <c:pt idx="9549">
                  <c:v>825033600</c:v>
                </c:pt>
                <c:pt idx="9550">
                  <c:v>825120000</c:v>
                </c:pt>
                <c:pt idx="9551">
                  <c:v>825206400</c:v>
                </c:pt>
                <c:pt idx="9552">
                  <c:v>825292800</c:v>
                </c:pt>
                <c:pt idx="9553">
                  <c:v>825379200</c:v>
                </c:pt>
                <c:pt idx="9554">
                  <c:v>825465600</c:v>
                </c:pt>
                <c:pt idx="9555">
                  <c:v>825552000</c:v>
                </c:pt>
                <c:pt idx="9556">
                  <c:v>825638400</c:v>
                </c:pt>
                <c:pt idx="9557">
                  <c:v>825724800</c:v>
                </c:pt>
                <c:pt idx="9558">
                  <c:v>825811200</c:v>
                </c:pt>
                <c:pt idx="9559">
                  <c:v>825897600</c:v>
                </c:pt>
                <c:pt idx="9560">
                  <c:v>825984000</c:v>
                </c:pt>
                <c:pt idx="9561">
                  <c:v>826070400</c:v>
                </c:pt>
                <c:pt idx="9562">
                  <c:v>826156800</c:v>
                </c:pt>
                <c:pt idx="9563">
                  <c:v>826243200</c:v>
                </c:pt>
                <c:pt idx="9564">
                  <c:v>826329600</c:v>
                </c:pt>
                <c:pt idx="9565">
                  <c:v>826416000</c:v>
                </c:pt>
                <c:pt idx="9566">
                  <c:v>826502400</c:v>
                </c:pt>
                <c:pt idx="9567">
                  <c:v>826588800</c:v>
                </c:pt>
                <c:pt idx="9568">
                  <c:v>826675200</c:v>
                </c:pt>
                <c:pt idx="9569">
                  <c:v>826761600</c:v>
                </c:pt>
                <c:pt idx="9570">
                  <c:v>826848000</c:v>
                </c:pt>
                <c:pt idx="9571">
                  <c:v>826934400</c:v>
                </c:pt>
                <c:pt idx="9572">
                  <c:v>827020800</c:v>
                </c:pt>
                <c:pt idx="9573">
                  <c:v>827107200</c:v>
                </c:pt>
                <c:pt idx="9574">
                  <c:v>827193600</c:v>
                </c:pt>
                <c:pt idx="9575">
                  <c:v>827280000</c:v>
                </c:pt>
                <c:pt idx="9576">
                  <c:v>827366400</c:v>
                </c:pt>
                <c:pt idx="9577">
                  <c:v>827452800</c:v>
                </c:pt>
                <c:pt idx="9578">
                  <c:v>827539200</c:v>
                </c:pt>
                <c:pt idx="9579">
                  <c:v>827625600</c:v>
                </c:pt>
                <c:pt idx="9580">
                  <c:v>827712000</c:v>
                </c:pt>
                <c:pt idx="9581">
                  <c:v>827798400</c:v>
                </c:pt>
                <c:pt idx="9582">
                  <c:v>827884800</c:v>
                </c:pt>
                <c:pt idx="9583">
                  <c:v>827971200</c:v>
                </c:pt>
                <c:pt idx="9584">
                  <c:v>828057600</c:v>
                </c:pt>
                <c:pt idx="9585">
                  <c:v>828144000</c:v>
                </c:pt>
                <c:pt idx="9586">
                  <c:v>828230400</c:v>
                </c:pt>
                <c:pt idx="9587">
                  <c:v>828316800</c:v>
                </c:pt>
                <c:pt idx="9588">
                  <c:v>828403200</c:v>
                </c:pt>
                <c:pt idx="9589">
                  <c:v>828489600</c:v>
                </c:pt>
                <c:pt idx="9590">
                  <c:v>828576000</c:v>
                </c:pt>
                <c:pt idx="9591">
                  <c:v>828662400</c:v>
                </c:pt>
                <c:pt idx="9592">
                  <c:v>828748800</c:v>
                </c:pt>
                <c:pt idx="9593">
                  <c:v>828835200</c:v>
                </c:pt>
                <c:pt idx="9594">
                  <c:v>828921600</c:v>
                </c:pt>
                <c:pt idx="9595">
                  <c:v>829008000</c:v>
                </c:pt>
                <c:pt idx="9596">
                  <c:v>829094400</c:v>
                </c:pt>
                <c:pt idx="9597">
                  <c:v>829180800</c:v>
                </c:pt>
                <c:pt idx="9598">
                  <c:v>829267200</c:v>
                </c:pt>
                <c:pt idx="9599">
                  <c:v>829353600</c:v>
                </c:pt>
                <c:pt idx="9600">
                  <c:v>829440000</c:v>
                </c:pt>
                <c:pt idx="9601">
                  <c:v>829526400</c:v>
                </c:pt>
                <c:pt idx="9602">
                  <c:v>829612800</c:v>
                </c:pt>
                <c:pt idx="9603">
                  <c:v>829699200</c:v>
                </c:pt>
                <c:pt idx="9604">
                  <c:v>829785600</c:v>
                </c:pt>
                <c:pt idx="9605">
                  <c:v>829872000</c:v>
                </c:pt>
                <c:pt idx="9606">
                  <c:v>829958400</c:v>
                </c:pt>
                <c:pt idx="9607">
                  <c:v>830044800</c:v>
                </c:pt>
                <c:pt idx="9608">
                  <c:v>830131200</c:v>
                </c:pt>
                <c:pt idx="9609">
                  <c:v>830217600</c:v>
                </c:pt>
                <c:pt idx="9610">
                  <c:v>830304000</c:v>
                </c:pt>
                <c:pt idx="9611">
                  <c:v>830390400</c:v>
                </c:pt>
                <c:pt idx="9612">
                  <c:v>830476800</c:v>
                </c:pt>
                <c:pt idx="9613">
                  <c:v>830563200</c:v>
                </c:pt>
                <c:pt idx="9614">
                  <c:v>830649600</c:v>
                </c:pt>
                <c:pt idx="9615">
                  <c:v>830736000</c:v>
                </c:pt>
                <c:pt idx="9616">
                  <c:v>830822400</c:v>
                </c:pt>
                <c:pt idx="9617">
                  <c:v>830908800</c:v>
                </c:pt>
                <c:pt idx="9618">
                  <c:v>830995200</c:v>
                </c:pt>
                <c:pt idx="9619">
                  <c:v>831081600</c:v>
                </c:pt>
                <c:pt idx="9620">
                  <c:v>831168000</c:v>
                </c:pt>
                <c:pt idx="9621">
                  <c:v>831254400</c:v>
                </c:pt>
                <c:pt idx="9622">
                  <c:v>831340800</c:v>
                </c:pt>
                <c:pt idx="9623">
                  <c:v>831427200</c:v>
                </c:pt>
                <c:pt idx="9624">
                  <c:v>831513600</c:v>
                </c:pt>
                <c:pt idx="9625">
                  <c:v>831600000</c:v>
                </c:pt>
                <c:pt idx="9626">
                  <c:v>831686400</c:v>
                </c:pt>
                <c:pt idx="9627">
                  <c:v>831772800</c:v>
                </c:pt>
                <c:pt idx="9628">
                  <c:v>831859200</c:v>
                </c:pt>
                <c:pt idx="9629">
                  <c:v>831945600</c:v>
                </c:pt>
                <c:pt idx="9630">
                  <c:v>832032000</c:v>
                </c:pt>
                <c:pt idx="9631">
                  <c:v>832118400</c:v>
                </c:pt>
                <c:pt idx="9632">
                  <c:v>832204800</c:v>
                </c:pt>
                <c:pt idx="9633">
                  <c:v>832291200</c:v>
                </c:pt>
                <c:pt idx="9634">
                  <c:v>832377600</c:v>
                </c:pt>
                <c:pt idx="9635">
                  <c:v>832464000</c:v>
                </c:pt>
                <c:pt idx="9636">
                  <c:v>832550400</c:v>
                </c:pt>
                <c:pt idx="9637">
                  <c:v>832636800</c:v>
                </c:pt>
                <c:pt idx="9638">
                  <c:v>832723200</c:v>
                </c:pt>
                <c:pt idx="9639">
                  <c:v>832809600</c:v>
                </c:pt>
                <c:pt idx="9640">
                  <c:v>832896000</c:v>
                </c:pt>
                <c:pt idx="9641">
                  <c:v>832982400</c:v>
                </c:pt>
                <c:pt idx="9642">
                  <c:v>833068800</c:v>
                </c:pt>
                <c:pt idx="9643">
                  <c:v>833155200</c:v>
                </c:pt>
                <c:pt idx="9644">
                  <c:v>833241600</c:v>
                </c:pt>
                <c:pt idx="9645">
                  <c:v>833328000</c:v>
                </c:pt>
                <c:pt idx="9646">
                  <c:v>833414400</c:v>
                </c:pt>
                <c:pt idx="9647">
                  <c:v>833500800</c:v>
                </c:pt>
                <c:pt idx="9648">
                  <c:v>833587200</c:v>
                </c:pt>
                <c:pt idx="9649">
                  <c:v>833673600</c:v>
                </c:pt>
                <c:pt idx="9650">
                  <c:v>833760000</c:v>
                </c:pt>
                <c:pt idx="9651">
                  <c:v>833846400</c:v>
                </c:pt>
                <c:pt idx="9652">
                  <c:v>833932800</c:v>
                </c:pt>
                <c:pt idx="9653">
                  <c:v>834019200</c:v>
                </c:pt>
                <c:pt idx="9654">
                  <c:v>834105600</c:v>
                </c:pt>
                <c:pt idx="9655">
                  <c:v>834192000</c:v>
                </c:pt>
                <c:pt idx="9656">
                  <c:v>834278400</c:v>
                </c:pt>
                <c:pt idx="9657">
                  <c:v>834364800</c:v>
                </c:pt>
                <c:pt idx="9658">
                  <c:v>834451200</c:v>
                </c:pt>
                <c:pt idx="9659">
                  <c:v>834537600</c:v>
                </c:pt>
                <c:pt idx="9660">
                  <c:v>834624000</c:v>
                </c:pt>
                <c:pt idx="9661">
                  <c:v>834710400</c:v>
                </c:pt>
                <c:pt idx="9662">
                  <c:v>834796800</c:v>
                </c:pt>
                <c:pt idx="9663">
                  <c:v>834883200</c:v>
                </c:pt>
                <c:pt idx="9664">
                  <c:v>834969600</c:v>
                </c:pt>
                <c:pt idx="9665">
                  <c:v>835056000</c:v>
                </c:pt>
                <c:pt idx="9666">
                  <c:v>835142400</c:v>
                </c:pt>
                <c:pt idx="9667">
                  <c:v>835228800</c:v>
                </c:pt>
                <c:pt idx="9668">
                  <c:v>835315200</c:v>
                </c:pt>
                <c:pt idx="9669">
                  <c:v>835401600</c:v>
                </c:pt>
                <c:pt idx="9670">
                  <c:v>835488000</c:v>
                </c:pt>
                <c:pt idx="9671">
                  <c:v>835574400</c:v>
                </c:pt>
                <c:pt idx="9672">
                  <c:v>835660800</c:v>
                </c:pt>
                <c:pt idx="9673">
                  <c:v>835747200</c:v>
                </c:pt>
                <c:pt idx="9674">
                  <c:v>835833600</c:v>
                </c:pt>
                <c:pt idx="9675">
                  <c:v>835920000</c:v>
                </c:pt>
                <c:pt idx="9676">
                  <c:v>836006400</c:v>
                </c:pt>
                <c:pt idx="9677">
                  <c:v>836092800</c:v>
                </c:pt>
                <c:pt idx="9678">
                  <c:v>836179200</c:v>
                </c:pt>
                <c:pt idx="9679">
                  <c:v>836265600</c:v>
                </c:pt>
                <c:pt idx="9680">
                  <c:v>836352000</c:v>
                </c:pt>
                <c:pt idx="9681">
                  <c:v>836438400</c:v>
                </c:pt>
                <c:pt idx="9682">
                  <c:v>836524800</c:v>
                </c:pt>
                <c:pt idx="9683">
                  <c:v>836611200</c:v>
                </c:pt>
                <c:pt idx="9684">
                  <c:v>836697600</c:v>
                </c:pt>
                <c:pt idx="9685">
                  <c:v>836784000</c:v>
                </c:pt>
                <c:pt idx="9686">
                  <c:v>836870400</c:v>
                </c:pt>
                <c:pt idx="9687">
                  <c:v>836956800</c:v>
                </c:pt>
                <c:pt idx="9688">
                  <c:v>837043200</c:v>
                </c:pt>
                <c:pt idx="9689">
                  <c:v>837129600</c:v>
                </c:pt>
                <c:pt idx="9690">
                  <c:v>837216000</c:v>
                </c:pt>
                <c:pt idx="9691">
                  <c:v>837302400</c:v>
                </c:pt>
                <c:pt idx="9692">
                  <c:v>837388800</c:v>
                </c:pt>
                <c:pt idx="9693">
                  <c:v>837475200</c:v>
                </c:pt>
                <c:pt idx="9694">
                  <c:v>837561600</c:v>
                </c:pt>
                <c:pt idx="9695">
                  <c:v>837648000</c:v>
                </c:pt>
                <c:pt idx="9696">
                  <c:v>837734400</c:v>
                </c:pt>
                <c:pt idx="9697">
                  <c:v>837820800</c:v>
                </c:pt>
                <c:pt idx="9698">
                  <c:v>837907200</c:v>
                </c:pt>
                <c:pt idx="9699">
                  <c:v>837993600</c:v>
                </c:pt>
                <c:pt idx="9700">
                  <c:v>838080000</c:v>
                </c:pt>
                <c:pt idx="9701">
                  <c:v>838166400</c:v>
                </c:pt>
                <c:pt idx="9702">
                  <c:v>838252800</c:v>
                </c:pt>
                <c:pt idx="9703">
                  <c:v>838339200</c:v>
                </c:pt>
                <c:pt idx="9704">
                  <c:v>838425600</c:v>
                </c:pt>
                <c:pt idx="9705">
                  <c:v>838512000</c:v>
                </c:pt>
                <c:pt idx="9706">
                  <c:v>838598400</c:v>
                </c:pt>
                <c:pt idx="9707">
                  <c:v>838684800</c:v>
                </c:pt>
                <c:pt idx="9708">
                  <c:v>838771200</c:v>
                </c:pt>
                <c:pt idx="9709">
                  <c:v>838857600</c:v>
                </c:pt>
                <c:pt idx="9710">
                  <c:v>838944000</c:v>
                </c:pt>
                <c:pt idx="9711">
                  <c:v>839030400</c:v>
                </c:pt>
                <c:pt idx="9712">
                  <c:v>839116800</c:v>
                </c:pt>
                <c:pt idx="9713">
                  <c:v>839203200</c:v>
                </c:pt>
                <c:pt idx="9714">
                  <c:v>839289600</c:v>
                </c:pt>
                <c:pt idx="9715">
                  <c:v>839376000</c:v>
                </c:pt>
                <c:pt idx="9716">
                  <c:v>839462400</c:v>
                </c:pt>
                <c:pt idx="9717">
                  <c:v>839548800</c:v>
                </c:pt>
                <c:pt idx="9718">
                  <c:v>839635200</c:v>
                </c:pt>
                <c:pt idx="9719">
                  <c:v>839721600</c:v>
                </c:pt>
                <c:pt idx="9720">
                  <c:v>839808000</c:v>
                </c:pt>
                <c:pt idx="9721">
                  <c:v>839894400</c:v>
                </c:pt>
                <c:pt idx="9722">
                  <c:v>839980800</c:v>
                </c:pt>
                <c:pt idx="9723">
                  <c:v>840067200</c:v>
                </c:pt>
                <c:pt idx="9724">
                  <c:v>840153600</c:v>
                </c:pt>
                <c:pt idx="9725">
                  <c:v>840240000</c:v>
                </c:pt>
                <c:pt idx="9726">
                  <c:v>840326400</c:v>
                </c:pt>
                <c:pt idx="9727">
                  <c:v>840412800</c:v>
                </c:pt>
                <c:pt idx="9728">
                  <c:v>840499200</c:v>
                </c:pt>
                <c:pt idx="9729">
                  <c:v>840585600</c:v>
                </c:pt>
                <c:pt idx="9730">
                  <c:v>840672000</c:v>
                </c:pt>
                <c:pt idx="9731">
                  <c:v>840758400</c:v>
                </c:pt>
                <c:pt idx="9732">
                  <c:v>840844800</c:v>
                </c:pt>
                <c:pt idx="9733">
                  <c:v>840931200</c:v>
                </c:pt>
                <c:pt idx="9734">
                  <c:v>841017600</c:v>
                </c:pt>
                <c:pt idx="9735">
                  <c:v>841104000</c:v>
                </c:pt>
                <c:pt idx="9736">
                  <c:v>841190400</c:v>
                </c:pt>
                <c:pt idx="9737">
                  <c:v>841276800</c:v>
                </c:pt>
                <c:pt idx="9738">
                  <c:v>841363200</c:v>
                </c:pt>
                <c:pt idx="9739">
                  <c:v>841449600</c:v>
                </c:pt>
                <c:pt idx="9740">
                  <c:v>841536000</c:v>
                </c:pt>
                <c:pt idx="9741">
                  <c:v>841622400</c:v>
                </c:pt>
                <c:pt idx="9742">
                  <c:v>841708800</c:v>
                </c:pt>
                <c:pt idx="9743">
                  <c:v>841795200</c:v>
                </c:pt>
                <c:pt idx="9744">
                  <c:v>841881600</c:v>
                </c:pt>
                <c:pt idx="9745">
                  <c:v>841968000</c:v>
                </c:pt>
                <c:pt idx="9746">
                  <c:v>842054400</c:v>
                </c:pt>
                <c:pt idx="9747">
                  <c:v>842140800</c:v>
                </c:pt>
                <c:pt idx="9748">
                  <c:v>842227200</c:v>
                </c:pt>
                <c:pt idx="9749">
                  <c:v>842313600</c:v>
                </c:pt>
                <c:pt idx="9750">
                  <c:v>842400000</c:v>
                </c:pt>
                <c:pt idx="9751">
                  <c:v>842486400</c:v>
                </c:pt>
                <c:pt idx="9752">
                  <c:v>842572800</c:v>
                </c:pt>
                <c:pt idx="9753">
                  <c:v>842659200</c:v>
                </c:pt>
                <c:pt idx="9754">
                  <c:v>842745600</c:v>
                </c:pt>
                <c:pt idx="9755">
                  <c:v>842832000</c:v>
                </c:pt>
                <c:pt idx="9756">
                  <c:v>842918400</c:v>
                </c:pt>
                <c:pt idx="9757">
                  <c:v>843004800</c:v>
                </c:pt>
                <c:pt idx="9758">
                  <c:v>843091200</c:v>
                </c:pt>
                <c:pt idx="9759">
                  <c:v>843177600</c:v>
                </c:pt>
                <c:pt idx="9760">
                  <c:v>843264000</c:v>
                </c:pt>
                <c:pt idx="9761">
                  <c:v>843350400</c:v>
                </c:pt>
                <c:pt idx="9762">
                  <c:v>843436800</c:v>
                </c:pt>
                <c:pt idx="9763">
                  <c:v>843523200</c:v>
                </c:pt>
                <c:pt idx="9764">
                  <c:v>843609600</c:v>
                </c:pt>
                <c:pt idx="9765">
                  <c:v>843696000</c:v>
                </c:pt>
                <c:pt idx="9766">
                  <c:v>843782400</c:v>
                </c:pt>
                <c:pt idx="9767">
                  <c:v>843868800</c:v>
                </c:pt>
                <c:pt idx="9768">
                  <c:v>843955200</c:v>
                </c:pt>
                <c:pt idx="9769">
                  <c:v>844041600</c:v>
                </c:pt>
                <c:pt idx="9770">
                  <c:v>844128000</c:v>
                </c:pt>
                <c:pt idx="9771">
                  <c:v>844214400</c:v>
                </c:pt>
                <c:pt idx="9772">
                  <c:v>844300800</c:v>
                </c:pt>
                <c:pt idx="9773">
                  <c:v>844387200</c:v>
                </c:pt>
                <c:pt idx="9774">
                  <c:v>844473600</c:v>
                </c:pt>
                <c:pt idx="9775">
                  <c:v>844560000</c:v>
                </c:pt>
                <c:pt idx="9776">
                  <c:v>844646400</c:v>
                </c:pt>
                <c:pt idx="9777">
                  <c:v>844732800</c:v>
                </c:pt>
                <c:pt idx="9778">
                  <c:v>844819200</c:v>
                </c:pt>
                <c:pt idx="9779">
                  <c:v>844905600</c:v>
                </c:pt>
                <c:pt idx="9780">
                  <c:v>844992000</c:v>
                </c:pt>
                <c:pt idx="9781">
                  <c:v>845078400</c:v>
                </c:pt>
                <c:pt idx="9782">
                  <c:v>845164800</c:v>
                </c:pt>
                <c:pt idx="9783">
                  <c:v>845251200</c:v>
                </c:pt>
                <c:pt idx="9784">
                  <c:v>845337600</c:v>
                </c:pt>
                <c:pt idx="9785">
                  <c:v>845424000</c:v>
                </c:pt>
                <c:pt idx="9786">
                  <c:v>845510400</c:v>
                </c:pt>
                <c:pt idx="9787">
                  <c:v>845596800</c:v>
                </c:pt>
                <c:pt idx="9788">
                  <c:v>845683200</c:v>
                </c:pt>
                <c:pt idx="9789">
                  <c:v>845769600</c:v>
                </c:pt>
                <c:pt idx="9790">
                  <c:v>845856000</c:v>
                </c:pt>
                <c:pt idx="9791">
                  <c:v>845942400</c:v>
                </c:pt>
                <c:pt idx="9792">
                  <c:v>846028800</c:v>
                </c:pt>
                <c:pt idx="9793">
                  <c:v>846115200</c:v>
                </c:pt>
                <c:pt idx="9794">
                  <c:v>846201600</c:v>
                </c:pt>
                <c:pt idx="9795">
                  <c:v>846288000</c:v>
                </c:pt>
                <c:pt idx="9796">
                  <c:v>846374400</c:v>
                </c:pt>
                <c:pt idx="9797">
                  <c:v>846460800</c:v>
                </c:pt>
                <c:pt idx="9798">
                  <c:v>846547200</c:v>
                </c:pt>
                <c:pt idx="9799">
                  <c:v>846633600</c:v>
                </c:pt>
                <c:pt idx="9800">
                  <c:v>846720000</c:v>
                </c:pt>
                <c:pt idx="9801">
                  <c:v>846806400</c:v>
                </c:pt>
                <c:pt idx="9802">
                  <c:v>846892800</c:v>
                </c:pt>
                <c:pt idx="9803">
                  <c:v>846979200</c:v>
                </c:pt>
                <c:pt idx="9804">
                  <c:v>847065600</c:v>
                </c:pt>
                <c:pt idx="9805">
                  <c:v>847152000</c:v>
                </c:pt>
                <c:pt idx="9806">
                  <c:v>847238400</c:v>
                </c:pt>
                <c:pt idx="9807">
                  <c:v>847324800</c:v>
                </c:pt>
                <c:pt idx="9808">
                  <c:v>847411200</c:v>
                </c:pt>
                <c:pt idx="9809">
                  <c:v>847497600</c:v>
                </c:pt>
                <c:pt idx="9810">
                  <c:v>847584000</c:v>
                </c:pt>
                <c:pt idx="9811">
                  <c:v>847670400</c:v>
                </c:pt>
                <c:pt idx="9812">
                  <c:v>847756800</c:v>
                </c:pt>
                <c:pt idx="9813">
                  <c:v>847843200</c:v>
                </c:pt>
                <c:pt idx="9814">
                  <c:v>847929600</c:v>
                </c:pt>
                <c:pt idx="9815">
                  <c:v>848016000</c:v>
                </c:pt>
                <c:pt idx="9816">
                  <c:v>848102400</c:v>
                </c:pt>
                <c:pt idx="9817">
                  <c:v>848188800</c:v>
                </c:pt>
                <c:pt idx="9818">
                  <c:v>848275200</c:v>
                </c:pt>
                <c:pt idx="9819">
                  <c:v>848361600</c:v>
                </c:pt>
                <c:pt idx="9820">
                  <c:v>848448000</c:v>
                </c:pt>
                <c:pt idx="9821">
                  <c:v>848534400</c:v>
                </c:pt>
                <c:pt idx="9822">
                  <c:v>848620800</c:v>
                </c:pt>
                <c:pt idx="9823">
                  <c:v>848707200</c:v>
                </c:pt>
                <c:pt idx="9824">
                  <c:v>848793600</c:v>
                </c:pt>
                <c:pt idx="9825">
                  <c:v>848880000</c:v>
                </c:pt>
                <c:pt idx="9826">
                  <c:v>848966400</c:v>
                </c:pt>
                <c:pt idx="9827">
                  <c:v>849052800</c:v>
                </c:pt>
                <c:pt idx="9828">
                  <c:v>849139200</c:v>
                </c:pt>
                <c:pt idx="9829">
                  <c:v>849225600</c:v>
                </c:pt>
                <c:pt idx="9830">
                  <c:v>849312000</c:v>
                </c:pt>
                <c:pt idx="9831">
                  <c:v>849398400</c:v>
                </c:pt>
                <c:pt idx="9832">
                  <c:v>849484800</c:v>
                </c:pt>
                <c:pt idx="9833">
                  <c:v>849571200</c:v>
                </c:pt>
                <c:pt idx="9834">
                  <c:v>849657600</c:v>
                </c:pt>
                <c:pt idx="9835">
                  <c:v>849744000</c:v>
                </c:pt>
                <c:pt idx="9836">
                  <c:v>849830400</c:v>
                </c:pt>
                <c:pt idx="9837">
                  <c:v>849916800</c:v>
                </c:pt>
                <c:pt idx="9838">
                  <c:v>850003200</c:v>
                </c:pt>
                <c:pt idx="9839">
                  <c:v>850089600</c:v>
                </c:pt>
                <c:pt idx="9840">
                  <c:v>850176000</c:v>
                </c:pt>
                <c:pt idx="9841">
                  <c:v>850262400</c:v>
                </c:pt>
                <c:pt idx="9842">
                  <c:v>850348800</c:v>
                </c:pt>
                <c:pt idx="9843">
                  <c:v>850435200</c:v>
                </c:pt>
                <c:pt idx="9844">
                  <c:v>850521600</c:v>
                </c:pt>
                <c:pt idx="9845">
                  <c:v>850608000</c:v>
                </c:pt>
                <c:pt idx="9846">
                  <c:v>850694400</c:v>
                </c:pt>
                <c:pt idx="9847">
                  <c:v>850780800</c:v>
                </c:pt>
                <c:pt idx="9848">
                  <c:v>850867200</c:v>
                </c:pt>
                <c:pt idx="9849">
                  <c:v>850953600</c:v>
                </c:pt>
                <c:pt idx="9850">
                  <c:v>851040000</c:v>
                </c:pt>
                <c:pt idx="9851">
                  <c:v>851126400</c:v>
                </c:pt>
                <c:pt idx="9852">
                  <c:v>851212800</c:v>
                </c:pt>
                <c:pt idx="9853">
                  <c:v>851299200</c:v>
                </c:pt>
                <c:pt idx="9854">
                  <c:v>851385600</c:v>
                </c:pt>
                <c:pt idx="9855">
                  <c:v>851472000</c:v>
                </c:pt>
                <c:pt idx="9856">
                  <c:v>851558400</c:v>
                </c:pt>
                <c:pt idx="9857">
                  <c:v>851644800</c:v>
                </c:pt>
                <c:pt idx="9858">
                  <c:v>851731200</c:v>
                </c:pt>
                <c:pt idx="9859">
                  <c:v>851817600</c:v>
                </c:pt>
                <c:pt idx="9860">
                  <c:v>851904000</c:v>
                </c:pt>
                <c:pt idx="9861">
                  <c:v>851990400</c:v>
                </c:pt>
                <c:pt idx="9862">
                  <c:v>852076800</c:v>
                </c:pt>
                <c:pt idx="9863">
                  <c:v>852163200</c:v>
                </c:pt>
                <c:pt idx="9864">
                  <c:v>852249600</c:v>
                </c:pt>
                <c:pt idx="9865">
                  <c:v>852336000</c:v>
                </c:pt>
                <c:pt idx="9866">
                  <c:v>852422400</c:v>
                </c:pt>
                <c:pt idx="9867">
                  <c:v>852508800</c:v>
                </c:pt>
                <c:pt idx="9868">
                  <c:v>852595200</c:v>
                </c:pt>
                <c:pt idx="9869">
                  <c:v>852681600</c:v>
                </c:pt>
                <c:pt idx="9870">
                  <c:v>852768000</c:v>
                </c:pt>
                <c:pt idx="9871">
                  <c:v>852854400</c:v>
                </c:pt>
                <c:pt idx="9872">
                  <c:v>852940800</c:v>
                </c:pt>
                <c:pt idx="9873">
                  <c:v>853027200</c:v>
                </c:pt>
                <c:pt idx="9874">
                  <c:v>853113600</c:v>
                </c:pt>
                <c:pt idx="9875">
                  <c:v>853200000</c:v>
                </c:pt>
                <c:pt idx="9876">
                  <c:v>853286400</c:v>
                </c:pt>
                <c:pt idx="9877">
                  <c:v>853372800</c:v>
                </c:pt>
                <c:pt idx="9878">
                  <c:v>853459200</c:v>
                </c:pt>
                <c:pt idx="9879">
                  <c:v>853545600</c:v>
                </c:pt>
                <c:pt idx="9880">
                  <c:v>853632000</c:v>
                </c:pt>
                <c:pt idx="9881">
                  <c:v>853718400</c:v>
                </c:pt>
                <c:pt idx="9882">
                  <c:v>853804800</c:v>
                </c:pt>
                <c:pt idx="9883">
                  <c:v>853891200</c:v>
                </c:pt>
                <c:pt idx="9884">
                  <c:v>853977600</c:v>
                </c:pt>
                <c:pt idx="9885">
                  <c:v>854064000</c:v>
                </c:pt>
                <c:pt idx="9886">
                  <c:v>854150400</c:v>
                </c:pt>
                <c:pt idx="9887">
                  <c:v>854236800</c:v>
                </c:pt>
                <c:pt idx="9888">
                  <c:v>854323200</c:v>
                </c:pt>
                <c:pt idx="9889">
                  <c:v>854409600</c:v>
                </c:pt>
                <c:pt idx="9890">
                  <c:v>854496000</c:v>
                </c:pt>
                <c:pt idx="9891">
                  <c:v>854582400</c:v>
                </c:pt>
                <c:pt idx="9892">
                  <c:v>854668800</c:v>
                </c:pt>
                <c:pt idx="9893">
                  <c:v>854755200</c:v>
                </c:pt>
                <c:pt idx="9894">
                  <c:v>854841600</c:v>
                </c:pt>
                <c:pt idx="9895">
                  <c:v>854928000</c:v>
                </c:pt>
                <c:pt idx="9896">
                  <c:v>855014400</c:v>
                </c:pt>
                <c:pt idx="9897">
                  <c:v>855100800</c:v>
                </c:pt>
                <c:pt idx="9898">
                  <c:v>855187200</c:v>
                </c:pt>
                <c:pt idx="9899">
                  <c:v>855273600</c:v>
                </c:pt>
                <c:pt idx="9900">
                  <c:v>855360000</c:v>
                </c:pt>
                <c:pt idx="9901">
                  <c:v>855446400</c:v>
                </c:pt>
                <c:pt idx="9902">
                  <c:v>855532800</c:v>
                </c:pt>
                <c:pt idx="9903">
                  <c:v>855619200</c:v>
                </c:pt>
                <c:pt idx="9904">
                  <c:v>855705600</c:v>
                </c:pt>
                <c:pt idx="9905">
                  <c:v>855792000</c:v>
                </c:pt>
                <c:pt idx="9906">
                  <c:v>855878400</c:v>
                </c:pt>
                <c:pt idx="9907">
                  <c:v>855964800</c:v>
                </c:pt>
                <c:pt idx="9908">
                  <c:v>856051200</c:v>
                </c:pt>
                <c:pt idx="9909">
                  <c:v>856137600</c:v>
                </c:pt>
                <c:pt idx="9910">
                  <c:v>856224000</c:v>
                </c:pt>
                <c:pt idx="9911">
                  <c:v>856310400</c:v>
                </c:pt>
                <c:pt idx="9912">
                  <c:v>856396800</c:v>
                </c:pt>
                <c:pt idx="9913">
                  <c:v>856483200</c:v>
                </c:pt>
                <c:pt idx="9914">
                  <c:v>856569600</c:v>
                </c:pt>
                <c:pt idx="9915">
                  <c:v>856656000</c:v>
                </c:pt>
                <c:pt idx="9916">
                  <c:v>856742400</c:v>
                </c:pt>
                <c:pt idx="9917">
                  <c:v>856828800</c:v>
                </c:pt>
                <c:pt idx="9918">
                  <c:v>856915200</c:v>
                </c:pt>
                <c:pt idx="9919">
                  <c:v>857001600</c:v>
                </c:pt>
                <c:pt idx="9920">
                  <c:v>857088000</c:v>
                </c:pt>
                <c:pt idx="9921">
                  <c:v>857174400</c:v>
                </c:pt>
                <c:pt idx="9922">
                  <c:v>857260800</c:v>
                </c:pt>
                <c:pt idx="9923">
                  <c:v>857347200</c:v>
                </c:pt>
                <c:pt idx="9924">
                  <c:v>857433600</c:v>
                </c:pt>
                <c:pt idx="9925">
                  <c:v>857520000</c:v>
                </c:pt>
                <c:pt idx="9926">
                  <c:v>857606400</c:v>
                </c:pt>
                <c:pt idx="9927">
                  <c:v>857692800</c:v>
                </c:pt>
                <c:pt idx="9928">
                  <c:v>857779200</c:v>
                </c:pt>
                <c:pt idx="9929">
                  <c:v>857865600</c:v>
                </c:pt>
                <c:pt idx="9930">
                  <c:v>857952000</c:v>
                </c:pt>
                <c:pt idx="9931">
                  <c:v>858038400</c:v>
                </c:pt>
                <c:pt idx="9932">
                  <c:v>858124800</c:v>
                </c:pt>
                <c:pt idx="9933">
                  <c:v>858211200</c:v>
                </c:pt>
                <c:pt idx="9934">
                  <c:v>858297600</c:v>
                </c:pt>
                <c:pt idx="9935">
                  <c:v>858384000</c:v>
                </c:pt>
                <c:pt idx="9936">
                  <c:v>858470400</c:v>
                </c:pt>
                <c:pt idx="9937">
                  <c:v>858556800</c:v>
                </c:pt>
                <c:pt idx="9938">
                  <c:v>858643200</c:v>
                </c:pt>
                <c:pt idx="9939">
                  <c:v>858729600</c:v>
                </c:pt>
                <c:pt idx="9940">
                  <c:v>858816000</c:v>
                </c:pt>
                <c:pt idx="9941">
                  <c:v>858902400</c:v>
                </c:pt>
                <c:pt idx="9942">
                  <c:v>858988800</c:v>
                </c:pt>
                <c:pt idx="9943">
                  <c:v>859075200</c:v>
                </c:pt>
                <c:pt idx="9944">
                  <c:v>859161600</c:v>
                </c:pt>
                <c:pt idx="9945">
                  <c:v>859248000</c:v>
                </c:pt>
                <c:pt idx="9946">
                  <c:v>859334400</c:v>
                </c:pt>
                <c:pt idx="9947">
                  <c:v>859420800</c:v>
                </c:pt>
                <c:pt idx="9948">
                  <c:v>859507200</c:v>
                </c:pt>
                <c:pt idx="9949">
                  <c:v>859593600</c:v>
                </c:pt>
                <c:pt idx="9950">
                  <c:v>859680000</c:v>
                </c:pt>
                <c:pt idx="9951">
                  <c:v>859766400</c:v>
                </c:pt>
                <c:pt idx="9952">
                  <c:v>859852800</c:v>
                </c:pt>
                <c:pt idx="9953">
                  <c:v>859939200</c:v>
                </c:pt>
                <c:pt idx="9954">
                  <c:v>860025600</c:v>
                </c:pt>
                <c:pt idx="9955">
                  <c:v>860112000</c:v>
                </c:pt>
                <c:pt idx="9956">
                  <c:v>860198400</c:v>
                </c:pt>
                <c:pt idx="9957">
                  <c:v>860284800</c:v>
                </c:pt>
                <c:pt idx="9958">
                  <c:v>860371200</c:v>
                </c:pt>
                <c:pt idx="9959">
                  <c:v>860457600</c:v>
                </c:pt>
                <c:pt idx="9960">
                  <c:v>860544000</c:v>
                </c:pt>
                <c:pt idx="9961">
                  <c:v>860630400</c:v>
                </c:pt>
                <c:pt idx="9962">
                  <c:v>860716800</c:v>
                </c:pt>
                <c:pt idx="9963">
                  <c:v>860803200</c:v>
                </c:pt>
                <c:pt idx="9964">
                  <c:v>860889600</c:v>
                </c:pt>
                <c:pt idx="9965">
                  <c:v>860976000</c:v>
                </c:pt>
                <c:pt idx="9966">
                  <c:v>861062400</c:v>
                </c:pt>
                <c:pt idx="9967">
                  <c:v>861148800</c:v>
                </c:pt>
                <c:pt idx="9968">
                  <c:v>861235200</c:v>
                </c:pt>
                <c:pt idx="9969">
                  <c:v>861321600</c:v>
                </c:pt>
                <c:pt idx="9970">
                  <c:v>861408000</c:v>
                </c:pt>
                <c:pt idx="9971">
                  <c:v>861494400</c:v>
                </c:pt>
                <c:pt idx="9972">
                  <c:v>861580800</c:v>
                </c:pt>
                <c:pt idx="9973">
                  <c:v>861667200</c:v>
                </c:pt>
                <c:pt idx="9974">
                  <c:v>861753600</c:v>
                </c:pt>
                <c:pt idx="9975">
                  <c:v>861840000</c:v>
                </c:pt>
                <c:pt idx="9976">
                  <c:v>861926400</c:v>
                </c:pt>
                <c:pt idx="9977">
                  <c:v>862012800</c:v>
                </c:pt>
                <c:pt idx="9978">
                  <c:v>862099200</c:v>
                </c:pt>
                <c:pt idx="9979">
                  <c:v>862185600</c:v>
                </c:pt>
                <c:pt idx="9980">
                  <c:v>862272000</c:v>
                </c:pt>
                <c:pt idx="9981">
                  <c:v>862358400</c:v>
                </c:pt>
                <c:pt idx="9982">
                  <c:v>862444800</c:v>
                </c:pt>
                <c:pt idx="9983">
                  <c:v>862531200</c:v>
                </c:pt>
                <c:pt idx="9984">
                  <c:v>862617600</c:v>
                </c:pt>
                <c:pt idx="9985">
                  <c:v>862704000</c:v>
                </c:pt>
                <c:pt idx="9986">
                  <c:v>862790400</c:v>
                </c:pt>
                <c:pt idx="9987">
                  <c:v>862876800</c:v>
                </c:pt>
                <c:pt idx="9988">
                  <c:v>862963200</c:v>
                </c:pt>
                <c:pt idx="9989">
                  <c:v>863049600</c:v>
                </c:pt>
                <c:pt idx="9990">
                  <c:v>863136000</c:v>
                </c:pt>
                <c:pt idx="9991">
                  <c:v>863222400</c:v>
                </c:pt>
                <c:pt idx="9992">
                  <c:v>863308800</c:v>
                </c:pt>
                <c:pt idx="9993">
                  <c:v>863395200</c:v>
                </c:pt>
                <c:pt idx="9994">
                  <c:v>863481600</c:v>
                </c:pt>
                <c:pt idx="9995">
                  <c:v>863568000</c:v>
                </c:pt>
                <c:pt idx="9996">
                  <c:v>863654400</c:v>
                </c:pt>
                <c:pt idx="9997">
                  <c:v>863740800</c:v>
                </c:pt>
                <c:pt idx="9998">
                  <c:v>863827200</c:v>
                </c:pt>
                <c:pt idx="9999">
                  <c:v>863913600</c:v>
                </c:pt>
                <c:pt idx="10000">
                  <c:v>864000000</c:v>
                </c:pt>
                <c:pt idx="10001">
                  <c:v>864086400</c:v>
                </c:pt>
                <c:pt idx="10002">
                  <c:v>864172800</c:v>
                </c:pt>
                <c:pt idx="10003">
                  <c:v>864259200</c:v>
                </c:pt>
                <c:pt idx="10004">
                  <c:v>864345600</c:v>
                </c:pt>
                <c:pt idx="10005">
                  <c:v>864432000</c:v>
                </c:pt>
                <c:pt idx="10006">
                  <c:v>864518400</c:v>
                </c:pt>
                <c:pt idx="10007">
                  <c:v>864604800</c:v>
                </c:pt>
                <c:pt idx="10008">
                  <c:v>864691200</c:v>
                </c:pt>
                <c:pt idx="10009">
                  <c:v>864777600</c:v>
                </c:pt>
                <c:pt idx="10010">
                  <c:v>864864000</c:v>
                </c:pt>
                <c:pt idx="10011">
                  <c:v>864950400</c:v>
                </c:pt>
                <c:pt idx="10012">
                  <c:v>865036800</c:v>
                </c:pt>
                <c:pt idx="10013">
                  <c:v>865123200</c:v>
                </c:pt>
                <c:pt idx="10014">
                  <c:v>865209600</c:v>
                </c:pt>
                <c:pt idx="10015">
                  <c:v>865296000</c:v>
                </c:pt>
                <c:pt idx="10016">
                  <c:v>865382400</c:v>
                </c:pt>
                <c:pt idx="10017">
                  <c:v>865468800</c:v>
                </c:pt>
                <c:pt idx="10018">
                  <c:v>865555200</c:v>
                </c:pt>
                <c:pt idx="10019">
                  <c:v>865641600</c:v>
                </c:pt>
                <c:pt idx="10020">
                  <c:v>865728000</c:v>
                </c:pt>
                <c:pt idx="10021">
                  <c:v>865814400</c:v>
                </c:pt>
                <c:pt idx="10022">
                  <c:v>865900800</c:v>
                </c:pt>
                <c:pt idx="10023">
                  <c:v>865987200</c:v>
                </c:pt>
                <c:pt idx="10024">
                  <c:v>866073600</c:v>
                </c:pt>
                <c:pt idx="10025">
                  <c:v>866160000</c:v>
                </c:pt>
                <c:pt idx="10026">
                  <c:v>866246400</c:v>
                </c:pt>
                <c:pt idx="10027">
                  <c:v>866332800</c:v>
                </c:pt>
                <c:pt idx="10028">
                  <c:v>866419200</c:v>
                </c:pt>
                <c:pt idx="10029">
                  <c:v>866505600</c:v>
                </c:pt>
                <c:pt idx="10030">
                  <c:v>866592000</c:v>
                </c:pt>
                <c:pt idx="10031">
                  <c:v>866678400</c:v>
                </c:pt>
                <c:pt idx="10032">
                  <c:v>866764800</c:v>
                </c:pt>
                <c:pt idx="10033">
                  <c:v>866851200</c:v>
                </c:pt>
                <c:pt idx="10034">
                  <c:v>866937600</c:v>
                </c:pt>
                <c:pt idx="10035">
                  <c:v>867024000</c:v>
                </c:pt>
                <c:pt idx="10036">
                  <c:v>867110400</c:v>
                </c:pt>
                <c:pt idx="10037">
                  <c:v>867196800</c:v>
                </c:pt>
                <c:pt idx="10038">
                  <c:v>867283200</c:v>
                </c:pt>
                <c:pt idx="10039">
                  <c:v>867369600</c:v>
                </c:pt>
                <c:pt idx="10040">
                  <c:v>867456000</c:v>
                </c:pt>
                <c:pt idx="10041">
                  <c:v>867542400</c:v>
                </c:pt>
                <c:pt idx="10042">
                  <c:v>867628800</c:v>
                </c:pt>
                <c:pt idx="10043">
                  <c:v>867715200</c:v>
                </c:pt>
                <c:pt idx="10044">
                  <c:v>867801600</c:v>
                </c:pt>
                <c:pt idx="10045">
                  <c:v>867888000</c:v>
                </c:pt>
                <c:pt idx="10046">
                  <c:v>867974400</c:v>
                </c:pt>
                <c:pt idx="10047">
                  <c:v>868060800</c:v>
                </c:pt>
                <c:pt idx="10048">
                  <c:v>868147200</c:v>
                </c:pt>
                <c:pt idx="10049">
                  <c:v>868233600</c:v>
                </c:pt>
                <c:pt idx="10050">
                  <c:v>868320000</c:v>
                </c:pt>
                <c:pt idx="10051">
                  <c:v>868406400</c:v>
                </c:pt>
                <c:pt idx="10052">
                  <c:v>868492800</c:v>
                </c:pt>
                <c:pt idx="10053">
                  <c:v>868579200</c:v>
                </c:pt>
                <c:pt idx="10054">
                  <c:v>868665600</c:v>
                </c:pt>
                <c:pt idx="10055">
                  <c:v>868752000</c:v>
                </c:pt>
                <c:pt idx="10056">
                  <c:v>868838400</c:v>
                </c:pt>
                <c:pt idx="10057">
                  <c:v>868924800</c:v>
                </c:pt>
                <c:pt idx="10058">
                  <c:v>869011200</c:v>
                </c:pt>
                <c:pt idx="10059">
                  <c:v>869097600</c:v>
                </c:pt>
                <c:pt idx="10060">
                  <c:v>869184000</c:v>
                </c:pt>
                <c:pt idx="10061">
                  <c:v>869270400</c:v>
                </c:pt>
                <c:pt idx="10062">
                  <c:v>869356800</c:v>
                </c:pt>
                <c:pt idx="10063">
                  <c:v>869443200</c:v>
                </c:pt>
                <c:pt idx="10064">
                  <c:v>869529600</c:v>
                </c:pt>
                <c:pt idx="10065">
                  <c:v>869616000</c:v>
                </c:pt>
                <c:pt idx="10066">
                  <c:v>869702400</c:v>
                </c:pt>
                <c:pt idx="10067">
                  <c:v>869788800</c:v>
                </c:pt>
                <c:pt idx="10068">
                  <c:v>869875200</c:v>
                </c:pt>
                <c:pt idx="10069">
                  <c:v>869961600</c:v>
                </c:pt>
                <c:pt idx="10070">
                  <c:v>870048000</c:v>
                </c:pt>
                <c:pt idx="10071">
                  <c:v>870134400</c:v>
                </c:pt>
                <c:pt idx="10072">
                  <c:v>870220800</c:v>
                </c:pt>
                <c:pt idx="10073">
                  <c:v>870307200</c:v>
                </c:pt>
                <c:pt idx="10074">
                  <c:v>870393600</c:v>
                </c:pt>
                <c:pt idx="10075">
                  <c:v>870480000</c:v>
                </c:pt>
                <c:pt idx="10076">
                  <c:v>870566400</c:v>
                </c:pt>
                <c:pt idx="10077">
                  <c:v>870652800</c:v>
                </c:pt>
                <c:pt idx="10078">
                  <c:v>870739200</c:v>
                </c:pt>
                <c:pt idx="10079">
                  <c:v>870825600</c:v>
                </c:pt>
                <c:pt idx="10080">
                  <c:v>870912000</c:v>
                </c:pt>
                <c:pt idx="10081">
                  <c:v>870998400</c:v>
                </c:pt>
                <c:pt idx="10082">
                  <c:v>871084800</c:v>
                </c:pt>
                <c:pt idx="10083">
                  <c:v>871171200</c:v>
                </c:pt>
                <c:pt idx="10084">
                  <c:v>871257600</c:v>
                </c:pt>
                <c:pt idx="10085">
                  <c:v>871344000</c:v>
                </c:pt>
                <c:pt idx="10086">
                  <c:v>871430400</c:v>
                </c:pt>
                <c:pt idx="10087">
                  <c:v>871516800</c:v>
                </c:pt>
                <c:pt idx="10088">
                  <c:v>871603200</c:v>
                </c:pt>
                <c:pt idx="10089">
                  <c:v>871689600</c:v>
                </c:pt>
                <c:pt idx="10090">
                  <c:v>871776000</c:v>
                </c:pt>
                <c:pt idx="10091">
                  <c:v>871862400</c:v>
                </c:pt>
                <c:pt idx="10092">
                  <c:v>871948800</c:v>
                </c:pt>
                <c:pt idx="10093">
                  <c:v>872035200</c:v>
                </c:pt>
                <c:pt idx="10094">
                  <c:v>872121600</c:v>
                </c:pt>
                <c:pt idx="10095">
                  <c:v>872208000</c:v>
                </c:pt>
                <c:pt idx="10096">
                  <c:v>872294400</c:v>
                </c:pt>
                <c:pt idx="10097">
                  <c:v>872380800</c:v>
                </c:pt>
                <c:pt idx="10098">
                  <c:v>872467200</c:v>
                </c:pt>
                <c:pt idx="10099">
                  <c:v>872553600</c:v>
                </c:pt>
                <c:pt idx="10100">
                  <c:v>872640000</c:v>
                </c:pt>
                <c:pt idx="10101">
                  <c:v>872726400</c:v>
                </c:pt>
                <c:pt idx="10102">
                  <c:v>872812800</c:v>
                </c:pt>
                <c:pt idx="10103">
                  <c:v>872899200</c:v>
                </c:pt>
                <c:pt idx="10104">
                  <c:v>872985600</c:v>
                </c:pt>
                <c:pt idx="10105">
                  <c:v>873072000</c:v>
                </c:pt>
                <c:pt idx="10106">
                  <c:v>873158400</c:v>
                </c:pt>
                <c:pt idx="10107">
                  <c:v>873244800</c:v>
                </c:pt>
                <c:pt idx="10108">
                  <c:v>873331200</c:v>
                </c:pt>
                <c:pt idx="10109">
                  <c:v>873417600</c:v>
                </c:pt>
                <c:pt idx="10110">
                  <c:v>873504000</c:v>
                </c:pt>
                <c:pt idx="10111">
                  <c:v>873590400</c:v>
                </c:pt>
                <c:pt idx="10112">
                  <c:v>873676800</c:v>
                </c:pt>
                <c:pt idx="10113">
                  <c:v>873763200</c:v>
                </c:pt>
                <c:pt idx="10114">
                  <c:v>873849600</c:v>
                </c:pt>
                <c:pt idx="10115">
                  <c:v>873936000</c:v>
                </c:pt>
                <c:pt idx="10116">
                  <c:v>874022400</c:v>
                </c:pt>
                <c:pt idx="10117">
                  <c:v>874108800</c:v>
                </c:pt>
                <c:pt idx="10118">
                  <c:v>874195200</c:v>
                </c:pt>
                <c:pt idx="10119">
                  <c:v>874281600</c:v>
                </c:pt>
                <c:pt idx="10120">
                  <c:v>874368000</c:v>
                </c:pt>
                <c:pt idx="10121">
                  <c:v>874454400</c:v>
                </c:pt>
                <c:pt idx="10122">
                  <c:v>874540800</c:v>
                </c:pt>
                <c:pt idx="10123">
                  <c:v>874627200</c:v>
                </c:pt>
                <c:pt idx="10124">
                  <c:v>874713600</c:v>
                </c:pt>
                <c:pt idx="10125">
                  <c:v>874800000</c:v>
                </c:pt>
                <c:pt idx="10126">
                  <c:v>874886400</c:v>
                </c:pt>
                <c:pt idx="10127">
                  <c:v>874972800</c:v>
                </c:pt>
                <c:pt idx="10128">
                  <c:v>875059200</c:v>
                </c:pt>
                <c:pt idx="10129">
                  <c:v>875145600</c:v>
                </c:pt>
                <c:pt idx="10130">
                  <c:v>875232000</c:v>
                </c:pt>
                <c:pt idx="10131">
                  <c:v>875318400</c:v>
                </c:pt>
                <c:pt idx="10132">
                  <c:v>875404800</c:v>
                </c:pt>
                <c:pt idx="10133">
                  <c:v>875491200</c:v>
                </c:pt>
                <c:pt idx="10134">
                  <c:v>875577600</c:v>
                </c:pt>
                <c:pt idx="10135">
                  <c:v>875664000</c:v>
                </c:pt>
                <c:pt idx="10136">
                  <c:v>875750400</c:v>
                </c:pt>
                <c:pt idx="10137">
                  <c:v>875836800</c:v>
                </c:pt>
                <c:pt idx="10138">
                  <c:v>875923200</c:v>
                </c:pt>
                <c:pt idx="10139">
                  <c:v>876009600</c:v>
                </c:pt>
                <c:pt idx="10140">
                  <c:v>876096000</c:v>
                </c:pt>
                <c:pt idx="10141">
                  <c:v>876182400</c:v>
                </c:pt>
                <c:pt idx="10142">
                  <c:v>876268800</c:v>
                </c:pt>
                <c:pt idx="10143">
                  <c:v>876355200</c:v>
                </c:pt>
                <c:pt idx="10144">
                  <c:v>876441600</c:v>
                </c:pt>
                <c:pt idx="10145">
                  <c:v>876528000</c:v>
                </c:pt>
                <c:pt idx="10146">
                  <c:v>876614400</c:v>
                </c:pt>
                <c:pt idx="10147">
                  <c:v>876700800</c:v>
                </c:pt>
                <c:pt idx="10148">
                  <c:v>876787200</c:v>
                </c:pt>
                <c:pt idx="10149">
                  <c:v>876873600</c:v>
                </c:pt>
                <c:pt idx="10150">
                  <c:v>876960000</c:v>
                </c:pt>
                <c:pt idx="10151">
                  <c:v>877046400</c:v>
                </c:pt>
                <c:pt idx="10152">
                  <c:v>877132800</c:v>
                </c:pt>
                <c:pt idx="10153">
                  <c:v>877219200</c:v>
                </c:pt>
                <c:pt idx="10154">
                  <c:v>877305600</c:v>
                </c:pt>
                <c:pt idx="10155">
                  <c:v>877392000</c:v>
                </c:pt>
                <c:pt idx="10156">
                  <c:v>877478400</c:v>
                </c:pt>
                <c:pt idx="10157">
                  <c:v>877564800</c:v>
                </c:pt>
                <c:pt idx="10158">
                  <c:v>877651200</c:v>
                </c:pt>
                <c:pt idx="10159">
                  <c:v>877737600</c:v>
                </c:pt>
                <c:pt idx="10160">
                  <c:v>877824000</c:v>
                </c:pt>
                <c:pt idx="10161">
                  <c:v>877910400</c:v>
                </c:pt>
                <c:pt idx="10162">
                  <c:v>877996800</c:v>
                </c:pt>
                <c:pt idx="10163">
                  <c:v>878083200</c:v>
                </c:pt>
                <c:pt idx="10164">
                  <c:v>878169600</c:v>
                </c:pt>
                <c:pt idx="10165">
                  <c:v>878256000</c:v>
                </c:pt>
                <c:pt idx="10166">
                  <c:v>878342400</c:v>
                </c:pt>
                <c:pt idx="10167">
                  <c:v>878428800</c:v>
                </c:pt>
                <c:pt idx="10168">
                  <c:v>878515200</c:v>
                </c:pt>
                <c:pt idx="10169">
                  <c:v>878601600</c:v>
                </c:pt>
                <c:pt idx="10170">
                  <c:v>878688000</c:v>
                </c:pt>
                <c:pt idx="10171">
                  <c:v>878774400</c:v>
                </c:pt>
                <c:pt idx="10172">
                  <c:v>878860800</c:v>
                </c:pt>
                <c:pt idx="10173">
                  <c:v>878947200</c:v>
                </c:pt>
                <c:pt idx="10174">
                  <c:v>879033600</c:v>
                </c:pt>
                <c:pt idx="10175">
                  <c:v>879120000</c:v>
                </c:pt>
                <c:pt idx="10176">
                  <c:v>879206400</c:v>
                </c:pt>
                <c:pt idx="10177">
                  <c:v>879292800</c:v>
                </c:pt>
                <c:pt idx="10178">
                  <c:v>879379200</c:v>
                </c:pt>
                <c:pt idx="10179">
                  <c:v>879465600</c:v>
                </c:pt>
                <c:pt idx="10180">
                  <c:v>879552000</c:v>
                </c:pt>
                <c:pt idx="10181">
                  <c:v>879638400</c:v>
                </c:pt>
                <c:pt idx="10182">
                  <c:v>879724800</c:v>
                </c:pt>
                <c:pt idx="10183">
                  <c:v>879811200</c:v>
                </c:pt>
                <c:pt idx="10184">
                  <c:v>879897600</c:v>
                </c:pt>
                <c:pt idx="10185">
                  <c:v>879984000</c:v>
                </c:pt>
                <c:pt idx="10186">
                  <c:v>880070400</c:v>
                </c:pt>
                <c:pt idx="10187">
                  <c:v>880156800</c:v>
                </c:pt>
                <c:pt idx="10188">
                  <c:v>880243200</c:v>
                </c:pt>
                <c:pt idx="10189">
                  <c:v>880329600</c:v>
                </c:pt>
                <c:pt idx="10190">
                  <c:v>880416000</c:v>
                </c:pt>
                <c:pt idx="10191">
                  <c:v>880502400</c:v>
                </c:pt>
                <c:pt idx="10192">
                  <c:v>880588800</c:v>
                </c:pt>
                <c:pt idx="10193">
                  <c:v>880675200</c:v>
                </c:pt>
                <c:pt idx="10194">
                  <c:v>880761600</c:v>
                </c:pt>
                <c:pt idx="10195">
                  <c:v>880848000</c:v>
                </c:pt>
                <c:pt idx="10196">
                  <c:v>880934400</c:v>
                </c:pt>
                <c:pt idx="10197">
                  <c:v>881020800</c:v>
                </c:pt>
                <c:pt idx="10198">
                  <c:v>881107200</c:v>
                </c:pt>
                <c:pt idx="10199">
                  <c:v>881193600</c:v>
                </c:pt>
                <c:pt idx="10200">
                  <c:v>881280000</c:v>
                </c:pt>
                <c:pt idx="10201">
                  <c:v>881366400</c:v>
                </c:pt>
                <c:pt idx="10202">
                  <c:v>881452800</c:v>
                </c:pt>
                <c:pt idx="10203">
                  <c:v>881539200</c:v>
                </c:pt>
                <c:pt idx="10204">
                  <c:v>881625600</c:v>
                </c:pt>
                <c:pt idx="10205">
                  <c:v>881712000</c:v>
                </c:pt>
                <c:pt idx="10206">
                  <c:v>881798400</c:v>
                </c:pt>
                <c:pt idx="10207">
                  <c:v>881884800</c:v>
                </c:pt>
                <c:pt idx="10208">
                  <c:v>881971200</c:v>
                </c:pt>
                <c:pt idx="10209">
                  <c:v>882057600</c:v>
                </c:pt>
                <c:pt idx="10210">
                  <c:v>882144000</c:v>
                </c:pt>
                <c:pt idx="10211">
                  <c:v>882230400</c:v>
                </c:pt>
                <c:pt idx="10212">
                  <c:v>882316800</c:v>
                </c:pt>
                <c:pt idx="10213">
                  <c:v>882403200</c:v>
                </c:pt>
                <c:pt idx="10214">
                  <c:v>882489600</c:v>
                </c:pt>
                <c:pt idx="10215">
                  <c:v>882576000</c:v>
                </c:pt>
                <c:pt idx="10216">
                  <c:v>882662400</c:v>
                </c:pt>
                <c:pt idx="10217">
                  <c:v>882748800</c:v>
                </c:pt>
                <c:pt idx="10218">
                  <c:v>882835200</c:v>
                </c:pt>
                <c:pt idx="10219">
                  <c:v>882921600</c:v>
                </c:pt>
                <c:pt idx="10220">
                  <c:v>883008000</c:v>
                </c:pt>
                <c:pt idx="10221">
                  <c:v>883094400</c:v>
                </c:pt>
                <c:pt idx="10222">
                  <c:v>883180800</c:v>
                </c:pt>
                <c:pt idx="10223">
                  <c:v>883267200</c:v>
                </c:pt>
                <c:pt idx="10224">
                  <c:v>883353600</c:v>
                </c:pt>
                <c:pt idx="10225">
                  <c:v>883440000</c:v>
                </c:pt>
                <c:pt idx="10226">
                  <c:v>883526400</c:v>
                </c:pt>
                <c:pt idx="10227">
                  <c:v>883612800</c:v>
                </c:pt>
                <c:pt idx="10228">
                  <c:v>883699200</c:v>
                </c:pt>
                <c:pt idx="10229">
                  <c:v>883785600</c:v>
                </c:pt>
                <c:pt idx="10230">
                  <c:v>883872000</c:v>
                </c:pt>
                <c:pt idx="10231">
                  <c:v>883958400</c:v>
                </c:pt>
                <c:pt idx="10232">
                  <c:v>884044800</c:v>
                </c:pt>
                <c:pt idx="10233">
                  <c:v>884131200</c:v>
                </c:pt>
                <c:pt idx="10234">
                  <c:v>884217600</c:v>
                </c:pt>
                <c:pt idx="10235">
                  <c:v>884304000</c:v>
                </c:pt>
                <c:pt idx="10236">
                  <c:v>884390400</c:v>
                </c:pt>
                <c:pt idx="10237">
                  <c:v>884476800</c:v>
                </c:pt>
                <c:pt idx="10238">
                  <c:v>884563200</c:v>
                </c:pt>
                <c:pt idx="10239">
                  <c:v>884649600</c:v>
                </c:pt>
                <c:pt idx="10240">
                  <c:v>884736000</c:v>
                </c:pt>
                <c:pt idx="10241">
                  <c:v>884822400</c:v>
                </c:pt>
                <c:pt idx="10242">
                  <c:v>884908800</c:v>
                </c:pt>
                <c:pt idx="10243">
                  <c:v>884995200</c:v>
                </c:pt>
                <c:pt idx="10244">
                  <c:v>885081600</c:v>
                </c:pt>
                <c:pt idx="10245">
                  <c:v>885168000</c:v>
                </c:pt>
                <c:pt idx="10246">
                  <c:v>885254400</c:v>
                </c:pt>
                <c:pt idx="10247">
                  <c:v>885340800</c:v>
                </c:pt>
                <c:pt idx="10248">
                  <c:v>885427200</c:v>
                </c:pt>
                <c:pt idx="10249">
                  <c:v>885513600</c:v>
                </c:pt>
                <c:pt idx="10250">
                  <c:v>885600000</c:v>
                </c:pt>
                <c:pt idx="10251">
                  <c:v>885686400</c:v>
                </c:pt>
                <c:pt idx="10252">
                  <c:v>885772800</c:v>
                </c:pt>
                <c:pt idx="10253">
                  <c:v>885859200</c:v>
                </c:pt>
                <c:pt idx="10254">
                  <c:v>885945600</c:v>
                </c:pt>
                <c:pt idx="10255">
                  <c:v>886032000</c:v>
                </c:pt>
                <c:pt idx="10256">
                  <c:v>886118400</c:v>
                </c:pt>
                <c:pt idx="10257">
                  <c:v>886204800</c:v>
                </c:pt>
                <c:pt idx="10258">
                  <c:v>886291200</c:v>
                </c:pt>
                <c:pt idx="10259">
                  <c:v>886377600</c:v>
                </c:pt>
                <c:pt idx="10260">
                  <c:v>886464000</c:v>
                </c:pt>
                <c:pt idx="10261">
                  <c:v>886550400</c:v>
                </c:pt>
                <c:pt idx="10262">
                  <c:v>886636800</c:v>
                </c:pt>
                <c:pt idx="10263">
                  <c:v>886723200</c:v>
                </c:pt>
                <c:pt idx="10264">
                  <c:v>886809600</c:v>
                </c:pt>
                <c:pt idx="10265">
                  <c:v>886896000</c:v>
                </c:pt>
                <c:pt idx="10266">
                  <c:v>886982400</c:v>
                </c:pt>
                <c:pt idx="10267">
                  <c:v>887068800</c:v>
                </c:pt>
                <c:pt idx="10268">
                  <c:v>887155200</c:v>
                </c:pt>
                <c:pt idx="10269">
                  <c:v>887241600</c:v>
                </c:pt>
                <c:pt idx="10270">
                  <c:v>887328000</c:v>
                </c:pt>
                <c:pt idx="10271">
                  <c:v>887414400</c:v>
                </c:pt>
                <c:pt idx="10272">
                  <c:v>887500800</c:v>
                </c:pt>
                <c:pt idx="10273">
                  <c:v>887587200</c:v>
                </c:pt>
                <c:pt idx="10274">
                  <c:v>887673600</c:v>
                </c:pt>
                <c:pt idx="10275">
                  <c:v>887760000</c:v>
                </c:pt>
                <c:pt idx="10276">
                  <c:v>887846400</c:v>
                </c:pt>
                <c:pt idx="10277">
                  <c:v>887932800</c:v>
                </c:pt>
                <c:pt idx="10278">
                  <c:v>888019200</c:v>
                </c:pt>
                <c:pt idx="10279">
                  <c:v>888105600</c:v>
                </c:pt>
                <c:pt idx="10280">
                  <c:v>888192000</c:v>
                </c:pt>
                <c:pt idx="10281">
                  <c:v>888278400</c:v>
                </c:pt>
                <c:pt idx="10282">
                  <c:v>888364800</c:v>
                </c:pt>
                <c:pt idx="10283">
                  <c:v>888451200</c:v>
                </c:pt>
                <c:pt idx="10284">
                  <c:v>888537600</c:v>
                </c:pt>
                <c:pt idx="10285">
                  <c:v>888624000</c:v>
                </c:pt>
                <c:pt idx="10286">
                  <c:v>888710400</c:v>
                </c:pt>
                <c:pt idx="10287">
                  <c:v>888796800</c:v>
                </c:pt>
                <c:pt idx="10288">
                  <c:v>888883200</c:v>
                </c:pt>
                <c:pt idx="10289">
                  <c:v>888969600</c:v>
                </c:pt>
                <c:pt idx="10290">
                  <c:v>889056000</c:v>
                </c:pt>
                <c:pt idx="10291">
                  <c:v>889142400</c:v>
                </c:pt>
                <c:pt idx="10292">
                  <c:v>889228800</c:v>
                </c:pt>
                <c:pt idx="10293">
                  <c:v>889315200</c:v>
                </c:pt>
                <c:pt idx="10294">
                  <c:v>889401600</c:v>
                </c:pt>
                <c:pt idx="10295">
                  <c:v>889488000</c:v>
                </c:pt>
                <c:pt idx="10296">
                  <c:v>889574400</c:v>
                </c:pt>
                <c:pt idx="10297">
                  <c:v>889660800</c:v>
                </c:pt>
                <c:pt idx="10298">
                  <c:v>889747200</c:v>
                </c:pt>
                <c:pt idx="10299">
                  <c:v>889833600</c:v>
                </c:pt>
                <c:pt idx="10300">
                  <c:v>889920000</c:v>
                </c:pt>
                <c:pt idx="10301">
                  <c:v>890006400</c:v>
                </c:pt>
                <c:pt idx="10302">
                  <c:v>890092800</c:v>
                </c:pt>
                <c:pt idx="10303">
                  <c:v>890179200</c:v>
                </c:pt>
                <c:pt idx="10304">
                  <c:v>890265600</c:v>
                </c:pt>
                <c:pt idx="10305">
                  <c:v>890352000</c:v>
                </c:pt>
                <c:pt idx="10306">
                  <c:v>890438400</c:v>
                </c:pt>
                <c:pt idx="10307">
                  <c:v>890524800</c:v>
                </c:pt>
                <c:pt idx="10308">
                  <c:v>890611200</c:v>
                </c:pt>
                <c:pt idx="10309">
                  <c:v>890697600</c:v>
                </c:pt>
                <c:pt idx="10310">
                  <c:v>890784000</c:v>
                </c:pt>
                <c:pt idx="10311">
                  <c:v>890870400</c:v>
                </c:pt>
                <c:pt idx="10312">
                  <c:v>890956800</c:v>
                </c:pt>
                <c:pt idx="10313">
                  <c:v>891043200</c:v>
                </c:pt>
                <c:pt idx="10314">
                  <c:v>891129600</c:v>
                </c:pt>
                <c:pt idx="10315">
                  <c:v>891216000</c:v>
                </c:pt>
                <c:pt idx="10316">
                  <c:v>891302400</c:v>
                </c:pt>
                <c:pt idx="10317">
                  <c:v>891388800</c:v>
                </c:pt>
                <c:pt idx="10318">
                  <c:v>891475200</c:v>
                </c:pt>
                <c:pt idx="10319">
                  <c:v>891561600</c:v>
                </c:pt>
                <c:pt idx="10320">
                  <c:v>891648000</c:v>
                </c:pt>
                <c:pt idx="10321">
                  <c:v>891734400</c:v>
                </c:pt>
                <c:pt idx="10322">
                  <c:v>891820800</c:v>
                </c:pt>
                <c:pt idx="10323">
                  <c:v>891907200</c:v>
                </c:pt>
                <c:pt idx="10324">
                  <c:v>891993600</c:v>
                </c:pt>
                <c:pt idx="10325">
                  <c:v>892080000</c:v>
                </c:pt>
                <c:pt idx="10326">
                  <c:v>892166400</c:v>
                </c:pt>
                <c:pt idx="10327">
                  <c:v>892252800</c:v>
                </c:pt>
                <c:pt idx="10328">
                  <c:v>892339200</c:v>
                </c:pt>
                <c:pt idx="10329">
                  <c:v>892425600</c:v>
                </c:pt>
                <c:pt idx="10330">
                  <c:v>892512000</c:v>
                </c:pt>
                <c:pt idx="10331">
                  <c:v>892598400</c:v>
                </c:pt>
                <c:pt idx="10332">
                  <c:v>892684800</c:v>
                </c:pt>
                <c:pt idx="10333">
                  <c:v>892771200</c:v>
                </c:pt>
                <c:pt idx="10334">
                  <c:v>892857600</c:v>
                </c:pt>
                <c:pt idx="10335">
                  <c:v>892944000</c:v>
                </c:pt>
                <c:pt idx="10336">
                  <c:v>893030400</c:v>
                </c:pt>
                <c:pt idx="10337">
                  <c:v>893116800</c:v>
                </c:pt>
                <c:pt idx="10338">
                  <c:v>893203200</c:v>
                </c:pt>
                <c:pt idx="10339">
                  <c:v>893289600</c:v>
                </c:pt>
                <c:pt idx="10340">
                  <c:v>893376000</c:v>
                </c:pt>
                <c:pt idx="10341">
                  <c:v>893462400</c:v>
                </c:pt>
                <c:pt idx="10342">
                  <c:v>893548800</c:v>
                </c:pt>
                <c:pt idx="10343">
                  <c:v>893635200</c:v>
                </c:pt>
                <c:pt idx="10344">
                  <c:v>893721600</c:v>
                </c:pt>
                <c:pt idx="10345">
                  <c:v>893808000</c:v>
                </c:pt>
                <c:pt idx="10346">
                  <c:v>893894400</c:v>
                </c:pt>
                <c:pt idx="10347">
                  <c:v>893980800</c:v>
                </c:pt>
                <c:pt idx="10348">
                  <c:v>894067200</c:v>
                </c:pt>
                <c:pt idx="10349">
                  <c:v>894153600</c:v>
                </c:pt>
                <c:pt idx="10350">
                  <c:v>894240000</c:v>
                </c:pt>
                <c:pt idx="10351">
                  <c:v>894326400</c:v>
                </c:pt>
                <c:pt idx="10352">
                  <c:v>894412800</c:v>
                </c:pt>
                <c:pt idx="10353">
                  <c:v>894499200</c:v>
                </c:pt>
                <c:pt idx="10354">
                  <c:v>894585600</c:v>
                </c:pt>
                <c:pt idx="10355">
                  <c:v>894672000</c:v>
                </c:pt>
                <c:pt idx="10356">
                  <c:v>894758400</c:v>
                </c:pt>
                <c:pt idx="10357">
                  <c:v>894844800</c:v>
                </c:pt>
                <c:pt idx="10358">
                  <c:v>894931200</c:v>
                </c:pt>
                <c:pt idx="10359">
                  <c:v>895017600</c:v>
                </c:pt>
                <c:pt idx="10360">
                  <c:v>895104000</c:v>
                </c:pt>
                <c:pt idx="10361">
                  <c:v>895190400</c:v>
                </c:pt>
                <c:pt idx="10362">
                  <c:v>895276800</c:v>
                </c:pt>
                <c:pt idx="10363">
                  <c:v>895363200</c:v>
                </c:pt>
                <c:pt idx="10364">
                  <c:v>895449600</c:v>
                </c:pt>
                <c:pt idx="10365">
                  <c:v>895536000</c:v>
                </c:pt>
                <c:pt idx="10366">
                  <c:v>895622400</c:v>
                </c:pt>
                <c:pt idx="10367">
                  <c:v>895708800</c:v>
                </c:pt>
                <c:pt idx="10368">
                  <c:v>895795200</c:v>
                </c:pt>
                <c:pt idx="10369">
                  <c:v>895881600</c:v>
                </c:pt>
                <c:pt idx="10370">
                  <c:v>895968000</c:v>
                </c:pt>
                <c:pt idx="10371">
                  <c:v>896054400</c:v>
                </c:pt>
                <c:pt idx="10372">
                  <c:v>896140800</c:v>
                </c:pt>
                <c:pt idx="10373">
                  <c:v>896227200</c:v>
                </c:pt>
                <c:pt idx="10374">
                  <c:v>896313600</c:v>
                </c:pt>
                <c:pt idx="10375">
                  <c:v>896400000</c:v>
                </c:pt>
                <c:pt idx="10376">
                  <c:v>896486400</c:v>
                </c:pt>
                <c:pt idx="10377">
                  <c:v>896572800</c:v>
                </c:pt>
                <c:pt idx="10378">
                  <c:v>896659200</c:v>
                </c:pt>
                <c:pt idx="10379">
                  <c:v>896745600</c:v>
                </c:pt>
                <c:pt idx="10380">
                  <c:v>896832000</c:v>
                </c:pt>
                <c:pt idx="10381">
                  <c:v>896918400</c:v>
                </c:pt>
                <c:pt idx="10382">
                  <c:v>897004800</c:v>
                </c:pt>
                <c:pt idx="10383">
                  <c:v>897091200</c:v>
                </c:pt>
                <c:pt idx="10384">
                  <c:v>897177600</c:v>
                </c:pt>
                <c:pt idx="10385">
                  <c:v>897264000</c:v>
                </c:pt>
                <c:pt idx="10386">
                  <c:v>897350400</c:v>
                </c:pt>
                <c:pt idx="10387">
                  <c:v>897436800</c:v>
                </c:pt>
                <c:pt idx="10388">
                  <c:v>897523200</c:v>
                </c:pt>
                <c:pt idx="10389">
                  <c:v>897609600</c:v>
                </c:pt>
                <c:pt idx="10390">
                  <c:v>897696000</c:v>
                </c:pt>
                <c:pt idx="10391">
                  <c:v>897782400</c:v>
                </c:pt>
                <c:pt idx="10392">
                  <c:v>897868800</c:v>
                </c:pt>
                <c:pt idx="10393">
                  <c:v>897955200</c:v>
                </c:pt>
                <c:pt idx="10394">
                  <c:v>898041600</c:v>
                </c:pt>
                <c:pt idx="10395">
                  <c:v>898128000</c:v>
                </c:pt>
                <c:pt idx="10396">
                  <c:v>898214400</c:v>
                </c:pt>
                <c:pt idx="10397">
                  <c:v>898300800</c:v>
                </c:pt>
                <c:pt idx="10398">
                  <c:v>898387200</c:v>
                </c:pt>
                <c:pt idx="10399">
                  <c:v>898473600</c:v>
                </c:pt>
                <c:pt idx="10400">
                  <c:v>898560000</c:v>
                </c:pt>
                <c:pt idx="10401">
                  <c:v>898646400</c:v>
                </c:pt>
                <c:pt idx="10402">
                  <c:v>898732800</c:v>
                </c:pt>
                <c:pt idx="10403">
                  <c:v>898819200</c:v>
                </c:pt>
                <c:pt idx="10404">
                  <c:v>898905600</c:v>
                </c:pt>
                <c:pt idx="10405">
                  <c:v>898992000</c:v>
                </c:pt>
                <c:pt idx="10406">
                  <c:v>899078400</c:v>
                </c:pt>
                <c:pt idx="10407">
                  <c:v>899164800</c:v>
                </c:pt>
                <c:pt idx="10408">
                  <c:v>899251200</c:v>
                </c:pt>
                <c:pt idx="10409">
                  <c:v>899337600</c:v>
                </c:pt>
                <c:pt idx="10410">
                  <c:v>899424000</c:v>
                </c:pt>
                <c:pt idx="10411">
                  <c:v>899510400</c:v>
                </c:pt>
                <c:pt idx="10412">
                  <c:v>899596800</c:v>
                </c:pt>
                <c:pt idx="10413">
                  <c:v>899683200</c:v>
                </c:pt>
                <c:pt idx="10414">
                  <c:v>899769600</c:v>
                </c:pt>
                <c:pt idx="10415">
                  <c:v>899856000</c:v>
                </c:pt>
                <c:pt idx="10416">
                  <c:v>899942400</c:v>
                </c:pt>
                <c:pt idx="10417">
                  <c:v>900028800</c:v>
                </c:pt>
                <c:pt idx="10418">
                  <c:v>900115200</c:v>
                </c:pt>
                <c:pt idx="10419">
                  <c:v>900201600</c:v>
                </c:pt>
                <c:pt idx="10420">
                  <c:v>900288000</c:v>
                </c:pt>
                <c:pt idx="10421">
                  <c:v>900374400</c:v>
                </c:pt>
                <c:pt idx="10422">
                  <c:v>900460800</c:v>
                </c:pt>
                <c:pt idx="10423">
                  <c:v>900547200</c:v>
                </c:pt>
                <c:pt idx="10424">
                  <c:v>900633600</c:v>
                </c:pt>
                <c:pt idx="10425">
                  <c:v>900720000</c:v>
                </c:pt>
                <c:pt idx="10426">
                  <c:v>900806400</c:v>
                </c:pt>
                <c:pt idx="10427">
                  <c:v>900892800</c:v>
                </c:pt>
                <c:pt idx="10428">
                  <c:v>900979200</c:v>
                </c:pt>
                <c:pt idx="10429">
                  <c:v>901065600</c:v>
                </c:pt>
                <c:pt idx="10430">
                  <c:v>901152000</c:v>
                </c:pt>
                <c:pt idx="10431">
                  <c:v>901238400</c:v>
                </c:pt>
                <c:pt idx="10432">
                  <c:v>901324800</c:v>
                </c:pt>
                <c:pt idx="10433">
                  <c:v>901411200</c:v>
                </c:pt>
                <c:pt idx="10434">
                  <c:v>901497600</c:v>
                </c:pt>
                <c:pt idx="10435">
                  <c:v>901584000</c:v>
                </c:pt>
                <c:pt idx="10436">
                  <c:v>901670400</c:v>
                </c:pt>
                <c:pt idx="10437">
                  <c:v>901756800</c:v>
                </c:pt>
                <c:pt idx="10438">
                  <c:v>901843200</c:v>
                </c:pt>
                <c:pt idx="10439">
                  <c:v>901929600</c:v>
                </c:pt>
                <c:pt idx="10440">
                  <c:v>902016000</c:v>
                </c:pt>
                <c:pt idx="10441">
                  <c:v>902102400</c:v>
                </c:pt>
                <c:pt idx="10442">
                  <c:v>902188800</c:v>
                </c:pt>
                <c:pt idx="10443">
                  <c:v>902275200</c:v>
                </c:pt>
                <c:pt idx="10444">
                  <c:v>902361600</c:v>
                </c:pt>
                <c:pt idx="10445">
                  <c:v>902448000</c:v>
                </c:pt>
                <c:pt idx="10446">
                  <c:v>902534400</c:v>
                </c:pt>
                <c:pt idx="10447">
                  <c:v>902620800</c:v>
                </c:pt>
                <c:pt idx="10448">
                  <c:v>902707200</c:v>
                </c:pt>
                <c:pt idx="10449">
                  <c:v>902793600</c:v>
                </c:pt>
                <c:pt idx="10450">
                  <c:v>902880000</c:v>
                </c:pt>
                <c:pt idx="10451">
                  <c:v>902966400</c:v>
                </c:pt>
                <c:pt idx="10452">
                  <c:v>903052800</c:v>
                </c:pt>
                <c:pt idx="10453">
                  <c:v>903139200</c:v>
                </c:pt>
                <c:pt idx="10454">
                  <c:v>903225600</c:v>
                </c:pt>
                <c:pt idx="10455">
                  <c:v>903312000</c:v>
                </c:pt>
                <c:pt idx="10456">
                  <c:v>903398400</c:v>
                </c:pt>
                <c:pt idx="10457">
                  <c:v>903484800</c:v>
                </c:pt>
                <c:pt idx="10458">
                  <c:v>903571200</c:v>
                </c:pt>
                <c:pt idx="10459">
                  <c:v>903657600</c:v>
                </c:pt>
                <c:pt idx="10460">
                  <c:v>903744000</c:v>
                </c:pt>
                <c:pt idx="10461">
                  <c:v>903830400</c:v>
                </c:pt>
                <c:pt idx="10462">
                  <c:v>903916800</c:v>
                </c:pt>
                <c:pt idx="10463">
                  <c:v>904003200</c:v>
                </c:pt>
                <c:pt idx="10464">
                  <c:v>904089600</c:v>
                </c:pt>
                <c:pt idx="10465">
                  <c:v>904176000</c:v>
                </c:pt>
                <c:pt idx="10466">
                  <c:v>904262400</c:v>
                </c:pt>
                <c:pt idx="10467">
                  <c:v>904348800</c:v>
                </c:pt>
                <c:pt idx="10468">
                  <c:v>904435200</c:v>
                </c:pt>
                <c:pt idx="10469">
                  <c:v>904521600</c:v>
                </c:pt>
                <c:pt idx="10470">
                  <c:v>904608000</c:v>
                </c:pt>
                <c:pt idx="10471">
                  <c:v>904694400</c:v>
                </c:pt>
                <c:pt idx="10472">
                  <c:v>904780800</c:v>
                </c:pt>
                <c:pt idx="10473">
                  <c:v>904867200</c:v>
                </c:pt>
                <c:pt idx="10474">
                  <c:v>904953600</c:v>
                </c:pt>
                <c:pt idx="10475">
                  <c:v>905040000</c:v>
                </c:pt>
                <c:pt idx="10476">
                  <c:v>905126400</c:v>
                </c:pt>
                <c:pt idx="10477">
                  <c:v>905212800</c:v>
                </c:pt>
                <c:pt idx="10478">
                  <c:v>905299200</c:v>
                </c:pt>
                <c:pt idx="10479">
                  <c:v>905385600</c:v>
                </c:pt>
                <c:pt idx="10480">
                  <c:v>905472000</c:v>
                </c:pt>
                <c:pt idx="10481">
                  <c:v>905558400</c:v>
                </c:pt>
                <c:pt idx="10482">
                  <c:v>905644800</c:v>
                </c:pt>
                <c:pt idx="10483">
                  <c:v>905731200</c:v>
                </c:pt>
                <c:pt idx="10484">
                  <c:v>905817600</c:v>
                </c:pt>
                <c:pt idx="10485">
                  <c:v>905904000</c:v>
                </c:pt>
                <c:pt idx="10486">
                  <c:v>905990400</c:v>
                </c:pt>
                <c:pt idx="10487">
                  <c:v>906076800</c:v>
                </c:pt>
                <c:pt idx="10488">
                  <c:v>906163200</c:v>
                </c:pt>
                <c:pt idx="10489">
                  <c:v>906249600</c:v>
                </c:pt>
                <c:pt idx="10490">
                  <c:v>906336000</c:v>
                </c:pt>
                <c:pt idx="10491">
                  <c:v>906422400</c:v>
                </c:pt>
                <c:pt idx="10492">
                  <c:v>906508800</c:v>
                </c:pt>
                <c:pt idx="10493">
                  <c:v>906595200</c:v>
                </c:pt>
                <c:pt idx="10494">
                  <c:v>906681600</c:v>
                </c:pt>
                <c:pt idx="10495">
                  <c:v>906768000</c:v>
                </c:pt>
                <c:pt idx="10496">
                  <c:v>906854400</c:v>
                </c:pt>
                <c:pt idx="10497">
                  <c:v>906940800</c:v>
                </c:pt>
                <c:pt idx="10498">
                  <c:v>907027200</c:v>
                </c:pt>
                <c:pt idx="10499">
                  <c:v>907113600</c:v>
                </c:pt>
                <c:pt idx="10500">
                  <c:v>907200000</c:v>
                </c:pt>
                <c:pt idx="10501">
                  <c:v>907286400</c:v>
                </c:pt>
                <c:pt idx="10502">
                  <c:v>907372800</c:v>
                </c:pt>
                <c:pt idx="10503">
                  <c:v>907459200</c:v>
                </c:pt>
                <c:pt idx="10504">
                  <c:v>907545600</c:v>
                </c:pt>
                <c:pt idx="10505">
                  <c:v>907632000</c:v>
                </c:pt>
                <c:pt idx="10506">
                  <c:v>907718400</c:v>
                </c:pt>
                <c:pt idx="10507">
                  <c:v>907804800</c:v>
                </c:pt>
                <c:pt idx="10508">
                  <c:v>907891200</c:v>
                </c:pt>
                <c:pt idx="10509">
                  <c:v>907977600</c:v>
                </c:pt>
                <c:pt idx="10510">
                  <c:v>908064000</c:v>
                </c:pt>
                <c:pt idx="10511">
                  <c:v>908150400</c:v>
                </c:pt>
                <c:pt idx="10512">
                  <c:v>908236800</c:v>
                </c:pt>
                <c:pt idx="10513">
                  <c:v>908323200</c:v>
                </c:pt>
                <c:pt idx="10514">
                  <c:v>908409600</c:v>
                </c:pt>
                <c:pt idx="10515">
                  <c:v>908496000</c:v>
                </c:pt>
                <c:pt idx="10516">
                  <c:v>908582400</c:v>
                </c:pt>
                <c:pt idx="10517">
                  <c:v>908668800</c:v>
                </c:pt>
                <c:pt idx="10518">
                  <c:v>908755200</c:v>
                </c:pt>
                <c:pt idx="10519">
                  <c:v>908841600</c:v>
                </c:pt>
                <c:pt idx="10520">
                  <c:v>908928000</c:v>
                </c:pt>
                <c:pt idx="10521">
                  <c:v>909014400</c:v>
                </c:pt>
                <c:pt idx="10522">
                  <c:v>909100800</c:v>
                </c:pt>
                <c:pt idx="10523">
                  <c:v>909187200</c:v>
                </c:pt>
                <c:pt idx="10524">
                  <c:v>909273600</c:v>
                </c:pt>
                <c:pt idx="10525">
                  <c:v>909360000</c:v>
                </c:pt>
                <c:pt idx="10526">
                  <c:v>909446400</c:v>
                </c:pt>
                <c:pt idx="10527">
                  <c:v>909532800</c:v>
                </c:pt>
                <c:pt idx="10528">
                  <c:v>909619200</c:v>
                </c:pt>
                <c:pt idx="10529">
                  <c:v>909705600</c:v>
                </c:pt>
                <c:pt idx="10530">
                  <c:v>909792000</c:v>
                </c:pt>
                <c:pt idx="10531">
                  <c:v>909878400</c:v>
                </c:pt>
                <c:pt idx="10532">
                  <c:v>909964800</c:v>
                </c:pt>
                <c:pt idx="10533">
                  <c:v>910051200</c:v>
                </c:pt>
                <c:pt idx="10534">
                  <c:v>910137600</c:v>
                </c:pt>
                <c:pt idx="10535">
                  <c:v>910224000</c:v>
                </c:pt>
                <c:pt idx="10536">
                  <c:v>910310400</c:v>
                </c:pt>
                <c:pt idx="10537">
                  <c:v>910396800</c:v>
                </c:pt>
                <c:pt idx="10538">
                  <c:v>910483200</c:v>
                </c:pt>
                <c:pt idx="10539">
                  <c:v>910569600</c:v>
                </c:pt>
                <c:pt idx="10540">
                  <c:v>910656000</c:v>
                </c:pt>
                <c:pt idx="10541">
                  <c:v>910742400</c:v>
                </c:pt>
                <c:pt idx="10542">
                  <c:v>910828800</c:v>
                </c:pt>
                <c:pt idx="10543">
                  <c:v>910915200</c:v>
                </c:pt>
                <c:pt idx="10544">
                  <c:v>911001600</c:v>
                </c:pt>
                <c:pt idx="10545">
                  <c:v>911088000</c:v>
                </c:pt>
                <c:pt idx="10546">
                  <c:v>911174400</c:v>
                </c:pt>
                <c:pt idx="10547">
                  <c:v>911260800</c:v>
                </c:pt>
                <c:pt idx="10548">
                  <c:v>911347200</c:v>
                </c:pt>
                <c:pt idx="10549">
                  <c:v>911433600</c:v>
                </c:pt>
                <c:pt idx="10550">
                  <c:v>911520000</c:v>
                </c:pt>
                <c:pt idx="10551">
                  <c:v>911606400</c:v>
                </c:pt>
                <c:pt idx="10552">
                  <c:v>911692800</c:v>
                </c:pt>
                <c:pt idx="10553">
                  <c:v>911779200</c:v>
                </c:pt>
                <c:pt idx="10554">
                  <c:v>911865600</c:v>
                </c:pt>
                <c:pt idx="10555">
                  <c:v>911952000</c:v>
                </c:pt>
                <c:pt idx="10556">
                  <c:v>912038400</c:v>
                </c:pt>
                <c:pt idx="10557">
                  <c:v>912124800</c:v>
                </c:pt>
                <c:pt idx="10558">
                  <c:v>912211200</c:v>
                </c:pt>
                <c:pt idx="10559">
                  <c:v>912297600</c:v>
                </c:pt>
                <c:pt idx="10560">
                  <c:v>912384000</c:v>
                </c:pt>
                <c:pt idx="10561">
                  <c:v>912470400</c:v>
                </c:pt>
                <c:pt idx="10562">
                  <c:v>912556800</c:v>
                </c:pt>
                <c:pt idx="10563">
                  <c:v>912643200</c:v>
                </c:pt>
                <c:pt idx="10564">
                  <c:v>912729600</c:v>
                </c:pt>
                <c:pt idx="10565">
                  <c:v>912816000</c:v>
                </c:pt>
                <c:pt idx="10566">
                  <c:v>912902400</c:v>
                </c:pt>
                <c:pt idx="10567">
                  <c:v>912988800</c:v>
                </c:pt>
                <c:pt idx="10568">
                  <c:v>913075200</c:v>
                </c:pt>
                <c:pt idx="10569">
                  <c:v>913161600</c:v>
                </c:pt>
                <c:pt idx="10570">
                  <c:v>913248000</c:v>
                </c:pt>
                <c:pt idx="10571">
                  <c:v>913334400</c:v>
                </c:pt>
                <c:pt idx="10572">
                  <c:v>913420800</c:v>
                </c:pt>
                <c:pt idx="10573">
                  <c:v>913507200</c:v>
                </c:pt>
                <c:pt idx="10574">
                  <c:v>913593600</c:v>
                </c:pt>
                <c:pt idx="10575">
                  <c:v>913680000</c:v>
                </c:pt>
                <c:pt idx="10576">
                  <c:v>913766400</c:v>
                </c:pt>
                <c:pt idx="10577">
                  <c:v>913852800</c:v>
                </c:pt>
                <c:pt idx="10578">
                  <c:v>913939200</c:v>
                </c:pt>
                <c:pt idx="10579">
                  <c:v>914025600</c:v>
                </c:pt>
                <c:pt idx="10580">
                  <c:v>914112000</c:v>
                </c:pt>
                <c:pt idx="10581">
                  <c:v>914198400</c:v>
                </c:pt>
                <c:pt idx="10582">
                  <c:v>914284800</c:v>
                </c:pt>
                <c:pt idx="10583">
                  <c:v>914371200</c:v>
                </c:pt>
                <c:pt idx="10584">
                  <c:v>914457600</c:v>
                </c:pt>
                <c:pt idx="10585">
                  <c:v>914544000</c:v>
                </c:pt>
                <c:pt idx="10586">
                  <c:v>914630400</c:v>
                </c:pt>
                <c:pt idx="10587">
                  <c:v>914716800</c:v>
                </c:pt>
                <c:pt idx="10588">
                  <c:v>914803200</c:v>
                </c:pt>
                <c:pt idx="10589">
                  <c:v>914889600</c:v>
                </c:pt>
                <c:pt idx="10590">
                  <c:v>914976000</c:v>
                </c:pt>
                <c:pt idx="10591">
                  <c:v>915062400</c:v>
                </c:pt>
                <c:pt idx="10592">
                  <c:v>915148800</c:v>
                </c:pt>
                <c:pt idx="10593">
                  <c:v>915235200</c:v>
                </c:pt>
                <c:pt idx="10594">
                  <c:v>915321600</c:v>
                </c:pt>
                <c:pt idx="10595">
                  <c:v>915408000</c:v>
                </c:pt>
                <c:pt idx="10596">
                  <c:v>915494400</c:v>
                </c:pt>
                <c:pt idx="10597">
                  <c:v>915580800</c:v>
                </c:pt>
                <c:pt idx="10598">
                  <c:v>915667200</c:v>
                </c:pt>
                <c:pt idx="10599">
                  <c:v>915753600</c:v>
                </c:pt>
                <c:pt idx="10600">
                  <c:v>915840000</c:v>
                </c:pt>
                <c:pt idx="10601">
                  <c:v>915926400</c:v>
                </c:pt>
                <c:pt idx="10602">
                  <c:v>916012800</c:v>
                </c:pt>
                <c:pt idx="10603">
                  <c:v>916099200</c:v>
                </c:pt>
                <c:pt idx="10604">
                  <c:v>916185600</c:v>
                </c:pt>
                <c:pt idx="10605">
                  <c:v>916272000</c:v>
                </c:pt>
                <c:pt idx="10606">
                  <c:v>916358400</c:v>
                </c:pt>
                <c:pt idx="10607">
                  <c:v>916444800</c:v>
                </c:pt>
                <c:pt idx="10608">
                  <c:v>916531200</c:v>
                </c:pt>
                <c:pt idx="10609">
                  <c:v>916617600</c:v>
                </c:pt>
                <c:pt idx="10610">
                  <c:v>916704000</c:v>
                </c:pt>
                <c:pt idx="10611">
                  <c:v>916790400</c:v>
                </c:pt>
                <c:pt idx="10612">
                  <c:v>916876800</c:v>
                </c:pt>
                <c:pt idx="10613">
                  <c:v>916963200</c:v>
                </c:pt>
                <c:pt idx="10614">
                  <c:v>917049600</c:v>
                </c:pt>
                <c:pt idx="10615">
                  <c:v>917136000</c:v>
                </c:pt>
                <c:pt idx="10616">
                  <c:v>917222400</c:v>
                </c:pt>
                <c:pt idx="10617">
                  <c:v>917308800</c:v>
                </c:pt>
                <c:pt idx="10618">
                  <c:v>917395200</c:v>
                </c:pt>
                <c:pt idx="10619">
                  <c:v>917481600</c:v>
                </c:pt>
                <c:pt idx="10620">
                  <c:v>917568000</c:v>
                </c:pt>
                <c:pt idx="10621">
                  <c:v>917654400</c:v>
                </c:pt>
                <c:pt idx="10622">
                  <c:v>917740800</c:v>
                </c:pt>
                <c:pt idx="10623">
                  <c:v>917827200</c:v>
                </c:pt>
                <c:pt idx="10624">
                  <c:v>917913600</c:v>
                </c:pt>
                <c:pt idx="10625">
                  <c:v>918000000</c:v>
                </c:pt>
                <c:pt idx="10626">
                  <c:v>918086400</c:v>
                </c:pt>
                <c:pt idx="10627">
                  <c:v>918172800</c:v>
                </c:pt>
                <c:pt idx="10628">
                  <c:v>918259200</c:v>
                </c:pt>
                <c:pt idx="10629">
                  <c:v>918345600</c:v>
                </c:pt>
                <c:pt idx="10630">
                  <c:v>918432000</c:v>
                </c:pt>
                <c:pt idx="10631">
                  <c:v>918518400</c:v>
                </c:pt>
                <c:pt idx="10632">
                  <c:v>918604800</c:v>
                </c:pt>
                <c:pt idx="10633">
                  <c:v>918691200</c:v>
                </c:pt>
                <c:pt idx="10634">
                  <c:v>918777600</c:v>
                </c:pt>
                <c:pt idx="10635">
                  <c:v>918864000</c:v>
                </c:pt>
                <c:pt idx="10636">
                  <c:v>918950400</c:v>
                </c:pt>
                <c:pt idx="10637">
                  <c:v>919036800</c:v>
                </c:pt>
                <c:pt idx="10638">
                  <c:v>919123200</c:v>
                </c:pt>
                <c:pt idx="10639">
                  <c:v>919209600</c:v>
                </c:pt>
                <c:pt idx="10640">
                  <c:v>919296000</c:v>
                </c:pt>
                <c:pt idx="10641">
                  <c:v>919382400</c:v>
                </c:pt>
                <c:pt idx="10642">
                  <c:v>919468800</c:v>
                </c:pt>
                <c:pt idx="10643">
                  <c:v>919555200</c:v>
                </c:pt>
                <c:pt idx="10644">
                  <c:v>919641600</c:v>
                </c:pt>
                <c:pt idx="10645">
                  <c:v>919728000</c:v>
                </c:pt>
                <c:pt idx="10646">
                  <c:v>919814400</c:v>
                </c:pt>
                <c:pt idx="10647">
                  <c:v>919900800</c:v>
                </c:pt>
                <c:pt idx="10648">
                  <c:v>919987200</c:v>
                </c:pt>
                <c:pt idx="10649">
                  <c:v>920073600</c:v>
                </c:pt>
                <c:pt idx="10650">
                  <c:v>920160000</c:v>
                </c:pt>
                <c:pt idx="10651">
                  <c:v>920246400</c:v>
                </c:pt>
                <c:pt idx="10652">
                  <c:v>920332800</c:v>
                </c:pt>
                <c:pt idx="10653">
                  <c:v>920419200</c:v>
                </c:pt>
                <c:pt idx="10654">
                  <c:v>920505600</c:v>
                </c:pt>
                <c:pt idx="10655">
                  <c:v>920592000</c:v>
                </c:pt>
                <c:pt idx="10656">
                  <c:v>920678400</c:v>
                </c:pt>
                <c:pt idx="10657">
                  <c:v>920764800</c:v>
                </c:pt>
                <c:pt idx="10658">
                  <c:v>920851200</c:v>
                </c:pt>
                <c:pt idx="10659">
                  <c:v>920937600</c:v>
                </c:pt>
                <c:pt idx="10660">
                  <c:v>921024000</c:v>
                </c:pt>
                <c:pt idx="10661">
                  <c:v>921110400</c:v>
                </c:pt>
                <c:pt idx="10662">
                  <c:v>921196800</c:v>
                </c:pt>
                <c:pt idx="10663">
                  <c:v>921283200</c:v>
                </c:pt>
                <c:pt idx="10664">
                  <c:v>921369600</c:v>
                </c:pt>
                <c:pt idx="10665">
                  <c:v>921456000</c:v>
                </c:pt>
                <c:pt idx="10666">
                  <c:v>921542400</c:v>
                </c:pt>
                <c:pt idx="10667">
                  <c:v>921628800</c:v>
                </c:pt>
                <c:pt idx="10668">
                  <c:v>921715200</c:v>
                </c:pt>
                <c:pt idx="10669">
                  <c:v>921801600</c:v>
                </c:pt>
                <c:pt idx="10670">
                  <c:v>921888000</c:v>
                </c:pt>
                <c:pt idx="10671">
                  <c:v>921974400</c:v>
                </c:pt>
                <c:pt idx="10672">
                  <c:v>922060800</c:v>
                </c:pt>
                <c:pt idx="10673">
                  <c:v>922147200</c:v>
                </c:pt>
                <c:pt idx="10674">
                  <c:v>922233600</c:v>
                </c:pt>
                <c:pt idx="10675">
                  <c:v>922320000</c:v>
                </c:pt>
                <c:pt idx="10676">
                  <c:v>922406400</c:v>
                </c:pt>
                <c:pt idx="10677">
                  <c:v>922492800</c:v>
                </c:pt>
                <c:pt idx="10678">
                  <c:v>922579200</c:v>
                </c:pt>
                <c:pt idx="10679">
                  <c:v>922665600</c:v>
                </c:pt>
                <c:pt idx="10680">
                  <c:v>922752000</c:v>
                </c:pt>
                <c:pt idx="10681">
                  <c:v>922838400</c:v>
                </c:pt>
                <c:pt idx="10682">
                  <c:v>922924800</c:v>
                </c:pt>
                <c:pt idx="10683">
                  <c:v>923011200</c:v>
                </c:pt>
                <c:pt idx="10684">
                  <c:v>923097600</c:v>
                </c:pt>
                <c:pt idx="10685">
                  <c:v>923184000</c:v>
                </c:pt>
                <c:pt idx="10686">
                  <c:v>923270400</c:v>
                </c:pt>
                <c:pt idx="10687">
                  <c:v>923356800</c:v>
                </c:pt>
                <c:pt idx="10688">
                  <c:v>923443200</c:v>
                </c:pt>
                <c:pt idx="10689">
                  <c:v>923529600</c:v>
                </c:pt>
                <c:pt idx="10690">
                  <c:v>923616000</c:v>
                </c:pt>
                <c:pt idx="10691">
                  <c:v>923702400</c:v>
                </c:pt>
                <c:pt idx="10692">
                  <c:v>923788800</c:v>
                </c:pt>
                <c:pt idx="10693">
                  <c:v>923875200</c:v>
                </c:pt>
                <c:pt idx="10694">
                  <c:v>923961600</c:v>
                </c:pt>
                <c:pt idx="10695">
                  <c:v>924048000</c:v>
                </c:pt>
                <c:pt idx="10696">
                  <c:v>924134400</c:v>
                </c:pt>
                <c:pt idx="10697">
                  <c:v>924220800</c:v>
                </c:pt>
                <c:pt idx="10698">
                  <c:v>924307200</c:v>
                </c:pt>
                <c:pt idx="10699">
                  <c:v>924393600</c:v>
                </c:pt>
                <c:pt idx="10700">
                  <c:v>924480000</c:v>
                </c:pt>
                <c:pt idx="10701">
                  <c:v>924566400</c:v>
                </c:pt>
                <c:pt idx="10702">
                  <c:v>924652800</c:v>
                </c:pt>
                <c:pt idx="10703">
                  <c:v>924739200</c:v>
                </c:pt>
                <c:pt idx="10704">
                  <c:v>924825600</c:v>
                </c:pt>
                <c:pt idx="10705">
                  <c:v>924912000</c:v>
                </c:pt>
                <c:pt idx="10706">
                  <c:v>924998400</c:v>
                </c:pt>
                <c:pt idx="10707">
                  <c:v>925084800</c:v>
                </c:pt>
                <c:pt idx="10708">
                  <c:v>925171200</c:v>
                </c:pt>
                <c:pt idx="10709">
                  <c:v>925257600</c:v>
                </c:pt>
                <c:pt idx="10710">
                  <c:v>925344000</c:v>
                </c:pt>
                <c:pt idx="10711">
                  <c:v>925430400</c:v>
                </c:pt>
                <c:pt idx="10712">
                  <c:v>925516800</c:v>
                </c:pt>
                <c:pt idx="10713">
                  <c:v>925603200</c:v>
                </c:pt>
                <c:pt idx="10714">
                  <c:v>925689600</c:v>
                </c:pt>
                <c:pt idx="10715">
                  <c:v>925776000</c:v>
                </c:pt>
                <c:pt idx="10716">
                  <c:v>925862400</c:v>
                </c:pt>
                <c:pt idx="10717">
                  <c:v>925948800</c:v>
                </c:pt>
                <c:pt idx="10718">
                  <c:v>926035200</c:v>
                </c:pt>
                <c:pt idx="10719">
                  <c:v>926121600</c:v>
                </c:pt>
                <c:pt idx="10720">
                  <c:v>926208000</c:v>
                </c:pt>
                <c:pt idx="10721">
                  <c:v>926294400</c:v>
                </c:pt>
                <c:pt idx="10722">
                  <c:v>926380800</c:v>
                </c:pt>
                <c:pt idx="10723">
                  <c:v>926467200</c:v>
                </c:pt>
                <c:pt idx="10724">
                  <c:v>926553600</c:v>
                </c:pt>
                <c:pt idx="10725">
                  <c:v>926640000</c:v>
                </c:pt>
                <c:pt idx="10726">
                  <c:v>926726400</c:v>
                </c:pt>
                <c:pt idx="10727">
                  <c:v>926812800</c:v>
                </c:pt>
                <c:pt idx="10728">
                  <c:v>926899200</c:v>
                </c:pt>
                <c:pt idx="10729">
                  <c:v>926985600</c:v>
                </c:pt>
                <c:pt idx="10730">
                  <c:v>927072000</c:v>
                </c:pt>
                <c:pt idx="10731">
                  <c:v>927158400</c:v>
                </c:pt>
                <c:pt idx="10732">
                  <c:v>927244800</c:v>
                </c:pt>
                <c:pt idx="10733">
                  <c:v>927331200</c:v>
                </c:pt>
                <c:pt idx="10734">
                  <c:v>927417600</c:v>
                </c:pt>
                <c:pt idx="10735">
                  <c:v>927504000</c:v>
                </c:pt>
                <c:pt idx="10736">
                  <c:v>927590400</c:v>
                </c:pt>
                <c:pt idx="10737">
                  <c:v>927676800</c:v>
                </c:pt>
                <c:pt idx="10738">
                  <c:v>927763200</c:v>
                </c:pt>
                <c:pt idx="10739">
                  <c:v>927849600</c:v>
                </c:pt>
                <c:pt idx="10740">
                  <c:v>927936000</c:v>
                </c:pt>
                <c:pt idx="10741">
                  <c:v>928022400</c:v>
                </c:pt>
                <c:pt idx="10742">
                  <c:v>928108800</c:v>
                </c:pt>
                <c:pt idx="10743">
                  <c:v>928195200</c:v>
                </c:pt>
                <c:pt idx="10744">
                  <c:v>928281600</c:v>
                </c:pt>
                <c:pt idx="10745">
                  <c:v>928368000</c:v>
                </c:pt>
                <c:pt idx="10746">
                  <c:v>928454400</c:v>
                </c:pt>
                <c:pt idx="10747">
                  <c:v>928540800</c:v>
                </c:pt>
                <c:pt idx="10748">
                  <c:v>928627200</c:v>
                </c:pt>
                <c:pt idx="10749">
                  <c:v>928713600</c:v>
                </c:pt>
                <c:pt idx="10750">
                  <c:v>928800000</c:v>
                </c:pt>
                <c:pt idx="10751">
                  <c:v>928886400</c:v>
                </c:pt>
                <c:pt idx="10752">
                  <c:v>928972800</c:v>
                </c:pt>
                <c:pt idx="10753">
                  <c:v>929059200</c:v>
                </c:pt>
                <c:pt idx="10754">
                  <c:v>929145600</c:v>
                </c:pt>
                <c:pt idx="10755">
                  <c:v>929232000</c:v>
                </c:pt>
                <c:pt idx="10756">
                  <c:v>929318400</c:v>
                </c:pt>
                <c:pt idx="10757">
                  <c:v>929404800</c:v>
                </c:pt>
                <c:pt idx="10758">
                  <c:v>929491200</c:v>
                </c:pt>
                <c:pt idx="10759">
                  <c:v>929577600</c:v>
                </c:pt>
                <c:pt idx="10760">
                  <c:v>929664000</c:v>
                </c:pt>
                <c:pt idx="10761">
                  <c:v>929750400</c:v>
                </c:pt>
                <c:pt idx="10762">
                  <c:v>929836800</c:v>
                </c:pt>
                <c:pt idx="10763">
                  <c:v>929923200</c:v>
                </c:pt>
                <c:pt idx="10764">
                  <c:v>930009600</c:v>
                </c:pt>
                <c:pt idx="10765">
                  <c:v>930096000</c:v>
                </c:pt>
                <c:pt idx="10766">
                  <c:v>930182400</c:v>
                </c:pt>
                <c:pt idx="10767">
                  <c:v>930268800</c:v>
                </c:pt>
                <c:pt idx="10768">
                  <c:v>930355200</c:v>
                </c:pt>
                <c:pt idx="10769">
                  <c:v>930441600</c:v>
                </c:pt>
                <c:pt idx="10770">
                  <c:v>930528000</c:v>
                </c:pt>
                <c:pt idx="10771">
                  <c:v>930614400</c:v>
                </c:pt>
                <c:pt idx="10772">
                  <c:v>930700800</c:v>
                </c:pt>
                <c:pt idx="10773">
                  <c:v>930787200</c:v>
                </c:pt>
                <c:pt idx="10774">
                  <c:v>930873600</c:v>
                </c:pt>
                <c:pt idx="10775">
                  <c:v>930960000</c:v>
                </c:pt>
                <c:pt idx="10776">
                  <c:v>931046400</c:v>
                </c:pt>
                <c:pt idx="10777">
                  <c:v>931132800</c:v>
                </c:pt>
                <c:pt idx="10778">
                  <c:v>931219200</c:v>
                </c:pt>
                <c:pt idx="10779">
                  <c:v>931305600</c:v>
                </c:pt>
                <c:pt idx="10780">
                  <c:v>931392000</c:v>
                </c:pt>
                <c:pt idx="10781">
                  <c:v>931478400</c:v>
                </c:pt>
                <c:pt idx="10782">
                  <c:v>931564800</c:v>
                </c:pt>
                <c:pt idx="10783">
                  <c:v>931651200</c:v>
                </c:pt>
                <c:pt idx="10784">
                  <c:v>931737600</c:v>
                </c:pt>
                <c:pt idx="10785">
                  <c:v>931824000</c:v>
                </c:pt>
                <c:pt idx="10786">
                  <c:v>931910400</c:v>
                </c:pt>
                <c:pt idx="10787">
                  <c:v>931996800</c:v>
                </c:pt>
                <c:pt idx="10788">
                  <c:v>932083200</c:v>
                </c:pt>
                <c:pt idx="10789">
                  <c:v>932169600</c:v>
                </c:pt>
                <c:pt idx="10790">
                  <c:v>932256000</c:v>
                </c:pt>
                <c:pt idx="10791">
                  <c:v>932342400</c:v>
                </c:pt>
                <c:pt idx="10792">
                  <c:v>932428800</c:v>
                </c:pt>
                <c:pt idx="10793">
                  <c:v>932515200</c:v>
                </c:pt>
                <c:pt idx="10794">
                  <c:v>932601600</c:v>
                </c:pt>
                <c:pt idx="10795">
                  <c:v>932688000</c:v>
                </c:pt>
                <c:pt idx="10796">
                  <c:v>932774400</c:v>
                </c:pt>
                <c:pt idx="10797">
                  <c:v>932860800</c:v>
                </c:pt>
                <c:pt idx="10798">
                  <c:v>932947200</c:v>
                </c:pt>
                <c:pt idx="10799">
                  <c:v>933033600</c:v>
                </c:pt>
                <c:pt idx="10800">
                  <c:v>933120000</c:v>
                </c:pt>
                <c:pt idx="10801">
                  <c:v>933206400</c:v>
                </c:pt>
                <c:pt idx="10802">
                  <c:v>933292800</c:v>
                </c:pt>
                <c:pt idx="10803">
                  <c:v>933379200</c:v>
                </c:pt>
                <c:pt idx="10804">
                  <c:v>933465600</c:v>
                </c:pt>
                <c:pt idx="10805">
                  <c:v>933552000</c:v>
                </c:pt>
                <c:pt idx="10806">
                  <c:v>933638400</c:v>
                </c:pt>
                <c:pt idx="10807">
                  <c:v>933724800</c:v>
                </c:pt>
                <c:pt idx="10808">
                  <c:v>933811200</c:v>
                </c:pt>
                <c:pt idx="10809">
                  <c:v>933897600</c:v>
                </c:pt>
                <c:pt idx="10810">
                  <c:v>933984000</c:v>
                </c:pt>
                <c:pt idx="10811">
                  <c:v>934070400</c:v>
                </c:pt>
                <c:pt idx="10812">
                  <c:v>934156800</c:v>
                </c:pt>
                <c:pt idx="10813">
                  <c:v>934243200</c:v>
                </c:pt>
                <c:pt idx="10814">
                  <c:v>934329600</c:v>
                </c:pt>
                <c:pt idx="10815">
                  <c:v>934416000</c:v>
                </c:pt>
                <c:pt idx="10816">
                  <c:v>934502400</c:v>
                </c:pt>
                <c:pt idx="10817">
                  <c:v>934588800</c:v>
                </c:pt>
                <c:pt idx="10818">
                  <c:v>934675200</c:v>
                </c:pt>
                <c:pt idx="10819">
                  <c:v>934761600</c:v>
                </c:pt>
                <c:pt idx="10820">
                  <c:v>934848000</c:v>
                </c:pt>
                <c:pt idx="10821">
                  <c:v>934934400</c:v>
                </c:pt>
                <c:pt idx="10822">
                  <c:v>935020800</c:v>
                </c:pt>
                <c:pt idx="10823">
                  <c:v>935107200</c:v>
                </c:pt>
                <c:pt idx="10824">
                  <c:v>935193600</c:v>
                </c:pt>
                <c:pt idx="10825">
                  <c:v>935280000</c:v>
                </c:pt>
                <c:pt idx="10826">
                  <c:v>935366400</c:v>
                </c:pt>
                <c:pt idx="10827">
                  <c:v>935452800</c:v>
                </c:pt>
                <c:pt idx="10828">
                  <c:v>935539200</c:v>
                </c:pt>
                <c:pt idx="10829">
                  <c:v>935625600</c:v>
                </c:pt>
                <c:pt idx="10830">
                  <c:v>935712000</c:v>
                </c:pt>
                <c:pt idx="10831">
                  <c:v>935798400</c:v>
                </c:pt>
                <c:pt idx="10832">
                  <c:v>935884800</c:v>
                </c:pt>
                <c:pt idx="10833">
                  <c:v>935971200</c:v>
                </c:pt>
                <c:pt idx="10834">
                  <c:v>936057600</c:v>
                </c:pt>
                <c:pt idx="10835">
                  <c:v>936144000</c:v>
                </c:pt>
                <c:pt idx="10836">
                  <c:v>936230400</c:v>
                </c:pt>
                <c:pt idx="10837">
                  <c:v>936316800</c:v>
                </c:pt>
                <c:pt idx="10838">
                  <c:v>936403200</c:v>
                </c:pt>
                <c:pt idx="10839">
                  <c:v>936489600</c:v>
                </c:pt>
                <c:pt idx="10840">
                  <c:v>936576000</c:v>
                </c:pt>
                <c:pt idx="10841">
                  <c:v>936662400</c:v>
                </c:pt>
                <c:pt idx="10842">
                  <c:v>936748800</c:v>
                </c:pt>
                <c:pt idx="10843">
                  <c:v>936835200</c:v>
                </c:pt>
                <c:pt idx="10844">
                  <c:v>936921600</c:v>
                </c:pt>
                <c:pt idx="10845">
                  <c:v>937008000</c:v>
                </c:pt>
                <c:pt idx="10846">
                  <c:v>937094400</c:v>
                </c:pt>
                <c:pt idx="10847">
                  <c:v>937180800</c:v>
                </c:pt>
                <c:pt idx="10848">
                  <c:v>937267200</c:v>
                </c:pt>
                <c:pt idx="10849">
                  <c:v>937353600</c:v>
                </c:pt>
                <c:pt idx="10850">
                  <c:v>937440000</c:v>
                </c:pt>
                <c:pt idx="10851">
                  <c:v>937526400</c:v>
                </c:pt>
                <c:pt idx="10852">
                  <c:v>937612800</c:v>
                </c:pt>
                <c:pt idx="10853">
                  <c:v>937699200</c:v>
                </c:pt>
                <c:pt idx="10854">
                  <c:v>937785600</c:v>
                </c:pt>
                <c:pt idx="10855">
                  <c:v>937872000</c:v>
                </c:pt>
                <c:pt idx="10856">
                  <c:v>937958400</c:v>
                </c:pt>
                <c:pt idx="10857">
                  <c:v>938044800</c:v>
                </c:pt>
                <c:pt idx="10858">
                  <c:v>938131200</c:v>
                </c:pt>
                <c:pt idx="10859">
                  <c:v>938217600</c:v>
                </c:pt>
                <c:pt idx="10860">
                  <c:v>938304000</c:v>
                </c:pt>
                <c:pt idx="10861">
                  <c:v>938390400</c:v>
                </c:pt>
                <c:pt idx="10862">
                  <c:v>938476800</c:v>
                </c:pt>
                <c:pt idx="10863">
                  <c:v>938563200</c:v>
                </c:pt>
                <c:pt idx="10864">
                  <c:v>938649600</c:v>
                </c:pt>
                <c:pt idx="10865">
                  <c:v>938736000</c:v>
                </c:pt>
                <c:pt idx="10866">
                  <c:v>938822400</c:v>
                </c:pt>
                <c:pt idx="10867">
                  <c:v>938908800</c:v>
                </c:pt>
                <c:pt idx="10868">
                  <c:v>938995200</c:v>
                </c:pt>
                <c:pt idx="10869">
                  <c:v>939081600</c:v>
                </c:pt>
                <c:pt idx="10870">
                  <c:v>939168000</c:v>
                </c:pt>
                <c:pt idx="10871">
                  <c:v>939254400</c:v>
                </c:pt>
                <c:pt idx="10872">
                  <c:v>939340800</c:v>
                </c:pt>
                <c:pt idx="10873">
                  <c:v>939427200</c:v>
                </c:pt>
                <c:pt idx="10874">
                  <c:v>939513600</c:v>
                </c:pt>
                <c:pt idx="10875">
                  <c:v>939600000</c:v>
                </c:pt>
                <c:pt idx="10876">
                  <c:v>939686400</c:v>
                </c:pt>
                <c:pt idx="10877">
                  <c:v>939772800</c:v>
                </c:pt>
                <c:pt idx="10878">
                  <c:v>939859200</c:v>
                </c:pt>
                <c:pt idx="10879">
                  <c:v>939945600</c:v>
                </c:pt>
                <c:pt idx="10880">
                  <c:v>940032000</c:v>
                </c:pt>
                <c:pt idx="10881">
                  <c:v>940118400</c:v>
                </c:pt>
                <c:pt idx="10882">
                  <c:v>940204800</c:v>
                </c:pt>
                <c:pt idx="10883">
                  <c:v>940291200</c:v>
                </c:pt>
                <c:pt idx="10884">
                  <c:v>940377600</c:v>
                </c:pt>
                <c:pt idx="10885">
                  <c:v>940464000</c:v>
                </c:pt>
                <c:pt idx="10886">
                  <c:v>940550400</c:v>
                </c:pt>
                <c:pt idx="10887">
                  <c:v>940636800</c:v>
                </c:pt>
                <c:pt idx="10888">
                  <c:v>940723200</c:v>
                </c:pt>
                <c:pt idx="10889">
                  <c:v>940809600</c:v>
                </c:pt>
                <c:pt idx="10890">
                  <c:v>940896000</c:v>
                </c:pt>
                <c:pt idx="10891">
                  <c:v>940982400</c:v>
                </c:pt>
                <c:pt idx="10892">
                  <c:v>941068800</c:v>
                </c:pt>
                <c:pt idx="10893">
                  <c:v>941155200</c:v>
                </c:pt>
                <c:pt idx="10894">
                  <c:v>941241600</c:v>
                </c:pt>
                <c:pt idx="10895">
                  <c:v>941328000</c:v>
                </c:pt>
                <c:pt idx="10896">
                  <c:v>941414400</c:v>
                </c:pt>
                <c:pt idx="10897">
                  <c:v>941500800</c:v>
                </c:pt>
                <c:pt idx="10898">
                  <c:v>941587200</c:v>
                </c:pt>
                <c:pt idx="10899">
                  <c:v>941673600</c:v>
                </c:pt>
                <c:pt idx="10900">
                  <c:v>941760000</c:v>
                </c:pt>
                <c:pt idx="10901">
                  <c:v>941846400</c:v>
                </c:pt>
                <c:pt idx="10902">
                  <c:v>941932800</c:v>
                </c:pt>
                <c:pt idx="10903">
                  <c:v>942019200</c:v>
                </c:pt>
                <c:pt idx="10904">
                  <c:v>942105600</c:v>
                </c:pt>
                <c:pt idx="10905">
                  <c:v>942192000</c:v>
                </c:pt>
                <c:pt idx="10906">
                  <c:v>942278400</c:v>
                </c:pt>
                <c:pt idx="10907">
                  <c:v>942364800</c:v>
                </c:pt>
                <c:pt idx="10908">
                  <c:v>942451200</c:v>
                </c:pt>
                <c:pt idx="10909">
                  <c:v>942537600</c:v>
                </c:pt>
                <c:pt idx="10910">
                  <c:v>942624000</c:v>
                </c:pt>
                <c:pt idx="10911">
                  <c:v>942710400</c:v>
                </c:pt>
                <c:pt idx="10912">
                  <c:v>942796800</c:v>
                </c:pt>
                <c:pt idx="10913">
                  <c:v>942883200</c:v>
                </c:pt>
                <c:pt idx="10914">
                  <c:v>942969600</c:v>
                </c:pt>
                <c:pt idx="10915">
                  <c:v>943056000</c:v>
                </c:pt>
                <c:pt idx="10916">
                  <c:v>943142400</c:v>
                </c:pt>
                <c:pt idx="10917">
                  <c:v>943228800</c:v>
                </c:pt>
                <c:pt idx="10918">
                  <c:v>943315200</c:v>
                </c:pt>
                <c:pt idx="10919">
                  <c:v>943401600</c:v>
                </c:pt>
                <c:pt idx="10920">
                  <c:v>943488000</c:v>
                </c:pt>
                <c:pt idx="10921">
                  <c:v>943574400</c:v>
                </c:pt>
                <c:pt idx="10922">
                  <c:v>943660800</c:v>
                </c:pt>
                <c:pt idx="10923">
                  <c:v>943747200</c:v>
                </c:pt>
                <c:pt idx="10924">
                  <c:v>943833600</c:v>
                </c:pt>
                <c:pt idx="10925">
                  <c:v>943920000</c:v>
                </c:pt>
                <c:pt idx="10926">
                  <c:v>944006400</c:v>
                </c:pt>
                <c:pt idx="10927">
                  <c:v>944092800</c:v>
                </c:pt>
                <c:pt idx="10928">
                  <c:v>944179200</c:v>
                </c:pt>
                <c:pt idx="10929">
                  <c:v>944265600</c:v>
                </c:pt>
                <c:pt idx="10930">
                  <c:v>944352000</c:v>
                </c:pt>
                <c:pt idx="10931">
                  <c:v>944438400</c:v>
                </c:pt>
                <c:pt idx="10932">
                  <c:v>944524800</c:v>
                </c:pt>
                <c:pt idx="10933">
                  <c:v>944611200</c:v>
                </c:pt>
                <c:pt idx="10934">
                  <c:v>944697600</c:v>
                </c:pt>
                <c:pt idx="10935">
                  <c:v>944784000</c:v>
                </c:pt>
                <c:pt idx="10936">
                  <c:v>944870400</c:v>
                </c:pt>
                <c:pt idx="10937">
                  <c:v>944956800</c:v>
                </c:pt>
                <c:pt idx="10938">
                  <c:v>945043200</c:v>
                </c:pt>
                <c:pt idx="10939">
                  <c:v>945129600</c:v>
                </c:pt>
                <c:pt idx="10940">
                  <c:v>945216000</c:v>
                </c:pt>
                <c:pt idx="10941">
                  <c:v>945302400</c:v>
                </c:pt>
                <c:pt idx="10942">
                  <c:v>945388800</c:v>
                </c:pt>
                <c:pt idx="10943">
                  <c:v>945475200</c:v>
                </c:pt>
                <c:pt idx="10944">
                  <c:v>945561600</c:v>
                </c:pt>
                <c:pt idx="10945">
                  <c:v>945648000</c:v>
                </c:pt>
                <c:pt idx="10946">
                  <c:v>945734400</c:v>
                </c:pt>
                <c:pt idx="10947">
                  <c:v>945820800</c:v>
                </c:pt>
                <c:pt idx="10948">
                  <c:v>945907200</c:v>
                </c:pt>
                <c:pt idx="10949">
                  <c:v>945993600</c:v>
                </c:pt>
                <c:pt idx="10950">
                  <c:v>946080000</c:v>
                </c:pt>
                <c:pt idx="10951">
                  <c:v>946166400</c:v>
                </c:pt>
                <c:pt idx="10952">
                  <c:v>946252800</c:v>
                </c:pt>
                <c:pt idx="10953">
                  <c:v>946339200</c:v>
                </c:pt>
                <c:pt idx="10954">
                  <c:v>946425600</c:v>
                </c:pt>
                <c:pt idx="10955">
                  <c:v>946512000</c:v>
                </c:pt>
                <c:pt idx="10956">
                  <c:v>946598400</c:v>
                </c:pt>
                <c:pt idx="10957">
                  <c:v>946684800</c:v>
                </c:pt>
                <c:pt idx="10958">
                  <c:v>946771200</c:v>
                </c:pt>
                <c:pt idx="10959">
                  <c:v>946857600</c:v>
                </c:pt>
                <c:pt idx="10960">
                  <c:v>946944000</c:v>
                </c:pt>
                <c:pt idx="10961">
                  <c:v>947030400</c:v>
                </c:pt>
                <c:pt idx="10962">
                  <c:v>947116800</c:v>
                </c:pt>
                <c:pt idx="10963">
                  <c:v>947203200</c:v>
                </c:pt>
                <c:pt idx="10964">
                  <c:v>947289600</c:v>
                </c:pt>
                <c:pt idx="10965">
                  <c:v>947376000</c:v>
                </c:pt>
                <c:pt idx="10966">
                  <c:v>947462400</c:v>
                </c:pt>
                <c:pt idx="10967">
                  <c:v>947548800</c:v>
                </c:pt>
                <c:pt idx="10968">
                  <c:v>947635200</c:v>
                </c:pt>
                <c:pt idx="10969">
                  <c:v>947721600</c:v>
                </c:pt>
                <c:pt idx="10970">
                  <c:v>947808000</c:v>
                </c:pt>
                <c:pt idx="10971">
                  <c:v>947894400</c:v>
                </c:pt>
                <c:pt idx="10972">
                  <c:v>947980800</c:v>
                </c:pt>
                <c:pt idx="10973">
                  <c:v>948067200</c:v>
                </c:pt>
                <c:pt idx="10974">
                  <c:v>948153600</c:v>
                </c:pt>
                <c:pt idx="10975">
                  <c:v>948240000</c:v>
                </c:pt>
                <c:pt idx="10976">
                  <c:v>948326400</c:v>
                </c:pt>
                <c:pt idx="10977">
                  <c:v>948412800</c:v>
                </c:pt>
                <c:pt idx="10978">
                  <c:v>948499200</c:v>
                </c:pt>
                <c:pt idx="10979">
                  <c:v>948585600</c:v>
                </c:pt>
                <c:pt idx="10980">
                  <c:v>948672000</c:v>
                </c:pt>
              </c:numCache>
            </c:numRef>
          </c:xVal>
          <c:yVal>
            <c:numRef>
              <c:f>[surfaceT.xlsx]Sheet3!$E$2:$E$10984</c:f>
              <c:numCache>
                <c:formatCode>0.00E+00</c:formatCode>
                <c:ptCount val="10983"/>
                <c:pt idx="0">
                  <c:v>9</c:v>
                </c:pt>
                <c:pt idx="1">
                  <c:v>9.0000000000070006</c:v>
                </c:pt>
                <c:pt idx="2">
                  <c:v>9.0000000000109992</c:v>
                </c:pt>
                <c:pt idx="3">
                  <c:v>9.0000000000139995</c:v>
                </c:pt>
                <c:pt idx="4">
                  <c:v>9.0000000000159996</c:v>
                </c:pt>
                <c:pt idx="5">
                  <c:v>9.0000000000179998</c:v>
                </c:pt>
                <c:pt idx="6">
                  <c:v>9.00000000002</c:v>
                </c:pt>
                <c:pt idx="7">
                  <c:v>9.0000000000210001</c:v>
                </c:pt>
                <c:pt idx="8">
                  <c:v>9.0000000000230003</c:v>
                </c:pt>
                <c:pt idx="9">
                  <c:v>9.0000000000240004</c:v>
                </c:pt>
                <c:pt idx="10">
                  <c:v>9.0000000000260005</c:v>
                </c:pt>
                <c:pt idx="11">
                  <c:v>9.0000000000270006</c:v>
                </c:pt>
                <c:pt idx="12">
                  <c:v>9.0000000000280007</c:v>
                </c:pt>
                <c:pt idx="13">
                  <c:v>9.0000000000290008</c:v>
                </c:pt>
                <c:pt idx="14">
                  <c:v>9.0000000000309992</c:v>
                </c:pt>
                <c:pt idx="15">
                  <c:v>9.0000000000319993</c:v>
                </c:pt>
                <c:pt idx="16">
                  <c:v>9.0000000000329994</c:v>
                </c:pt>
                <c:pt idx="17">
                  <c:v>9.0000000000339995</c:v>
                </c:pt>
                <c:pt idx="18">
                  <c:v>9.0000000000349996</c:v>
                </c:pt>
                <c:pt idx="19">
                  <c:v>9.0000000000359996</c:v>
                </c:pt>
                <c:pt idx="20">
                  <c:v>9.0000000000369997</c:v>
                </c:pt>
                <c:pt idx="21">
                  <c:v>9.0000000000379998</c:v>
                </c:pt>
                <c:pt idx="22">
                  <c:v>9.0000000000379998</c:v>
                </c:pt>
                <c:pt idx="23">
                  <c:v>9.0000000000389999</c:v>
                </c:pt>
                <c:pt idx="24">
                  <c:v>9.00000000004</c:v>
                </c:pt>
                <c:pt idx="25">
                  <c:v>9.0000000000410001</c:v>
                </c:pt>
                <c:pt idx="26">
                  <c:v>9.0000000000420002</c:v>
                </c:pt>
                <c:pt idx="27">
                  <c:v>9.0000000000430003</c:v>
                </c:pt>
                <c:pt idx="28">
                  <c:v>9.0000000000430003</c:v>
                </c:pt>
                <c:pt idx="29">
                  <c:v>9.0000000000440004</c:v>
                </c:pt>
                <c:pt idx="30">
                  <c:v>9.0000000000450004</c:v>
                </c:pt>
                <c:pt idx="31">
                  <c:v>9.0000000000460005</c:v>
                </c:pt>
                <c:pt idx="32">
                  <c:v>9.0000000000460005</c:v>
                </c:pt>
                <c:pt idx="33">
                  <c:v>9.0000000000470006</c:v>
                </c:pt>
                <c:pt idx="34">
                  <c:v>9.0000000000480007</c:v>
                </c:pt>
                <c:pt idx="35">
                  <c:v>9.0000000000490008</c:v>
                </c:pt>
                <c:pt idx="36">
                  <c:v>9.0000000000490008</c:v>
                </c:pt>
                <c:pt idx="37">
                  <c:v>9.0000000000499991</c:v>
                </c:pt>
                <c:pt idx="38">
                  <c:v>9.0000000000509992</c:v>
                </c:pt>
                <c:pt idx="39">
                  <c:v>9.0000000000509992</c:v>
                </c:pt>
                <c:pt idx="40">
                  <c:v>9.0000000000519993</c:v>
                </c:pt>
                <c:pt idx="41">
                  <c:v>9.0000000000529994</c:v>
                </c:pt>
                <c:pt idx="42">
                  <c:v>9.0000000000529994</c:v>
                </c:pt>
                <c:pt idx="43">
                  <c:v>9.0000000000539995</c:v>
                </c:pt>
                <c:pt idx="44">
                  <c:v>9.0000000000539995</c:v>
                </c:pt>
                <c:pt idx="45">
                  <c:v>9.0000000000549996</c:v>
                </c:pt>
                <c:pt idx="46">
                  <c:v>9.0000000000559996</c:v>
                </c:pt>
                <c:pt idx="47">
                  <c:v>9.0000000000559996</c:v>
                </c:pt>
                <c:pt idx="48">
                  <c:v>9.0000000000569997</c:v>
                </c:pt>
                <c:pt idx="49">
                  <c:v>9.0000000000569997</c:v>
                </c:pt>
                <c:pt idx="50">
                  <c:v>9.0000000000579998</c:v>
                </c:pt>
                <c:pt idx="51">
                  <c:v>9.0000000000589999</c:v>
                </c:pt>
                <c:pt idx="52">
                  <c:v>9.0000000000589999</c:v>
                </c:pt>
                <c:pt idx="53">
                  <c:v>9.00000000006</c:v>
                </c:pt>
                <c:pt idx="54">
                  <c:v>9.00000000006</c:v>
                </c:pt>
                <c:pt idx="55">
                  <c:v>9.0000000000610001</c:v>
                </c:pt>
                <c:pt idx="56">
                  <c:v>9.0000000000610001</c:v>
                </c:pt>
                <c:pt idx="57">
                  <c:v>9.0000000000620002</c:v>
                </c:pt>
                <c:pt idx="58">
                  <c:v>9.0000000000620002</c:v>
                </c:pt>
                <c:pt idx="59">
                  <c:v>9.0000000000630003</c:v>
                </c:pt>
                <c:pt idx="60">
                  <c:v>9.0000000000640004</c:v>
                </c:pt>
                <c:pt idx="61">
                  <c:v>9.0000000000640004</c:v>
                </c:pt>
                <c:pt idx="62">
                  <c:v>9.0000000000650004</c:v>
                </c:pt>
                <c:pt idx="63">
                  <c:v>9.0000000000650004</c:v>
                </c:pt>
                <c:pt idx="64">
                  <c:v>9.0000000000660005</c:v>
                </c:pt>
                <c:pt idx="65">
                  <c:v>9.0000000000660005</c:v>
                </c:pt>
                <c:pt idx="66">
                  <c:v>9.0000000000670006</c:v>
                </c:pt>
                <c:pt idx="67">
                  <c:v>9.0000000000670006</c:v>
                </c:pt>
                <c:pt idx="68">
                  <c:v>9.0000000000680007</c:v>
                </c:pt>
                <c:pt idx="69">
                  <c:v>9.0000000000680007</c:v>
                </c:pt>
                <c:pt idx="70">
                  <c:v>9.0000000000690008</c:v>
                </c:pt>
                <c:pt idx="71">
                  <c:v>9.0000000000690008</c:v>
                </c:pt>
                <c:pt idx="72">
                  <c:v>9.0000000000699991</c:v>
                </c:pt>
                <c:pt idx="73">
                  <c:v>9.0000000000699991</c:v>
                </c:pt>
                <c:pt idx="74">
                  <c:v>9.0000000000709992</c:v>
                </c:pt>
                <c:pt idx="75">
                  <c:v>9.0000000000709992</c:v>
                </c:pt>
                <c:pt idx="76">
                  <c:v>9.0000000000709992</c:v>
                </c:pt>
                <c:pt idx="77">
                  <c:v>9.0000000000719993</c:v>
                </c:pt>
                <c:pt idx="78">
                  <c:v>9.0000000000719993</c:v>
                </c:pt>
                <c:pt idx="79">
                  <c:v>9.0000000000729994</c:v>
                </c:pt>
                <c:pt idx="80">
                  <c:v>9.0000000000729994</c:v>
                </c:pt>
                <c:pt idx="81">
                  <c:v>9.0000000000739995</c:v>
                </c:pt>
                <c:pt idx="82">
                  <c:v>9.0000000000739995</c:v>
                </c:pt>
                <c:pt idx="83">
                  <c:v>9.0000000000749996</c:v>
                </c:pt>
                <c:pt idx="84">
                  <c:v>9.0000000000749996</c:v>
                </c:pt>
                <c:pt idx="85">
                  <c:v>9.0000000000759997</c:v>
                </c:pt>
                <c:pt idx="86">
                  <c:v>9.0000000000759997</c:v>
                </c:pt>
                <c:pt idx="87">
                  <c:v>9.0000000000759997</c:v>
                </c:pt>
                <c:pt idx="88">
                  <c:v>9.0000000000769997</c:v>
                </c:pt>
                <c:pt idx="89">
                  <c:v>9.0000000000769997</c:v>
                </c:pt>
                <c:pt idx="90">
                  <c:v>9.0000000000779998</c:v>
                </c:pt>
                <c:pt idx="91">
                  <c:v>9.0000000000779998</c:v>
                </c:pt>
                <c:pt idx="92">
                  <c:v>9.0000000000789999</c:v>
                </c:pt>
                <c:pt idx="93">
                  <c:v>9.0000000000789999</c:v>
                </c:pt>
                <c:pt idx="94">
                  <c:v>9.0000000000789999</c:v>
                </c:pt>
                <c:pt idx="95">
                  <c:v>9.00000000008</c:v>
                </c:pt>
                <c:pt idx="96">
                  <c:v>9.00000000008</c:v>
                </c:pt>
                <c:pt idx="97">
                  <c:v>9.0000000000810001</c:v>
                </c:pt>
                <c:pt idx="98">
                  <c:v>9.0000000000810001</c:v>
                </c:pt>
                <c:pt idx="99">
                  <c:v>9.0000000000810001</c:v>
                </c:pt>
                <c:pt idx="100">
                  <c:v>9.0000000000820002</c:v>
                </c:pt>
                <c:pt idx="101">
                  <c:v>9.0000000000820002</c:v>
                </c:pt>
                <c:pt idx="102">
                  <c:v>9.0000000000830003</c:v>
                </c:pt>
                <c:pt idx="103">
                  <c:v>9.0000000000830003</c:v>
                </c:pt>
                <c:pt idx="104">
                  <c:v>9.0000000000830003</c:v>
                </c:pt>
                <c:pt idx="105">
                  <c:v>9.0000000000840004</c:v>
                </c:pt>
                <c:pt idx="106">
                  <c:v>9.0000000000840004</c:v>
                </c:pt>
                <c:pt idx="107">
                  <c:v>9.0000000000850005</c:v>
                </c:pt>
                <c:pt idx="108">
                  <c:v>9.0000000000850005</c:v>
                </c:pt>
                <c:pt idx="109">
                  <c:v>9.0000000000850005</c:v>
                </c:pt>
                <c:pt idx="110">
                  <c:v>9.0000000000860005</c:v>
                </c:pt>
                <c:pt idx="111">
                  <c:v>9.0000000000860005</c:v>
                </c:pt>
                <c:pt idx="112">
                  <c:v>9.0000000000870006</c:v>
                </c:pt>
                <c:pt idx="113">
                  <c:v>9.0000000000870006</c:v>
                </c:pt>
                <c:pt idx="114">
                  <c:v>9.0000000000870006</c:v>
                </c:pt>
                <c:pt idx="115">
                  <c:v>9.0000000000880007</c:v>
                </c:pt>
                <c:pt idx="116">
                  <c:v>9.0000000000880007</c:v>
                </c:pt>
                <c:pt idx="117">
                  <c:v>9.0000000000890008</c:v>
                </c:pt>
                <c:pt idx="118">
                  <c:v>9.0000000000890008</c:v>
                </c:pt>
                <c:pt idx="119">
                  <c:v>9.0000000000890008</c:v>
                </c:pt>
                <c:pt idx="120">
                  <c:v>9.0000000000899991</c:v>
                </c:pt>
                <c:pt idx="121">
                  <c:v>9.0000000000899991</c:v>
                </c:pt>
                <c:pt idx="122">
                  <c:v>9.0000000000899991</c:v>
                </c:pt>
                <c:pt idx="123">
                  <c:v>9.0000000000909992</c:v>
                </c:pt>
                <c:pt idx="124">
                  <c:v>9.0000000000909992</c:v>
                </c:pt>
                <c:pt idx="125">
                  <c:v>9.0000000000909992</c:v>
                </c:pt>
                <c:pt idx="126">
                  <c:v>9.0000000000919993</c:v>
                </c:pt>
                <c:pt idx="127">
                  <c:v>9.0000000000919993</c:v>
                </c:pt>
                <c:pt idx="128">
                  <c:v>9.0000000000929994</c:v>
                </c:pt>
                <c:pt idx="129">
                  <c:v>9.0000000000929994</c:v>
                </c:pt>
                <c:pt idx="130">
                  <c:v>9.0000000000929994</c:v>
                </c:pt>
                <c:pt idx="131">
                  <c:v>9.0000000000939995</c:v>
                </c:pt>
                <c:pt idx="132">
                  <c:v>9.0000000000939995</c:v>
                </c:pt>
                <c:pt idx="133">
                  <c:v>9.0000000000939995</c:v>
                </c:pt>
                <c:pt idx="134">
                  <c:v>9.0000000000949996</c:v>
                </c:pt>
                <c:pt idx="135">
                  <c:v>9.0000000000949996</c:v>
                </c:pt>
                <c:pt idx="136">
                  <c:v>9.0000000000949996</c:v>
                </c:pt>
                <c:pt idx="137">
                  <c:v>9.0000000000959997</c:v>
                </c:pt>
                <c:pt idx="138">
                  <c:v>9.0000000000959997</c:v>
                </c:pt>
                <c:pt idx="139">
                  <c:v>9.0000000000959997</c:v>
                </c:pt>
                <c:pt idx="140">
                  <c:v>9.0000000000969997</c:v>
                </c:pt>
                <c:pt idx="141">
                  <c:v>9.0000000000969997</c:v>
                </c:pt>
                <c:pt idx="142">
                  <c:v>9.0000000000969997</c:v>
                </c:pt>
                <c:pt idx="143">
                  <c:v>9.0000000000979998</c:v>
                </c:pt>
                <c:pt idx="144">
                  <c:v>9.0000000000979998</c:v>
                </c:pt>
                <c:pt idx="145">
                  <c:v>9.0000000000979998</c:v>
                </c:pt>
                <c:pt idx="146">
                  <c:v>9.0000000000989999</c:v>
                </c:pt>
                <c:pt idx="147">
                  <c:v>9.0000000000989999</c:v>
                </c:pt>
                <c:pt idx="148">
                  <c:v>9.0000000000989999</c:v>
                </c:pt>
                <c:pt idx="149">
                  <c:v>9.0000000001</c:v>
                </c:pt>
                <c:pt idx="150">
                  <c:v>9.0000000001</c:v>
                </c:pt>
                <c:pt idx="151">
                  <c:v>9.0000000001</c:v>
                </c:pt>
                <c:pt idx="152">
                  <c:v>9.0000000001010001</c:v>
                </c:pt>
                <c:pt idx="153">
                  <c:v>9.0000000001010001</c:v>
                </c:pt>
                <c:pt idx="154">
                  <c:v>9.0000000001010001</c:v>
                </c:pt>
                <c:pt idx="155">
                  <c:v>9.0000000001020002</c:v>
                </c:pt>
                <c:pt idx="156">
                  <c:v>9.0000000001020002</c:v>
                </c:pt>
                <c:pt idx="157">
                  <c:v>9.0000000001020002</c:v>
                </c:pt>
                <c:pt idx="158">
                  <c:v>9.0000000001030003</c:v>
                </c:pt>
                <c:pt idx="159">
                  <c:v>9.0000000001030003</c:v>
                </c:pt>
                <c:pt idx="160">
                  <c:v>9.0000000001030003</c:v>
                </c:pt>
                <c:pt idx="161">
                  <c:v>9.0000000001040004</c:v>
                </c:pt>
                <c:pt idx="162">
                  <c:v>9.0000000001040004</c:v>
                </c:pt>
                <c:pt idx="163">
                  <c:v>9.0000000001040004</c:v>
                </c:pt>
                <c:pt idx="164">
                  <c:v>9.0000000001050005</c:v>
                </c:pt>
                <c:pt idx="165">
                  <c:v>9.0000000001050005</c:v>
                </c:pt>
                <c:pt idx="166">
                  <c:v>9.0000000001050005</c:v>
                </c:pt>
                <c:pt idx="167">
                  <c:v>9.0000000001050005</c:v>
                </c:pt>
                <c:pt idx="168">
                  <c:v>9.0000000001060005</c:v>
                </c:pt>
                <c:pt idx="169">
                  <c:v>9.0000000001060005</c:v>
                </c:pt>
                <c:pt idx="170">
                  <c:v>9.0000000001060005</c:v>
                </c:pt>
                <c:pt idx="171">
                  <c:v>9.0000000001070006</c:v>
                </c:pt>
                <c:pt idx="172">
                  <c:v>9.0000000001070006</c:v>
                </c:pt>
                <c:pt idx="173">
                  <c:v>9.0000000001070006</c:v>
                </c:pt>
                <c:pt idx="174">
                  <c:v>9.0000000001080007</c:v>
                </c:pt>
                <c:pt idx="175">
                  <c:v>9.0000000001080007</c:v>
                </c:pt>
                <c:pt idx="176">
                  <c:v>9.0000000001080007</c:v>
                </c:pt>
                <c:pt idx="177">
                  <c:v>9.0000000001090008</c:v>
                </c:pt>
                <c:pt idx="178">
                  <c:v>9.0000000001090008</c:v>
                </c:pt>
                <c:pt idx="179">
                  <c:v>9.0000000001090008</c:v>
                </c:pt>
                <c:pt idx="180">
                  <c:v>9.0000000001090008</c:v>
                </c:pt>
                <c:pt idx="181">
                  <c:v>9.0000000001099991</c:v>
                </c:pt>
                <c:pt idx="182">
                  <c:v>9.0000000001099991</c:v>
                </c:pt>
                <c:pt idx="183">
                  <c:v>9.0000000001099991</c:v>
                </c:pt>
                <c:pt idx="184">
                  <c:v>9.0000000001109992</c:v>
                </c:pt>
                <c:pt idx="185">
                  <c:v>9.0000000001109992</c:v>
                </c:pt>
                <c:pt idx="186">
                  <c:v>9.0000000001109992</c:v>
                </c:pt>
                <c:pt idx="187">
                  <c:v>9.0000000001119993</c:v>
                </c:pt>
                <c:pt idx="188">
                  <c:v>9.0000000001119993</c:v>
                </c:pt>
                <c:pt idx="189">
                  <c:v>9.0000000001119993</c:v>
                </c:pt>
                <c:pt idx="190">
                  <c:v>9.0000000001119993</c:v>
                </c:pt>
                <c:pt idx="191">
                  <c:v>9.0000000001129994</c:v>
                </c:pt>
                <c:pt idx="192">
                  <c:v>9.0000000001129994</c:v>
                </c:pt>
                <c:pt idx="193">
                  <c:v>9.0000000001129994</c:v>
                </c:pt>
                <c:pt idx="194">
                  <c:v>9.0000000001139995</c:v>
                </c:pt>
                <c:pt idx="195">
                  <c:v>9.0000000001139995</c:v>
                </c:pt>
                <c:pt idx="196">
                  <c:v>9.0000000001139995</c:v>
                </c:pt>
                <c:pt idx="197">
                  <c:v>9.0000000001139995</c:v>
                </c:pt>
                <c:pt idx="198">
                  <c:v>9.0000000001149996</c:v>
                </c:pt>
                <c:pt idx="199">
                  <c:v>9.0000000001149996</c:v>
                </c:pt>
                <c:pt idx="200">
                  <c:v>9.0000000001149996</c:v>
                </c:pt>
                <c:pt idx="201">
                  <c:v>9.0000000001159997</c:v>
                </c:pt>
                <c:pt idx="202">
                  <c:v>9.0000000001159997</c:v>
                </c:pt>
                <c:pt idx="203">
                  <c:v>9.0000000001159997</c:v>
                </c:pt>
                <c:pt idx="204">
                  <c:v>9.0000000001159997</c:v>
                </c:pt>
                <c:pt idx="205">
                  <c:v>9.0000000001169997</c:v>
                </c:pt>
                <c:pt idx="206">
                  <c:v>9.0000000001169997</c:v>
                </c:pt>
                <c:pt idx="207">
                  <c:v>9.0000000001169997</c:v>
                </c:pt>
                <c:pt idx="208">
                  <c:v>9.0000000001169997</c:v>
                </c:pt>
                <c:pt idx="209">
                  <c:v>9.0000000001179998</c:v>
                </c:pt>
                <c:pt idx="210">
                  <c:v>9.0000000001179998</c:v>
                </c:pt>
                <c:pt idx="211">
                  <c:v>9.0000000001179998</c:v>
                </c:pt>
                <c:pt idx="212">
                  <c:v>9.0000000001189999</c:v>
                </c:pt>
                <c:pt idx="213">
                  <c:v>9.0000000001189999</c:v>
                </c:pt>
                <c:pt idx="214">
                  <c:v>9.0000000001189999</c:v>
                </c:pt>
                <c:pt idx="215">
                  <c:v>9.0000000001189999</c:v>
                </c:pt>
                <c:pt idx="216">
                  <c:v>9.00000000012</c:v>
                </c:pt>
                <c:pt idx="217">
                  <c:v>9.00000000012</c:v>
                </c:pt>
                <c:pt idx="218">
                  <c:v>9.00000000012</c:v>
                </c:pt>
                <c:pt idx="219">
                  <c:v>9.0000000001210001</c:v>
                </c:pt>
                <c:pt idx="220">
                  <c:v>9.0000000001210001</c:v>
                </c:pt>
                <c:pt idx="221">
                  <c:v>9.0000000001210001</c:v>
                </c:pt>
                <c:pt idx="222">
                  <c:v>9.0000000001210001</c:v>
                </c:pt>
                <c:pt idx="223">
                  <c:v>9.0000000001220002</c:v>
                </c:pt>
                <c:pt idx="224">
                  <c:v>9.0000000001220002</c:v>
                </c:pt>
                <c:pt idx="225">
                  <c:v>9.0000000001220002</c:v>
                </c:pt>
                <c:pt idx="226">
                  <c:v>9.0000000001220002</c:v>
                </c:pt>
                <c:pt idx="227">
                  <c:v>9.0000000001230003</c:v>
                </c:pt>
                <c:pt idx="228">
                  <c:v>9.0000000001230003</c:v>
                </c:pt>
                <c:pt idx="229">
                  <c:v>9.0000000001230003</c:v>
                </c:pt>
                <c:pt idx="230">
                  <c:v>9.0000000001230003</c:v>
                </c:pt>
                <c:pt idx="231">
                  <c:v>9.0000000001240004</c:v>
                </c:pt>
                <c:pt idx="232">
                  <c:v>9.0000000001240004</c:v>
                </c:pt>
                <c:pt idx="233">
                  <c:v>9.0000000001240004</c:v>
                </c:pt>
                <c:pt idx="234">
                  <c:v>9.0000000001240004</c:v>
                </c:pt>
                <c:pt idx="235">
                  <c:v>9.0000000001250005</c:v>
                </c:pt>
                <c:pt idx="236">
                  <c:v>9.0000000001250005</c:v>
                </c:pt>
                <c:pt idx="237">
                  <c:v>9.0000000001250005</c:v>
                </c:pt>
                <c:pt idx="238">
                  <c:v>9.0000000001260005</c:v>
                </c:pt>
                <c:pt idx="239">
                  <c:v>9.0000000001260005</c:v>
                </c:pt>
                <c:pt idx="240">
                  <c:v>9.0000000001260005</c:v>
                </c:pt>
                <c:pt idx="241">
                  <c:v>9.0000000001260005</c:v>
                </c:pt>
                <c:pt idx="242">
                  <c:v>9.0000000001270006</c:v>
                </c:pt>
                <c:pt idx="243">
                  <c:v>9.0000000001270006</c:v>
                </c:pt>
                <c:pt idx="244">
                  <c:v>9.0000000001270006</c:v>
                </c:pt>
                <c:pt idx="245">
                  <c:v>9.0000000001270006</c:v>
                </c:pt>
                <c:pt idx="246">
                  <c:v>9.0000000001280007</c:v>
                </c:pt>
                <c:pt idx="247">
                  <c:v>9.0000000001280007</c:v>
                </c:pt>
                <c:pt idx="248">
                  <c:v>9.0000000001280007</c:v>
                </c:pt>
                <c:pt idx="249">
                  <c:v>9.0000000001280007</c:v>
                </c:pt>
                <c:pt idx="250">
                  <c:v>9.0000000001290008</c:v>
                </c:pt>
                <c:pt idx="251">
                  <c:v>9.0000000001290008</c:v>
                </c:pt>
                <c:pt idx="252">
                  <c:v>9.0000000001290008</c:v>
                </c:pt>
                <c:pt idx="253">
                  <c:v>9.0000000001290008</c:v>
                </c:pt>
                <c:pt idx="254">
                  <c:v>9.0000000001299991</c:v>
                </c:pt>
                <c:pt idx="255">
                  <c:v>9.0000000001299991</c:v>
                </c:pt>
                <c:pt idx="256">
                  <c:v>9.0000000001299991</c:v>
                </c:pt>
                <c:pt idx="257">
                  <c:v>9.0000000001299991</c:v>
                </c:pt>
                <c:pt idx="258">
                  <c:v>9.0000000001309992</c:v>
                </c:pt>
                <c:pt idx="259">
                  <c:v>9.0000000001309992</c:v>
                </c:pt>
                <c:pt idx="260">
                  <c:v>9.0000000001309992</c:v>
                </c:pt>
                <c:pt idx="261">
                  <c:v>9.0000000001309992</c:v>
                </c:pt>
                <c:pt idx="262">
                  <c:v>9.0000000001319993</c:v>
                </c:pt>
                <c:pt idx="263">
                  <c:v>9.0000000001319993</c:v>
                </c:pt>
                <c:pt idx="264">
                  <c:v>9.0000000001319993</c:v>
                </c:pt>
                <c:pt idx="265">
                  <c:v>9.0000000001319993</c:v>
                </c:pt>
                <c:pt idx="266">
                  <c:v>9.0000000001329994</c:v>
                </c:pt>
                <c:pt idx="267">
                  <c:v>9.0000000001329994</c:v>
                </c:pt>
                <c:pt idx="268">
                  <c:v>9.0000000001329994</c:v>
                </c:pt>
                <c:pt idx="269">
                  <c:v>9.0000000001329994</c:v>
                </c:pt>
                <c:pt idx="270">
                  <c:v>9.0000000001339995</c:v>
                </c:pt>
                <c:pt idx="271">
                  <c:v>9.0000000001339995</c:v>
                </c:pt>
                <c:pt idx="272">
                  <c:v>9.0000000001339995</c:v>
                </c:pt>
                <c:pt idx="273">
                  <c:v>9.0000000001339995</c:v>
                </c:pt>
                <c:pt idx="274">
                  <c:v>9.0000000001339995</c:v>
                </c:pt>
                <c:pt idx="275">
                  <c:v>9.0000000001349996</c:v>
                </c:pt>
                <c:pt idx="276">
                  <c:v>9.0000000001349996</c:v>
                </c:pt>
                <c:pt idx="277">
                  <c:v>9.0000000001349996</c:v>
                </c:pt>
                <c:pt idx="278">
                  <c:v>9.0000000001349996</c:v>
                </c:pt>
                <c:pt idx="279">
                  <c:v>9.0000000001359997</c:v>
                </c:pt>
                <c:pt idx="280">
                  <c:v>9.0000000001359997</c:v>
                </c:pt>
                <c:pt idx="281">
                  <c:v>9.0000000001359997</c:v>
                </c:pt>
                <c:pt idx="282">
                  <c:v>9.0000000001359997</c:v>
                </c:pt>
                <c:pt idx="283">
                  <c:v>9.0000000001369997</c:v>
                </c:pt>
                <c:pt idx="284">
                  <c:v>9.0000000001369997</c:v>
                </c:pt>
                <c:pt idx="285">
                  <c:v>9.0000000001369997</c:v>
                </c:pt>
                <c:pt idx="286">
                  <c:v>9.0000000001369997</c:v>
                </c:pt>
                <c:pt idx="287">
                  <c:v>9.0000000001379998</c:v>
                </c:pt>
                <c:pt idx="288">
                  <c:v>9.0000000001379998</c:v>
                </c:pt>
                <c:pt idx="289">
                  <c:v>9.0000000001379998</c:v>
                </c:pt>
                <c:pt idx="290">
                  <c:v>9.0000000001379998</c:v>
                </c:pt>
                <c:pt idx="291">
                  <c:v>9.0000000001379998</c:v>
                </c:pt>
                <c:pt idx="292">
                  <c:v>9.0000000001389999</c:v>
                </c:pt>
                <c:pt idx="293">
                  <c:v>9.0000000001389999</c:v>
                </c:pt>
                <c:pt idx="294">
                  <c:v>9.0000000001389999</c:v>
                </c:pt>
                <c:pt idx="295">
                  <c:v>9.0000000001389999</c:v>
                </c:pt>
                <c:pt idx="296">
                  <c:v>9.00000000014</c:v>
                </c:pt>
                <c:pt idx="297">
                  <c:v>9.00000000014</c:v>
                </c:pt>
                <c:pt idx="298">
                  <c:v>9.00000000014</c:v>
                </c:pt>
                <c:pt idx="299">
                  <c:v>9.00000000014</c:v>
                </c:pt>
                <c:pt idx="300">
                  <c:v>9.0000000001410001</c:v>
                </c:pt>
                <c:pt idx="301">
                  <c:v>9.0000000001410001</c:v>
                </c:pt>
                <c:pt idx="302">
                  <c:v>9.0000000001410001</c:v>
                </c:pt>
                <c:pt idx="303">
                  <c:v>9.0000000001410001</c:v>
                </c:pt>
                <c:pt idx="304">
                  <c:v>9.0000000001410001</c:v>
                </c:pt>
                <c:pt idx="305">
                  <c:v>9.0000000001420002</c:v>
                </c:pt>
                <c:pt idx="306">
                  <c:v>9.0000000001420002</c:v>
                </c:pt>
                <c:pt idx="307">
                  <c:v>9.0000000001420002</c:v>
                </c:pt>
                <c:pt idx="308">
                  <c:v>9.0000000001420002</c:v>
                </c:pt>
                <c:pt idx="309">
                  <c:v>9.0000000001430003</c:v>
                </c:pt>
                <c:pt idx="310">
                  <c:v>9.0000000001430003</c:v>
                </c:pt>
                <c:pt idx="311">
                  <c:v>9.0000000001430003</c:v>
                </c:pt>
                <c:pt idx="312">
                  <c:v>9.0000000001430003</c:v>
                </c:pt>
                <c:pt idx="313">
                  <c:v>9.0000000001430003</c:v>
                </c:pt>
                <c:pt idx="314">
                  <c:v>9.0000000001440004</c:v>
                </c:pt>
                <c:pt idx="315">
                  <c:v>9.0000000001440004</c:v>
                </c:pt>
                <c:pt idx="316">
                  <c:v>9.0000000001440004</c:v>
                </c:pt>
                <c:pt idx="317">
                  <c:v>9.0000000001440004</c:v>
                </c:pt>
                <c:pt idx="318">
                  <c:v>9.0000000001450005</c:v>
                </c:pt>
                <c:pt idx="319">
                  <c:v>9.0000000001450005</c:v>
                </c:pt>
                <c:pt idx="320">
                  <c:v>9.0000000001450005</c:v>
                </c:pt>
                <c:pt idx="321">
                  <c:v>9.0000000001450005</c:v>
                </c:pt>
                <c:pt idx="322">
                  <c:v>9.0000000001450005</c:v>
                </c:pt>
                <c:pt idx="323">
                  <c:v>9.0000000001460005</c:v>
                </c:pt>
                <c:pt idx="324">
                  <c:v>9.0000000001460005</c:v>
                </c:pt>
                <c:pt idx="325">
                  <c:v>9.0000000001460005</c:v>
                </c:pt>
                <c:pt idx="326">
                  <c:v>9.0000000001460005</c:v>
                </c:pt>
                <c:pt idx="327">
                  <c:v>9.0000000001470006</c:v>
                </c:pt>
                <c:pt idx="328">
                  <c:v>9.0000000001470006</c:v>
                </c:pt>
                <c:pt idx="329">
                  <c:v>9.0000000001470006</c:v>
                </c:pt>
                <c:pt idx="330">
                  <c:v>9.0000000001470006</c:v>
                </c:pt>
                <c:pt idx="331">
                  <c:v>9.0000000001470006</c:v>
                </c:pt>
                <c:pt idx="332">
                  <c:v>9.0000000001480007</c:v>
                </c:pt>
                <c:pt idx="333">
                  <c:v>9.0000000001480007</c:v>
                </c:pt>
                <c:pt idx="334">
                  <c:v>9.0000000001480007</c:v>
                </c:pt>
                <c:pt idx="335">
                  <c:v>9.0000000001480007</c:v>
                </c:pt>
                <c:pt idx="336">
                  <c:v>9.0000000001480007</c:v>
                </c:pt>
                <c:pt idx="337">
                  <c:v>9.0000000001490008</c:v>
                </c:pt>
                <c:pt idx="338">
                  <c:v>9.0000000001490008</c:v>
                </c:pt>
                <c:pt idx="339">
                  <c:v>9.0000000001490008</c:v>
                </c:pt>
                <c:pt idx="340">
                  <c:v>9.0000000001490008</c:v>
                </c:pt>
                <c:pt idx="341">
                  <c:v>9.0000000001490008</c:v>
                </c:pt>
                <c:pt idx="342">
                  <c:v>9.0000000001499991</c:v>
                </c:pt>
                <c:pt idx="343">
                  <c:v>9.0000000001499991</c:v>
                </c:pt>
                <c:pt idx="344">
                  <c:v>9.0000000001499991</c:v>
                </c:pt>
                <c:pt idx="345">
                  <c:v>9.0000000001499991</c:v>
                </c:pt>
                <c:pt idx="346">
                  <c:v>9.0000000001499991</c:v>
                </c:pt>
                <c:pt idx="347">
                  <c:v>9.0000000001509992</c:v>
                </c:pt>
                <c:pt idx="348">
                  <c:v>9.0000000001509992</c:v>
                </c:pt>
                <c:pt idx="349">
                  <c:v>9.0000000001509992</c:v>
                </c:pt>
                <c:pt idx="350">
                  <c:v>9.0000000001509992</c:v>
                </c:pt>
                <c:pt idx="351">
                  <c:v>9.0000000001509992</c:v>
                </c:pt>
                <c:pt idx="352">
                  <c:v>9.0000000001519993</c:v>
                </c:pt>
                <c:pt idx="353">
                  <c:v>9.0000000001519993</c:v>
                </c:pt>
                <c:pt idx="354">
                  <c:v>9.0000000001519993</c:v>
                </c:pt>
                <c:pt idx="355">
                  <c:v>9.0000000001519993</c:v>
                </c:pt>
                <c:pt idx="356">
                  <c:v>9.0000000001519993</c:v>
                </c:pt>
                <c:pt idx="357">
                  <c:v>9.0000000001529994</c:v>
                </c:pt>
                <c:pt idx="358">
                  <c:v>9.0000000001529994</c:v>
                </c:pt>
                <c:pt idx="359">
                  <c:v>9.0000000001529994</c:v>
                </c:pt>
                <c:pt idx="360">
                  <c:v>9.0000000001529994</c:v>
                </c:pt>
                <c:pt idx="361">
                  <c:v>9.0000000001529994</c:v>
                </c:pt>
                <c:pt idx="362">
                  <c:v>9.0000000001529994</c:v>
                </c:pt>
                <c:pt idx="363">
                  <c:v>9.0000000001539995</c:v>
                </c:pt>
                <c:pt idx="364">
                  <c:v>9.0000000001539995</c:v>
                </c:pt>
                <c:pt idx="365">
                  <c:v>9.0000000001539995</c:v>
                </c:pt>
                <c:pt idx="366">
                  <c:v>9.0000000001539995</c:v>
                </c:pt>
                <c:pt idx="367">
                  <c:v>9.0000000001539995</c:v>
                </c:pt>
                <c:pt idx="368">
                  <c:v>9.0000000001539995</c:v>
                </c:pt>
                <c:pt idx="369">
                  <c:v>9.0000000001549996</c:v>
                </c:pt>
                <c:pt idx="370">
                  <c:v>9.0000000001549996</c:v>
                </c:pt>
                <c:pt idx="371">
                  <c:v>9.0000000001549996</c:v>
                </c:pt>
                <c:pt idx="372">
                  <c:v>9.0000000001549996</c:v>
                </c:pt>
                <c:pt idx="373">
                  <c:v>9.0000000001549996</c:v>
                </c:pt>
                <c:pt idx="374">
                  <c:v>9.0000000001549996</c:v>
                </c:pt>
                <c:pt idx="375">
                  <c:v>9.0000000001549996</c:v>
                </c:pt>
                <c:pt idx="376">
                  <c:v>9.0000000001549996</c:v>
                </c:pt>
                <c:pt idx="377">
                  <c:v>9.0000000001559997</c:v>
                </c:pt>
                <c:pt idx="378">
                  <c:v>9.0000000001559997</c:v>
                </c:pt>
                <c:pt idx="379">
                  <c:v>9.0000000001559997</c:v>
                </c:pt>
                <c:pt idx="380">
                  <c:v>9.0000000001559997</c:v>
                </c:pt>
                <c:pt idx="381">
                  <c:v>9.0000000001559997</c:v>
                </c:pt>
                <c:pt idx="382">
                  <c:v>9.0000000001559997</c:v>
                </c:pt>
                <c:pt idx="383">
                  <c:v>9.0000000001559997</c:v>
                </c:pt>
                <c:pt idx="384">
                  <c:v>9.0000000001559997</c:v>
                </c:pt>
                <c:pt idx="385">
                  <c:v>9.0000000001559997</c:v>
                </c:pt>
                <c:pt idx="386">
                  <c:v>9.0000000001559997</c:v>
                </c:pt>
                <c:pt idx="387">
                  <c:v>9.0000000001559997</c:v>
                </c:pt>
                <c:pt idx="388">
                  <c:v>9.0000000001559997</c:v>
                </c:pt>
                <c:pt idx="389">
                  <c:v>9.0000000001569997</c:v>
                </c:pt>
                <c:pt idx="390">
                  <c:v>9.0000000001569997</c:v>
                </c:pt>
                <c:pt idx="391">
                  <c:v>9.0000000001569997</c:v>
                </c:pt>
                <c:pt idx="392">
                  <c:v>9.0000000001569997</c:v>
                </c:pt>
                <c:pt idx="393">
                  <c:v>9.0000000001569997</c:v>
                </c:pt>
                <c:pt idx="394">
                  <c:v>9.0000000001569997</c:v>
                </c:pt>
                <c:pt idx="395">
                  <c:v>9.0000000001569997</c:v>
                </c:pt>
                <c:pt idx="396">
                  <c:v>9.0000000001569997</c:v>
                </c:pt>
                <c:pt idx="397">
                  <c:v>9.0000000001569997</c:v>
                </c:pt>
                <c:pt idx="398">
                  <c:v>9.0000000001569997</c:v>
                </c:pt>
                <c:pt idx="399">
                  <c:v>9.0000000001559997</c:v>
                </c:pt>
                <c:pt idx="400">
                  <c:v>9.0000000001559997</c:v>
                </c:pt>
                <c:pt idx="401">
                  <c:v>9.0000000001559997</c:v>
                </c:pt>
                <c:pt idx="402">
                  <c:v>9.0000000001559997</c:v>
                </c:pt>
                <c:pt idx="403">
                  <c:v>9.0000000001559997</c:v>
                </c:pt>
                <c:pt idx="404">
                  <c:v>9.0000000001559997</c:v>
                </c:pt>
                <c:pt idx="405">
                  <c:v>9.0000000001559997</c:v>
                </c:pt>
                <c:pt idx="406">
                  <c:v>9.0000000001559997</c:v>
                </c:pt>
                <c:pt idx="407">
                  <c:v>9.0000000001549996</c:v>
                </c:pt>
                <c:pt idx="408">
                  <c:v>9.0000000001549996</c:v>
                </c:pt>
                <c:pt idx="409">
                  <c:v>9.0000000001549996</c:v>
                </c:pt>
                <c:pt idx="410">
                  <c:v>9.0000000001549996</c:v>
                </c:pt>
                <c:pt idx="411">
                  <c:v>9.0000000001549996</c:v>
                </c:pt>
                <c:pt idx="412">
                  <c:v>9.0000000001539995</c:v>
                </c:pt>
                <c:pt idx="413">
                  <c:v>9.0000000001539995</c:v>
                </c:pt>
                <c:pt idx="414">
                  <c:v>9.0000000001539995</c:v>
                </c:pt>
                <c:pt idx="415">
                  <c:v>9.0000000001529994</c:v>
                </c:pt>
                <c:pt idx="416">
                  <c:v>9.0000000001529994</c:v>
                </c:pt>
                <c:pt idx="417">
                  <c:v>9.0000000001529994</c:v>
                </c:pt>
                <c:pt idx="418">
                  <c:v>9.0000000001519993</c:v>
                </c:pt>
                <c:pt idx="419">
                  <c:v>9.0000000001519993</c:v>
                </c:pt>
                <c:pt idx="420">
                  <c:v>9.0000000001509992</c:v>
                </c:pt>
                <c:pt idx="421">
                  <c:v>9.0000000001509992</c:v>
                </c:pt>
                <c:pt idx="422">
                  <c:v>9.0000000001499991</c:v>
                </c:pt>
                <c:pt idx="423">
                  <c:v>9.0000000001499991</c:v>
                </c:pt>
                <c:pt idx="424">
                  <c:v>9.0000000001490008</c:v>
                </c:pt>
                <c:pt idx="425">
                  <c:v>9.0000000001490008</c:v>
                </c:pt>
                <c:pt idx="426">
                  <c:v>9.0000000001480007</c:v>
                </c:pt>
                <c:pt idx="427">
                  <c:v>9.0000000001470006</c:v>
                </c:pt>
                <c:pt idx="428">
                  <c:v>9.0000000001460005</c:v>
                </c:pt>
                <c:pt idx="429">
                  <c:v>9.0000000001460005</c:v>
                </c:pt>
                <c:pt idx="430">
                  <c:v>9.0000000001450005</c:v>
                </c:pt>
                <c:pt idx="431">
                  <c:v>9.0000000001440004</c:v>
                </c:pt>
                <c:pt idx="432">
                  <c:v>9.0000000001430003</c:v>
                </c:pt>
                <c:pt idx="433">
                  <c:v>9.0000000001420002</c:v>
                </c:pt>
                <c:pt idx="434">
                  <c:v>9.0000000001410001</c:v>
                </c:pt>
                <c:pt idx="435">
                  <c:v>9.00000000014</c:v>
                </c:pt>
                <c:pt idx="436">
                  <c:v>9.0000000001389999</c:v>
                </c:pt>
                <c:pt idx="437">
                  <c:v>9.0000000001379998</c:v>
                </c:pt>
                <c:pt idx="438">
                  <c:v>9.0000000001369997</c:v>
                </c:pt>
                <c:pt idx="439">
                  <c:v>9.0000000001349996</c:v>
                </c:pt>
                <c:pt idx="440">
                  <c:v>9.0000000001339995</c:v>
                </c:pt>
                <c:pt idx="441">
                  <c:v>9.0000000001329994</c:v>
                </c:pt>
                <c:pt idx="442">
                  <c:v>9.0000000001309992</c:v>
                </c:pt>
                <c:pt idx="443">
                  <c:v>9.0000000001299991</c:v>
                </c:pt>
                <c:pt idx="444">
                  <c:v>9.0000000001280007</c:v>
                </c:pt>
                <c:pt idx="445">
                  <c:v>9.0000000001270006</c:v>
                </c:pt>
                <c:pt idx="446">
                  <c:v>9.0000000001250005</c:v>
                </c:pt>
                <c:pt idx="447">
                  <c:v>9.0000000001230003</c:v>
                </c:pt>
                <c:pt idx="448">
                  <c:v>9.0000000001210001</c:v>
                </c:pt>
                <c:pt idx="449">
                  <c:v>9.0000000001189999</c:v>
                </c:pt>
                <c:pt idx="450">
                  <c:v>9.0000000001169997</c:v>
                </c:pt>
                <c:pt idx="451">
                  <c:v>9.0000000001149996</c:v>
                </c:pt>
                <c:pt idx="452">
                  <c:v>9.0000000001129994</c:v>
                </c:pt>
                <c:pt idx="453">
                  <c:v>9.0000000001109992</c:v>
                </c:pt>
                <c:pt idx="454">
                  <c:v>9.0000000001090008</c:v>
                </c:pt>
                <c:pt idx="455">
                  <c:v>9.0000000001060005</c:v>
                </c:pt>
                <c:pt idx="456">
                  <c:v>9.0000000001040004</c:v>
                </c:pt>
                <c:pt idx="457">
                  <c:v>9.0000000001010001</c:v>
                </c:pt>
                <c:pt idx="458">
                  <c:v>9.0000000000979998</c:v>
                </c:pt>
                <c:pt idx="459">
                  <c:v>9.0000000000949996</c:v>
                </c:pt>
                <c:pt idx="460">
                  <c:v>9.0000000000919993</c:v>
                </c:pt>
                <c:pt idx="461">
                  <c:v>9.0000000000890008</c:v>
                </c:pt>
                <c:pt idx="462">
                  <c:v>9.0000000000860005</c:v>
                </c:pt>
                <c:pt idx="463">
                  <c:v>9.0000000000830003</c:v>
                </c:pt>
                <c:pt idx="464">
                  <c:v>9.0000000000789999</c:v>
                </c:pt>
                <c:pt idx="465">
                  <c:v>9.0000000000759997</c:v>
                </c:pt>
                <c:pt idx="466">
                  <c:v>9.0000000000719993</c:v>
                </c:pt>
                <c:pt idx="467">
                  <c:v>9.0000000000680007</c:v>
                </c:pt>
                <c:pt idx="468">
                  <c:v>9.0000000000640004</c:v>
                </c:pt>
                <c:pt idx="469">
                  <c:v>9.00000000006</c:v>
                </c:pt>
                <c:pt idx="470">
                  <c:v>9.0000000000549996</c:v>
                </c:pt>
                <c:pt idx="471">
                  <c:v>9.0000000000509992</c:v>
                </c:pt>
                <c:pt idx="472">
                  <c:v>9.0000000000460005</c:v>
                </c:pt>
                <c:pt idx="473">
                  <c:v>9.0000000000410001</c:v>
                </c:pt>
                <c:pt idx="474">
                  <c:v>9.0000000000359996</c:v>
                </c:pt>
                <c:pt idx="475">
                  <c:v>9.0000000000309992</c:v>
                </c:pt>
                <c:pt idx="476">
                  <c:v>9.0000000000260005</c:v>
                </c:pt>
                <c:pt idx="477">
                  <c:v>9.00000000002</c:v>
                </c:pt>
                <c:pt idx="478">
                  <c:v>9.0000000000149996</c:v>
                </c:pt>
                <c:pt idx="479">
                  <c:v>9.0000000000090008</c:v>
                </c:pt>
                <c:pt idx="480">
                  <c:v>9.0000000000020002</c:v>
                </c:pt>
                <c:pt idx="481">
                  <c:v>8.9999999999959996</c:v>
                </c:pt>
                <c:pt idx="482">
                  <c:v>8.9999999999890008</c:v>
                </c:pt>
                <c:pt idx="483">
                  <c:v>8.9999999999830003</c:v>
                </c:pt>
                <c:pt idx="484">
                  <c:v>8.9999999999759996</c:v>
                </c:pt>
                <c:pt idx="485">
                  <c:v>8.9999999999680007</c:v>
                </c:pt>
                <c:pt idx="486">
                  <c:v>8.9999999999610001</c:v>
                </c:pt>
                <c:pt idx="487">
                  <c:v>8.9999999999529994</c:v>
                </c:pt>
                <c:pt idx="488">
                  <c:v>8.9999999999450004</c:v>
                </c:pt>
                <c:pt idx="489">
                  <c:v>8.9999999999369997</c:v>
                </c:pt>
                <c:pt idx="490">
                  <c:v>8.9999999999280007</c:v>
                </c:pt>
                <c:pt idx="491">
                  <c:v>8.9999999999189999</c:v>
                </c:pt>
                <c:pt idx="492">
                  <c:v>8.9999999999100009</c:v>
                </c:pt>
                <c:pt idx="493">
                  <c:v>8.9999999999</c:v>
                </c:pt>
                <c:pt idx="494">
                  <c:v>8.9999999998909992</c:v>
                </c:pt>
                <c:pt idx="495">
                  <c:v>8.99999999988</c:v>
                </c:pt>
                <c:pt idx="496">
                  <c:v>8.9999999998700009</c:v>
                </c:pt>
                <c:pt idx="497">
                  <c:v>8.9999999998589999</c:v>
                </c:pt>
                <c:pt idx="498">
                  <c:v>8.9999999998480007</c:v>
                </c:pt>
                <c:pt idx="499">
                  <c:v>8.9999999998369997</c:v>
                </c:pt>
                <c:pt idx="500">
                  <c:v>8.9999999998250004</c:v>
                </c:pt>
                <c:pt idx="501">
                  <c:v>8.9999999998129994</c:v>
                </c:pt>
                <c:pt idx="502">
                  <c:v>8.9999999998</c:v>
                </c:pt>
                <c:pt idx="503">
                  <c:v>8.9999999997870006</c:v>
                </c:pt>
                <c:pt idx="504">
                  <c:v>8.9999999997729994</c:v>
                </c:pt>
                <c:pt idx="505">
                  <c:v>8.99999999976</c:v>
                </c:pt>
                <c:pt idx="506">
                  <c:v>8.9999999997450004</c:v>
                </c:pt>
                <c:pt idx="507">
                  <c:v>8.9999999997309992</c:v>
                </c:pt>
                <c:pt idx="508">
                  <c:v>8.9999999997149995</c:v>
                </c:pt>
                <c:pt idx="509">
                  <c:v>8.9999999997</c:v>
                </c:pt>
                <c:pt idx="510">
                  <c:v>8.9999999996840003</c:v>
                </c:pt>
                <c:pt idx="511">
                  <c:v>8.9999999996670006</c:v>
                </c:pt>
                <c:pt idx="512">
                  <c:v>8.9999999996500009</c:v>
                </c:pt>
                <c:pt idx="513">
                  <c:v>8.9999999996319993</c:v>
                </c:pt>
                <c:pt idx="514">
                  <c:v>8.9999999996139994</c:v>
                </c:pt>
                <c:pt idx="515">
                  <c:v>8.9999999995959996</c:v>
                </c:pt>
                <c:pt idx="516">
                  <c:v>8.9999999995759996</c:v>
                </c:pt>
                <c:pt idx="517">
                  <c:v>8.9999999995569997</c:v>
                </c:pt>
                <c:pt idx="518">
                  <c:v>8.9999999995359996</c:v>
                </c:pt>
                <c:pt idx="519">
                  <c:v>8.9999999995149995</c:v>
                </c:pt>
                <c:pt idx="520">
                  <c:v>8.9999999994929993</c:v>
                </c:pt>
                <c:pt idx="521">
                  <c:v>8.9999999994709992</c:v>
                </c:pt>
                <c:pt idx="522">
                  <c:v>8.9999999994480007</c:v>
                </c:pt>
                <c:pt idx="523">
                  <c:v>8.9999999994250004</c:v>
                </c:pt>
                <c:pt idx="524">
                  <c:v>8.9999999994</c:v>
                </c:pt>
                <c:pt idx="525">
                  <c:v>8.9999999993759996</c:v>
                </c:pt>
                <c:pt idx="526">
                  <c:v>8.9999999993500008</c:v>
                </c:pt>
                <c:pt idx="527">
                  <c:v>8.9999999993230002</c:v>
                </c:pt>
                <c:pt idx="528">
                  <c:v>8.9999999992959996</c:v>
                </c:pt>
                <c:pt idx="529">
                  <c:v>8.9999999992680006</c:v>
                </c:pt>
                <c:pt idx="530">
                  <c:v>8.9999999992399999</c:v>
                </c:pt>
                <c:pt idx="531">
                  <c:v>8.9999999992100008</c:v>
                </c:pt>
                <c:pt idx="532">
                  <c:v>8.9999999991799999</c:v>
                </c:pt>
                <c:pt idx="533">
                  <c:v>8.9999999991490007</c:v>
                </c:pt>
                <c:pt idx="534">
                  <c:v>8.9999999991169997</c:v>
                </c:pt>
                <c:pt idx="535">
                  <c:v>8.9999999990840003</c:v>
                </c:pt>
                <c:pt idx="536">
                  <c:v>8.9999999990500008</c:v>
                </c:pt>
                <c:pt idx="537">
                  <c:v>8.9999999990149995</c:v>
                </c:pt>
                <c:pt idx="538">
                  <c:v>8.9999999989789998</c:v>
                </c:pt>
                <c:pt idx="539">
                  <c:v>8.9999999989430002</c:v>
                </c:pt>
                <c:pt idx="540">
                  <c:v>8.9999999989050004</c:v>
                </c:pt>
                <c:pt idx="541">
                  <c:v>8.9999999988660004</c:v>
                </c:pt>
                <c:pt idx="542">
                  <c:v>8.9999999988260004</c:v>
                </c:pt>
                <c:pt idx="543">
                  <c:v>8.9999999987860004</c:v>
                </c:pt>
                <c:pt idx="544">
                  <c:v>8.9999999987440003</c:v>
                </c:pt>
                <c:pt idx="545">
                  <c:v>8.999999998701</c:v>
                </c:pt>
                <c:pt idx="546">
                  <c:v>8.9999999986559995</c:v>
                </c:pt>
                <c:pt idx="547">
                  <c:v>8.9999999986110009</c:v>
                </c:pt>
                <c:pt idx="548">
                  <c:v>8.9999999985640002</c:v>
                </c:pt>
                <c:pt idx="549">
                  <c:v>8.9999999985169996</c:v>
                </c:pt>
                <c:pt idx="550">
                  <c:v>8.9999999984680006</c:v>
                </c:pt>
                <c:pt idx="551">
                  <c:v>8.9999999984169996</c:v>
                </c:pt>
                <c:pt idx="552">
                  <c:v>8.9999999983660004</c:v>
                </c:pt>
                <c:pt idx="553">
                  <c:v>8.9999999983129992</c:v>
                </c:pt>
                <c:pt idx="554">
                  <c:v>8.9999999982579997</c:v>
                </c:pt>
                <c:pt idx="555">
                  <c:v>8.9999999982030001</c:v>
                </c:pt>
                <c:pt idx="556">
                  <c:v>8.9999999981450003</c:v>
                </c:pt>
                <c:pt idx="557">
                  <c:v>8.9999999980870005</c:v>
                </c:pt>
                <c:pt idx="558">
                  <c:v>8.9999999980270005</c:v>
                </c:pt>
                <c:pt idx="559">
                  <c:v>8.9999999979650003</c:v>
                </c:pt>
                <c:pt idx="560">
                  <c:v>8.999999997902</c:v>
                </c:pt>
                <c:pt idx="561">
                  <c:v>8.9999999978369996</c:v>
                </c:pt>
                <c:pt idx="562">
                  <c:v>8.9999999977700007</c:v>
                </c:pt>
                <c:pt idx="563">
                  <c:v>8.999999997702</c:v>
                </c:pt>
                <c:pt idx="564">
                  <c:v>8.9999999976329992</c:v>
                </c:pt>
                <c:pt idx="565">
                  <c:v>8.9999999975609999</c:v>
                </c:pt>
                <c:pt idx="566">
                  <c:v>8.9999999974880005</c:v>
                </c:pt>
                <c:pt idx="567">
                  <c:v>8.9999999974129992</c:v>
                </c:pt>
                <c:pt idx="568">
                  <c:v>8.9999999973359994</c:v>
                </c:pt>
                <c:pt idx="569">
                  <c:v>8.9999999972569995</c:v>
                </c:pt>
                <c:pt idx="570">
                  <c:v>8.9999999971759994</c:v>
                </c:pt>
                <c:pt idx="571">
                  <c:v>8.9999999970929991</c:v>
                </c:pt>
                <c:pt idx="572">
                  <c:v>8.9999999970090006</c:v>
                </c:pt>
                <c:pt idx="573">
                  <c:v>8.9999999969219999</c:v>
                </c:pt>
                <c:pt idx="574">
                  <c:v>8.9999999968329991</c:v>
                </c:pt>
                <c:pt idx="575">
                  <c:v>8.9999999967419999</c:v>
                </c:pt>
                <c:pt idx="576">
                  <c:v>8.9999999966490005</c:v>
                </c:pt>
                <c:pt idx="577">
                  <c:v>8.9999999965530009</c:v>
                </c:pt>
                <c:pt idx="578">
                  <c:v>8.9999999964549993</c:v>
                </c:pt>
                <c:pt idx="579">
                  <c:v>8.9999999963549993</c:v>
                </c:pt>
                <c:pt idx="580">
                  <c:v>8.9999999962530008</c:v>
                </c:pt>
                <c:pt idx="581">
                  <c:v>8.9999999961480004</c:v>
                </c:pt>
                <c:pt idx="582">
                  <c:v>8.9999999960409998</c:v>
                </c:pt>
                <c:pt idx="583">
                  <c:v>8.9999999959310006</c:v>
                </c:pt>
                <c:pt idx="584">
                  <c:v>8.9999999958189996</c:v>
                </c:pt>
                <c:pt idx="585">
                  <c:v>8.999999995704</c:v>
                </c:pt>
                <c:pt idx="586">
                  <c:v>8.9999999955860002</c:v>
                </c:pt>
                <c:pt idx="587">
                  <c:v>8.9999999954660002</c:v>
                </c:pt>
                <c:pt idx="588">
                  <c:v>8.9999999953429999</c:v>
                </c:pt>
                <c:pt idx="589">
                  <c:v>8.9999999952169993</c:v>
                </c:pt>
                <c:pt idx="590">
                  <c:v>8.9999999950880003</c:v>
                </c:pt>
                <c:pt idx="591">
                  <c:v>8.9999999949569993</c:v>
                </c:pt>
                <c:pt idx="592">
                  <c:v>8.9999999948219997</c:v>
                </c:pt>
                <c:pt idx="593">
                  <c:v>8.9999999946839999</c:v>
                </c:pt>
                <c:pt idx="594">
                  <c:v>8.9999999945439999</c:v>
                </c:pt>
                <c:pt idx="595">
                  <c:v>8.9999999943999995</c:v>
                </c:pt>
                <c:pt idx="596">
                  <c:v>8.9999999942520006</c:v>
                </c:pt>
                <c:pt idx="597">
                  <c:v>8.9999999941019997</c:v>
                </c:pt>
                <c:pt idx="598">
                  <c:v>8.9999999939480002</c:v>
                </c:pt>
                <c:pt idx="599">
                  <c:v>8.9999999937910005</c:v>
                </c:pt>
                <c:pt idx="600">
                  <c:v>8.9999999936300004</c:v>
                </c:pt>
                <c:pt idx="601">
                  <c:v>8.999999993466</c:v>
                </c:pt>
                <c:pt idx="602">
                  <c:v>8.9999999932979993</c:v>
                </c:pt>
                <c:pt idx="603">
                  <c:v>8.999999993126</c:v>
                </c:pt>
                <c:pt idx="604">
                  <c:v>8.9999999929510004</c:v>
                </c:pt>
                <c:pt idx="605">
                  <c:v>8.9999999927720005</c:v>
                </c:pt>
                <c:pt idx="606">
                  <c:v>8.9999999925890002</c:v>
                </c:pt>
                <c:pt idx="607">
                  <c:v>8.9999999924019995</c:v>
                </c:pt>
                <c:pt idx="608">
                  <c:v>8.9999999922110003</c:v>
                </c:pt>
                <c:pt idx="609">
                  <c:v>8.9999999920160008</c:v>
                </c:pt>
                <c:pt idx="610">
                  <c:v>8.9999999918170008</c:v>
                </c:pt>
                <c:pt idx="611">
                  <c:v>8.9999999916130005</c:v>
                </c:pt>
                <c:pt idx="612">
                  <c:v>8.9999999914049997</c:v>
                </c:pt>
                <c:pt idx="613">
                  <c:v>8.9999999911930004</c:v>
                </c:pt>
                <c:pt idx="614">
                  <c:v>8.9999999909760007</c:v>
                </c:pt>
                <c:pt idx="615">
                  <c:v>8.9999999907550006</c:v>
                </c:pt>
                <c:pt idx="616">
                  <c:v>8.999999990529</c:v>
                </c:pt>
                <c:pt idx="617">
                  <c:v>8.9999999902990009</c:v>
                </c:pt>
                <c:pt idx="618">
                  <c:v>8.9999999900629994</c:v>
                </c:pt>
                <c:pt idx="619">
                  <c:v>8.9999999898229994</c:v>
                </c:pt>
                <c:pt idx="620">
                  <c:v>8.9999999895770006</c:v>
                </c:pt>
                <c:pt idx="621">
                  <c:v>8.9999999893269997</c:v>
                </c:pt>
                <c:pt idx="622">
                  <c:v>8.9999999890710001</c:v>
                </c:pt>
                <c:pt idx="623">
                  <c:v>8.99999998881</c:v>
                </c:pt>
                <c:pt idx="624">
                  <c:v>8.9999999885439994</c:v>
                </c:pt>
                <c:pt idx="625">
                  <c:v>8.9999999882730002</c:v>
                </c:pt>
                <c:pt idx="626">
                  <c:v>8.9999999879960004</c:v>
                </c:pt>
                <c:pt idx="627">
                  <c:v>8.9999999877130001</c:v>
                </c:pt>
                <c:pt idx="628">
                  <c:v>8.9999999874239993</c:v>
                </c:pt>
                <c:pt idx="629">
                  <c:v>8.9999999871299998</c:v>
                </c:pt>
                <c:pt idx="630">
                  <c:v>8.9999999868299998</c:v>
                </c:pt>
                <c:pt idx="631">
                  <c:v>8.9999999865229992</c:v>
                </c:pt>
                <c:pt idx="632">
                  <c:v>8.9999999862109998</c:v>
                </c:pt>
                <c:pt idx="633">
                  <c:v>8.999999985893</c:v>
                </c:pt>
                <c:pt idx="634">
                  <c:v>8.9999999855679995</c:v>
                </c:pt>
                <c:pt idx="635">
                  <c:v>8.9999999852360002</c:v>
                </c:pt>
                <c:pt idx="636">
                  <c:v>8.9999999848980003</c:v>
                </c:pt>
                <c:pt idx="637">
                  <c:v>8.999999984554</c:v>
                </c:pt>
                <c:pt idx="638">
                  <c:v>8.9999999842030007</c:v>
                </c:pt>
                <c:pt idx="639">
                  <c:v>8.9999999838440008</c:v>
                </c:pt>
                <c:pt idx="640">
                  <c:v>8.9999999834790003</c:v>
                </c:pt>
                <c:pt idx="641">
                  <c:v>8.9999999831069992</c:v>
                </c:pt>
                <c:pt idx="642">
                  <c:v>8.9999999827279993</c:v>
                </c:pt>
                <c:pt idx="643">
                  <c:v>8.9999999823410004</c:v>
                </c:pt>
                <c:pt idx="644">
                  <c:v>8.9999999819460008</c:v>
                </c:pt>
                <c:pt idx="645">
                  <c:v>8.9999999815450007</c:v>
                </c:pt>
                <c:pt idx="646">
                  <c:v>8.9999999811349998</c:v>
                </c:pt>
                <c:pt idx="647">
                  <c:v>8.999999980718</c:v>
                </c:pt>
                <c:pt idx="648">
                  <c:v>8.9999999802929995</c:v>
                </c:pt>
                <c:pt idx="649">
                  <c:v>8.999999979859</c:v>
                </c:pt>
                <c:pt idx="650">
                  <c:v>8.9999999794179999</c:v>
                </c:pt>
                <c:pt idx="651">
                  <c:v>8.9999999789680007</c:v>
                </c:pt>
                <c:pt idx="652">
                  <c:v>8.9999999785090008</c:v>
                </c:pt>
                <c:pt idx="653">
                  <c:v>8.9999999780430002</c:v>
                </c:pt>
                <c:pt idx="654">
                  <c:v>8.9999999775670005</c:v>
                </c:pt>
                <c:pt idx="655">
                  <c:v>8.9999999770820001</c:v>
                </c:pt>
                <c:pt idx="656">
                  <c:v>8.9999999765890006</c:v>
                </c:pt>
                <c:pt idx="657">
                  <c:v>8.9999999760860003</c:v>
                </c:pt>
                <c:pt idx="658">
                  <c:v>8.9999999755739992</c:v>
                </c:pt>
                <c:pt idx="659">
                  <c:v>8.9999999750530009</c:v>
                </c:pt>
                <c:pt idx="660">
                  <c:v>8.9999999745219998</c:v>
                </c:pt>
                <c:pt idx="661">
                  <c:v>8.9999999739809997</c:v>
                </c:pt>
                <c:pt idx="662">
                  <c:v>8.9999999734310006</c:v>
                </c:pt>
                <c:pt idx="663">
                  <c:v>8.9999999728700004</c:v>
                </c:pt>
                <c:pt idx="664">
                  <c:v>8.9999999722989994</c:v>
                </c:pt>
                <c:pt idx="665">
                  <c:v>8.9999999717179993</c:v>
                </c:pt>
                <c:pt idx="666">
                  <c:v>8.999999971127</c:v>
                </c:pt>
                <c:pt idx="667">
                  <c:v>8.9999999705239997</c:v>
                </c:pt>
                <c:pt idx="668">
                  <c:v>8.9999999699110003</c:v>
                </c:pt>
                <c:pt idx="669">
                  <c:v>8.9999999692869999</c:v>
                </c:pt>
                <c:pt idx="670">
                  <c:v>8.9999999686520002</c:v>
                </c:pt>
                <c:pt idx="671">
                  <c:v>8.9999999680059997</c:v>
                </c:pt>
                <c:pt idx="672">
                  <c:v>8.9999999673479998</c:v>
                </c:pt>
                <c:pt idx="673">
                  <c:v>8.9999999666780006</c:v>
                </c:pt>
                <c:pt idx="674">
                  <c:v>8.9999999659970005</c:v>
                </c:pt>
                <c:pt idx="675">
                  <c:v>8.9999999653039993</c:v>
                </c:pt>
                <c:pt idx="676">
                  <c:v>8.9999999645980004</c:v>
                </c:pt>
                <c:pt idx="677">
                  <c:v>8.9999999638800006</c:v>
                </c:pt>
                <c:pt idx="678">
                  <c:v>8.9999999631499996</c:v>
                </c:pt>
                <c:pt idx="679">
                  <c:v>8.9999999624069993</c:v>
                </c:pt>
                <c:pt idx="680">
                  <c:v>8.9999999616509996</c:v>
                </c:pt>
                <c:pt idx="681">
                  <c:v>8.9999999608820005</c:v>
                </c:pt>
                <c:pt idx="682">
                  <c:v>8.9999999601000003</c:v>
                </c:pt>
                <c:pt idx="683">
                  <c:v>8.9999999593040005</c:v>
                </c:pt>
                <c:pt idx="684">
                  <c:v>8.9999999584949997</c:v>
                </c:pt>
                <c:pt idx="685">
                  <c:v>8.9999999576719993</c:v>
                </c:pt>
                <c:pt idx="686">
                  <c:v>8.9999999568339994</c:v>
                </c:pt>
                <c:pt idx="687">
                  <c:v>8.9999999559830002</c:v>
                </c:pt>
                <c:pt idx="688">
                  <c:v>8.9999999551169996</c:v>
                </c:pt>
                <c:pt idx="689">
                  <c:v>8.9999999542369995</c:v>
                </c:pt>
                <c:pt idx="690">
                  <c:v>8.9999999533409998</c:v>
                </c:pt>
                <c:pt idx="691">
                  <c:v>8.9999999524310006</c:v>
                </c:pt>
                <c:pt idx="692">
                  <c:v>8.999999951505</c:v>
                </c:pt>
                <c:pt idx="693">
                  <c:v>8.9999999505639998</c:v>
                </c:pt>
                <c:pt idx="694">
                  <c:v>8.999999949607</c:v>
                </c:pt>
                <c:pt idx="695">
                  <c:v>8.9999999486350006</c:v>
                </c:pt>
                <c:pt idx="696">
                  <c:v>8.9999999476459998</c:v>
                </c:pt>
                <c:pt idx="697">
                  <c:v>8.9999999466409992</c:v>
                </c:pt>
                <c:pt idx="698">
                  <c:v>8.9999999456190007</c:v>
                </c:pt>
                <c:pt idx="699">
                  <c:v>8.9999999445810008</c:v>
                </c:pt>
                <c:pt idx="700">
                  <c:v>8.9999999435249993</c:v>
                </c:pt>
                <c:pt idx="701">
                  <c:v>8.9999999424529999</c:v>
                </c:pt>
                <c:pt idx="702">
                  <c:v>8.9999999413620007</c:v>
                </c:pt>
                <c:pt idx="703">
                  <c:v>8.9999999402539999</c:v>
                </c:pt>
                <c:pt idx="704">
                  <c:v>8.9999999391289993</c:v>
                </c:pt>
                <c:pt idx="705">
                  <c:v>8.9999999379840006</c:v>
                </c:pt>
                <c:pt idx="706">
                  <c:v>8.9999999368220003</c:v>
                </c:pt>
                <c:pt idx="707">
                  <c:v>8.9999999356410001</c:v>
                </c:pt>
                <c:pt idx="708">
                  <c:v>8.999999934441</c:v>
                </c:pt>
                <c:pt idx="709">
                  <c:v>8.9999999332209999</c:v>
                </c:pt>
                <c:pt idx="710">
                  <c:v>8.9999999319819999</c:v>
                </c:pt>
                <c:pt idx="711">
                  <c:v>8.999999930724</c:v>
                </c:pt>
                <c:pt idx="712">
                  <c:v>8.999999929446</c:v>
                </c:pt>
                <c:pt idx="713">
                  <c:v>8.999999928147</c:v>
                </c:pt>
                <c:pt idx="714">
                  <c:v>8.999999926828</c:v>
                </c:pt>
                <c:pt idx="715">
                  <c:v>8.9999999254879999</c:v>
                </c:pt>
                <c:pt idx="716">
                  <c:v>8.9999999241269997</c:v>
                </c:pt>
                <c:pt idx="717">
                  <c:v>8.9999999227449994</c:v>
                </c:pt>
                <c:pt idx="718">
                  <c:v>8.9999999213410007</c:v>
                </c:pt>
                <c:pt idx="719">
                  <c:v>8.999999919915</c:v>
                </c:pt>
                <c:pt idx="720">
                  <c:v>8.9999999184679993</c:v>
                </c:pt>
                <c:pt idx="721">
                  <c:v>8.9999999169980001</c:v>
                </c:pt>
                <c:pt idx="722">
                  <c:v>8.9999999155050006</c:v>
                </c:pt>
                <c:pt idx="723">
                  <c:v>8.9999999139890008</c:v>
                </c:pt>
                <c:pt idx="724">
                  <c:v>8.9999999124500007</c:v>
                </c:pt>
                <c:pt idx="725">
                  <c:v>8.9999999108880004</c:v>
                </c:pt>
                <c:pt idx="726">
                  <c:v>8.9999999093009997</c:v>
                </c:pt>
                <c:pt idx="727">
                  <c:v>8.9999999076900004</c:v>
                </c:pt>
                <c:pt idx="728">
                  <c:v>8.9999999060550007</c:v>
                </c:pt>
                <c:pt idx="729">
                  <c:v>8.9999999043960006</c:v>
                </c:pt>
                <c:pt idx="730">
                  <c:v>8.999999902711</c:v>
                </c:pt>
                <c:pt idx="731">
                  <c:v>8.9999999010000007</c:v>
                </c:pt>
                <c:pt idx="732">
                  <c:v>8.9999998992639991</c:v>
                </c:pt>
                <c:pt idx="733">
                  <c:v>8.9999998975020006</c:v>
                </c:pt>
                <c:pt idx="734">
                  <c:v>8.9999998957139997</c:v>
                </c:pt>
                <c:pt idx="735">
                  <c:v>8.999999893899</c:v>
                </c:pt>
                <c:pt idx="736">
                  <c:v>8.9999998920569997</c:v>
                </c:pt>
                <c:pt idx="737">
                  <c:v>8.9999998901880005</c:v>
                </c:pt>
                <c:pt idx="738">
                  <c:v>8.9999998882910006</c:v>
                </c:pt>
                <c:pt idx="739">
                  <c:v>8.999999886366</c:v>
                </c:pt>
                <c:pt idx="740">
                  <c:v>8.9999998844120004</c:v>
                </c:pt>
                <c:pt idx="741">
                  <c:v>8.99999988243</c:v>
                </c:pt>
                <c:pt idx="742">
                  <c:v>8.9999998804190007</c:v>
                </c:pt>
                <c:pt idx="743">
                  <c:v>8.9999998783790005</c:v>
                </c:pt>
                <c:pt idx="744">
                  <c:v>8.9999998763089994</c:v>
                </c:pt>
                <c:pt idx="745">
                  <c:v>8.9999998742089993</c:v>
                </c:pt>
                <c:pt idx="746">
                  <c:v>8.9999998720779999</c:v>
                </c:pt>
                <c:pt idx="747">
                  <c:v>8.9999998699169996</c:v>
                </c:pt>
                <c:pt idx="748">
                  <c:v>8.9999998677250002</c:v>
                </c:pt>
                <c:pt idx="749">
                  <c:v>8.9999998655009996</c:v>
                </c:pt>
                <c:pt idx="750">
                  <c:v>8.9999998632449998</c:v>
                </c:pt>
                <c:pt idx="751">
                  <c:v>8.9999998609570007</c:v>
                </c:pt>
                <c:pt idx="752">
                  <c:v>8.9999998586360004</c:v>
                </c:pt>
                <c:pt idx="753">
                  <c:v>8.9999998562820007</c:v>
                </c:pt>
                <c:pt idx="754">
                  <c:v>8.9999998538949999</c:v>
                </c:pt>
                <c:pt idx="755">
                  <c:v>8.9999998514739996</c:v>
                </c:pt>
                <c:pt idx="756">
                  <c:v>8.9999998490189999</c:v>
                </c:pt>
                <c:pt idx="757">
                  <c:v>8.9999998465300006</c:v>
                </c:pt>
                <c:pt idx="758">
                  <c:v>8.999999844005</c:v>
                </c:pt>
                <c:pt idx="759">
                  <c:v>8.9999998414449998</c:v>
                </c:pt>
                <c:pt idx="760">
                  <c:v>8.9999998388489999</c:v>
                </c:pt>
                <c:pt idx="761">
                  <c:v>8.9999998362180005</c:v>
                </c:pt>
                <c:pt idx="762">
                  <c:v>8.9999998335489995</c:v>
                </c:pt>
                <c:pt idx="763">
                  <c:v>8.9999998308440006</c:v>
                </c:pt>
                <c:pt idx="764">
                  <c:v>8.9999998281010001</c:v>
                </c:pt>
                <c:pt idx="765">
                  <c:v>8.9999998253199998</c:v>
                </c:pt>
                <c:pt idx="766">
                  <c:v>8.9999998225009996</c:v>
                </c:pt>
                <c:pt idx="767">
                  <c:v>8.9999998196429996</c:v>
                </c:pt>
                <c:pt idx="768">
                  <c:v>8.9999998167459996</c:v>
                </c:pt>
                <c:pt idx="769">
                  <c:v>8.9999998138099997</c:v>
                </c:pt>
                <c:pt idx="770">
                  <c:v>8.9999998108339998</c:v>
                </c:pt>
                <c:pt idx="771">
                  <c:v>8.9999998078169998</c:v>
                </c:pt>
                <c:pt idx="772">
                  <c:v>8.9999998047589997</c:v>
                </c:pt>
                <c:pt idx="773">
                  <c:v>8.9999998016599996</c:v>
                </c:pt>
                <c:pt idx="774">
                  <c:v>8.9999997985189992</c:v>
                </c:pt>
                <c:pt idx="775">
                  <c:v>8.9999997953360005</c:v>
                </c:pt>
                <c:pt idx="776">
                  <c:v>8.9999997921099997</c:v>
                </c:pt>
                <c:pt idx="777">
                  <c:v>8.9999997888410004</c:v>
                </c:pt>
                <c:pt idx="778">
                  <c:v>8.9999997855280007</c:v>
                </c:pt>
                <c:pt idx="779">
                  <c:v>8.9999997821720008</c:v>
                </c:pt>
                <c:pt idx="780">
                  <c:v>8.9999997787700003</c:v>
                </c:pt>
                <c:pt idx="781">
                  <c:v>8.9999997753239995</c:v>
                </c:pt>
                <c:pt idx="782">
                  <c:v>8.999999771832</c:v>
                </c:pt>
                <c:pt idx="783">
                  <c:v>8.9999997682939998</c:v>
                </c:pt>
                <c:pt idx="784">
                  <c:v>8.9999997647090009</c:v>
                </c:pt>
                <c:pt idx="785">
                  <c:v>8.9999997610779996</c:v>
                </c:pt>
                <c:pt idx="786">
                  <c:v>8.9999997573979993</c:v>
                </c:pt>
                <c:pt idx="787">
                  <c:v>8.9999997536710001</c:v>
                </c:pt>
                <c:pt idx="788">
                  <c:v>8.9999997498950002</c:v>
                </c:pt>
                <c:pt idx="789">
                  <c:v>8.9999997460709995</c:v>
                </c:pt>
                <c:pt idx="790">
                  <c:v>8.9999997421959996</c:v>
                </c:pt>
                <c:pt idx="791">
                  <c:v>8.9999997382720007</c:v>
                </c:pt>
                <c:pt idx="792">
                  <c:v>8.9999997342970008</c:v>
                </c:pt>
                <c:pt idx="793">
                  <c:v>8.9999997302699999</c:v>
                </c:pt>
                <c:pt idx="794">
                  <c:v>8.9999997261919997</c:v>
                </c:pt>
                <c:pt idx="795">
                  <c:v>8.9999997220620003</c:v>
                </c:pt>
                <c:pt idx="796">
                  <c:v>8.9999997178789997</c:v>
                </c:pt>
                <c:pt idx="797">
                  <c:v>8.9999997136429997</c:v>
                </c:pt>
                <c:pt idx="798">
                  <c:v>8.9999997093530002</c:v>
                </c:pt>
                <c:pt idx="799">
                  <c:v>8.9999997050089995</c:v>
                </c:pt>
                <c:pt idx="800">
                  <c:v>8.9999997006089991</c:v>
                </c:pt>
                <c:pt idx="801">
                  <c:v>8.9999996961549993</c:v>
                </c:pt>
                <c:pt idx="802">
                  <c:v>8.9999996916439997</c:v>
                </c:pt>
                <c:pt idx="803">
                  <c:v>8.9999996870760004</c:v>
                </c:pt>
                <c:pt idx="804">
                  <c:v>8.9999996824509996</c:v>
                </c:pt>
                <c:pt idx="805">
                  <c:v>8.9999996777680007</c:v>
                </c:pt>
                <c:pt idx="806">
                  <c:v>8.9999996730270002</c:v>
                </c:pt>
                <c:pt idx="807">
                  <c:v>8.9999996682269998</c:v>
                </c:pt>
                <c:pt idx="808">
                  <c:v>8.9999996633679995</c:v>
                </c:pt>
                <c:pt idx="809">
                  <c:v>8.9999996584480009</c:v>
                </c:pt>
                <c:pt idx="810">
                  <c:v>8.9999996534680005</c:v>
                </c:pt>
                <c:pt idx="811">
                  <c:v>8.9999996484259999</c:v>
                </c:pt>
                <c:pt idx="812">
                  <c:v>8.9999996433220009</c:v>
                </c:pt>
                <c:pt idx="813">
                  <c:v>8.9999996381559999</c:v>
                </c:pt>
                <c:pt idx="814">
                  <c:v>8.9999996329270004</c:v>
                </c:pt>
                <c:pt idx="815">
                  <c:v>8.9999996276330005</c:v>
                </c:pt>
                <c:pt idx="816">
                  <c:v>8.9999996222760004</c:v>
                </c:pt>
                <c:pt idx="817">
                  <c:v>8.9999996168529997</c:v>
                </c:pt>
                <c:pt idx="818">
                  <c:v>8.9999996113640002</c:v>
                </c:pt>
                <c:pt idx="819">
                  <c:v>8.9999996058090002</c:v>
                </c:pt>
                <c:pt idx="820">
                  <c:v>8.9999996001879996</c:v>
                </c:pt>
                <c:pt idx="821">
                  <c:v>8.999999594498</c:v>
                </c:pt>
                <c:pt idx="822">
                  <c:v>8.9999995887409998</c:v>
                </c:pt>
                <c:pt idx="823">
                  <c:v>8.9999995829140005</c:v>
                </c:pt>
                <c:pt idx="824">
                  <c:v>8.9999995770180004</c:v>
                </c:pt>
                <c:pt idx="825">
                  <c:v>8.9999995710509992</c:v>
                </c:pt>
                <c:pt idx="826">
                  <c:v>8.9999995650140008</c:v>
                </c:pt>
                <c:pt idx="827">
                  <c:v>8.9999995589049995</c:v>
                </c:pt>
                <c:pt idx="828">
                  <c:v>8.9999995527240007</c:v>
                </c:pt>
                <c:pt idx="829">
                  <c:v>8.9999995464690006</c:v>
                </c:pt>
                <c:pt idx="830">
                  <c:v>8.9999995401409993</c:v>
                </c:pt>
                <c:pt idx="831">
                  <c:v>8.9999995337390004</c:v>
                </c:pt>
                <c:pt idx="832">
                  <c:v>8.9999995272620001</c:v>
                </c:pt>
                <c:pt idx="833">
                  <c:v>8.9999995207090002</c:v>
                </c:pt>
                <c:pt idx="834">
                  <c:v>8.9999995140790006</c:v>
                </c:pt>
                <c:pt idx="835">
                  <c:v>8.9999995073719994</c:v>
                </c:pt>
                <c:pt idx="836">
                  <c:v>8.9999995005880002</c:v>
                </c:pt>
                <c:pt idx="837">
                  <c:v>8.9999994937249994</c:v>
                </c:pt>
                <c:pt idx="838">
                  <c:v>8.9999994867820003</c:v>
                </c:pt>
                <c:pt idx="839">
                  <c:v>8.9999994797589995</c:v>
                </c:pt>
                <c:pt idx="840">
                  <c:v>8.9999994726560004</c:v>
                </c:pt>
                <c:pt idx="841">
                  <c:v>8.9999994654709994</c:v>
                </c:pt>
                <c:pt idx="842">
                  <c:v>8.9999994582039999</c:v>
                </c:pt>
                <c:pt idx="843">
                  <c:v>8.9999994508530001</c:v>
                </c:pt>
                <c:pt idx="844">
                  <c:v>8.999999443419</c:v>
                </c:pt>
                <c:pt idx="845">
                  <c:v>8.9999994359009996</c:v>
                </c:pt>
                <c:pt idx="846">
                  <c:v>8.9999994282970004</c:v>
                </c:pt>
                <c:pt idx="847">
                  <c:v>8.9999994206060006</c:v>
                </c:pt>
                <c:pt idx="848">
                  <c:v>8.9999994128290002</c:v>
                </c:pt>
                <c:pt idx="849">
                  <c:v>8.9999994049649992</c:v>
                </c:pt>
                <c:pt idx="850">
                  <c:v>8.9999993970119991</c:v>
                </c:pt>
                <c:pt idx="851">
                  <c:v>8.999999388969</c:v>
                </c:pt>
                <c:pt idx="852">
                  <c:v>8.999999380837</c:v>
                </c:pt>
                <c:pt idx="853">
                  <c:v>8.9999993726140008</c:v>
                </c:pt>
                <c:pt idx="854">
                  <c:v>8.9999993642990006</c:v>
                </c:pt>
                <c:pt idx="855">
                  <c:v>8.9999993558919993</c:v>
                </c:pt>
                <c:pt idx="856">
                  <c:v>8.9999993473910003</c:v>
                </c:pt>
                <c:pt idx="857">
                  <c:v>8.999999338796</c:v>
                </c:pt>
                <c:pt idx="858">
                  <c:v>8.9999993301070003</c:v>
                </c:pt>
                <c:pt idx="859">
                  <c:v>8.9999993213220009</c:v>
                </c:pt>
                <c:pt idx="860">
                  <c:v>8.99999931244</c:v>
                </c:pt>
                <c:pt idx="861">
                  <c:v>8.9999993034599992</c:v>
                </c:pt>
                <c:pt idx="862">
                  <c:v>8.9999992943830005</c:v>
                </c:pt>
                <c:pt idx="863">
                  <c:v>8.999999285206</c:v>
                </c:pt>
                <c:pt idx="864">
                  <c:v>8.9999992759289995</c:v>
                </c:pt>
                <c:pt idx="865">
                  <c:v>8.9999992665520008</c:v>
                </c:pt>
                <c:pt idx="866">
                  <c:v>8.9999992570730001</c:v>
                </c:pt>
                <c:pt idx="867">
                  <c:v>8.9999992474910009</c:v>
                </c:pt>
                <c:pt idx="868">
                  <c:v>8.9999992378059996</c:v>
                </c:pt>
                <c:pt idx="869">
                  <c:v>8.9999992280159997</c:v>
                </c:pt>
                <c:pt idx="870">
                  <c:v>8.9999992181209993</c:v>
                </c:pt>
                <c:pt idx="871">
                  <c:v>8.9999992081200002</c:v>
                </c:pt>
                <c:pt idx="872">
                  <c:v>8.9999991980120004</c:v>
                </c:pt>
                <c:pt idx="873">
                  <c:v>8.9999991877959999</c:v>
                </c:pt>
                <c:pt idx="874">
                  <c:v>8.9999991774710004</c:v>
                </c:pt>
                <c:pt idx="875">
                  <c:v>8.9999991670370001</c:v>
                </c:pt>
                <c:pt idx="876">
                  <c:v>8.9999991564920006</c:v>
                </c:pt>
                <c:pt idx="877">
                  <c:v>8.9999991458349999</c:v>
                </c:pt>
                <c:pt idx="878">
                  <c:v>8.9999991350649999</c:v>
                </c:pt>
                <c:pt idx="879">
                  <c:v>8.9999991241820005</c:v>
                </c:pt>
                <c:pt idx="880">
                  <c:v>8.9999991131849999</c:v>
                </c:pt>
                <c:pt idx="881">
                  <c:v>8.9999991020729997</c:v>
                </c:pt>
                <c:pt idx="882">
                  <c:v>8.9999990908439997</c:v>
                </c:pt>
                <c:pt idx="883">
                  <c:v>8.999999079497</c:v>
                </c:pt>
                <c:pt idx="884">
                  <c:v>8.9999990680330004</c:v>
                </c:pt>
                <c:pt idx="885">
                  <c:v>8.9999990564489991</c:v>
                </c:pt>
                <c:pt idx="886">
                  <c:v>8.9999990447449996</c:v>
                </c:pt>
                <c:pt idx="887">
                  <c:v>8.9999990329199999</c:v>
                </c:pt>
                <c:pt idx="888">
                  <c:v>8.9999990209730001</c:v>
                </c:pt>
                <c:pt idx="889">
                  <c:v>8.9999990089019999</c:v>
                </c:pt>
                <c:pt idx="890">
                  <c:v>8.9999989967079994</c:v>
                </c:pt>
                <c:pt idx="891">
                  <c:v>8.9999989843880002</c:v>
                </c:pt>
                <c:pt idx="892">
                  <c:v>8.9999989719420004</c:v>
                </c:pt>
                <c:pt idx="893">
                  <c:v>8.999998959369</c:v>
                </c:pt>
                <c:pt idx="894">
                  <c:v>8.9999989466670005</c:v>
                </c:pt>
                <c:pt idx="895">
                  <c:v>8.9999989338370003</c:v>
                </c:pt>
                <c:pt idx="896">
                  <c:v>8.9999989208759992</c:v>
                </c:pt>
                <c:pt idx="897">
                  <c:v>8.9999989077840006</c:v>
                </c:pt>
                <c:pt idx="898">
                  <c:v>8.9999988945590008</c:v>
                </c:pt>
                <c:pt idx="899">
                  <c:v>8.9999988812009999</c:v>
                </c:pt>
                <c:pt idx="900">
                  <c:v>8.9999988677089995</c:v>
                </c:pt>
                <c:pt idx="901">
                  <c:v>8.9999988540809994</c:v>
                </c:pt>
                <c:pt idx="902">
                  <c:v>8.9999988403169997</c:v>
                </c:pt>
                <c:pt idx="903">
                  <c:v>8.9999988264150002</c:v>
                </c:pt>
                <c:pt idx="904">
                  <c:v>8.9999988123740007</c:v>
                </c:pt>
                <c:pt idx="905">
                  <c:v>8.9999987981929994</c:v>
                </c:pt>
                <c:pt idx="906">
                  <c:v>8.9999987838709998</c:v>
                </c:pt>
                <c:pt idx="907">
                  <c:v>8.9999987694080001</c:v>
                </c:pt>
                <c:pt idx="908">
                  <c:v>8.9999987548010001</c:v>
                </c:pt>
                <c:pt idx="909">
                  <c:v>8.9999987400499997</c:v>
                </c:pt>
                <c:pt idx="910">
                  <c:v>8.9999987251540006</c:v>
                </c:pt>
                <c:pt idx="911">
                  <c:v>8.9999987101110008</c:v>
                </c:pt>
                <c:pt idx="912">
                  <c:v>8.9999986949210005</c:v>
                </c:pt>
                <c:pt idx="913">
                  <c:v>8.9999986795819993</c:v>
                </c:pt>
                <c:pt idx="914">
                  <c:v>8.9999986640930008</c:v>
                </c:pt>
                <c:pt idx="915">
                  <c:v>8.9999986484529995</c:v>
                </c:pt>
                <c:pt idx="916">
                  <c:v>8.9999986326620007</c:v>
                </c:pt>
                <c:pt idx="917">
                  <c:v>8.9999986167160007</c:v>
                </c:pt>
                <c:pt idx="918">
                  <c:v>8.9999986006169994</c:v>
                </c:pt>
                <c:pt idx="919">
                  <c:v>8.9999985843610002</c:v>
                </c:pt>
                <c:pt idx="920">
                  <c:v>8.9999985679489996</c:v>
                </c:pt>
                <c:pt idx="921">
                  <c:v>8.9999985513790008</c:v>
                </c:pt>
                <c:pt idx="922">
                  <c:v>8.9999985346500004</c:v>
                </c:pt>
                <c:pt idx="923">
                  <c:v>8.9999985177599999</c:v>
                </c:pt>
                <c:pt idx="924">
                  <c:v>8.9999985007089993</c:v>
                </c:pt>
                <c:pt idx="925">
                  <c:v>8.9999984834950002</c:v>
                </c:pt>
                <c:pt idx="926">
                  <c:v>8.9999984661180008</c:v>
                </c:pt>
                <c:pt idx="927">
                  <c:v>8.9999984485750009</c:v>
                </c:pt>
                <c:pt idx="928">
                  <c:v>8.9999984308650003</c:v>
                </c:pt>
                <c:pt idx="929">
                  <c:v>8.9999984129880009</c:v>
                </c:pt>
                <c:pt idx="930">
                  <c:v>8.9999983949420006</c:v>
                </c:pt>
                <c:pt idx="931">
                  <c:v>8.9999983767259994</c:v>
                </c:pt>
                <c:pt idx="932">
                  <c:v>8.9999983583390009</c:v>
                </c:pt>
                <c:pt idx="933">
                  <c:v>8.9999983397789993</c:v>
                </c:pt>
                <c:pt idx="934">
                  <c:v>8.9999983210450001</c:v>
                </c:pt>
                <c:pt idx="935">
                  <c:v>8.9999983021359995</c:v>
                </c:pt>
                <c:pt idx="936">
                  <c:v>8.9999982830509992</c:v>
                </c:pt>
                <c:pt idx="937">
                  <c:v>8.9999982637879992</c:v>
                </c:pt>
                <c:pt idx="938">
                  <c:v>8.9999982443459992</c:v>
                </c:pt>
                <c:pt idx="939">
                  <c:v>8.9999982247239991</c:v>
                </c:pt>
                <c:pt idx="940">
                  <c:v>8.9999982049210008</c:v>
                </c:pt>
                <c:pt idx="941">
                  <c:v>8.9999981849340003</c:v>
                </c:pt>
                <c:pt idx="942">
                  <c:v>8.9999981647629994</c:v>
                </c:pt>
                <c:pt idx="943">
                  <c:v>8.9999981444069999</c:v>
                </c:pt>
                <c:pt idx="944">
                  <c:v>8.9999981238639997</c:v>
                </c:pt>
                <c:pt idx="945">
                  <c:v>8.9999981031330005</c:v>
                </c:pt>
                <c:pt idx="946">
                  <c:v>8.9999980822130006</c:v>
                </c:pt>
                <c:pt idx="947">
                  <c:v>8.9999980611019996</c:v>
                </c:pt>
                <c:pt idx="948">
                  <c:v>8.9999980397979993</c:v>
                </c:pt>
                <c:pt idx="949">
                  <c:v>8.9999980183009995</c:v>
                </c:pt>
                <c:pt idx="950">
                  <c:v>8.9999979966100003</c:v>
                </c:pt>
                <c:pt idx="951">
                  <c:v>8.9999979747219996</c:v>
                </c:pt>
                <c:pt idx="952">
                  <c:v>8.9999979526360008</c:v>
                </c:pt>
                <c:pt idx="953">
                  <c:v>8.9999979303520004</c:v>
                </c:pt>
                <c:pt idx="954">
                  <c:v>8.9999979078669998</c:v>
                </c:pt>
                <c:pt idx="955">
                  <c:v>8.9999978851809992</c:v>
                </c:pt>
                <c:pt idx="956">
                  <c:v>8.999997862291</c:v>
                </c:pt>
                <c:pt idx="957">
                  <c:v>8.9999978391970004</c:v>
                </c:pt>
                <c:pt idx="958">
                  <c:v>8.9999978158970002</c:v>
                </c:pt>
                <c:pt idx="959">
                  <c:v>8.9999977923889993</c:v>
                </c:pt>
                <c:pt idx="960">
                  <c:v>8.9999977686729995</c:v>
                </c:pt>
                <c:pt idx="961">
                  <c:v>8.9999977447460004</c:v>
                </c:pt>
                <c:pt idx="962">
                  <c:v>8.9999977206080004</c:v>
                </c:pt>
                <c:pt idx="963">
                  <c:v>8.9999976962569992</c:v>
                </c:pt>
                <c:pt idx="964">
                  <c:v>8.9999976716910002</c:v>
                </c:pt>
                <c:pt idx="965">
                  <c:v>8.9999976469099998</c:v>
                </c:pt>
                <c:pt idx="966">
                  <c:v>8.9999976219099995</c:v>
                </c:pt>
                <c:pt idx="967">
                  <c:v>8.9999975966919994</c:v>
                </c:pt>
                <c:pt idx="968">
                  <c:v>8.9999975712539992</c:v>
                </c:pt>
                <c:pt idx="969">
                  <c:v>8.9999975455930006</c:v>
                </c:pt>
                <c:pt idx="970">
                  <c:v>8.9999975197089999</c:v>
                </c:pt>
                <c:pt idx="971">
                  <c:v>8.9999974936010005</c:v>
                </c:pt>
                <c:pt idx="972">
                  <c:v>8.9999974672660006</c:v>
                </c:pt>
                <c:pt idx="973">
                  <c:v>8.9999974407029999</c:v>
                </c:pt>
                <c:pt idx="974">
                  <c:v>8.9999974139110002</c:v>
                </c:pt>
                <c:pt idx="975">
                  <c:v>8.9999973868869994</c:v>
                </c:pt>
                <c:pt idx="976">
                  <c:v>8.9999973596319993</c:v>
                </c:pt>
                <c:pt idx="977">
                  <c:v>8.9999973321419997</c:v>
                </c:pt>
                <c:pt idx="978">
                  <c:v>8.9999973044170005</c:v>
                </c:pt>
                <c:pt idx="979">
                  <c:v>8.9999972764549998</c:v>
                </c:pt>
                <c:pt idx="980">
                  <c:v>8.9999972482539992</c:v>
                </c:pt>
                <c:pt idx="981">
                  <c:v>8.9999972198130003</c:v>
                </c:pt>
                <c:pt idx="982">
                  <c:v>8.9999971911299994</c:v>
                </c:pt>
                <c:pt idx="983">
                  <c:v>8.999997162204</c:v>
                </c:pt>
                <c:pt idx="984">
                  <c:v>8.9999971330330002</c:v>
                </c:pt>
                <c:pt idx="985">
                  <c:v>8.9999971036159998</c:v>
                </c:pt>
                <c:pt idx="986">
                  <c:v>8.9999970739500004</c:v>
                </c:pt>
                <c:pt idx="987">
                  <c:v>8.9999970440350001</c:v>
                </c:pt>
                <c:pt idx="988">
                  <c:v>8.9999970138690006</c:v>
                </c:pt>
                <c:pt idx="989">
                  <c:v>8.9999969834489999</c:v>
                </c:pt>
                <c:pt idx="990">
                  <c:v>8.9999969527749997</c:v>
                </c:pt>
                <c:pt idx="991">
                  <c:v>8.9999969218449998</c:v>
                </c:pt>
                <c:pt idx="992">
                  <c:v>8.999996890657</c:v>
                </c:pt>
                <c:pt idx="993">
                  <c:v>8.9999968592100004</c:v>
                </c:pt>
                <c:pt idx="994">
                  <c:v>8.9999968275020006</c:v>
                </c:pt>
                <c:pt idx="995">
                  <c:v>8.9999967955300004</c:v>
                </c:pt>
                <c:pt idx="996">
                  <c:v>8.999996763295</c:v>
                </c:pt>
                <c:pt idx="997">
                  <c:v>8.9999967307930007</c:v>
                </c:pt>
                <c:pt idx="998">
                  <c:v>8.9999966980240007</c:v>
                </c:pt>
                <c:pt idx="999">
                  <c:v>8.9999966649849998</c:v>
                </c:pt>
                <c:pt idx="1000">
                  <c:v>8.9999966316749997</c:v>
                </c:pt>
                <c:pt idx="1001">
                  <c:v>8.9999965980930003</c:v>
                </c:pt>
                <c:pt idx="1002">
                  <c:v>8.9999965642359996</c:v>
                </c:pt>
                <c:pt idx="1003">
                  <c:v>8.9999965301020008</c:v>
                </c:pt>
                <c:pt idx="1004">
                  <c:v>8.9999964956910006</c:v>
                </c:pt>
                <c:pt idx="1005">
                  <c:v>8.9999964610000003</c:v>
                </c:pt>
                <c:pt idx="1006">
                  <c:v>8.9999964260279999</c:v>
                </c:pt>
                <c:pt idx="1007">
                  <c:v>8.9999963907720009</c:v>
                </c:pt>
                <c:pt idx="1008">
                  <c:v>8.9999963552319997</c:v>
                </c:pt>
                <c:pt idx="1009">
                  <c:v>8.9999963194049997</c:v>
                </c:pt>
                <c:pt idx="1010">
                  <c:v>8.9999962832900007</c:v>
                </c:pt>
                <c:pt idx="1011">
                  <c:v>8.9999962468840007</c:v>
                </c:pt>
                <c:pt idx="1012">
                  <c:v>8.9999962101869997</c:v>
                </c:pt>
                <c:pt idx="1013">
                  <c:v>8.9999961731959992</c:v>
                </c:pt>
                <c:pt idx="1014">
                  <c:v>8.9999961359090008</c:v>
                </c:pt>
                <c:pt idx="1015">
                  <c:v>8.9999960983259992</c:v>
                </c:pt>
                <c:pt idx="1016">
                  <c:v>8.9999960604429994</c:v>
                </c:pt>
                <c:pt idx="1017">
                  <c:v>8.9999960222589994</c:v>
                </c:pt>
                <c:pt idx="1018">
                  <c:v>8.9999959837729993</c:v>
                </c:pt>
                <c:pt idx="1019">
                  <c:v>8.9999959449820004</c:v>
                </c:pt>
                <c:pt idx="1020">
                  <c:v>8.9999959058839991</c:v>
                </c:pt>
                <c:pt idx="1021">
                  <c:v>8.9999958664790007</c:v>
                </c:pt>
                <c:pt idx="1022">
                  <c:v>8.9999958267639997</c:v>
                </c:pt>
                <c:pt idx="1023">
                  <c:v>8.9999957867369993</c:v>
                </c:pt>
                <c:pt idx="1024">
                  <c:v>8.9999957463959994</c:v>
                </c:pt>
                <c:pt idx="1025">
                  <c:v>8.9999957057389999</c:v>
                </c:pt>
                <c:pt idx="1026">
                  <c:v>8.9999956647650006</c:v>
                </c:pt>
                <c:pt idx="1027">
                  <c:v>8.9999956234719996</c:v>
                </c:pt>
                <c:pt idx="1028">
                  <c:v>8.9999955818580002</c:v>
                </c:pt>
                <c:pt idx="1029">
                  <c:v>8.9999955399200005</c:v>
                </c:pt>
                <c:pt idx="1030">
                  <c:v>8.9999954976580003</c:v>
                </c:pt>
                <c:pt idx="1031">
                  <c:v>8.9999954550679995</c:v>
                </c:pt>
                <c:pt idx="1032">
                  <c:v>8.9999954121499997</c:v>
                </c:pt>
                <c:pt idx="1033">
                  <c:v>8.9999953689020007</c:v>
                </c:pt>
                <c:pt idx="1034">
                  <c:v>8.9999953253200005</c:v>
                </c:pt>
                <c:pt idx="1035">
                  <c:v>8.9999952814040007</c:v>
                </c:pt>
                <c:pt idx="1036">
                  <c:v>8.9999952371519996</c:v>
                </c:pt>
                <c:pt idx="1037">
                  <c:v>8.9999951925610002</c:v>
                </c:pt>
                <c:pt idx="1038">
                  <c:v>8.9999951476300009</c:v>
                </c:pt>
                <c:pt idx="1039">
                  <c:v>8.9999951023559994</c:v>
                </c:pt>
                <c:pt idx="1040">
                  <c:v>8.9999950567379994</c:v>
                </c:pt>
                <c:pt idx="1041">
                  <c:v>8.9999950107740005</c:v>
                </c:pt>
                <c:pt idx="1042">
                  <c:v>8.9999949644609991</c:v>
                </c:pt>
                <c:pt idx="1043">
                  <c:v>8.9999949177990004</c:v>
                </c:pt>
                <c:pt idx="1044">
                  <c:v>8.9999948707840005</c:v>
                </c:pt>
                <c:pt idx="1045">
                  <c:v>8.9999948234139993</c:v>
                </c:pt>
                <c:pt idx="1046">
                  <c:v>8.9999947756890002</c:v>
                </c:pt>
                <c:pt idx="1047">
                  <c:v>8.9999947276049994</c:v>
                </c:pt>
                <c:pt idx="1048">
                  <c:v>8.9999946791610004</c:v>
                </c:pt>
                <c:pt idx="1049">
                  <c:v>8.9999946303549994</c:v>
                </c:pt>
                <c:pt idx="1050">
                  <c:v>8.9999945811839996</c:v>
                </c:pt>
                <c:pt idx="1051">
                  <c:v>8.9999945316469994</c:v>
                </c:pt>
                <c:pt idx="1052">
                  <c:v>8.999994481741</c:v>
                </c:pt>
                <c:pt idx="1053">
                  <c:v>8.9999944314649998</c:v>
                </c:pt>
                <c:pt idx="1054">
                  <c:v>8.9999943808160001</c:v>
                </c:pt>
                <c:pt idx="1055">
                  <c:v>8.9999943297929992</c:v>
                </c:pt>
                <c:pt idx="1056">
                  <c:v>8.9999942783930003</c:v>
                </c:pt>
                <c:pt idx="1057">
                  <c:v>8.9999942266139996</c:v>
                </c:pt>
                <c:pt idx="1058">
                  <c:v>8.9999941744540006</c:v>
                </c:pt>
                <c:pt idx="1059">
                  <c:v>8.9999941219109996</c:v>
                </c:pt>
                <c:pt idx="1060">
                  <c:v>8.9999940689829998</c:v>
                </c:pt>
                <c:pt idx="1061">
                  <c:v>8.9999940156679994</c:v>
                </c:pt>
                <c:pt idx="1062">
                  <c:v>8.9999939619639999</c:v>
                </c:pt>
                <c:pt idx="1063">
                  <c:v>8.9999939078679994</c:v>
                </c:pt>
                <c:pt idx="1064">
                  <c:v>8.9999938533779993</c:v>
                </c:pt>
                <c:pt idx="1065">
                  <c:v>8.9999937984929996</c:v>
                </c:pt>
                <c:pt idx="1066">
                  <c:v>8.999993743209</c:v>
                </c:pt>
                <c:pt idx="1067">
                  <c:v>8.9999936875260005</c:v>
                </c:pt>
                <c:pt idx="1068">
                  <c:v>8.9999936314400006</c:v>
                </c:pt>
                <c:pt idx="1069">
                  <c:v>8.9999935749500004</c:v>
                </c:pt>
                <c:pt idx="1070">
                  <c:v>8.9999935180539996</c:v>
                </c:pt>
                <c:pt idx="1071">
                  <c:v>8.9999934607479997</c:v>
                </c:pt>
                <c:pt idx="1072">
                  <c:v>8.9999934030320006</c:v>
                </c:pt>
                <c:pt idx="1073">
                  <c:v>8.9999933449020002</c:v>
                </c:pt>
                <c:pt idx="1074">
                  <c:v>8.9999932863570002</c:v>
                </c:pt>
                <c:pt idx="1075">
                  <c:v>8.9999932273950005</c:v>
                </c:pt>
                <c:pt idx="1076">
                  <c:v>8.9999931680130008</c:v>
                </c:pt>
                <c:pt idx="1077">
                  <c:v>8.9999931082080007</c:v>
                </c:pt>
                <c:pt idx="1078">
                  <c:v>8.9999930479800003</c:v>
                </c:pt>
                <c:pt idx="1079">
                  <c:v>8.9999929873249993</c:v>
                </c:pt>
                <c:pt idx="1080">
                  <c:v>8.9999929262409992</c:v>
                </c:pt>
                <c:pt idx="1081">
                  <c:v>8.9999928647259999</c:v>
                </c:pt>
                <c:pt idx="1082">
                  <c:v>8.9999928027779994</c:v>
                </c:pt>
                <c:pt idx="1083">
                  <c:v>8.9999927403939992</c:v>
                </c:pt>
                <c:pt idx="1084">
                  <c:v>8.9999926775719992</c:v>
                </c:pt>
                <c:pt idx="1085">
                  <c:v>8.9999926143109992</c:v>
                </c:pt>
                <c:pt idx="1086">
                  <c:v>8.9999925506060006</c:v>
                </c:pt>
                <c:pt idx="1087">
                  <c:v>8.9999924864579999</c:v>
                </c:pt>
                <c:pt idx="1088">
                  <c:v>8.9999924218620002</c:v>
                </c:pt>
                <c:pt idx="1089">
                  <c:v>8.9999923568169997</c:v>
                </c:pt>
                <c:pt idx="1090">
                  <c:v>8.9999922913199999</c:v>
                </c:pt>
                <c:pt idx="1091">
                  <c:v>8.9999922253690006</c:v>
                </c:pt>
                <c:pt idx="1092">
                  <c:v>8.9999921589619998</c:v>
                </c:pt>
                <c:pt idx="1093">
                  <c:v>8.9999920920960008</c:v>
                </c:pt>
                <c:pt idx="1094">
                  <c:v>8.999992024769</c:v>
                </c:pt>
                <c:pt idx="1095">
                  <c:v>8.9999919569780005</c:v>
                </c:pt>
                <c:pt idx="1096">
                  <c:v>8.9999918887220005</c:v>
                </c:pt>
                <c:pt idx="1097">
                  <c:v>8.9999918199979998</c:v>
                </c:pt>
                <c:pt idx="1098">
                  <c:v>8.9999917508039999</c:v>
                </c:pt>
                <c:pt idx="1099">
                  <c:v>8.9999916811360006</c:v>
                </c:pt>
                <c:pt idx="1100">
                  <c:v>8.9999916109929998</c:v>
                </c:pt>
                <c:pt idx="1101">
                  <c:v>8.9999915403729993</c:v>
                </c:pt>
                <c:pt idx="1102">
                  <c:v>8.9999914692720004</c:v>
                </c:pt>
                <c:pt idx="1103">
                  <c:v>8.9999913976889996</c:v>
                </c:pt>
                <c:pt idx="1104">
                  <c:v>8.999991325621</c:v>
                </c:pt>
                <c:pt idx="1105">
                  <c:v>8.9999912530649997</c:v>
                </c:pt>
                <c:pt idx="1106">
                  <c:v>8.9999911800200003</c:v>
                </c:pt>
                <c:pt idx="1107">
                  <c:v>8.9999911064829998</c:v>
                </c:pt>
                <c:pt idx="1108">
                  <c:v>8.9999910324509997</c:v>
                </c:pt>
                <c:pt idx="1109">
                  <c:v>8.9999909579209998</c:v>
                </c:pt>
                <c:pt idx="1110">
                  <c:v>8.999990882893</c:v>
                </c:pt>
                <c:pt idx="1111">
                  <c:v>8.9999908073619999</c:v>
                </c:pt>
                <c:pt idx="1112">
                  <c:v>8.9999907313259992</c:v>
                </c:pt>
                <c:pt idx="1113">
                  <c:v>8.9999906547839998</c:v>
                </c:pt>
                <c:pt idx="1114">
                  <c:v>8.9999905777309994</c:v>
                </c:pt>
                <c:pt idx="1115">
                  <c:v>8.9999905001669998</c:v>
                </c:pt>
                <c:pt idx="1116">
                  <c:v>8.9999904220880005</c:v>
                </c:pt>
                <c:pt idx="1117">
                  <c:v>8.9999903434929998</c:v>
                </c:pt>
                <c:pt idx="1118">
                  <c:v>8.9999902643770007</c:v>
                </c:pt>
                <c:pt idx="1119">
                  <c:v>8.9999901847399997</c:v>
                </c:pt>
                <c:pt idx="1120">
                  <c:v>8.9999901045769999</c:v>
                </c:pt>
                <c:pt idx="1121">
                  <c:v>8.9999900238879995</c:v>
                </c:pt>
                <c:pt idx="1122">
                  <c:v>8.999989942669</c:v>
                </c:pt>
                <c:pt idx="1123">
                  <c:v>8.9999898609169993</c:v>
                </c:pt>
                <c:pt idx="1124">
                  <c:v>8.9999897786310008</c:v>
                </c:pt>
                <c:pt idx="1125">
                  <c:v>8.9999896958070007</c:v>
                </c:pt>
                <c:pt idx="1126">
                  <c:v>8.9999896124430006</c:v>
                </c:pt>
                <c:pt idx="1127">
                  <c:v>8.9999895285370002</c:v>
                </c:pt>
                <c:pt idx="1128">
                  <c:v>8.9999894440849992</c:v>
                </c:pt>
                <c:pt idx="1129">
                  <c:v>8.9999893590849993</c:v>
                </c:pt>
                <c:pt idx="1130">
                  <c:v>8.9999892735350002</c:v>
                </c:pt>
                <c:pt idx="1131">
                  <c:v>8.9999891874319999</c:v>
                </c:pt>
                <c:pt idx="1132">
                  <c:v>8.999989100773</c:v>
                </c:pt>
                <c:pt idx="1133">
                  <c:v>8.9999890135560001</c:v>
                </c:pt>
                <c:pt idx="1134">
                  <c:v>8.9999889257780001</c:v>
                </c:pt>
                <c:pt idx="1135">
                  <c:v>8.9999888374369998</c:v>
                </c:pt>
                <c:pt idx="1136">
                  <c:v>8.9999887485290007</c:v>
                </c:pt>
                <c:pt idx="1137">
                  <c:v>8.9999886590520006</c:v>
                </c:pt>
                <c:pt idx="1138">
                  <c:v>8.9999885690039996</c:v>
                </c:pt>
                <c:pt idx="1139">
                  <c:v>8.9999884783810007</c:v>
                </c:pt>
                <c:pt idx="1140">
                  <c:v>8.9999883871820003</c:v>
                </c:pt>
                <c:pt idx="1141">
                  <c:v>8.9999882954029999</c:v>
                </c:pt>
                <c:pt idx="1142">
                  <c:v>8.9999882030409992</c:v>
                </c:pt>
                <c:pt idx="1143">
                  <c:v>8.9999881100949999</c:v>
                </c:pt>
                <c:pt idx="1144">
                  <c:v>8.9999880165609998</c:v>
                </c:pt>
                <c:pt idx="1145">
                  <c:v>8.9999879224360004</c:v>
                </c:pt>
                <c:pt idx="1146">
                  <c:v>8.999987827719</c:v>
                </c:pt>
                <c:pt idx="1147">
                  <c:v>8.9999877324049997</c:v>
                </c:pt>
                <c:pt idx="1148">
                  <c:v>8.9999876364929996</c:v>
                </c:pt>
                <c:pt idx="1149">
                  <c:v>8.9999875399789993</c:v>
                </c:pt>
                <c:pt idx="1150">
                  <c:v>8.9999874428610003</c:v>
                </c:pt>
                <c:pt idx="1151">
                  <c:v>8.9999873451370007</c:v>
                </c:pt>
                <c:pt idx="1152">
                  <c:v>8.9999872468030002</c:v>
                </c:pt>
                <c:pt idx="1153">
                  <c:v>8.9999871478560003</c:v>
                </c:pt>
                <c:pt idx="1154">
                  <c:v>8.9999870482940008</c:v>
                </c:pt>
                <c:pt idx="1155">
                  <c:v>8.9999869481139996</c:v>
                </c:pt>
                <c:pt idx="1156">
                  <c:v>8.999986847313</c:v>
                </c:pt>
                <c:pt idx="1157">
                  <c:v>8.9999867458890002</c:v>
                </c:pt>
                <c:pt idx="1158">
                  <c:v>8.9999866438379996</c:v>
                </c:pt>
                <c:pt idx="1159">
                  <c:v>8.999986541158</c:v>
                </c:pt>
                <c:pt idx="1160">
                  <c:v>8.9999864378459993</c:v>
                </c:pt>
                <c:pt idx="1161">
                  <c:v>8.9999863339000008</c:v>
                </c:pt>
                <c:pt idx="1162">
                  <c:v>8.9999862293150006</c:v>
                </c:pt>
                <c:pt idx="1163">
                  <c:v>8.9999861240900003</c:v>
                </c:pt>
                <c:pt idx="1164">
                  <c:v>8.9999860182209996</c:v>
                </c:pt>
                <c:pt idx="1165">
                  <c:v>8.9999859117070002</c:v>
                </c:pt>
                <c:pt idx="1166">
                  <c:v>8.9999858045429999</c:v>
                </c:pt>
                <c:pt idx="1167">
                  <c:v>8.9999856967270002</c:v>
                </c:pt>
                <c:pt idx="1168">
                  <c:v>8.9999855882559991</c:v>
                </c:pt>
                <c:pt idx="1169">
                  <c:v>8.999985479127</c:v>
                </c:pt>
                <c:pt idx="1170">
                  <c:v>8.9999853693380008</c:v>
                </c:pt>
                <c:pt idx="1171">
                  <c:v>8.9999852588849993</c:v>
                </c:pt>
                <c:pt idx="1172">
                  <c:v>8.9999851477659991</c:v>
                </c:pt>
                <c:pt idx="1173">
                  <c:v>8.9999850359769997</c:v>
                </c:pt>
                <c:pt idx="1174">
                  <c:v>8.9999849235159992</c:v>
                </c:pt>
                <c:pt idx="1175">
                  <c:v>8.9999848103800009</c:v>
                </c:pt>
                <c:pt idx="1176">
                  <c:v>8.9999846965650008</c:v>
                </c:pt>
                <c:pt idx="1177">
                  <c:v>8.9999845820700006</c:v>
                </c:pt>
                <c:pt idx="1178">
                  <c:v>8.99998446689</c:v>
                </c:pt>
                <c:pt idx="1179">
                  <c:v>8.9999843510230004</c:v>
                </c:pt>
                <c:pt idx="1180">
                  <c:v>8.999984234467</c:v>
                </c:pt>
                <c:pt idx="1181">
                  <c:v>8.9999841172170001</c:v>
                </c:pt>
                <c:pt idx="1182">
                  <c:v>8.9999839992710005</c:v>
                </c:pt>
                <c:pt idx="1183">
                  <c:v>8.9999838806269992</c:v>
                </c:pt>
                <c:pt idx="1184">
                  <c:v>8.9999837612799993</c:v>
                </c:pt>
                <c:pt idx="1185">
                  <c:v>8.9999836412290009</c:v>
                </c:pt>
                <c:pt idx="1186">
                  <c:v>8.9999835204689997</c:v>
                </c:pt>
                <c:pt idx="1187">
                  <c:v>8.9999833989989995</c:v>
                </c:pt>
                <c:pt idx="1188">
                  <c:v>8.9999832768139996</c:v>
                </c:pt>
                <c:pt idx="1189">
                  <c:v>8.999983153913</c:v>
                </c:pt>
                <c:pt idx="1190">
                  <c:v>8.9999830302920003</c:v>
                </c:pt>
                <c:pt idx="1191">
                  <c:v>8.9999829059470002</c:v>
                </c:pt>
                <c:pt idx="1192">
                  <c:v>8.9999827808759996</c:v>
                </c:pt>
                <c:pt idx="1193">
                  <c:v>8.9999826550769999</c:v>
                </c:pt>
                <c:pt idx="1194">
                  <c:v>8.9999825285440007</c:v>
                </c:pt>
                <c:pt idx="1195">
                  <c:v>8.9999824012770002</c:v>
                </c:pt>
                <c:pt idx="1196">
                  <c:v>8.9999822732709998</c:v>
                </c:pt>
                <c:pt idx="1197">
                  <c:v>8.9999821445239991</c:v>
                </c:pt>
                <c:pt idx="1198">
                  <c:v>8.9999820150319998</c:v>
                </c:pt>
                <c:pt idx="1199">
                  <c:v>8.9999818847919997</c:v>
                </c:pt>
                <c:pt idx="1200">
                  <c:v>8.9999817538020004</c:v>
                </c:pt>
                <c:pt idx="1201">
                  <c:v>8.9999816220579998</c:v>
                </c:pt>
                <c:pt idx="1202">
                  <c:v>8.9999814895569994</c:v>
                </c:pt>
                <c:pt idx="1203">
                  <c:v>8.9999813562950006</c:v>
                </c:pt>
                <c:pt idx="1204">
                  <c:v>8.9999812222709998</c:v>
                </c:pt>
                <c:pt idx="1205">
                  <c:v>8.9999810874800001</c:v>
                </c:pt>
                <c:pt idx="1206">
                  <c:v>8.9999809519189995</c:v>
                </c:pt>
                <c:pt idx="1207">
                  <c:v>8.9999808155859995</c:v>
                </c:pt>
                <c:pt idx="1208">
                  <c:v>8.9999806784759997</c:v>
                </c:pt>
                <c:pt idx="1209">
                  <c:v>8.999980540588</c:v>
                </c:pt>
                <c:pt idx="1210">
                  <c:v>8.9999804019180001</c:v>
                </c:pt>
                <c:pt idx="1211">
                  <c:v>8.9999802624619996</c:v>
                </c:pt>
                <c:pt idx="1212">
                  <c:v>8.9999801222169999</c:v>
                </c:pt>
                <c:pt idx="1213">
                  <c:v>8.9999799811809993</c:v>
                </c:pt>
                <c:pt idx="1214">
                  <c:v>8.9999798393500008</c:v>
                </c:pt>
                <c:pt idx="1215">
                  <c:v>8.9999796967210006</c:v>
                </c:pt>
                <c:pt idx="1216">
                  <c:v>8.9999795532900002</c:v>
                </c:pt>
                <c:pt idx="1217">
                  <c:v>8.9999794090539993</c:v>
                </c:pt>
                <c:pt idx="1218">
                  <c:v>8.9999792640109995</c:v>
                </c:pt>
                <c:pt idx="1219">
                  <c:v>8.9999791181570004</c:v>
                </c:pt>
                <c:pt idx="1220">
                  <c:v>8.9999789714879999</c:v>
                </c:pt>
                <c:pt idx="1221">
                  <c:v>8.9999788240019996</c:v>
                </c:pt>
                <c:pt idx="1222">
                  <c:v>8.9999786756950009</c:v>
                </c:pt>
                <c:pt idx="1223">
                  <c:v>8.999978526564</c:v>
                </c:pt>
                <c:pt idx="1224">
                  <c:v>8.9999783766050001</c:v>
                </c:pt>
                <c:pt idx="1225">
                  <c:v>8.9999782258159993</c:v>
                </c:pt>
                <c:pt idx="1226">
                  <c:v>8.9999780741930007</c:v>
                </c:pt>
                <c:pt idx="1227">
                  <c:v>8.9999779217320004</c:v>
                </c:pt>
                <c:pt idx="1228">
                  <c:v>8.9999777684310001</c:v>
                </c:pt>
                <c:pt idx="1229">
                  <c:v>8.9999776142859993</c:v>
                </c:pt>
                <c:pt idx="1230">
                  <c:v>8.9999774592939996</c:v>
                </c:pt>
                <c:pt idx="1231">
                  <c:v>8.9999773034520008</c:v>
                </c:pt>
                <c:pt idx="1232">
                  <c:v>8.9999771467560006</c:v>
                </c:pt>
                <c:pt idx="1233">
                  <c:v>8.9999769892030006</c:v>
                </c:pt>
                <c:pt idx="1234">
                  <c:v>8.9999768307890005</c:v>
                </c:pt>
                <c:pt idx="1235">
                  <c:v>8.9999766715109999</c:v>
                </c:pt>
                <c:pt idx="1236">
                  <c:v>8.9999765113670005</c:v>
                </c:pt>
                <c:pt idx="1237">
                  <c:v>8.9999763503520001</c:v>
                </c:pt>
                <c:pt idx="1238">
                  <c:v>8.9999761884630001</c:v>
                </c:pt>
                <c:pt idx="1239">
                  <c:v>8.9999760256960002</c:v>
                </c:pt>
                <c:pt idx="1240">
                  <c:v>8.9999758620490002</c:v>
                </c:pt>
                <c:pt idx="1241">
                  <c:v>8.9999756975179999</c:v>
                </c:pt>
                <c:pt idx="1242">
                  <c:v>8.9999755321000006</c:v>
                </c:pt>
                <c:pt idx="1243">
                  <c:v>8.9999753657910002</c:v>
                </c:pt>
                <c:pt idx="1244">
                  <c:v>8.9999751985880003</c:v>
                </c:pt>
                <c:pt idx="1245">
                  <c:v>8.9999750304870005</c:v>
                </c:pt>
                <c:pt idx="1246">
                  <c:v>8.9999748614850006</c:v>
                </c:pt>
                <c:pt idx="1247">
                  <c:v>8.9999746915780001</c:v>
                </c:pt>
                <c:pt idx="1248">
                  <c:v>8.9999745207640007</c:v>
                </c:pt>
                <c:pt idx="1249">
                  <c:v>8.9999743490380002</c:v>
                </c:pt>
                <c:pt idx="1250">
                  <c:v>8.9999741763980001</c:v>
                </c:pt>
                <c:pt idx="1251">
                  <c:v>8.9999740028390001</c:v>
                </c:pt>
                <c:pt idx="1252">
                  <c:v>8.9999738283589998</c:v>
                </c:pt>
                <c:pt idx="1253">
                  <c:v>8.9999736529530008</c:v>
                </c:pt>
                <c:pt idx="1254">
                  <c:v>8.9999734766189992</c:v>
                </c:pt>
                <c:pt idx="1255">
                  <c:v>8.9999732993529999</c:v>
                </c:pt>
                <c:pt idx="1256">
                  <c:v>8.9999731211509992</c:v>
                </c:pt>
                <c:pt idx="1257">
                  <c:v>8.9999729420100003</c:v>
                </c:pt>
                <c:pt idx="1258">
                  <c:v>8.9999727619259993</c:v>
                </c:pt>
                <c:pt idx="1259">
                  <c:v>8.9999725808969995</c:v>
                </c:pt>
                <c:pt idx="1260">
                  <c:v>8.9999723989180005</c:v>
                </c:pt>
                <c:pt idx="1261">
                  <c:v>8.9999722159850002</c:v>
                </c:pt>
                <c:pt idx="1262">
                  <c:v>8.9999720320960002</c:v>
                </c:pt>
                <c:pt idx="1263">
                  <c:v>8.9999718472470001</c:v>
                </c:pt>
                <c:pt idx="1264">
                  <c:v>8.9999716614339995</c:v>
                </c:pt>
                <c:pt idx="1265">
                  <c:v>8.999971474654</c:v>
                </c:pt>
                <c:pt idx="1266">
                  <c:v>8.9999712869029995</c:v>
                </c:pt>
                <c:pt idx="1267">
                  <c:v>8.9999710981779995</c:v>
                </c:pt>
                <c:pt idx="1268">
                  <c:v>8.9999709084749995</c:v>
                </c:pt>
                <c:pt idx="1269">
                  <c:v>8.9999707177899992</c:v>
                </c:pt>
                <c:pt idx="1270">
                  <c:v>8.9999705261200003</c:v>
                </c:pt>
                <c:pt idx="1271">
                  <c:v>8.9999703334620005</c:v>
                </c:pt>
                <c:pt idx="1272">
                  <c:v>8.9999701398109995</c:v>
                </c:pt>
                <c:pt idx="1273">
                  <c:v>8.9999699451650006</c:v>
                </c:pt>
                <c:pt idx="1274">
                  <c:v>8.9999697495189999</c:v>
                </c:pt>
                <c:pt idx="1275">
                  <c:v>8.9999695528700006</c:v>
                </c:pt>
                <c:pt idx="1276">
                  <c:v>8.9999693552140005</c:v>
                </c:pt>
                <c:pt idx="1277">
                  <c:v>8.9999691565479996</c:v>
                </c:pt>
                <c:pt idx="1278">
                  <c:v>8.9999689568680008</c:v>
                </c:pt>
                <c:pt idx="1279">
                  <c:v>8.9999687561710005</c:v>
                </c:pt>
                <c:pt idx="1280">
                  <c:v>8.9999685544519998</c:v>
                </c:pt>
                <c:pt idx="1281">
                  <c:v>8.9999683517090006</c:v>
                </c:pt>
                <c:pt idx="1282">
                  <c:v>8.9999681479370004</c:v>
                </c:pt>
                <c:pt idx="1283">
                  <c:v>8.9999679431330009</c:v>
                </c:pt>
                <c:pt idx="1284">
                  <c:v>8.9999677372929998</c:v>
                </c:pt>
                <c:pt idx="1285">
                  <c:v>8.9999675304130005</c:v>
                </c:pt>
                <c:pt idx="1286">
                  <c:v>8.9999673224900008</c:v>
                </c:pt>
                <c:pt idx="1287">
                  <c:v>8.9999671135210004</c:v>
                </c:pt>
                <c:pt idx="1288">
                  <c:v>8.9999669035010008</c:v>
                </c:pt>
                <c:pt idx="1289">
                  <c:v>8.9999666924259998</c:v>
                </c:pt>
                <c:pt idx="1290">
                  <c:v>8.9999664802940007</c:v>
                </c:pt>
                <c:pt idx="1291">
                  <c:v>8.9999662670999996</c:v>
                </c:pt>
                <c:pt idx="1292">
                  <c:v>8.9999660528409997</c:v>
                </c:pt>
                <c:pt idx="1293">
                  <c:v>8.9999658375120006</c:v>
                </c:pt>
                <c:pt idx="1294">
                  <c:v>8.9999656211110004</c:v>
                </c:pt>
                <c:pt idx="1295">
                  <c:v>8.9999654036330003</c:v>
                </c:pt>
                <c:pt idx="1296">
                  <c:v>8.9999651850740001</c:v>
                </c:pt>
                <c:pt idx="1297">
                  <c:v>8.9999649654319995</c:v>
                </c:pt>
                <c:pt idx="1298">
                  <c:v>8.9999647447019999</c:v>
                </c:pt>
                <c:pt idx="1299">
                  <c:v>8.9999645228799992</c:v>
                </c:pt>
                <c:pt idx="1300">
                  <c:v>8.9999642999630005</c:v>
                </c:pt>
                <c:pt idx="1301">
                  <c:v>8.999964075946</c:v>
                </c:pt>
                <c:pt idx="1302">
                  <c:v>8.9999638508269992</c:v>
                </c:pt>
                <c:pt idx="1303">
                  <c:v>8.9999636246009995</c:v>
                </c:pt>
                <c:pt idx="1304">
                  <c:v>8.9999633972650006</c:v>
                </c:pt>
                <c:pt idx="1305">
                  <c:v>8.9999631688140003</c:v>
                </c:pt>
                <c:pt idx="1306">
                  <c:v>8.999962939245</c:v>
                </c:pt>
                <c:pt idx="1307">
                  <c:v>8.9999627085539995</c:v>
                </c:pt>
                <c:pt idx="1308">
                  <c:v>8.9999624767380002</c:v>
                </c:pt>
                <c:pt idx="1309">
                  <c:v>8.9999622437919999</c:v>
                </c:pt>
                <c:pt idx="1310">
                  <c:v>8.9999620097120001</c:v>
                </c:pt>
                <c:pt idx="1311">
                  <c:v>8.9999617744950005</c:v>
                </c:pt>
                <c:pt idx="1312">
                  <c:v>8.9999615381380007</c:v>
                </c:pt>
                <c:pt idx="1313">
                  <c:v>8.9999613006350003</c:v>
                </c:pt>
                <c:pt idx="1314">
                  <c:v>8.9999610619830008</c:v>
                </c:pt>
                <c:pt idx="1315">
                  <c:v>8.9999608221790002</c:v>
                </c:pt>
                <c:pt idx="1316">
                  <c:v>8.9999605812189998</c:v>
                </c:pt>
                <c:pt idx="1317">
                  <c:v>8.9999603390979992</c:v>
                </c:pt>
                <c:pt idx="1318">
                  <c:v>8.9999600958119998</c:v>
                </c:pt>
                <c:pt idx="1319">
                  <c:v>8.9999598513589998</c:v>
                </c:pt>
                <c:pt idx="1320">
                  <c:v>8.9999596057340003</c:v>
                </c:pt>
                <c:pt idx="1321">
                  <c:v>8.9999593589319993</c:v>
                </c:pt>
                <c:pt idx="1322">
                  <c:v>8.999959110951</c:v>
                </c:pt>
                <c:pt idx="1323">
                  <c:v>8.9999588617860002</c:v>
                </c:pt>
                <c:pt idx="1324">
                  <c:v>8.9999586114329997</c:v>
                </c:pt>
                <c:pt idx="1325">
                  <c:v>8.9999583598889998</c:v>
                </c:pt>
                <c:pt idx="1326">
                  <c:v>8.9999581071500003</c:v>
                </c:pt>
                <c:pt idx="1327">
                  <c:v>8.9999578532100006</c:v>
                </c:pt>
                <c:pt idx="1328">
                  <c:v>8.9999575980680007</c:v>
                </c:pt>
                <c:pt idx="1329">
                  <c:v>8.9999573417179999</c:v>
                </c:pt>
                <c:pt idx="1330">
                  <c:v>8.9999570841569998</c:v>
                </c:pt>
                <c:pt idx="1331">
                  <c:v>8.9999568253810001</c:v>
                </c:pt>
                <c:pt idx="1332">
                  <c:v>8.9999565653850002</c:v>
                </c:pt>
                <c:pt idx="1333">
                  <c:v>8.999956304166</c:v>
                </c:pt>
                <c:pt idx="1334">
                  <c:v>8.9999560417200009</c:v>
                </c:pt>
                <c:pt idx="1335">
                  <c:v>8.9999557780430006</c:v>
                </c:pt>
                <c:pt idx="1336">
                  <c:v>8.9999555131310007</c:v>
                </c:pt>
                <c:pt idx="1337">
                  <c:v>8.9999552469800008</c:v>
                </c:pt>
                <c:pt idx="1338">
                  <c:v>8.9999549795850005</c:v>
                </c:pt>
                <c:pt idx="1339">
                  <c:v>8.9999547109439995</c:v>
                </c:pt>
                <c:pt idx="1340">
                  <c:v>8.9999544410510008</c:v>
                </c:pt>
                <c:pt idx="1341">
                  <c:v>8.9999541699040009</c:v>
                </c:pt>
                <c:pt idx="1342">
                  <c:v>8.9999538974970008</c:v>
                </c:pt>
                <c:pt idx="1343">
                  <c:v>8.9999536238270004</c:v>
                </c:pt>
                <c:pt idx="1344">
                  <c:v>8.9999533488889991</c:v>
                </c:pt>
                <c:pt idx="1345">
                  <c:v>8.9999530726810004</c:v>
                </c:pt>
                <c:pt idx="1346">
                  <c:v>8.9999527951970002</c:v>
                </c:pt>
                <c:pt idx="1347">
                  <c:v>8.9999525164329999</c:v>
                </c:pt>
                <c:pt idx="1348">
                  <c:v>8.9999522363859992</c:v>
                </c:pt>
                <c:pt idx="1349">
                  <c:v>8.9999519550519995</c:v>
                </c:pt>
                <c:pt idx="1350">
                  <c:v>8.9999516724260005</c:v>
                </c:pt>
                <c:pt idx="1351">
                  <c:v>8.999951388505</c:v>
                </c:pt>
                <c:pt idx="1352">
                  <c:v>8.9999511032839994</c:v>
                </c:pt>
                <c:pt idx="1353">
                  <c:v>8.9999508167590001</c:v>
                </c:pt>
                <c:pt idx="1354">
                  <c:v>8.999950528926</c:v>
                </c:pt>
                <c:pt idx="1355">
                  <c:v>8.9999502397810005</c:v>
                </c:pt>
                <c:pt idx="1356">
                  <c:v>8.9999499493199995</c:v>
                </c:pt>
                <c:pt idx="1357">
                  <c:v>8.9999496575390001</c:v>
                </c:pt>
                <c:pt idx="1358">
                  <c:v>8.9999493644340003</c:v>
                </c:pt>
                <c:pt idx="1359">
                  <c:v>8.9999490699999996</c:v>
                </c:pt>
                <c:pt idx="1360">
                  <c:v>8.9999487742329993</c:v>
                </c:pt>
                <c:pt idx="1361">
                  <c:v>8.9999484771299993</c:v>
                </c:pt>
                <c:pt idx="1362">
                  <c:v>8.9999481786859992</c:v>
                </c:pt>
                <c:pt idx="1363">
                  <c:v>8.9999478788970002</c:v>
                </c:pt>
                <c:pt idx="1364">
                  <c:v>8.9999475777590003</c:v>
                </c:pt>
                <c:pt idx="1365">
                  <c:v>8.9999472752669991</c:v>
                </c:pt>
                <c:pt idx="1366">
                  <c:v>8.9999469714179998</c:v>
                </c:pt>
                <c:pt idx="1367">
                  <c:v>8.9999466662080003</c:v>
                </c:pt>
                <c:pt idx="1368">
                  <c:v>8.9999463596320002</c:v>
                </c:pt>
                <c:pt idx="1369">
                  <c:v>8.9999460516850007</c:v>
                </c:pt>
                <c:pt idx="1370">
                  <c:v>8.999945742365</c:v>
                </c:pt>
                <c:pt idx="1371">
                  <c:v>8.9999454316659993</c:v>
                </c:pt>
                <c:pt idx="1372">
                  <c:v>8.999945119585</c:v>
                </c:pt>
                <c:pt idx="1373">
                  <c:v>8.999944806117</c:v>
                </c:pt>
                <c:pt idx="1374">
                  <c:v>8.9999444912580007</c:v>
                </c:pt>
                <c:pt idx="1375">
                  <c:v>8.9999441750039999</c:v>
                </c:pt>
                <c:pt idx="1376">
                  <c:v>8.9999438573500008</c:v>
                </c:pt>
                <c:pt idx="1377">
                  <c:v>8.9999435382929995</c:v>
                </c:pt>
                <c:pt idx="1378">
                  <c:v>8.9999432178279992</c:v>
                </c:pt>
                <c:pt idx="1379">
                  <c:v>8.9999428959509995</c:v>
                </c:pt>
                <c:pt idx="1380">
                  <c:v>8.999942572658</c:v>
                </c:pt>
                <c:pt idx="1381">
                  <c:v>8.9999422479440003</c:v>
                </c:pt>
                <c:pt idx="1382">
                  <c:v>8.9999419218060002</c:v>
                </c:pt>
                <c:pt idx="1383">
                  <c:v>8.9999415942380008</c:v>
                </c:pt>
                <c:pt idx="1384">
                  <c:v>8.9999412652370001</c:v>
                </c:pt>
                <c:pt idx="1385">
                  <c:v>8.9999409347989996</c:v>
                </c:pt>
                <c:pt idx="1386">
                  <c:v>8.9999406029180005</c:v>
                </c:pt>
                <c:pt idx="1387">
                  <c:v>8.9999402695920008</c:v>
                </c:pt>
                <c:pt idx="1388">
                  <c:v>8.999939934815</c:v>
                </c:pt>
                <c:pt idx="1389">
                  <c:v>8.9999395985839996</c:v>
                </c:pt>
                <c:pt idx="1390">
                  <c:v>8.9999392608929991</c:v>
                </c:pt>
                <c:pt idx="1391">
                  <c:v>8.999938921739</c:v>
                </c:pt>
                <c:pt idx="1392">
                  <c:v>8.9999385811180002</c:v>
                </c:pt>
                <c:pt idx="1393">
                  <c:v>8.9999382390249991</c:v>
                </c:pt>
                <c:pt idx="1394">
                  <c:v>8.9999378954560001</c:v>
                </c:pt>
                <c:pt idx="1395">
                  <c:v>8.9999375504060009</c:v>
                </c:pt>
                <c:pt idx="1396">
                  <c:v>8.9999372038709993</c:v>
                </c:pt>
                <c:pt idx="1397">
                  <c:v>8.9999368558470003</c:v>
                </c:pt>
                <c:pt idx="1398">
                  <c:v>8.9999365063300001</c:v>
                </c:pt>
                <c:pt idx="1399">
                  <c:v>8.9999361553149999</c:v>
                </c:pt>
                <c:pt idx="1400">
                  <c:v>8.9999358027969993</c:v>
                </c:pt>
                <c:pt idx="1401">
                  <c:v>8.9999354487729999</c:v>
                </c:pt>
                <c:pt idx="1402">
                  <c:v>8.9999350932379993</c:v>
                </c:pt>
                <c:pt idx="1403">
                  <c:v>8.9999347361880009</c:v>
                </c:pt>
                <c:pt idx="1404">
                  <c:v>8.9999343776180005</c:v>
                </c:pt>
                <c:pt idx="1405">
                  <c:v>8.9999340175239997</c:v>
                </c:pt>
                <c:pt idx="1406">
                  <c:v>8.9999336559019998</c:v>
                </c:pt>
                <c:pt idx="1407">
                  <c:v>8.9999332927470004</c:v>
                </c:pt>
                <c:pt idx="1408">
                  <c:v>8.9999329280549993</c:v>
                </c:pt>
                <c:pt idx="1409">
                  <c:v>8.9999325618219999</c:v>
                </c:pt>
                <c:pt idx="1410">
                  <c:v>8.9999321940419996</c:v>
                </c:pt>
                <c:pt idx="1411">
                  <c:v>8.9999318247120002</c:v>
                </c:pt>
                <c:pt idx="1412">
                  <c:v>8.9999314538279993</c:v>
                </c:pt>
                <c:pt idx="1413">
                  <c:v>8.9999310813840001</c:v>
                </c:pt>
                <c:pt idx="1414">
                  <c:v>8.9999307073760004</c:v>
                </c:pt>
                <c:pt idx="1415">
                  <c:v>8.999930331801</c:v>
                </c:pt>
                <c:pt idx="1416">
                  <c:v>8.9999299546530001</c:v>
                </c:pt>
                <c:pt idx="1417">
                  <c:v>8.9999295759280002</c:v>
                </c:pt>
                <c:pt idx="1418">
                  <c:v>8.9999291956220002</c:v>
                </c:pt>
                <c:pt idx="1419">
                  <c:v>8.9999288137309996</c:v>
                </c:pt>
                <c:pt idx="1420">
                  <c:v>8.9999284302489997</c:v>
                </c:pt>
                <c:pt idx="1421">
                  <c:v>8.9999280451720001</c:v>
                </c:pt>
                <c:pt idx="1422">
                  <c:v>8.9999276584960004</c:v>
                </c:pt>
                <c:pt idx="1423">
                  <c:v>8.9999272702170003</c:v>
                </c:pt>
                <c:pt idx="1424">
                  <c:v>8.9999268803299994</c:v>
                </c:pt>
                <c:pt idx="1425">
                  <c:v>8.9999264888300008</c:v>
                </c:pt>
                <c:pt idx="1426">
                  <c:v>8.9999260957130005</c:v>
                </c:pt>
                <c:pt idx="1427">
                  <c:v>8.9999257009739999</c:v>
                </c:pt>
                <c:pt idx="1428">
                  <c:v>8.9999253046100005</c:v>
                </c:pt>
                <c:pt idx="1429">
                  <c:v>8.999924906615</c:v>
                </c:pt>
                <c:pt idx="1430">
                  <c:v>8.9999245069849998</c:v>
                </c:pt>
                <c:pt idx="1431">
                  <c:v>8.9999241057159995</c:v>
                </c:pt>
                <c:pt idx="1432">
                  <c:v>8.9999237028030006</c:v>
                </c:pt>
                <c:pt idx="1433">
                  <c:v>8.9999232982410007</c:v>
                </c:pt>
                <c:pt idx="1434">
                  <c:v>8.9999228920259995</c:v>
                </c:pt>
                <c:pt idx="1435">
                  <c:v>8.9999224841540002</c:v>
                </c:pt>
                <c:pt idx="1436">
                  <c:v>8.9999220746200006</c:v>
                </c:pt>
                <c:pt idx="1437">
                  <c:v>8.9999216634190002</c:v>
                </c:pt>
                <c:pt idx="1438">
                  <c:v>8.9999212505470005</c:v>
                </c:pt>
                <c:pt idx="1439">
                  <c:v>8.9999208359989993</c:v>
                </c:pt>
                <c:pt idx="1440">
                  <c:v>8.9999204197709997</c:v>
                </c:pt>
                <c:pt idx="1441">
                  <c:v>8.9999200018579995</c:v>
                </c:pt>
                <c:pt idx="1442">
                  <c:v>8.9999195822560001</c:v>
                </c:pt>
                <c:pt idx="1443">
                  <c:v>8.9999191609599993</c:v>
                </c:pt>
                <c:pt idx="1444">
                  <c:v>8.9999187379660004</c:v>
                </c:pt>
                <c:pt idx="1445">
                  <c:v>8.9999183132679992</c:v>
                </c:pt>
                <c:pt idx="1446">
                  <c:v>8.9999178868630008</c:v>
                </c:pt>
                <c:pt idx="1447">
                  <c:v>8.9999174587459994</c:v>
                </c:pt>
                <c:pt idx="1448">
                  <c:v>8.9999170289109998</c:v>
                </c:pt>
                <c:pt idx="1449">
                  <c:v>8.999916597356</c:v>
                </c:pt>
                <c:pt idx="1450">
                  <c:v>8.9999161640739995</c:v>
                </c:pt>
                <c:pt idx="1451">
                  <c:v>8.9999157290619998</c:v>
                </c:pt>
                <c:pt idx="1452">
                  <c:v>8.9999152923150003</c:v>
                </c:pt>
                <c:pt idx="1453">
                  <c:v>8.9999148538280007</c:v>
                </c:pt>
                <c:pt idx="1454">
                  <c:v>8.9999144135970006</c:v>
                </c:pt>
                <c:pt idx="1455">
                  <c:v>8.9999139716159995</c:v>
                </c:pt>
                <c:pt idx="1456">
                  <c:v>8.9999135278820006</c:v>
                </c:pt>
                <c:pt idx="1457">
                  <c:v>8.99991308239</c:v>
                </c:pt>
                <c:pt idx="1458">
                  <c:v>8.9999126351350007</c:v>
                </c:pt>
                <c:pt idx="1459">
                  <c:v>8.9999121861120006</c:v>
                </c:pt>
                <c:pt idx="1460">
                  <c:v>8.9999117353169993</c:v>
                </c:pt>
                <c:pt idx="1461">
                  <c:v>8.9999112827449999</c:v>
                </c:pt>
                <c:pt idx="1462">
                  <c:v>8.9999108283920002</c:v>
                </c:pt>
                <c:pt idx="1463">
                  <c:v>8.9999103722529998</c:v>
                </c:pt>
                <c:pt idx="1464">
                  <c:v>8.9999099143230001</c:v>
                </c:pt>
                <c:pt idx="1465">
                  <c:v>8.9999094545970006</c:v>
                </c:pt>
                <c:pt idx="1466">
                  <c:v>8.9999089930709992</c:v>
                </c:pt>
                <c:pt idx="1467">
                  <c:v>8.9999085297410009</c:v>
                </c:pt>
                <c:pt idx="1468">
                  <c:v>8.9999080646009997</c:v>
                </c:pt>
                <c:pt idx="1469">
                  <c:v>8.9999075976470007</c:v>
                </c:pt>
                <c:pt idx="1470">
                  <c:v>8.9999071288739998</c:v>
                </c:pt>
                <c:pt idx="1471">
                  <c:v>8.9999066582770002</c:v>
                </c:pt>
                <c:pt idx="1472">
                  <c:v>8.9999061858519998</c:v>
                </c:pt>
                <c:pt idx="1473">
                  <c:v>8.9999057115939998</c:v>
                </c:pt>
                <c:pt idx="1474">
                  <c:v>8.9999052354989999</c:v>
                </c:pt>
                <c:pt idx="1475">
                  <c:v>8.9999047575609996</c:v>
                </c:pt>
                <c:pt idx="1476">
                  <c:v>8.9999042777760003</c:v>
                </c:pt>
                <c:pt idx="1477">
                  <c:v>8.9999037961399999</c:v>
                </c:pt>
                <c:pt idx="1478">
                  <c:v>8.9999033126469996</c:v>
                </c:pt>
                <c:pt idx="1479">
                  <c:v>8.9999028272920008</c:v>
                </c:pt>
                <c:pt idx="1480">
                  <c:v>8.9999023400719995</c:v>
                </c:pt>
                <c:pt idx="1481">
                  <c:v>8.9999018509810007</c:v>
                </c:pt>
                <c:pt idx="1482">
                  <c:v>8.9999013600140003</c:v>
                </c:pt>
                <c:pt idx="1483">
                  <c:v>8.9999008671679999</c:v>
                </c:pt>
                <c:pt idx="1484">
                  <c:v>8.9999003724360005</c:v>
                </c:pt>
                <c:pt idx="1485">
                  <c:v>8.9998998758150002</c:v>
                </c:pt>
                <c:pt idx="1486">
                  <c:v>8.9998993772990001</c:v>
                </c:pt>
                <c:pt idx="1487">
                  <c:v>8.999898876884</c:v>
                </c:pt>
                <c:pt idx="1488">
                  <c:v>8.9998983745649994</c:v>
                </c:pt>
                <c:pt idx="1489">
                  <c:v>8.9998978703369996</c:v>
                </c:pt>
                <c:pt idx="1490">
                  <c:v>8.9998973641960003</c:v>
                </c:pt>
                <c:pt idx="1491">
                  <c:v>8.9998968561360009</c:v>
                </c:pt>
                <c:pt idx="1492">
                  <c:v>8.9998963461539994</c:v>
                </c:pt>
                <c:pt idx="1493">
                  <c:v>8.9998958342430004</c:v>
                </c:pt>
                <c:pt idx="1494">
                  <c:v>8.9998953204000003</c:v>
                </c:pt>
                <c:pt idx="1495">
                  <c:v>8.9998948046190002</c:v>
                </c:pt>
                <c:pt idx="1496">
                  <c:v>8.9998942868959997</c:v>
                </c:pt>
                <c:pt idx="1497">
                  <c:v>8.9998937672260002</c:v>
                </c:pt>
                <c:pt idx="1498">
                  <c:v>8.9998932456049996</c:v>
                </c:pt>
                <c:pt idx="1499">
                  <c:v>8.9998927220260008</c:v>
                </c:pt>
                <c:pt idx="1500">
                  <c:v>8.9998921964859999</c:v>
                </c:pt>
                <c:pt idx="1501">
                  <c:v>8.9998916689800001</c:v>
                </c:pt>
                <c:pt idx="1502">
                  <c:v>8.9998911395019991</c:v>
                </c:pt>
                <c:pt idx="1503">
                  <c:v>8.9998906080490002</c:v>
                </c:pt>
                <c:pt idx="1504">
                  <c:v>8.9998900746139991</c:v>
                </c:pt>
                <c:pt idx="1505">
                  <c:v>8.9998895391939993</c:v>
                </c:pt>
                <c:pt idx="1506">
                  <c:v>8.9998890017840001</c:v>
                </c:pt>
                <c:pt idx="1507">
                  <c:v>8.9998884623779993</c:v>
                </c:pt>
                <c:pt idx="1508">
                  <c:v>8.9998879209720002</c:v>
                </c:pt>
                <c:pt idx="1509">
                  <c:v>8.9998873775610004</c:v>
                </c:pt>
                <c:pt idx="1510">
                  <c:v>8.9998868321399996</c:v>
                </c:pt>
                <c:pt idx="1511">
                  <c:v>8.9998862847040009</c:v>
                </c:pt>
                <c:pt idx="1512">
                  <c:v>8.9998857352490003</c:v>
                </c:pt>
                <c:pt idx="1513">
                  <c:v>8.9998851837690008</c:v>
                </c:pt>
                <c:pt idx="1514">
                  <c:v>8.9998846302600004</c:v>
                </c:pt>
                <c:pt idx="1515">
                  <c:v>8.9998840747160003</c:v>
                </c:pt>
                <c:pt idx="1516">
                  <c:v>8.9998835171340001</c:v>
                </c:pt>
                <c:pt idx="1517">
                  <c:v>8.9998829575069994</c:v>
                </c:pt>
                <c:pt idx="1518">
                  <c:v>8.9998823958319996</c:v>
                </c:pt>
                <c:pt idx="1519">
                  <c:v>8.999881832102</c:v>
                </c:pt>
                <c:pt idx="1520">
                  <c:v>8.9998812663140004</c:v>
                </c:pt>
                <c:pt idx="1521">
                  <c:v>8.9998806984630004</c:v>
                </c:pt>
                <c:pt idx="1522">
                  <c:v>8.9998801285429995</c:v>
                </c:pt>
                <c:pt idx="1523">
                  <c:v>8.9998795565490006</c:v>
                </c:pt>
                <c:pt idx="1524">
                  <c:v>8.999878982477</c:v>
                </c:pt>
                <c:pt idx="1525">
                  <c:v>8.9998784063220008</c:v>
                </c:pt>
                <c:pt idx="1526">
                  <c:v>8.9998778280790006</c:v>
                </c:pt>
                <c:pt idx="1527">
                  <c:v>8.9998772477429991</c:v>
                </c:pt>
                <c:pt idx="1528">
                  <c:v>8.9998766653089994</c:v>
                </c:pt>
                <c:pt idx="1529">
                  <c:v>8.9998760807709992</c:v>
                </c:pt>
                <c:pt idx="1530">
                  <c:v>8.999875494126</c:v>
                </c:pt>
                <c:pt idx="1531">
                  <c:v>8.9998749053679994</c:v>
                </c:pt>
                <c:pt idx="1532">
                  <c:v>8.9998743144920006</c:v>
                </c:pt>
                <c:pt idx="1533">
                  <c:v>8.9998737214939997</c:v>
                </c:pt>
                <c:pt idx="1534">
                  <c:v>8.9998731263679996</c:v>
                </c:pt>
                <c:pt idx="1535">
                  <c:v>8.999872529109</c:v>
                </c:pt>
                <c:pt idx="1536">
                  <c:v>8.9998719297130005</c:v>
                </c:pt>
                <c:pt idx="1537">
                  <c:v>8.9998713281740006</c:v>
                </c:pt>
                <c:pt idx="1538">
                  <c:v>8.9998707244869998</c:v>
                </c:pt>
                <c:pt idx="1539">
                  <c:v>8.9998701186489996</c:v>
                </c:pt>
                <c:pt idx="1540">
                  <c:v>8.9998695106519992</c:v>
                </c:pt>
                <c:pt idx="1541">
                  <c:v>8.9998689004940005</c:v>
                </c:pt>
                <c:pt idx="1542">
                  <c:v>8.9998682881680008</c:v>
                </c:pt>
                <c:pt idx="1543">
                  <c:v>8.9998676736689998</c:v>
                </c:pt>
                <c:pt idx="1544">
                  <c:v>8.9998670569930006</c:v>
                </c:pt>
                <c:pt idx="1545">
                  <c:v>8.9998664381349993</c:v>
                </c:pt>
                <c:pt idx="1546">
                  <c:v>8.9998658170890007</c:v>
                </c:pt>
                <c:pt idx="1547">
                  <c:v>8.9998651938510008</c:v>
                </c:pt>
                <c:pt idx="1548">
                  <c:v>8.9998645684159992</c:v>
                </c:pt>
                <c:pt idx="1549">
                  <c:v>8.9998639407780008</c:v>
                </c:pt>
                <c:pt idx="1550">
                  <c:v>8.9998633109329997</c:v>
                </c:pt>
                <c:pt idx="1551">
                  <c:v>8.9998626788759992</c:v>
                </c:pt>
                <c:pt idx="1552">
                  <c:v>8.9998620446010005</c:v>
                </c:pt>
                <c:pt idx="1553">
                  <c:v>8.9998614081029995</c:v>
                </c:pt>
                <c:pt idx="1554">
                  <c:v>8.9998607693789996</c:v>
                </c:pt>
                <c:pt idx="1555">
                  <c:v>8.999860128421</c:v>
                </c:pt>
                <c:pt idx="1556">
                  <c:v>8.9998594852270006</c:v>
                </c:pt>
                <c:pt idx="1557">
                  <c:v>8.9998588397890007</c:v>
                </c:pt>
                <c:pt idx="1558">
                  <c:v>8.999858192104</c:v>
                </c:pt>
                <c:pt idx="1559">
                  <c:v>8.9998575421669997</c:v>
                </c:pt>
                <c:pt idx="1560">
                  <c:v>8.9998568899719995</c:v>
                </c:pt>
                <c:pt idx="1561">
                  <c:v>8.9998562355140006</c:v>
                </c:pt>
                <c:pt idx="1562">
                  <c:v>8.9998555787880008</c:v>
                </c:pt>
                <c:pt idx="1563">
                  <c:v>8.9998549197899997</c:v>
                </c:pt>
                <c:pt idx="1564">
                  <c:v>8.9998542585130004</c:v>
                </c:pt>
                <c:pt idx="1565">
                  <c:v>8.9998535949540006</c:v>
                </c:pt>
                <c:pt idx="1566">
                  <c:v>8.999852929107</c:v>
                </c:pt>
                <c:pt idx="1567">
                  <c:v>8.9998522609659997</c:v>
                </c:pt>
                <c:pt idx="1568">
                  <c:v>8.9998515905279994</c:v>
                </c:pt>
                <c:pt idx="1569">
                  <c:v>8.9998509177860004</c:v>
                </c:pt>
                <c:pt idx="1570">
                  <c:v>8.9998502427360005</c:v>
                </c:pt>
                <c:pt idx="1571">
                  <c:v>8.9998495653719992</c:v>
                </c:pt>
                <c:pt idx="1572">
                  <c:v>8.9998488856899996</c:v>
                </c:pt>
                <c:pt idx="1573">
                  <c:v>8.9998482036849996</c:v>
                </c:pt>
                <c:pt idx="1574">
                  <c:v>8.9998475193510004</c:v>
                </c:pt>
                <c:pt idx="1575">
                  <c:v>8.9998468326829997</c:v>
                </c:pt>
                <c:pt idx="1576">
                  <c:v>8.9998461436760007</c:v>
                </c:pt>
                <c:pt idx="1577">
                  <c:v>8.9998454523259994</c:v>
                </c:pt>
                <c:pt idx="1578">
                  <c:v>8.9998447586260006</c:v>
                </c:pt>
                <c:pt idx="1579">
                  <c:v>8.9998440625720004</c:v>
                </c:pt>
                <c:pt idx="1580">
                  <c:v>8.9998433641590001</c:v>
                </c:pt>
                <c:pt idx="1581">
                  <c:v>8.9998426633809991</c:v>
                </c:pt>
                <c:pt idx="1582">
                  <c:v>8.9998419602340007</c:v>
                </c:pt>
                <c:pt idx="1583">
                  <c:v>8.9998412547129991</c:v>
                </c:pt>
                <c:pt idx="1584">
                  <c:v>8.9998405468110008</c:v>
                </c:pt>
                <c:pt idx="1585">
                  <c:v>8.9998398365250001</c:v>
                </c:pt>
                <c:pt idx="1586">
                  <c:v>8.9998391238490001</c:v>
                </c:pt>
                <c:pt idx="1587">
                  <c:v>8.9998384087780003</c:v>
                </c:pt>
                <c:pt idx="1588">
                  <c:v>8.9998376913060003</c:v>
                </c:pt>
                <c:pt idx="1589">
                  <c:v>8.9998369714289996</c:v>
                </c:pt>
                <c:pt idx="1590">
                  <c:v>8.9998362491409996</c:v>
                </c:pt>
                <c:pt idx="1591">
                  <c:v>8.9998355244379997</c:v>
                </c:pt>
                <c:pt idx="1592">
                  <c:v>8.9998347973139996</c:v>
                </c:pt>
                <c:pt idx="1593">
                  <c:v>8.9998340677640005</c:v>
                </c:pt>
                <c:pt idx="1594">
                  <c:v>8.9998333357820002</c:v>
                </c:pt>
                <c:pt idx="1595">
                  <c:v>8.9998326013650001</c:v>
                </c:pt>
                <c:pt idx="1596">
                  <c:v>8.9998318645049995</c:v>
                </c:pt>
                <c:pt idx="1597">
                  <c:v>8.9998311252000001</c:v>
                </c:pt>
                <c:pt idx="1598">
                  <c:v>8.9998303834419993</c:v>
                </c:pt>
                <c:pt idx="1599">
                  <c:v>8.9998296392280004</c:v>
                </c:pt>
                <c:pt idx="1600">
                  <c:v>8.9998288925509993</c:v>
                </c:pt>
                <c:pt idx="1601">
                  <c:v>8.9998281434070009</c:v>
                </c:pt>
                <c:pt idx="1602">
                  <c:v>8.9998273917899994</c:v>
                </c:pt>
                <c:pt idx="1603">
                  <c:v>8.9998266376959997</c:v>
                </c:pt>
                <c:pt idx="1604">
                  <c:v>8.9998258811189995</c:v>
                </c:pt>
                <c:pt idx="1605">
                  <c:v>8.9998251220540002</c:v>
                </c:pt>
                <c:pt idx="1606">
                  <c:v>8.9998243604949995</c:v>
                </c:pt>
                <c:pt idx="1607">
                  <c:v>8.9998235964380005</c:v>
                </c:pt>
                <c:pt idx="1608">
                  <c:v>8.9998228298779992</c:v>
                </c:pt>
                <c:pt idx="1609">
                  <c:v>8.9998220608090005</c:v>
                </c:pt>
                <c:pt idx="1610">
                  <c:v>8.9998212892250002</c:v>
                </c:pt>
                <c:pt idx="1611">
                  <c:v>8.999820515123</c:v>
                </c:pt>
                <c:pt idx="1612">
                  <c:v>8.9998197384950007</c:v>
                </c:pt>
                <c:pt idx="1613">
                  <c:v>8.9998189593390006</c:v>
                </c:pt>
                <c:pt idx="1614">
                  <c:v>8.9998181776470005</c:v>
                </c:pt>
                <c:pt idx="1615">
                  <c:v>8.9998173934150003</c:v>
                </c:pt>
                <c:pt idx="1616">
                  <c:v>8.9998166066379994</c:v>
                </c:pt>
                <c:pt idx="1617">
                  <c:v>8.9998158173099991</c:v>
                </c:pt>
                <c:pt idx="1618">
                  <c:v>8.9998150254270008</c:v>
                </c:pt>
                <c:pt idx="1619">
                  <c:v>8.9998142309830005</c:v>
                </c:pt>
                <c:pt idx="1620">
                  <c:v>8.9998134339719993</c:v>
                </c:pt>
                <c:pt idx="1621">
                  <c:v>8.9998126343900005</c:v>
                </c:pt>
                <c:pt idx="1622">
                  <c:v>8.9998118322309999</c:v>
                </c:pt>
                <c:pt idx="1623">
                  <c:v>8.9998110274900007</c:v>
                </c:pt>
                <c:pt idx="1624">
                  <c:v>8.9998102201620007</c:v>
                </c:pt>
                <c:pt idx="1625">
                  <c:v>8.9998094102419994</c:v>
                </c:pt>
                <c:pt idx="1626">
                  <c:v>8.9998085977239999</c:v>
                </c:pt>
                <c:pt idx="1627">
                  <c:v>8.9998077826029999</c:v>
                </c:pt>
                <c:pt idx="1628">
                  <c:v>8.9998069648730006</c:v>
                </c:pt>
                <c:pt idx="1629">
                  <c:v>8.999806144531</c:v>
                </c:pt>
                <c:pt idx="1630">
                  <c:v>8.9998053215699994</c:v>
                </c:pt>
                <c:pt idx="1631">
                  <c:v>8.9998044959839998</c:v>
                </c:pt>
                <c:pt idx="1632">
                  <c:v>8.9998036677699993</c:v>
                </c:pt>
                <c:pt idx="1633">
                  <c:v>8.9998028369210008</c:v>
                </c:pt>
                <c:pt idx="1634">
                  <c:v>8.9998020034320003</c:v>
                </c:pt>
                <c:pt idx="1635">
                  <c:v>8.9998011672979992</c:v>
                </c:pt>
                <c:pt idx="1636">
                  <c:v>8.9998003285140005</c:v>
                </c:pt>
                <c:pt idx="1637">
                  <c:v>8.9997994870750002</c:v>
                </c:pt>
                <c:pt idx="1638">
                  <c:v>8.9997986429739996</c:v>
                </c:pt>
                <c:pt idx="1639">
                  <c:v>8.999797796208</c:v>
                </c:pt>
                <c:pt idx="1640">
                  <c:v>8.9997969467699992</c:v>
                </c:pt>
                <c:pt idx="1641">
                  <c:v>8.9997960946550002</c:v>
                </c:pt>
                <c:pt idx="1642">
                  <c:v>8.9997952398580008</c:v>
                </c:pt>
                <c:pt idx="1643">
                  <c:v>8.9997943823740005</c:v>
                </c:pt>
                <c:pt idx="1644">
                  <c:v>8.9997935221980008</c:v>
                </c:pt>
                <c:pt idx="1645">
                  <c:v>8.9997926593230009</c:v>
                </c:pt>
                <c:pt idx="1646">
                  <c:v>8.9997917937460006</c:v>
                </c:pt>
                <c:pt idx="1647">
                  <c:v>8.9997909254599993</c:v>
                </c:pt>
                <c:pt idx="1648">
                  <c:v>8.99979005446</c:v>
                </c:pt>
                <c:pt idx="1649">
                  <c:v>8.9997891807410006</c:v>
                </c:pt>
                <c:pt idx="1650">
                  <c:v>8.9997883042970006</c:v>
                </c:pt>
                <c:pt idx="1651">
                  <c:v>8.9997874251239995</c:v>
                </c:pt>
                <c:pt idx="1652">
                  <c:v>8.9997865432160005</c:v>
                </c:pt>
                <c:pt idx="1653">
                  <c:v>8.9997856585679994</c:v>
                </c:pt>
                <c:pt idx="1654">
                  <c:v>8.9997847711739993</c:v>
                </c:pt>
                <c:pt idx="1655">
                  <c:v>8.9997838810289998</c:v>
                </c:pt>
                <c:pt idx="1656">
                  <c:v>8.9997829881270004</c:v>
                </c:pt>
                <c:pt idx="1657">
                  <c:v>8.9997820924640006</c:v>
                </c:pt>
                <c:pt idx="1658">
                  <c:v>8.999781194034</c:v>
                </c:pt>
                <c:pt idx="1659">
                  <c:v>8.9997802928319999</c:v>
                </c:pt>
                <c:pt idx="1660">
                  <c:v>8.9997793888519997</c:v>
                </c:pt>
                <c:pt idx="1661">
                  <c:v>8.9997784820890008</c:v>
                </c:pt>
                <c:pt idx="1662">
                  <c:v>8.9997775725379991</c:v>
                </c:pt>
                <c:pt idx="1663">
                  <c:v>8.9997766601929996</c:v>
                </c:pt>
                <c:pt idx="1664">
                  <c:v>8.9997757450489999</c:v>
                </c:pt>
                <c:pt idx="1665">
                  <c:v>8.9997748271009996</c:v>
                </c:pt>
                <c:pt idx="1666">
                  <c:v>8.9997739063440001</c:v>
                </c:pt>
                <c:pt idx="1667">
                  <c:v>8.9997729827710007</c:v>
                </c:pt>
                <c:pt idx="1668">
                  <c:v>8.9997720563779993</c:v>
                </c:pt>
                <c:pt idx="1669">
                  <c:v>8.9997711271590006</c:v>
                </c:pt>
                <c:pt idx="1670">
                  <c:v>8.9997701951090008</c:v>
                </c:pt>
                <c:pt idx="1671">
                  <c:v>8.9997692602229993</c:v>
                </c:pt>
                <c:pt idx="1672">
                  <c:v>8.9997683224940008</c:v>
                </c:pt>
                <c:pt idx="1673">
                  <c:v>8.9997673819189998</c:v>
                </c:pt>
                <c:pt idx="1674">
                  <c:v>8.9997664384909992</c:v>
                </c:pt>
                <c:pt idx="1675">
                  <c:v>8.9997654922060004</c:v>
                </c:pt>
                <c:pt idx="1676">
                  <c:v>8.9997645430569992</c:v>
                </c:pt>
                <c:pt idx="1677">
                  <c:v>8.9997635910390006</c:v>
                </c:pt>
                <c:pt idx="1678">
                  <c:v>8.9997626361470004</c:v>
                </c:pt>
                <c:pt idx="1679">
                  <c:v>8.9997616783760002</c:v>
                </c:pt>
                <c:pt idx="1680">
                  <c:v>8.9997607177209993</c:v>
                </c:pt>
                <c:pt idx="1681">
                  <c:v>8.9997597541750007</c:v>
                </c:pt>
                <c:pt idx="1682">
                  <c:v>8.9997587877330005</c:v>
                </c:pt>
                <c:pt idx="1683">
                  <c:v>8.9997578183910001</c:v>
                </c:pt>
                <c:pt idx="1684">
                  <c:v>8.9997568461420006</c:v>
                </c:pt>
                <c:pt idx="1685">
                  <c:v>8.9997558709819998</c:v>
                </c:pt>
                <c:pt idx="1686">
                  <c:v>8.9997548929050009</c:v>
                </c:pt>
                <c:pt idx="1687">
                  <c:v>8.9997539119049996</c:v>
                </c:pt>
                <c:pt idx="1688">
                  <c:v>8.9997529279769992</c:v>
                </c:pt>
                <c:pt idx="1689">
                  <c:v>8.9997519411159992</c:v>
                </c:pt>
                <c:pt idx="1690">
                  <c:v>8.9997509513170009</c:v>
                </c:pt>
                <c:pt idx="1691">
                  <c:v>8.9997499585730001</c:v>
                </c:pt>
                <c:pt idx="1692">
                  <c:v>8.99974896288</c:v>
                </c:pt>
                <c:pt idx="1693">
                  <c:v>8.9997479642320002</c:v>
                </c:pt>
                <c:pt idx="1694">
                  <c:v>8.9997469626240001</c:v>
                </c:pt>
                <c:pt idx="1695">
                  <c:v>8.9997459580509993</c:v>
                </c:pt>
                <c:pt idx="1696">
                  <c:v>8.9997449505060008</c:v>
                </c:pt>
                <c:pt idx="1697">
                  <c:v>8.9997439399840005</c:v>
                </c:pt>
                <c:pt idx="1698">
                  <c:v>8.9997429264809998</c:v>
                </c:pt>
                <c:pt idx="1699">
                  <c:v>8.9997419099910001</c:v>
                </c:pt>
                <c:pt idx="1700">
                  <c:v>8.9997408905070007</c:v>
                </c:pt>
                <c:pt idx="1701">
                  <c:v>8.9997398680259995</c:v>
                </c:pt>
                <c:pt idx="1702">
                  <c:v>8.9997388425409994</c:v>
                </c:pt>
                <c:pt idx="1703">
                  <c:v>8.9997378140470001</c:v>
                </c:pt>
                <c:pt idx="1704">
                  <c:v>8.9997367825379992</c:v>
                </c:pt>
                <c:pt idx="1705">
                  <c:v>8.99973574801</c:v>
                </c:pt>
                <c:pt idx="1706">
                  <c:v>8.9997347104559999</c:v>
                </c:pt>
                <c:pt idx="1707">
                  <c:v>8.9997336698720005</c:v>
                </c:pt>
                <c:pt idx="1708">
                  <c:v>8.9997326262519994</c:v>
                </c:pt>
                <c:pt idx="1709">
                  <c:v>8.9997315795899997</c:v>
                </c:pt>
                <c:pt idx="1710">
                  <c:v>8.9997305298810009</c:v>
                </c:pt>
                <c:pt idx="1711">
                  <c:v>8.9997294771190006</c:v>
                </c:pt>
                <c:pt idx="1712">
                  <c:v>8.9997284213000004</c:v>
                </c:pt>
                <c:pt idx="1713">
                  <c:v>8.9997273624169996</c:v>
                </c:pt>
                <c:pt idx="1714">
                  <c:v>8.9997263004659995</c:v>
                </c:pt>
                <c:pt idx="1715">
                  <c:v>8.9997252354399997</c:v>
                </c:pt>
                <c:pt idx="1716">
                  <c:v>8.9997241673349997</c:v>
                </c:pt>
                <c:pt idx="1717">
                  <c:v>8.9997230961440007</c:v>
                </c:pt>
                <c:pt idx="1718">
                  <c:v>8.9997220218630005</c:v>
                </c:pt>
                <c:pt idx="1719">
                  <c:v>8.9997209444860005</c:v>
                </c:pt>
                <c:pt idx="1720">
                  <c:v>8.9997198640080001</c:v>
                </c:pt>
                <c:pt idx="1721">
                  <c:v>8.9997187804220005</c:v>
                </c:pt>
                <c:pt idx="1722">
                  <c:v>8.9997176937249996</c:v>
                </c:pt>
                <c:pt idx="1723">
                  <c:v>8.9997166039090004</c:v>
                </c:pt>
                <c:pt idx="1724">
                  <c:v>8.9997155109700007</c:v>
                </c:pt>
                <c:pt idx="1725">
                  <c:v>8.9997144149019999</c:v>
                </c:pt>
                <c:pt idx="1726">
                  <c:v>8.9997133156999993</c:v>
                </c:pt>
                <c:pt idx="1727">
                  <c:v>8.9997122133590004</c:v>
                </c:pt>
                <c:pt idx="1728">
                  <c:v>8.9997111078720007</c:v>
                </c:pt>
                <c:pt idx="1729">
                  <c:v>8.9997099992349998</c:v>
                </c:pt>
                <c:pt idx="1730">
                  <c:v>8.9997088874410007</c:v>
                </c:pt>
                <c:pt idx="1731">
                  <c:v>8.9997077724859995</c:v>
                </c:pt>
                <c:pt idx="1732">
                  <c:v>8.9997066543639992</c:v>
                </c:pt>
                <c:pt idx="1733">
                  <c:v>8.9997055330689992</c:v>
                </c:pt>
                <c:pt idx="1734">
                  <c:v>8.9997044085959992</c:v>
                </c:pt>
                <c:pt idx="1735">
                  <c:v>8.9997032809400004</c:v>
                </c:pt>
                <c:pt idx="1736">
                  <c:v>8.9997021500950005</c:v>
                </c:pt>
                <c:pt idx="1737">
                  <c:v>8.9997010160559991</c:v>
                </c:pt>
                <c:pt idx="1738">
                  <c:v>8.9996998788159992</c:v>
                </c:pt>
                <c:pt idx="1739">
                  <c:v>8.9996987383710003</c:v>
                </c:pt>
                <c:pt idx="1740">
                  <c:v>8.9996975947160003</c:v>
                </c:pt>
                <c:pt idx="1741">
                  <c:v>8.9996964478440002</c:v>
                </c:pt>
                <c:pt idx="1742">
                  <c:v>8.9996952977499998</c:v>
                </c:pt>
                <c:pt idx="1743">
                  <c:v>8.9996941444280001</c:v>
                </c:pt>
                <c:pt idx="1744">
                  <c:v>8.9996929878740008</c:v>
                </c:pt>
                <c:pt idx="1745">
                  <c:v>8.9996918280819997</c:v>
                </c:pt>
                <c:pt idx="1746">
                  <c:v>8.9996906650459998</c:v>
                </c:pt>
                <c:pt idx="1747">
                  <c:v>8.9996894987600005</c:v>
                </c:pt>
                <c:pt idx="1748">
                  <c:v>8.9996883292189995</c:v>
                </c:pt>
                <c:pt idx="1749">
                  <c:v>8.9996871564190002</c:v>
                </c:pt>
                <c:pt idx="1750">
                  <c:v>8.999685980352</c:v>
                </c:pt>
                <c:pt idx="1751">
                  <c:v>8.9996848010140003</c:v>
                </c:pt>
                <c:pt idx="1752">
                  <c:v>8.9996836183990006</c:v>
                </c:pt>
                <c:pt idx="1753">
                  <c:v>8.9996824325020004</c:v>
                </c:pt>
                <c:pt idx="1754">
                  <c:v>8.9996812433169993</c:v>
                </c:pt>
                <c:pt idx="1755">
                  <c:v>8.9996800508390002</c:v>
                </c:pt>
                <c:pt idx="1756">
                  <c:v>8.9996788550619993</c:v>
                </c:pt>
                <c:pt idx="1757">
                  <c:v>8.9996776559809994</c:v>
                </c:pt>
                <c:pt idx="1758">
                  <c:v>8.9996764535890001</c:v>
                </c:pt>
                <c:pt idx="1759">
                  <c:v>8.9996752478829993</c:v>
                </c:pt>
                <c:pt idx="1760">
                  <c:v>8.9996740388549998</c:v>
                </c:pt>
                <c:pt idx="1761">
                  <c:v>8.9996728265009995</c:v>
                </c:pt>
                <c:pt idx="1762">
                  <c:v>8.9996716108149997</c:v>
                </c:pt>
                <c:pt idx="1763">
                  <c:v>8.9996703917919998</c:v>
                </c:pt>
                <c:pt idx="1764">
                  <c:v>8.9996691694249993</c:v>
                </c:pt>
                <c:pt idx="1765">
                  <c:v>8.9996679437099996</c:v>
                </c:pt>
                <c:pt idx="1766">
                  <c:v>8.9996667146420002</c:v>
                </c:pt>
                <c:pt idx="1767">
                  <c:v>8.9996654822130004</c:v>
                </c:pt>
                <c:pt idx="1768">
                  <c:v>8.9996642464200001</c:v>
                </c:pt>
                <c:pt idx="1769">
                  <c:v>8.9996630072560002</c:v>
                </c:pt>
                <c:pt idx="1770">
                  <c:v>8.9996617647160004</c:v>
                </c:pt>
                <c:pt idx="1771">
                  <c:v>8.9996605187940002</c:v>
                </c:pt>
                <c:pt idx="1772">
                  <c:v>8.9996592694850008</c:v>
                </c:pt>
                <c:pt idx="1773">
                  <c:v>8.999658016783</c:v>
                </c:pt>
                <c:pt idx="1774">
                  <c:v>8.9996567606839992</c:v>
                </c:pt>
                <c:pt idx="1775">
                  <c:v>8.9996555011799995</c:v>
                </c:pt>
                <c:pt idx="1776">
                  <c:v>8.9996542382670004</c:v>
                </c:pt>
                <c:pt idx="1777">
                  <c:v>8.9996529719399998</c:v>
                </c:pt>
                <c:pt idx="1778">
                  <c:v>8.9996517021920006</c:v>
                </c:pt>
                <c:pt idx="1779">
                  <c:v>8.9996504290180006</c:v>
                </c:pt>
                <c:pt idx="1780">
                  <c:v>8.9996491524119993</c:v>
                </c:pt>
                <c:pt idx="1781">
                  <c:v>8.9996478723699997</c:v>
                </c:pt>
                <c:pt idx="1782">
                  <c:v>8.9996465888849997</c:v>
                </c:pt>
                <c:pt idx="1783">
                  <c:v>8.9996453019520004</c:v>
                </c:pt>
                <c:pt idx="1784">
                  <c:v>8.9996440115659997</c:v>
                </c:pt>
                <c:pt idx="1785">
                  <c:v>8.9996427177200005</c:v>
                </c:pt>
                <c:pt idx="1786">
                  <c:v>8.9996414204100006</c:v>
                </c:pt>
                <c:pt idx="1787">
                  <c:v>8.9996401196299995</c:v>
                </c:pt>
                <c:pt idx="1788">
                  <c:v>8.9996388153740003</c:v>
                </c:pt>
                <c:pt idx="1789">
                  <c:v>8.9996375076360007</c:v>
                </c:pt>
                <c:pt idx="1790">
                  <c:v>8.9996361964120002</c:v>
                </c:pt>
                <c:pt idx="1791">
                  <c:v>8.999634881695</c:v>
                </c:pt>
                <c:pt idx="1792">
                  <c:v>8.9996335634799998</c:v>
                </c:pt>
                <c:pt idx="1793">
                  <c:v>8.9996322417620007</c:v>
                </c:pt>
                <c:pt idx="1794">
                  <c:v>8.9996309165340005</c:v>
                </c:pt>
                <c:pt idx="1795">
                  <c:v>8.9996295877920005</c:v>
                </c:pt>
                <c:pt idx="1796">
                  <c:v>8.9996282555300002</c:v>
                </c:pt>
                <c:pt idx="1797">
                  <c:v>8.9996269197419991</c:v>
                </c:pt>
                <c:pt idx="1798">
                  <c:v>8.9996255804230003</c:v>
                </c:pt>
                <c:pt idx="1799">
                  <c:v>8.9996242375669997</c:v>
                </c:pt>
                <c:pt idx="1800">
                  <c:v>8.9996228911690004</c:v>
                </c:pt>
                <c:pt idx="1801">
                  <c:v>8.9996215412230001</c:v>
                </c:pt>
                <c:pt idx="1802">
                  <c:v>8.999620187723</c:v>
                </c:pt>
                <c:pt idx="1803">
                  <c:v>8.9996188306639997</c:v>
                </c:pt>
                <c:pt idx="1804">
                  <c:v>8.9996174700400005</c:v>
                </c:pt>
                <c:pt idx="1805">
                  <c:v>8.9996161058470001</c:v>
                </c:pt>
                <c:pt idx="1806">
                  <c:v>8.9996147380769997</c:v>
                </c:pt>
                <c:pt idx="1807">
                  <c:v>8.9996133667260008</c:v>
                </c:pt>
                <c:pt idx="1808">
                  <c:v>8.9996119917880009</c:v>
                </c:pt>
                <c:pt idx="1809">
                  <c:v>8.9996106132579996</c:v>
                </c:pt>
                <c:pt idx="1810">
                  <c:v>8.99960923113</c:v>
                </c:pt>
                <c:pt idx="1811">
                  <c:v>8.9996078453979997</c:v>
                </c:pt>
                <c:pt idx="1812">
                  <c:v>8.9996064560570002</c:v>
                </c:pt>
                <c:pt idx="1813">
                  <c:v>8.9996050631020008</c:v>
                </c:pt>
                <c:pt idx="1814">
                  <c:v>8.9996036665259993</c:v>
                </c:pt>
                <c:pt idx="1815">
                  <c:v>8.9996022663240005</c:v>
                </c:pt>
                <c:pt idx="1816">
                  <c:v>8.9996008624900004</c:v>
                </c:pt>
                <c:pt idx="1817">
                  <c:v>8.9995994550200002</c:v>
                </c:pt>
                <c:pt idx="1818">
                  <c:v>8.9995980439069996</c:v>
                </c:pt>
                <c:pt idx="1819">
                  <c:v>8.9995966291459997</c:v>
                </c:pt>
                <c:pt idx="1820">
                  <c:v>8.999595210731</c:v>
                </c:pt>
                <c:pt idx="1821">
                  <c:v>8.9995937886570001</c:v>
                </c:pt>
                <c:pt idx="1822">
                  <c:v>8.9995923629179995</c:v>
                </c:pt>
                <c:pt idx="1823">
                  <c:v>8.9995909335089994</c:v>
                </c:pt>
                <c:pt idx="1824">
                  <c:v>8.9995895004229993</c:v>
                </c:pt>
                <c:pt idx="1825">
                  <c:v>8.9995880636560006</c:v>
                </c:pt>
                <c:pt idx="1826">
                  <c:v>8.9995866232019992</c:v>
                </c:pt>
                <c:pt idx="1827">
                  <c:v>8.9995851790549999</c:v>
                </c:pt>
                <c:pt idx="1828">
                  <c:v>8.9995837312090003</c:v>
                </c:pt>
                <c:pt idx="1829">
                  <c:v>8.9995822796600002</c:v>
                </c:pt>
                <c:pt idx="1830">
                  <c:v>8.9995808244010007</c:v>
                </c:pt>
                <c:pt idx="1831">
                  <c:v>8.9995793654269995</c:v>
                </c:pt>
                <c:pt idx="1832">
                  <c:v>8.9995779027319998</c:v>
                </c:pt>
                <c:pt idx="1833">
                  <c:v>8.9995764363119992</c:v>
                </c:pt>
                <c:pt idx="1834">
                  <c:v>8.9995749661590008</c:v>
                </c:pt>
                <c:pt idx="1835">
                  <c:v>8.9995734922690005</c:v>
                </c:pt>
                <c:pt idx="1836">
                  <c:v>8.9995720146349996</c:v>
                </c:pt>
                <c:pt idx="1837">
                  <c:v>8.9995705332539995</c:v>
                </c:pt>
                <c:pt idx="1838">
                  <c:v>8.9995690481169994</c:v>
                </c:pt>
                <c:pt idx="1839">
                  <c:v>8.9995675592219992</c:v>
                </c:pt>
                <c:pt idx="1840">
                  <c:v>8.999566066561</c:v>
                </c:pt>
                <c:pt idx="1841">
                  <c:v>8.9995645701279994</c:v>
                </c:pt>
                <c:pt idx="1842">
                  <c:v>8.9995630699200007</c:v>
                </c:pt>
                <c:pt idx="1843">
                  <c:v>8.9995615659289996</c:v>
                </c:pt>
                <c:pt idx="1844">
                  <c:v>8.9995600581509994</c:v>
                </c:pt>
                <c:pt idx="1845">
                  <c:v>8.9995585465789993</c:v>
                </c:pt>
                <c:pt idx="1846">
                  <c:v>8.9995570312080009</c:v>
                </c:pt>
                <c:pt idx="1847">
                  <c:v>8.999555512033</c:v>
                </c:pt>
                <c:pt idx="1848">
                  <c:v>8.9995539890479996</c:v>
                </c:pt>
                <c:pt idx="1849">
                  <c:v>8.9995524622469993</c:v>
                </c:pt>
                <c:pt idx="1850">
                  <c:v>8.9995509316240003</c:v>
                </c:pt>
                <c:pt idx="1851">
                  <c:v>8.9995493971750005</c:v>
                </c:pt>
                <c:pt idx="1852">
                  <c:v>8.9995478588939992</c:v>
                </c:pt>
                <c:pt idx="1853">
                  <c:v>8.9995463167739995</c:v>
                </c:pt>
                <c:pt idx="1854">
                  <c:v>8.9995447708109992</c:v>
                </c:pt>
                <c:pt idx="1855">
                  <c:v>8.9995432209989996</c:v>
                </c:pt>
                <c:pt idx="1856">
                  <c:v>8.999541667331</c:v>
                </c:pt>
                <c:pt idx="1857">
                  <c:v>8.9995401098040002</c:v>
                </c:pt>
                <c:pt idx="1858">
                  <c:v>8.9995385484099994</c:v>
                </c:pt>
                <c:pt idx="1859">
                  <c:v>8.9995369831449992</c:v>
                </c:pt>
                <c:pt idx="1860">
                  <c:v>8.9995354140020005</c:v>
                </c:pt>
                <c:pt idx="1861">
                  <c:v>8.9995338409769996</c:v>
                </c:pt>
                <c:pt idx="1862">
                  <c:v>8.9995322640629993</c:v>
                </c:pt>
                <c:pt idx="1863">
                  <c:v>8.9995306832549993</c:v>
                </c:pt>
                <c:pt idx="1864">
                  <c:v>8.9995290985480008</c:v>
                </c:pt>
                <c:pt idx="1865">
                  <c:v>8.9995275099349996</c:v>
                </c:pt>
                <c:pt idx="1866">
                  <c:v>8.9995259174120008</c:v>
                </c:pt>
                <c:pt idx="1867">
                  <c:v>8.9995243209720002</c:v>
                </c:pt>
                <c:pt idx="1868">
                  <c:v>8.9995227206100008</c:v>
                </c:pt>
                <c:pt idx="1869">
                  <c:v>8.9995211163210005</c:v>
                </c:pt>
                <c:pt idx="1870">
                  <c:v>8.9995195080980004</c:v>
                </c:pt>
                <c:pt idx="1871">
                  <c:v>8.9995178959370001</c:v>
                </c:pt>
                <c:pt idx="1872">
                  <c:v>8.9995162798310009</c:v>
                </c:pt>
                <c:pt idx="1873">
                  <c:v>8.9995146597750004</c:v>
                </c:pt>
                <c:pt idx="1874">
                  <c:v>8.9995130357640001</c:v>
                </c:pt>
                <c:pt idx="1875">
                  <c:v>8.9995114077909992</c:v>
                </c:pt>
                <c:pt idx="1876">
                  <c:v>8.9995097758519993</c:v>
                </c:pt>
                <c:pt idx="1877">
                  <c:v>8.9995081399399997</c:v>
                </c:pt>
                <c:pt idx="1878">
                  <c:v>8.9995065000499999</c:v>
                </c:pt>
                <c:pt idx="1879">
                  <c:v>8.9995048561759994</c:v>
                </c:pt>
                <c:pt idx="1880">
                  <c:v>8.9995032083139996</c:v>
                </c:pt>
                <c:pt idx="1881">
                  <c:v>8.9995015564559999</c:v>
                </c:pt>
                <c:pt idx="1882">
                  <c:v>8.9994999005979999</c:v>
                </c:pt>
                <c:pt idx="1883">
                  <c:v>8.9994982407340007</c:v>
                </c:pt>
                <c:pt idx="1884">
                  <c:v>8.9994965768580002</c:v>
                </c:pt>
                <c:pt idx="1885">
                  <c:v>8.9994949089659997</c:v>
                </c:pt>
                <c:pt idx="1886">
                  <c:v>8.9994932370500003</c:v>
                </c:pt>
                <c:pt idx="1887">
                  <c:v>8.9994915611059998</c:v>
                </c:pt>
                <c:pt idx="1888">
                  <c:v>8.9994898811269994</c:v>
                </c:pt>
                <c:pt idx="1889">
                  <c:v>8.9994881971100007</c:v>
                </c:pt>
                <c:pt idx="1890">
                  <c:v>8.9994865090459992</c:v>
                </c:pt>
                <c:pt idx="1891">
                  <c:v>8.9994848169320001</c:v>
                </c:pt>
                <c:pt idx="1892">
                  <c:v>8.9994831207619992</c:v>
                </c:pt>
                <c:pt idx="1893">
                  <c:v>8.9994814205289995</c:v>
                </c:pt>
                <c:pt idx="1894">
                  <c:v>8.9994797162290006</c:v>
                </c:pt>
                <c:pt idx="1895">
                  <c:v>8.9994780078560002</c:v>
                </c:pt>
                <c:pt idx="1896">
                  <c:v>8.9994762954029994</c:v>
                </c:pt>
                <c:pt idx="1897">
                  <c:v>8.9994745788659998</c:v>
                </c:pt>
                <c:pt idx="1898">
                  <c:v>8.9994728582390007</c:v>
                </c:pt>
                <c:pt idx="1899">
                  <c:v>8.9994711335169999</c:v>
                </c:pt>
                <c:pt idx="1900">
                  <c:v>8.9994694046930004</c:v>
                </c:pt>
                <c:pt idx="1901">
                  <c:v>8.9994676717619999</c:v>
                </c:pt>
                <c:pt idx="1902">
                  <c:v>8.9994659347179997</c:v>
                </c:pt>
                <c:pt idx="1903">
                  <c:v>8.9994641935569994</c:v>
                </c:pt>
                <c:pt idx="1904">
                  <c:v>8.9994624482710002</c:v>
                </c:pt>
                <c:pt idx="1905">
                  <c:v>8.9994606988569998</c:v>
                </c:pt>
                <c:pt idx="1906">
                  <c:v>8.9994589453069995</c:v>
                </c:pt>
                <c:pt idx="1907">
                  <c:v>8.9994571876170006</c:v>
                </c:pt>
                <c:pt idx="1908">
                  <c:v>8.9994554257800008</c:v>
                </c:pt>
                <c:pt idx="1909">
                  <c:v>8.9994536597919996</c:v>
                </c:pt>
                <c:pt idx="1910">
                  <c:v>8.9994518896470002</c:v>
                </c:pt>
                <c:pt idx="1911">
                  <c:v>8.999450115338</c:v>
                </c:pt>
                <c:pt idx="1912">
                  <c:v>8.9994483368610005</c:v>
                </c:pt>
                <c:pt idx="1913">
                  <c:v>8.9994465542099995</c:v>
                </c:pt>
                <c:pt idx="1914">
                  <c:v>8.9994447673789999</c:v>
                </c:pt>
                <c:pt idx="1915">
                  <c:v>8.9994429763619994</c:v>
                </c:pt>
                <c:pt idx="1916">
                  <c:v>8.9994411811549995</c:v>
                </c:pt>
                <c:pt idx="1917">
                  <c:v>8.9994393817509994</c:v>
                </c:pt>
                <c:pt idx="1918">
                  <c:v>8.9994375781440006</c:v>
                </c:pt>
                <c:pt idx="1919">
                  <c:v>8.9994357703300008</c:v>
                </c:pt>
                <c:pt idx="1920">
                  <c:v>8.9994339583029994</c:v>
                </c:pt>
                <c:pt idx="1921">
                  <c:v>8.9994321420559995</c:v>
                </c:pt>
                <c:pt idx="1922">
                  <c:v>8.9994303215850007</c:v>
                </c:pt>
                <c:pt idx="1923">
                  <c:v>8.9994284968830005</c:v>
                </c:pt>
                <c:pt idx="1924">
                  <c:v>8.9994266679460004</c:v>
                </c:pt>
                <c:pt idx="1925">
                  <c:v>8.9994248347669998</c:v>
                </c:pt>
                <c:pt idx="1926">
                  <c:v>8.999422997341</c:v>
                </c:pt>
                <c:pt idx="1927">
                  <c:v>8.9994211556630006</c:v>
                </c:pt>
                <c:pt idx="1928">
                  <c:v>8.9994193097259991</c:v>
                </c:pt>
                <c:pt idx="1929">
                  <c:v>8.9994174595250005</c:v>
                </c:pt>
                <c:pt idx="1930">
                  <c:v>8.9994156050550007</c:v>
                </c:pt>
                <c:pt idx="1931">
                  <c:v>8.9994137463099992</c:v>
                </c:pt>
                <c:pt idx="1932">
                  <c:v>8.9994118832840009</c:v>
                </c:pt>
                <c:pt idx="1933">
                  <c:v>8.9994100159719999</c:v>
                </c:pt>
                <c:pt idx="1934">
                  <c:v>8.9994081443679992</c:v>
                </c:pt>
                <c:pt idx="1935">
                  <c:v>8.9994062684660001</c:v>
                </c:pt>
                <c:pt idx="1936">
                  <c:v>8.9994043882620005</c:v>
                </c:pt>
                <c:pt idx="1937">
                  <c:v>8.9994025037479997</c:v>
                </c:pt>
                <c:pt idx="1938">
                  <c:v>8.9994006149210009</c:v>
                </c:pt>
                <c:pt idx="1939">
                  <c:v>8.9993987217729998</c:v>
                </c:pt>
                <c:pt idx="1940">
                  <c:v>8.9993968242999998</c:v>
                </c:pt>
                <c:pt idx="1941">
                  <c:v>8.9993949224960001</c:v>
                </c:pt>
                <c:pt idx="1942">
                  <c:v>8.9993930163550004</c:v>
                </c:pt>
                <c:pt idx="1943">
                  <c:v>8.9993911058710001</c:v>
                </c:pt>
                <c:pt idx="1944">
                  <c:v>8.9993891910400006</c:v>
                </c:pt>
                <c:pt idx="1945">
                  <c:v>8.9993872718559995</c:v>
                </c:pt>
                <c:pt idx="1946">
                  <c:v>8.9993853483119999</c:v>
                </c:pt>
                <c:pt idx="1947">
                  <c:v>8.9993834204029994</c:v>
                </c:pt>
                <c:pt idx="1948">
                  <c:v>8.9993814881249996</c:v>
                </c:pt>
                <c:pt idx="1949">
                  <c:v>8.9993795514699997</c:v>
                </c:pt>
                <c:pt idx="1950">
                  <c:v>8.9993776104339993</c:v>
                </c:pt>
                <c:pt idx="1951">
                  <c:v>8.9993756650099996</c:v>
                </c:pt>
                <c:pt idx="1952">
                  <c:v>8.9993737151940003</c:v>
                </c:pt>
                <c:pt idx="1953">
                  <c:v>8.9993717609800008</c:v>
                </c:pt>
                <c:pt idx="1954">
                  <c:v>8.9993698023620006</c:v>
                </c:pt>
                <c:pt idx="1955">
                  <c:v>8.9993678393340009</c:v>
                </c:pt>
                <c:pt idx="1956">
                  <c:v>8.9993658718909995</c:v>
                </c:pt>
                <c:pt idx="1957">
                  <c:v>8.9993639000269994</c:v>
                </c:pt>
                <c:pt idx="1958">
                  <c:v>8.9993619237370002</c:v>
                </c:pt>
                <c:pt idx="1959">
                  <c:v>8.9993599430159996</c:v>
                </c:pt>
                <c:pt idx="1960">
                  <c:v>8.9993579578560006</c:v>
                </c:pt>
                <c:pt idx="1961">
                  <c:v>8.9993559682539992</c:v>
                </c:pt>
                <c:pt idx="1962">
                  <c:v>8.9993539742030002</c:v>
                </c:pt>
                <c:pt idx="1963">
                  <c:v>8.9993519756979996</c:v>
                </c:pt>
                <c:pt idx="1964">
                  <c:v>8.9993499727330004</c:v>
                </c:pt>
                <c:pt idx="1965">
                  <c:v>8.9993479653020003</c:v>
                </c:pt>
                <c:pt idx="1966">
                  <c:v>8.9993459534000007</c:v>
                </c:pt>
                <c:pt idx="1967">
                  <c:v>8.9993439370219992</c:v>
                </c:pt>
                <c:pt idx="1968">
                  <c:v>8.9993419161620007</c:v>
                </c:pt>
                <c:pt idx="1969">
                  <c:v>8.9993398908129993</c:v>
                </c:pt>
                <c:pt idx="1970">
                  <c:v>8.999337860971</c:v>
                </c:pt>
                <c:pt idx="1971">
                  <c:v>8.9993358266310004</c:v>
                </c:pt>
                <c:pt idx="1972">
                  <c:v>8.9993337877849999</c:v>
                </c:pt>
                <c:pt idx="1973">
                  <c:v>8.9993317444300001</c:v>
                </c:pt>
                <c:pt idx="1974">
                  <c:v>8.9993296965580001</c:v>
                </c:pt>
                <c:pt idx="1975">
                  <c:v>8.9993276441659997</c:v>
                </c:pt>
                <c:pt idx="1976">
                  <c:v>8.9993255872460001</c:v>
                </c:pt>
                <c:pt idx="1977">
                  <c:v>8.9993235257940007</c:v>
                </c:pt>
                <c:pt idx="1978">
                  <c:v>8.9993214598029994</c:v>
                </c:pt>
                <c:pt idx="1979">
                  <c:v>8.9993193892690009</c:v>
                </c:pt>
                <c:pt idx="1980">
                  <c:v>8.9993173141859995</c:v>
                </c:pt>
                <c:pt idx="1981">
                  <c:v>8.9993152345469998</c:v>
                </c:pt>
                <c:pt idx="1982">
                  <c:v>8.9993131503489998</c:v>
                </c:pt>
                <c:pt idx="1983">
                  <c:v>8.9993110615840006</c:v>
                </c:pt>
                <c:pt idx="1984">
                  <c:v>8.999308968247</c:v>
                </c:pt>
                <c:pt idx="1985">
                  <c:v>8.9993068703339993</c:v>
                </c:pt>
                <c:pt idx="1986">
                  <c:v>8.9993047678369997</c:v>
                </c:pt>
                <c:pt idx="1987">
                  <c:v>8.9993026607520008</c:v>
                </c:pt>
                <c:pt idx="1988">
                  <c:v>8.9993005490730003</c:v>
                </c:pt>
                <c:pt idx="1989">
                  <c:v>8.9992984327949994</c:v>
                </c:pt>
                <c:pt idx="1990">
                  <c:v>8.9992963119109994</c:v>
                </c:pt>
                <c:pt idx="1991">
                  <c:v>8.999294186417</c:v>
                </c:pt>
                <c:pt idx="1992">
                  <c:v>8.9992920563060004</c:v>
                </c:pt>
                <c:pt idx="1993">
                  <c:v>8.9992899215740003</c:v>
                </c:pt>
                <c:pt idx="1994">
                  <c:v>8.9992877822139992</c:v>
                </c:pt>
                <c:pt idx="1995">
                  <c:v>8.999285638221</c:v>
                </c:pt>
                <c:pt idx="1996">
                  <c:v>8.9992834895890006</c:v>
                </c:pt>
                <c:pt idx="1997">
                  <c:v>8.9992813363130004</c:v>
                </c:pt>
                <c:pt idx="1998">
                  <c:v>8.9992791783880008</c:v>
                </c:pt>
                <c:pt idx="1999">
                  <c:v>8.9992770158069995</c:v>
                </c:pt>
                <c:pt idx="2000">
                  <c:v>8.9992748485649994</c:v>
                </c:pt>
                <c:pt idx="2001">
                  <c:v>8.9992726766570001</c:v>
                </c:pt>
                <c:pt idx="2002">
                  <c:v>8.9992705000759994</c:v>
                </c:pt>
                <c:pt idx="2003">
                  <c:v>8.9992683188180003</c:v>
                </c:pt>
                <c:pt idx="2004">
                  <c:v>8.9992661328770005</c:v>
                </c:pt>
                <c:pt idx="2005">
                  <c:v>8.9992639422469995</c:v>
                </c:pt>
                <c:pt idx="2006">
                  <c:v>8.9992617469220004</c:v>
                </c:pt>
                <c:pt idx="2007">
                  <c:v>8.9992595468979992</c:v>
                </c:pt>
                <c:pt idx="2008">
                  <c:v>8.9992573421680007</c:v>
                </c:pt>
                <c:pt idx="2009">
                  <c:v>8.9992551327280008</c:v>
                </c:pt>
                <c:pt idx="2010">
                  <c:v>8.9992529185700008</c:v>
                </c:pt>
                <c:pt idx="2011">
                  <c:v>8.9992506996910002</c:v>
                </c:pt>
                <c:pt idx="2012">
                  <c:v>8.9992484760830003</c:v>
                </c:pt>
                <c:pt idx="2013">
                  <c:v>8.9992462477420005</c:v>
                </c:pt>
                <c:pt idx="2014">
                  <c:v>8.9992440146630006</c:v>
                </c:pt>
                <c:pt idx="2015">
                  <c:v>8.9992417768389998</c:v>
                </c:pt>
                <c:pt idx="2016">
                  <c:v>8.9992395342649996</c:v>
                </c:pt>
                <c:pt idx="2017">
                  <c:v>8.9992372869349992</c:v>
                </c:pt>
                <c:pt idx="2018">
                  <c:v>8.9992350348440002</c:v>
                </c:pt>
                <c:pt idx="2019">
                  <c:v>8.9992327779870003</c:v>
                </c:pt>
                <c:pt idx="2020">
                  <c:v>8.9992305163570006</c:v>
                </c:pt>
                <c:pt idx="2021">
                  <c:v>8.9992282499500007</c:v>
                </c:pt>
                <c:pt idx="2022">
                  <c:v>8.9992259787590001</c:v>
                </c:pt>
                <c:pt idx="2023">
                  <c:v>8.9992237027790001</c:v>
                </c:pt>
                <c:pt idx="2024">
                  <c:v>8.9992214220040001</c:v>
                </c:pt>
                <c:pt idx="2025">
                  <c:v>8.9992191364299998</c:v>
                </c:pt>
                <c:pt idx="2026">
                  <c:v>8.9992168460500004</c:v>
                </c:pt>
                <c:pt idx="2027">
                  <c:v>8.9992145508589996</c:v>
                </c:pt>
                <c:pt idx="2028">
                  <c:v>8.9992122508510004</c:v>
                </c:pt>
                <c:pt idx="2029">
                  <c:v>8.9992099460210007</c:v>
                </c:pt>
                <c:pt idx="2030">
                  <c:v>8.9992076363629998</c:v>
                </c:pt>
                <c:pt idx="2031">
                  <c:v>8.9992053218719992</c:v>
                </c:pt>
                <c:pt idx="2032">
                  <c:v>8.999203002542</c:v>
                </c:pt>
                <c:pt idx="2033">
                  <c:v>8.999200678367</c:v>
                </c:pt>
                <c:pt idx="2034">
                  <c:v>8.9991983493420005</c:v>
                </c:pt>
                <c:pt idx="2035">
                  <c:v>8.9991960154619992</c:v>
                </c:pt>
                <c:pt idx="2036">
                  <c:v>8.9991936767209992</c:v>
                </c:pt>
                <c:pt idx="2037">
                  <c:v>8.999191333113</c:v>
                </c:pt>
                <c:pt idx="2038">
                  <c:v>8.9991889846319992</c:v>
                </c:pt>
                <c:pt idx="2039">
                  <c:v>8.9991866312740001</c:v>
                </c:pt>
                <c:pt idx="2040">
                  <c:v>8.9991842730330003</c:v>
                </c:pt>
                <c:pt idx="2041">
                  <c:v>8.9991819099029993</c:v>
                </c:pt>
                <c:pt idx="2042">
                  <c:v>8.9991795418790002</c:v>
                </c:pt>
                <c:pt idx="2043">
                  <c:v>8.9991771689550006</c:v>
                </c:pt>
                <c:pt idx="2044">
                  <c:v>8.9991747911250002</c:v>
                </c:pt>
                <c:pt idx="2045">
                  <c:v>8.9991724083840001</c:v>
                </c:pt>
                <c:pt idx="2046">
                  <c:v>8.999170020727</c:v>
                </c:pt>
                <c:pt idx="2047">
                  <c:v>8.9991676281479993</c:v>
                </c:pt>
                <c:pt idx="2048">
                  <c:v>8.9991652306409993</c:v>
                </c:pt>
                <c:pt idx="2049">
                  <c:v>8.9991628282009994</c:v>
                </c:pt>
                <c:pt idx="2050">
                  <c:v>8.9991604208219993</c:v>
                </c:pt>
                <c:pt idx="2051">
                  <c:v>8.9991580084990002</c:v>
                </c:pt>
                <c:pt idx="2052">
                  <c:v>8.9991555912259997</c:v>
                </c:pt>
                <c:pt idx="2053">
                  <c:v>8.9991531689989994</c:v>
                </c:pt>
                <c:pt idx="2054">
                  <c:v>8.9991507418100003</c:v>
                </c:pt>
                <c:pt idx="2055">
                  <c:v>8.9991483096550002</c:v>
                </c:pt>
                <c:pt idx="2056">
                  <c:v>8.9991458725280005</c:v>
                </c:pt>
                <c:pt idx="2057">
                  <c:v>8.9991434304240006</c:v>
                </c:pt>
                <c:pt idx="2058">
                  <c:v>8.999140983337</c:v>
                </c:pt>
                <c:pt idx="2059">
                  <c:v>8.999138531262</c:v>
                </c:pt>
                <c:pt idx="2060">
                  <c:v>8.9991360741920001</c:v>
                </c:pt>
                <c:pt idx="2061">
                  <c:v>8.9991336121229999</c:v>
                </c:pt>
                <c:pt idx="2062">
                  <c:v>8.9991311450500007</c:v>
                </c:pt>
                <c:pt idx="2063">
                  <c:v>8.999128672965</c:v>
                </c:pt>
                <c:pt idx="2064">
                  <c:v>8.9991261958649993</c:v>
                </c:pt>
                <c:pt idx="2065">
                  <c:v>8.9991237137429998</c:v>
                </c:pt>
                <c:pt idx="2066">
                  <c:v>8.9991212265939993</c:v>
                </c:pt>
                <c:pt idx="2067">
                  <c:v>8.9991187344120007</c:v>
                </c:pt>
                <c:pt idx="2068">
                  <c:v>8.9991162371930002</c:v>
                </c:pt>
                <c:pt idx="2069">
                  <c:v>8.9991137349300008</c:v>
                </c:pt>
                <c:pt idx="2070">
                  <c:v>8.999111227617</c:v>
                </c:pt>
                <c:pt idx="2071">
                  <c:v>8.9991087152499993</c:v>
                </c:pt>
                <c:pt idx="2072">
                  <c:v>8.999106197823</c:v>
                </c:pt>
                <c:pt idx="2073">
                  <c:v>8.9991036753309999</c:v>
                </c:pt>
                <c:pt idx="2074">
                  <c:v>8.999101147767</c:v>
                </c:pt>
                <c:pt idx="2075">
                  <c:v>8.999098615126</c:v>
                </c:pt>
                <c:pt idx="2076">
                  <c:v>8.9990960774029993</c:v>
                </c:pt>
                <c:pt idx="2077">
                  <c:v>8.9990935345929994</c:v>
                </c:pt>
                <c:pt idx="2078">
                  <c:v>8.9990909866889996</c:v>
                </c:pt>
                <c:pt idx="2079">
                  <c:v>8.9990884336869996</c:v>
                </c:pt>
                <c:pt idx="2080">
                  <c:v>8.9990858755810006</c:v>
                </c:pt>
                <c:pt idx="2081">
                  <c:v>8.9990833123650003</c:v>
                </c:pt>
                <c:pt idx="2082">
                  <c:v>8.9990807440329998</c:v>
                </c:pt>
                <c:pt idx="2083">
                  <c:v>8.9990781705810008</c:v>
                </c:pt>
                <c:pt idx="2084">
                  <c:v>8.9990755920030008</c:v>
                </c:pt>
                <c:pt idx="2085">
                  <c:v>8.9990730082929993</c:v>
                </c:pt>
                <c:pt idx="2086">
                  <c:v>8.9990704194459994</c:v>
                </c:pt>
                <c:pt idx="2087">
                  <c:v>8.9990678254570007</c:v>
                </c:pt>
                <c:pt idx="2088">
                  <c:v>8.9990652263190007</c:v>
                </c:pt>
                <c:pt idx="2089">
                  <c:v>8.9990626220269991</c:v>
                </c:pt>
                <c:pt idx="2090">
                  <c:v>8.9990600125770008</c:v>
                </c:pt>
                <c:pt idx="2091">
                  <c:v>8.9990573979619999</c:v>
                </c:pt>
                <c:pt idx="2092">
                  <c:v>8.9990547781759993</c:v>
                </c:pt>
                <c:pt idx="2093">
                  <c:v>8.9990521532150005</c:v>
                </c:pt>
                <c:pt idx="2094">
                  <c:v>8.9990495230729994</c:v>
                </c:pt>
                <c:pt idx="2095">
                  <c:v>8.9990468877449992</c:v>
                </c:pt>
                <c:pt idx="2096">
                  <c:v>8.9990442472240009</c:v>
                </c:pt>
                <c:pt idx="2097">
                  <c:v>8.9990416015060006</c:v>
                </c:pt>
                <c:pt idx="2098">
                  <c:v>8.9990389505849997</c:v>
                </c:pt>
                <c:pt idx="2099">
                  <c:v>8.9990362944559994</c:v>
                </c:pt>
                <c:pt idx="2100">
                  <c:v>8.9990336331120009</c:v>
                </c:pt>
                <c:pt idx="2101">
                  <c:v>8.9990309665490003</c:v>
                </c:pt>
                <c:pt idx="2102">
                  <c:v>8.9990282947610005</c:v>
                </c:pt>
                <c:pt idx="2103">
                  <c:v>8.9990256177429995</c:v>
                </c:pt>
                <c:pt idx="2104">
                  <c:v>8.9990229354890001</c:v>
                </c:pt>
                <c:pt idx="2105">
                  <c:v>8.9990202479930002</c:v>
                </c:pt>
                <c:pt idx="2106">
                  <c:v>8.9990175552509992</c:v>
                </c:pt>
                <c:pt idx="2107">
                  <c:v>8.9990148572560003</c:v>
                </c:pt>
                <c:pt idx="2108">
                  <c:v>8.9990121540039993</c:v>
                </c:pt>
                <c:pt idx="2109">
                  <c:v>8.9990094454879994</c:v>
                </c:pt>
                <c:pt idx="2110">
                  <c:v>8.9990067317040001</c:v>
                </c:pt>
                <c:pt idx="2111">
                  <c:v>8.9990040126459991</c:v>
                </c:pt>
                <c:pt idx="2112">
                  <c:v>8.9990012883079995</c:v>
                </c:pt>
                <c:pt idx="2113">
                  <c:v>8.9989985586850008</c:v>
                </c:pt>
                <c:pt idx="2114">
                  <c:v>8.9989958237720007</c:v>
                </c:pt>
                <c:pt idx="2115">
                  <c:v>8.9989930835620005</c:v>
                </c:pt>
                <c:pt idx="2116">
                  <c:v>8.9989903380509997</c:v>
                </c:pt>
                <c:pt idx="2117">
                  <c:v>8.9989875872339997</c:v>
                </c:pt>
                <c:pt idx="2118">
                  <c:v>8.9989848311039999</c:v>
                </c:pt>
                <c:pt idx="2119">
                  <c:v>8.9989820696559999</c:v>
                </c:pt>
                <c:pt idx="2120">
                  <c:v>8.9989793028849991</c:v>
                </c:pt>
                <c:pt idx="2121">
                  <c:v>8.9989765307850007</c:v>
                </c:pt>
                <c:pt idx="2122">
                  <c:v>8.9989737533510006</c:v>
                </c:pt>
                <c:pt idx="2123">
                  <c:v>8.998970970577</c:v>
                </c:pt>
                <c:pt idx="2124">
                  <c:v>8.9989681824590004</c:v>
                </c:pt>
                <c:pt idx="2125">
                  <c:v>8.9989653889899994</c:v>
                </c:pt>
                <c:pt idx="2126">
                  <c:v>8.9989625901650001</c:v>
                </c:pt>
                <c:pt idx="2127">
                  <c:v>8.9989597859780002</c:v>
                </c:pt>
                <c:pt idx="2128">
                  <c:v>8.9989569764249993</c:v>
                </c:pt>
                <c:pt idx="2129">
                  <c:v>8.9989541615000004</c:v>
                </c:pt>
                <c:pt idx="2130">
                  <c:v>8.9989513411969995</c:v>
                </c:pt>
                <c:pt idx="2131">
                  <c:v>8.9989485155109996</c:v>
                </c:pt>
                <c:pt idx="2132">
                  <c:v>8.9989456844360003</c:v>
                </c:pt>
                <c:pt idx="2133">
                  <c:v>8.9989428479669993</c:v>
                </c:pt>
                <c:pt idx="2134">
                  <c:v>8.9989400060989997</c:v>
                </c:pt>
                <c:pt idx="2135">
                  <c:v>8.9989371588259992</c:v>
                </c:pt>
                <c:pt idx="2136">
                  <c:v>8.9989343061429992</c:v>
                </c:pt>
                <c:pt idx="2137">
                  <c:v>8.9989314480440008</c:v>
                </c:pt>
                <c:pt idx="2138">
                  <c:v>8.9989285845240001</c:v>
                </c:pt>
                <c:pt idx="2139">
                  <c:v>8.9989257155770002</c:v>
                </c:pt>
                <c:pt idx="2140">
                  <c:v>8.9989228411990005</c:v>
                </c:pt>
                <c:pt idx="2141">
                  <c:v>8.9989199613830007</c:v>
                </c:pt>
                <c:pt idx="2142">
                  <c:v>8.998917076124</c:v>
                </c:pt>
                <c:pt idx="2143">
                  <c:v>8.9989141854170001</c:v>
                </c:pt>
                <c:pt idx="2144">
                  <c:v>8.9989112892560001</c:v>
                </c:pt>
                <c:pt idx="2145">
                  <c:v>8.998908387637</c:v>
                </c:pt>
                <c:pt idx="2146">
                  <c:v>8.9989054805530007</c:v>
                </c:pt>
                <c:pt idx="2147">
                  <c:v>8.9989025679979999</c:v>
                </c:pt>
                <c:pt idx="2148">
                  <c:v>8.9988996499689993</c:v>
                </c:pt>
                <c:pt idx="2149">
                  <c:v>8.9988967264589999</c:v>
                </c:pt>
                <c:pt idx="2150">
                  <c:v>8.9988937974629994</c:v>
                </c:pt>
                <c:pt idx="2151">
                  <c:v>8.9988908629749993</c:v>
                </c:pt>
                <c:pt idx="2152">
                  <c:v>8.9988879229900007</c:v>
                </c:pt>
                <c:pt idx="2153">
                  <c:v>8.9988849775029998</c:v>
                </c:pt>
                <c:pt idx="2154">
                  <c:v>8.9988820265079994</c:v>
                </c:pt>
                <c:pt idx="2155">
                  <c:v>8.9988790699999992</c:v>
                </c:pt>
                <c:pt idx="2156">
                  <c:v>8.9988761079740005</c:v>
                </c:pt>
                <c:pt idx="2157">
                  <c:v>8.9988731404229991</c:v>
                </c:pt>
                <c:pt idx="2158">
                  <c:v>8.9988701673440001</c:v>
                </c:pt>
                <c:pt idx="2159">
                  <c:v>8.9988671887289993</c:v>
                </c:pt>
                <c:pt idx="2160">
                  <c:v>8.9988642045739997</c:v>
                </c:pt>
                <c:pt idx="2161">
                  <c:v>8.9988612148739993</c:v>
                </c:pt>
                <c:pt idx="2162">
                  <c:v>8.9988582196229991</c:v>
                </c:pt>
                <c:pt idx="2163">
                  <c:v>8.9988552188160007</c:v>
                </c:pt>
                <c:pt idx="2164">
                  <c:v>8.9988522124469998</c:v>
                </c:pt>
                <c:pt idx="2165">
                  <c:v>8.9988492005109997</c:v>
                </c:pt>
                <c:pt idx="2166">
                  <c:v>8.9988461830019997</c:v>
                </c:pt>
                <c:pt idx="2167">
                  <c:v>8.9988431599159995</c:v>
                </c:pt>
                <c:pt idx="2168">
                  <c:v>8.9988401312470003</c:v>
                </c:pt>
                <c:pt idx="2169">
                  <c:v>8.9988370969879998</c:v>
                </c:pt>
                <c:pt idx="2170">
                  <c:v>8.9988340571359995</c:v>
                </c:pt>
                <c:pt idx="2171">
                  <c:v>8.9988310116850005</c:v>
                </c:pt>
                <c:pt idx="2172">
                  <c:v>8.9988279606290007</c:v>
                </c:pt>
                <c:pt idx="2173">
                  <c:v>8.9988249039619994</c:v>
                </c:pt>
                <c:pt idx="2174">
                  <c:v>8.998821841681</c:v>
                </c:pt>
                <c:pt idx="2175">
                  <c:v>8.9988187737779999</c:v>
                </c:pt>
                <c:pt idx="2176">
                  <c:v>8.9988157002490006</c:v>
                </c:pt>
                <c:pt idx="2177">
                  <c:v>8.9988126210889998</c:v>
                </c:pt>
                <c:pt idx="2178">
                  <c:v>8.9988095362920006</c:v>
                </c:pt>
                <c:pt idx="2179">
                  <c:v>8.9988064458520007</c:v>
                </c:pt>
                <c:pt idx="2180">
                  <c:v>8.9988033497649997</c:v>
                </c:pt>
                <c:pt idx="2181">
                  <c:v>8.9988002480250007</c:v>
                </c:pt>
                <c:pt idx="2182">
                  <c:v>8.9987971406269995</c:v>
                </c:pt>
                <c:pt idx="2183">
                  <c:v>8.9987940275639993</c:v>
                </c:pt>
                <c:pt idx="2184">
                  <c:v>8.9987909088329996</c:v>
                </c:pt>
                <c:pt idx="2185">
                  <c:v>8.9987877844269999</c:v>
                </c:pt>
                <c:pt idx="2186">
                  <c:v>8.9987846543419998</c:v>
                </c:pt>
                <c:pt idx="2187">
                  <c:v>8.9987815185710005</c:v>
                </c:pt>
                <c:pt idx="2188">
                  <c:v>8.9987783771099998</c:v>
                </c:pt>
                <c:pt idx="2189">
                  <c:v>8.9987752299530008</c:v>
                </c:pt>
                <c:pt idx="2190">
                  <c:v>8.9987720770949995</c:v>
                </c:pt>
                <c:pt idx="2191">
                  <c:v>8.9987689185300006</c:v>
                </c:pt>
                <c:pt idx="2192">
                  <c:v>8.9987657542540003</c:v>
                </c:pt>
                <c:pt idx="2193">
                  <c:v>8.9987625842599996</c:v>
                </c:pt>
                <c:pt idx="2194">
                  <c:v>8.9987594085440001</c:v>
                </c:pt>
                <c:pt idx="2195">
                  <c:v>8.9987562270999994</c:v>
                </c:pt>
                <c:pt idx="2196">
                  <c:v>8.9987530399230007</c:v>
                </c:pt>
                <c:pt idx="2197">
                  <c:v>8.9987498470069998</c:v>
                </c:pt>
                <c:pt idx="2198">
                  <c:v>8.9987466483469998</c:v>
                </c:pt>
                <c:pt idx="2199">
                  <c:v>8.9987434439380003</c:v>
                </c:pt>
                <c:pt idx="2200">
                  <c:v>8.9987402337750009</c:v>
                </c:pt>
                <c:pt idx="2201">
                  <c:v>8.9987370178519992</c:v>
                </c:pt>
                <c:pt idx="2202">
                  <c:v>8.9987337961640002</c:v>
                </c:pt>
                <c:pt idx="2203">
                  <c:v>8.9987305687049997</c:v>
                </c:pt>
                <c:pt idx="2204">
                  <c:v>8.9987273354700008</c:v>
                </c:pt>
                <c:pt idx="2205">
                  <c:v>8.9987240964539996</c:v>
                </c:pt>
                <c:pt idx="2206">
                  <c:v>8.9987208516519992</c:v>
                </c:pt>
                <c:pt idx="2207">
                  <c:v>8.9987176010580008</c:v>
                </c:pt>
                <c:pt idx="2208">
                  <c:v>8.9987143446670004</c:v>
                </c:pt>
                <c:pt idx="2209">
                  <c:v>8.9987110824739993</c:v>
                </c:pt>
                <c:pt idx="2210">
                  <c:v>8.9987078144730006</c:v>
                </c:pt>
                <c:pt idx="2211">
                  <c:v>8.9987045406590003</c:v>
                </c:pt>
                <c:pt idx="2212">
                  <c:v>8.9987012610259995</c:v>
                </c:pt>
                <c:pt idx="2213">
                  <c:v>8.9986979755699998</c:v>
                </c:pt>
                <c:pt idx="2214">
                  <c:v>8.9986946842850006</c:v>
                </c:pt>
                <c:pt idx="2215">
                  <c:v>8.9986913871659997</c:v>
                </c:pt>
                <c:pt idx="2216">
                  <c:v>8.9986880842070001</c:v>
                </c:pt>
                <c:pt idx="2217">
                  <c:v>8.9986847754039996</c:v>
                </c:pt>
                <c:pt idx="2218">
                  <c:v>8.9986814607499994</c:v>
                </c:pt>
                <c:pt idx="2219">
                  <c:v>8.9986781402409992</c:v>
                </c:pt>
                <c:pt idx="2220">
                  <c:v>8.9986748138720003</c:v>
                </c:pt>
                <c:pt idx="2221">
                  <c:v>8.9986714816360003</c:v>
                </c:pt>
                <c:pt idx="2222">
                  <c:v>8.9986681435290006</c:v>
                </c:pt>
                <c:pt idx="2223">
                  <c:v>8.9986647995460007</c:v>
                </c:pt>
                <c:pt idx="2224">
                  <c:v>8.9986614496810002</c:v>
                </c:pt>
                <c:pt idx="2225">
                  <c:v>8.9986580939280003</c:v>
                </c:pt>
                <c:pt idx="2226">
                  <c:v>8.9986547322830006</c:v>
                </c:pt>
                <c:pt idx="2227">
                  <c:v>8.9986513647410007</c:v>
                </c:pt>
                <c:pt idx="2228">
                  <c:v>8.9986479912949999</c:v>
                </c:pt>
                <c:pt idx="2229">
                  <c:v>8.9986446119419998</c:v>
                </c:pt>
                <c:pt idx="2230">
                  <c:v>8.9986412266739997</c:v>
                </c:pt>
                <c:pt idx="2231">
                  <c:v>8.9986378354879992</c:v>
                </c:pt>
                <c:pt idx="2232">
                  <c:v>8.9986344383779997</c:v>
                </c:pt>
                <c:pt idx="2233">
                  <c:v>8.9986310353390007</c:v>
                </c:pt>
                <c:pt idx="2234">
                  <c:v>8.9986276263649998</c:v>
                </c:pt>
                <c:pt idx="2235">
                  <c:v>8.9986242114510002</c:v>
                </c:pt>
                <c:pt idx="2236">
                  <c:v>8.9986207905929998</c:v>
                </c:pt>
                <c:pt idx="2237">
                  <c:v>8.9986173637829996</c:v>
                </c:pt>
                <c:pt idx="2238">
                  <c:v>8.9986139310179993</c:v>
                </c:pt>
                <c:pt idx="2239">
                  <c:v>8.9986104922930004</c:v>
                </c:pt>
                <c:pt idx="2240">
                  <c:v>8.9986070476010003</c:v>
                </c:pt>
                <c:pt idx="2241">
                  <c:v>8.9986035969380005</c:v>
                </c:pt>
                <c:pt idx="2242">
                  <c:v>8.9986001402980005</c:v>
                </c:pt>
                <c:pt idx="2243">
                  <c:v>8.9985966776759998</c:v>
                </c:pt>
                <c:pt idx="2244">
                  <c:v>8.9985932090669998</c:v>
                </c:pt>
                <c:pt idx="2245">
                  <c:v>8.998589734466</c:v>
                </c:pt>
                <c:pt idx="2246">
                  <c:v>8.9985862538669998</c:v>
                </c:pt>
                <c:pt idx="2247">
                  <c:v>8.9985827672650007</c:v>
                </c:pt>
                <c:pt idx="2248">
                  <c:v>8.9985792746550004</c:v>
                </c:pt>
                <c:pt idx="2249">
                  <c:v>8.9985757760310001</c:v>
                </c:pt>
                <c:pt idx="2250">
                  <c:v>8.9985722713899996</c:v>
                </c:pt>
                <c:pt idx="2251">
                  <c:v>8.9985687607239999</c:v>
                </c:pt>
                <c:pt idx="2252">
                  <c:v>8.9985652440290007</c:v>
                </c:pt>
                <c:pt idx="2253">
                  <c:v>8.9985617212999998</c:v>
                </c:pt>
                <c:pt idx="2254">
                  <c:v>8.9985581925320002</c:v>
                </c:pt>
                <c:pt idx="2255">
                  <c:v>8.9985546577179996</c:v>
                </c:pt>
                <c:pt idx="2256">
                  <c:v>8.9985511168549994</c:v>
                </c:pt>
                <c:pt idx="2257">
                  <c:v>8.9985475699369992</c:v>
                </c:pt>
                <c:pt idx="2258">
                  <c:v>8.9985440169580002</c:v>
                </c:pt>
                <c:pt idx="2259">
                  <c:v>8.9985404579140003</c:v>
                </c:pt>
                <c:pt idx="2260">
                  <c:v>8.9985368927990006</c:v>
                </c:pt>
                <c:pt idx="2261">
                  <c:v>8.9985333216070007</c:v>
                </c:pt>
                <c:pt idx="2262">
                  <c:v>8.9985297443350003</c:v>
                </c:pt>
                <c:pt idx="2263">
                  <c:v>8.9985261609760006</c:v>
                </c:pt>
                <c:pt idx="2264">
                  <c:v>8.9985225715249992</c:v>
                </c:pt>
                <c:pt idx="2265">
                  <c:v>8.9985189759779995</c:v>
                </c:pt>
                <c:pt idx="2266">
                  <c:v>8.9985153743280009</c:v>
                </c:pt>
                <c:pt idx="2267">
                  <c:v>8.9985117665709993</c:v>
                </c:pt>
                <c:pt idx="2268">
                  <c:v>8.9985081527019997</c:v>
                </c:pt>
                <c:pt idx="2269">
                  <c:v>8.9985045327149997</c:v>
                </c:pt>
                <c:pt idx="2270">
                  <c:v>8.9985009066050008</c:v>
                </c:pt>
                <c:pt idx="2271">
                  <c:v>8.9984972743660006</c:v>
                </c:pt>
                <c:pt idx="2272">
                  <c:v>8.9984936359950005</c:v>
                </c:pt>
                <c:pt idx="2273">
                  <c:v>8.9984899914850001</c:v>
                </c:pt>
                <c:pt idx="2274">
                  <c:v>8.9984863408320006</c:v>
                </c:pt>
                <c:pt idx="2275">
                  <c:v>8.9984826840299998</c:v>
                </c:pt>
                <c:pt idx="2276">
                  <c:v>8.9984790210730008</c:v>
                </c:pt>
                <c:pt idx="2277">
                  <c:v>8.9984753519579996</c:v>
                </c:pt>
                <c:pt idx="2278">
                  <c:v>8.9984716766779993</c:v>
                </c:pt>
                <c:pt idx="2279">
                  <c:v>8.9984679952279993</c:v>
                </c:pt>
                <c:pt idx="2280">
                  <c:v>8.9984643076039994</c:v>
                </c:pt>
                <c:pt idx="2281">
                  <c:v>8.9984606138000007</c:v>
                </c:pt>
                <c:pt idx="2282">
                  <c:v>8.9984569138109993</c:v>
                </c:pt>
                <c:pt idx="2283">
                  <c:v>8.9984532076320001</c:v>
                </c:pt>
                <c:pt idx="2284">
                  <c:v>8.9984494952570007</c:v>
                </c:pt>
                <c:pt idx="2285">
                  <c:v>8.9984457766810007</c:v>
                </c:pt>
                <c:pt idx="2286">
                  <c:v>8.9984420518999997</c:v>
                </c:pt>
                <c:pt idx="2287">
                  <c:v>8.9984383209080008</c:v>
                </c:pt>
                <c:pt idx="2288">
                  <c:v>8.9984345836999999</c:v>
                </c:pt>
                <c:pt idx="2289">
                  <c:v>8.9984308402700002</c:v>
                </c:pt>
                <c:pt idx="2290">
                  <c:v>8.9984270906139994</c:v>
                </c:pt>
                <c:pt idx="2291">
                  <c:v>8.9984233347270006</c:v>
                </c:pt>
                <c:pt idx="2292">
                  <c:v>8.9984195726029998</c:v>
                </c:pt>
                <c:pt idx="2293">
                  <c:v>8.9984158042370002</c:v>
                </c:pt>
                <c:pt idx="2294">
                  <c:v>8.9984120296239993</c:v>
                </c:pt>
                <c:pt idx="2295">
                  <c:v>8.9984082487590005</c:v>
                </c:pt>
                <c:pt idx="2296">
                  <c:v>8.9984044616369996</c:v>
                </c:pt>
                <c:pt idx="2297">
                  <c:v>8.9984006682519997</c:v>
                </c:pt>
                <c:pt idx="2298">
                  <c:v>8.9983968686000004</c:v>
                </c:pt>
                <c:pt idx="2299">
                  <c:v>8.9983930626749995</c:v>
                </c:pt>
                <c:pt idx="2300">
                  <c:v>8.998389250472</c:v>
                </c:pt>
                <c:pt idx="2301">
                  <c:v>8.9983854319859997</c:v>
                </c:pt>
                <c:pt idx="2302">
                  <c:v>8.998381607212</c:v>
                </c:pt>
                <c:pt idx="2303">
                  <c:v>8.9983777761450003</c:v>
                </c:pt>
                <c:pt idx="2304">
                  <c:v>8.9983739387800004</c:v>
                </c:pt>
                <c:pt idx="2305">
                  <c:v>8.9983700951109995</c:v>
                </c:pt>
                <c:pt idx="2306">
                  <c:v>8.9983662451330009</c:v>
                </c:pt>
                <c:pt idx="2307">
                  <c:v>8.9983623888420006</c:v>
                </c:pt>
                <c:pt idx="2308">
                  <c:v>8.9983585262319998</c:v>
                </c:pt>
                <c:pt idx="2309">
                  <c:v>8.998354657298</c:v>
                </c:pt>
                <c:pt idx="2310">
                  <c:v>8.9983507820350006</c:v>
                </c:pt>
                <c:pt idx="2311">
                  <c:v>8.9983469004379995</c:v>
                </c:pt>
                <c:pt idx="2312">
                  <c:v>8.9983430125009995</c:v>
                </c:pt>
                <c:pt idx="2313">
                  <c:v>8.9983391182200005</c:v>
                </c:pt>
                <c:pt idx="2314">
                  <c:v>8.9983352175900002</c:v>
                </c:pt>
                <c:pt idx="2315">
                  <c:v>8.9983313106039997</c:v>
                </c:pt>
                <c:pt idx="2316">
                  <c:v>8.9983273972600006</c:v>
                </c:pt>
                <c:pt idx="2317">
                  <c:v>8.9983234775500005</c:v>
                </c:pt>
                <c:pt idx="2318">
                  <c:v>8.9983195514710008</c:v>
                </c:pt>
                <c:pt idx="2319">
                  <c:v>8.9983156190159992</c:v>
                </c:pt>
                <c:pt idx="2320">
                  <c:v>8.9983116801820007</c:v>
                </c:pt>
                <c:pt idx="2321">
                  <c:v>8.9983077349619993</c:v>
                </c:pt>
                <c:pt idx="2322">
                  <c:v>8.9983037833520001</c:v>
                </c:pt>
                <c:pt idx="2323">
                  <c:v>8.9982998253460007</c:v>
                </c:pt>
                <c:pt idx="2324">
                  <c:v>8.9982958609410009</c:v>
                </c:pt>
                <c:pt idx="2325">
                  <c:v>8.9982918901289999</c:v>
                </c:pt>
                <c:pt idx="2326">
                  <c:v>8.9982879129069993</c:v>
                </c:pt>
                <c:pt idx="2327">
                  <c:v>8.9982839292700003</c:v>
                </c:pt>
                <c:pt idx="2328">
                  <c:v>8.9982799392120008</c:v>
                </c:pt>
                <c:pt idx="2329">
                  <c:v>8.998275942727</c:v>
                </c:pt>
                <c:pt idx="2330">
                  <c:v>8.9982719398119997</c:v>
                </c:pt>
                <c:pt idx="2331">
                  <c:v>8.9982679304609992</c:v>
                </c:pt>
                <c:pt idx="2332">
                  <c:v>8.9982639146689998</c:v>
                </c:pt>
                <c:pt idx="2333">
                  <c:v>8.9982598924309993</c:v>
                </c:pt>
                <c:pt idx="2334">
                  <c:v>8.9982558637419991</c:v>
                </c:pt>
                <c:pt idx="2335">
                  <c:v>8.9982518285960005</c:v>
                </c:pt>
                <c:pt idx="2336">
                  <c:v>8.9982477869899995</c:v>
                </c:pt>
                <c:pt idx="2337">
                  <c:v>8.9982437389160008</c:v>
                </c:pt>
                <c:pt idx="2338">
                  <c:v>8.9982396843720007</c:v>
                </c:pt>
                <c:pt idx="2339">
                  <c:v>8.9982356233510004</c:v>
                </c:pt>
                <c:pt idx="2340">
                  <c:v>8.9982315558489994</c:v>
                </c:pt>
                <c:pt idx="2341">
                  <c:v>8.9982274818600008</c:v>
                </c:pt>
                <c:pt idx="2342">
                  <c:v>8.9982234013790006</c:v>
                </c:pt>
                <c:pt idx="2343">
                  <c:v>8.9982193144020002</c:v>
                </c:pt>
                <c:pt idx="2344">
                  <c:v>8.9982152209239992</c:v>
                </c:pt>
                <c:pt idx="2345">
                  <c:v>8.9982111209380005</c:v>
                </c:pt>
                <c:pt idx="2346">
                  <c:v>8.9982070144410002</c:v>
                </c:pt>
                <c:pt idx="2347">
                  <c:v>8.9982029014269997</c:v>
                </c:pt>
                <c:pt idx="2348">
                  <c:v>8.9981987818910003</c:v>
                </c:pt>
                <c:pt idx="2349">
                  <c:v>8.9981946558289998</c:v>
                </c:pt>
                <c:pt idx="2350">
                  <c:v>8.9981905232339994</c:v>
                </c:pt>
                <c:pt idx="2351">
                  <c:v>8.9981863841030005</c:v>
                </c:pt>
                <c:pt idx="2352">
                  <c:v>8.9981822384299992</c:v>
                </c:pt>
                <c:pt idx="2353">
                  <c:v>8.9981780862100003</c:v>
                </c:pt>
                <c:pt idx="2354">
                  <c:v>8.9981739274379997</c:v>
                </c:pt>
                <c:pt idx="2355">
                  <c:v>8.9981697621090007</c:v>
                </c:pt>
                <c:pt idx="2356">
                  <c:v>8.9981655902180009</c:v>
                </c:pt>
                <c:pt idx="2357">
                  <c:v>8.998161411761</c:v>
                </c:pt>
                <c:pt idx="2358">
                  <c:v>8.9981572267309993</c:v>
                </c:pt>
                <c:pt idx="2359">
                  <c:v>8.998153035124</c:v>
                </c:pt>
                <c:pt idx="2360">
                  <c:v>8.998148836935</c:v>
                </c:pt>
                <c:pt idx="2361">
                  <c:v>8.9981446321600007</c:v>
                </c:pt>
                <c:pt idx="2362">
                  <c:v>8.9981404207919997</c:v>
                </c:pt>
                <c:pt idx="2363">
                  <c:v>8.9981362028270002</c:v>
                </c:pt>
                <c:pt idx="2364">
                  <c:v>8.99813197826</c:v>
                </c:pt>
                <c:pt idx="2365">
                  <c:v>8.9981277470870005</c:v>
                </c:pt>
                <c:pt idx="2366">
                  <c:v>8.9981235093009992</c:v>
                </c:pt>
                <c:pt idx="2367">
                  <c:v>8.9981192648989996</c:v>
                </c:pt>
                <c:pt idx="2368">
                  <c:v>8.9981150138739991</c:v>
                </c:pt>
                <c:pt idx="2369">
                  <c:v>8.9981107562229994</c:v>
                </c:pt>
                <c:pt idx="2370">
                  <c:v>8.9981064919399998</c:v>
                </c:pt>
                <c:pt idx="2371">
                  <c:v>8.9981022210189998</c:v>
                </c:pt>
                <c:pt idx="2372">
                  <c:v>8.9980979434569992</c:v>
                </c:pt>
                <c:pt idx="2373">
                  <c:v>8.9980936592489993</c:v>
                </c:pt>
                <c:pt idx="2374">
                  <c:v>8.9980893683879994</c:v>
                </c:pt>
                <c:pt idx="2375">
                  <c:v>8.9980850708699993</c:v>
                </c:pt>
                <c:pt idx="2376">
                  <c:v>8.9980807666910003</c:v>
                </c:pt>
                <c:pt idx="2377">
                  <c:v>8.9980764558460002</c:v>
                </c:pt>
                <c:pt idx="2378">
                  <c:v>8.9980721383280002</c:v>
                </c:pt>
                <c:pt idx="2379">
                  <c:v>8.998067814134</c:v>
                </c:pt>
                <c:pt idx="2380">
                  <c:v>8.9980634832580009</c:v>
                </c:pt>
                <c:pt idx="2381">
                  <c:v>8.9980591456960006</c:v>
                </c:pt>
                <c:pt idx="2382">
                  <c:v>8.9980548014420005</c:v>
                </c:pt>
                <c:pt idx="2383">
                  <c:v>8.9980504504920003</c:v>
                </c:pt>
                <c:pt idx="2384">
                  <c:v>8.9980460928409993</c:v>
                </c:pt>
                <c:pt idx="2385">
                  <c:v>8.9980417284830008</c:v>
                </c:pt>
                <c:pt idx="2386">
                  <c:v>8.9980373574140007</c:v>
                </c:pt>
                <c:pt idx="2387">
                  <c:v>8.9980329796280003</c:v>
                </c:pt>
                <c:pt idx="2388">
                  <c:v>8.9980285951219994</c:v>
                </c:pt>
                <c:pt idx="2389">
                  <c:v>8.9980242038890008</c:v>
                </c:pt>
                <c:pt idx="2390">
                  <c:v>8.9980198059250007</c:v>
                </c:pt>
                <c:pt idx="2391">
                  <c:v>8.9980154012260005</c:v>
                </c:pt>
                <c:pt idx="2392">
                  <c:v>8.9980109897849996</c:v>
                </c:pt>
                <c:pt idx="2393">
                  <c:v>8.9980065715989994</c:v>
                </c:pt>
                <c:pt idx="2394">
                  <c:v>8.9980021466619995</c:v>
                </c:pt>
                <c:pt idx="2395">
                  <c:v>8.9979977149689994</c:v>
                </c:pt>
                <c:pt idx="2396">
                  <c:v>8.9979932765160004</c:v>
                </c:pt>
                <c:pt idx="2397">
                  <c:v>8.9979888312970004</c:v>
                </c:pt>
                <c:pt idx="2398">
                  <c:v>8.9979843793080008</c:v>
                </c:pt>
                <c:pt idx="2399">
                  <c:v>8.9979799205430009</c:v>
                </c:pt>
                <c:pt idx="2400">
                  <c:v>8.9979754549980004</c:v>
                </c:pt>
                <c:pt idx="2401">
                  <c:v>8.9979709826680008</c:v>
                </c:pt>
                <c:pt idx="2402">
                  <c:v>8.9979665035479997</c:v>
                </c:pt>
                <c:pt idx="2403">
                  <c:v>8.9979620176330002</c:v>
                </c:pt>
                <c:pt idx="2404">
                  <c:v>8.9979575249190002</c:v>
                </c:pt>
                <c:pt idx="2405">
                  <c:v>8.9979530253989992</c:v>
                </c:pt>
                <c:pt idx="2406">
                  <c:v>8.9979485190700004</c:v>
                </c:pt>
                <c:pt idx="2407">
                  <c:v>8.9979440059259996</c:v>
                </c:pt>
                <c:pt idx="2408">
                  <c:v>8.9979394859630002</c:v>
                </c:pt>
                <c:pt idx="2409">
                  <c:v>8.9979349591749997</c:v>
                </c:pt>
                <c:pt idx="2410">
                  <c:v>8.9979304255579997</c:v>
                </c:pt>
                <c:pt idx="2411">
                  <c:v>8.9979258851069996</c:v>
                </c:pt>
                <c:pt idx="2412">
                  <c:v>8.9979213378170009</c:v>
                </c:pt>
                <c:pt idx="2413">
                  <c:v>8.9979167836829994</c:v>
                </c:pt>
                <c:pt idx="2414">
                  <c:v>8.9979122227010002</c:v>
                </c:pt>
                <c:pt idx="2415">
                  <c:v>8.9979076548649992</c:v>
                </c:pt>
                <c:pt idx="2416">
                  <c:v>8.9979030801699995</c:v>
                </c:pt>
                <c:pt idx="2417">
                  <c:v>8.9978984986120008</c:v>
                </c:pt>
                <c:pt idx="2418">
                  <c:v>8.9978939101860007</c:v>
                </c:pt>
                <c:pt idx="2419">
                  <c:v>8.9978893148860006</c:v>
                </c:pt>
                <c:pt idx="2420">
                  <c:v>8.9978847127090003</c:v>
                </c:pt>
                <c:pt idx="2421">
                  <c:v>8.9978801036490008</c:v>
                </c:pt>
                <c:pt idx="2422">
                  <c:v>8.9978754877010001</c:v>
                </c:pt>
                <c:pt idx="2423">
                  <c:v>8.9978708648599994</c:v>
                </c:pt>
                <c:pt idx="2424">
                  <c:v>8.9978662351230003</c:v>
                </c:pt>
                <c:pt idx="2425">
                  <c:v>8.9978615984830004</c:v>
                </c:pt>
                <c:pt idx="2426">
                  <c:v>8.9978569549349992</c:v>
                </c:pt>
                <c:pt idx="2427">
                  <c:v>8.9978523044759999</c:v>
                </c:pt>
                <c:pt idx="2428">
                  <c:v>8.9978476471010005</c:v>
                </c:pt>
                <c:pt idx="2429">
                  <c:v>8.9978429828030002</c:v>
                </c:pt>
                <c:pt idx="2430">
                  <c:v>8.9978383115790006</c:v>
                </c:pt>
                <c:pt idx="2431">
                  <c:v>8.9978336334239994</c:v>
                </c:pt>
                <c:pt idx="2432">
                  <c:v>8.9978289483329998</c:v>
                </c:pt>
                <c:pt idx="2433">
                  <c:v>8.9978242562999995</c:v>
                </c:pt>
                <c:pt idx="2434">
                  <c:v>8.9978195573219999</c:v>
                </c:pt>
                <c:pt idx="2435">
                  <c:v>8.9978148513930005</c:v>
                </c:pt>
                <c:pt idx="2436">
                  <c:v>8.9978101385089992</c:v>
                </c:pt>
                <c:pt idx="2437">
                  <c:v>8.9978054186649992</c:v>
                </c:pt>
                <c:pt idx="2438">
                  <c:v>8.9978006918549998</c:v>
                </c:pt>
                <c:pt idx="2439">
                  <c:v>8.9977959580760007</c:v>
                </c:pt>
                <c:pt idx="2440">
                  <c:v>8.9977912173219998</c:v>
                </c:pt>
                <c:pt idx="2441">
                  <c:v>8.9977864695880001</c:v>
                </c:pt>
                <c:pt idx="2442">
                  <c:v>8.9977817148699994</c:v>
                </c:pt>
                <c:pt idx="2443">
                  <c:v>8.9977769531629992</c:v>
                </c:pt>
                <c:pt idx="2444">
                  <c:v>8.9977721844620007</c:v>
                </c:pt>
                <c:pt idx="2445">
                  <c:v>8.9977674087619999</c:v>
                </c:pt>
                <c:pt idx="2446">
                  <c:v>8.997762626059</c:v>
                </c:pt>
                <c:pt idx="2447">
                  <c:v>8.9977578363470005</c:v>
                </c:pt>
                <c:pt idx="2448">
                  <c:v>8.9977530396219993</c:v>
                </c:pt>
                <c:pt idx="2449">
                  <c:v>8.9977482358789995</c:v>
                </c:pt>
                <c:pt idx="2450">
                  <c:v>8.9977434251140007</c:v>
                </c:pt>
                <c:pt idx="2451">
                  <c:v>8.9977386073210006</c:v>
                </c:pt>
                <c:pt idx="2452">
                  <c:v>8.9977337824950006</c:v>
                </c:pt>
                <c:pt idx="2453">
                  <c:v>8.9977289506330003</c:v>
                </c:pt>
                <c:pt idx="2454">
                  <c:v>8.9977241117289992</c:v>
                </c:pt>
                <c:pt idx="2455">
                  <c:v>8.9977192657780005</c:v>
                </c:pt>
                <c:pt idx="2456">
                  <c:v>8.9977144127760003</c:v>
                </c:pt>
                <c:pt idx="2457">
                  <c:v>8.9977095527169997</c:v>
                </c:pt>
                <c:pt idx="2458">
                  <c:v>8.9977046855980003</c:v>
                </c:pt>
                <c:pt idx="2459">
                  <c:v>8.9976998114119997</c:v>
                </c:pt>
                <c:pt idx="2460">
                  <c:v>8.9976949301569995</c:v>
                </c:pt>
                <c:pt idx="2461">
                  <c:v>8.9976900418260009</c:v>
                </c:pt>
                <c:pt idx="2462">
                  <c:v>8.9976851464149998</c:v>
                </c:pt>
                <c:pt idx="2463">
                  <c:v>8.9976802439189996</c:v>
                </c:pt>
                <c:pt idx="2464">
                  <c:v>8.9976753343339997</c:v>
                </c:pt>
                <c:pt idx="2465">
                  <c:v>8.9976704176549998</c:v>
                </c:pt>
                <c:pt idx="2466">
                  <c:v>8.9976654938759992</c:v>
                </c:pt>
                <c:pt idx="2467">
                  <c:v>8.9976605629939996</c:v>
                </c:pt>
                <c:pt idx="2468">
                  <c:v>8.9976556250030004</c:v>
                </c:pt>
                <c:pt idx="2469">
                  <c:v>8.9976506798989995</c:v>
                </c:pt>
                <c:pt idx="2470">
                  <c:v>8.9976457276769999</c:v>
                </c:pt>
                <c:pt idx="2471">
                  <c:v>8.9976407683319994</c:v>
                </c:pt>
                <c:pt idx="2472">
                  <c:v>8.9976358018599996</c:v>
                </c:pt>
                <c:pt idx="2473">
                  <c:v>8.9976308282559998</c:v>
                </c:pt>
                <c:pt idx="2474">
                  <c:v>8.9976258475149997</c:v>
                </c:pt>
                <c:pt idx="2475">
                  <c:v>8.9976208596320006</c:v>
                </c:pt>
                <c:pt idx="2476">
                  <c:v>8.9976158646020004</c:v>
                </c:pt>
                <c:pt idx="2477">
                  <c:v>8.9976108624220004</c:v>
                </c:pt>
                <c:pt idx="2478">
                  <c:v>8.997605853085</c:v>
                </c:pt>
                <c:pt idx="2479">
                  <c:v>8.9976008365889992</c:v>
                </c:pt>
                <c:pt idx="2480">
                  <c:v>8.9975958129260007</c:v>
                </c:pt>
                <c:pt idx="2481">
                  <c:v>8.9975907820940009</c:v>
                </c:pt>
                <c:pt idx="2482">
                  <c:v>8.9975857440879992</c:v>
                </c:pt>
                <c:pt idx="2483">
                  <c:v>8.9975806989010003</c:v>
                </c:pt>
                <c:pt idx="2484">
                  <c:v>8.9975756465310006</c:v>
                </c:pt>
                <c:pt idx="2485">
                  <c:v>8.9975705869719995</c:v>
                </c:pt>
                <c:pt idx="2486">
                  <c:v>8.9975655202200002</c:v>
                </c:pt>
                <c:pt idx="2487">
                  <c:v>8.9975604462690004</c:v>
                </c:pt>
                <c:pt idx="2488">
                  <c:v>8.9975553651159998</c:v>
                </c:pt>
                <c:pt idx="2489">
                  <c:v>8.9975502767539997</c:v>
                </c:pt>
                <c:pt idx="2490">
                  <c:v>8.9975451811809997</c:v>
                </c:pt>
                <c:pt idx="2491">
                  <c:v>8.9975400783909993</c:v>
                </c:pt>
                <c:pt idx="2492">
                  <c:v>8.997534968379</c:v>
                </c:pt>
                <c:pt idx="2493">
                  <c:v>8.9975298511399995</c:v>
                </c:pt>
                <c:pt idx="2494">
                  <c:v>8.9975247266709992</c:v>
                </c:pt>
                <c:pt idx="2495">
                  <c:v>8.9975195949660005</c:v>
                </c:pt>
                <c:pt idx="2496">
                  <c:v>8.9975144560209994</c:v>
                </c:pt>
                <c:pt idx="2497">
                  <c:v>8.9975093098310008</c:v>
                </c:pt>
                <c:pt idx="2498">
                  <c:v>8.9975041563910008</c:v>
                </c:pt>
                <c:pt idx="2499">
                  <c:v>8.9974989956960005</c:v>
                </c:pt>
                <c:pt idx="2500">
                  <c:v>8.9974938277429999</c:v>
                </c:pt>
                <c:pt idx="2501">
                  <c:v>8.9974886525260001</c:v>
                </c:pt>
                <c:pt idx="2502">
                  <c:v>8.9974834700400006</c:v>
                </c:pt>
                <c:pt idx="2503">
                  <c:v>8.9974782802819995</c:v>
                </c:pt>
                <c:pt idx="2504">
                  <c:v>8.9974730832459997</c:v>
                </c:pt>
                <c:pt idx="2505">
                  <c:v>8.9974678789279992</c:v>
                </c:pt>
                <c:pt idx="2506">
                  <c:v>8.9974626673229992</c:v>
                </c:pt>
                <c:pt idx="2507">
                  <c:v>8.9974574484259993</c:v>
                </c:pt>
                <c:pt idx="2508">
                  <c:v>8.9974522222329991</c:v>
                </c:pt>
                <c:pt idx="2509">
                  <c:v>8.9974469887390001</c:v>
                </c:pt>
                <c:pt idx="2510">
                  <c:v>8.9974417479389999</c:v>
                </c:pt>
                <c:pt idx="2511">
                  <c:v>8.99743649983</c:v>
                </c:pt>
                <c:pt idx="2512">
                  <c:v>8.997431244405</c:v>
                </c:pt>
                <c:pt idx="2513">
                  <c:v>8.9974259816619995</c:v>
                </c:pt>
                <c:pt idx="2514">
                  <c:v>8.9974207115939997</c:v>
                </c:pt>
                <c:pt idx="2515">
                  <c:v>8.9974154341970003</c:v>
                </c:pt>
                <c:pt idx="2516">
                  <c:v>8.9974101494679992</c:v>
                </c:pt>
                <c:pt idx="2517">
                  <c:v>8.9974048573999994</c:v>
                </c:pt>
                <c:pt idx="2518">
                  <c:v>8.9973995579900006</c:v>
                </c:pt>
                <c:pt idx="2519">
                  <c:v>8.9973942512330005</c:v>
                </c:pt>
                <c:pt idx="2520">
                  <c:v>8.9973889371230005</c:v>
                </c:pt>
                <c:pt idx="2521">
                  <c:v>8.9973836156580003</c:v>
                </c:pt>
                <c:pt idx="2522">
                  <c:v>8.9973782868319994</c:v>
                </c:pt>
                <c:pt idx="2523">
                  <c:v>8.9973729506400009</c:v>
                </c:pt>
                <c:pt idx="2524">
                  <c:v>8.9973676070780009</c:v>
                </c:pt>
                <c:pt idx="2525">
                  <c:v>8.9973622561410007</c:v>
                </c:pt>
                <c:pt idx="2526">
                  <c:v>8.997356897825</c:v>
                </c:pt>
                <c:pt idx="2527">
                  <c:v>8.9973515321240001</c:v>
                </c:pt>
                <c:pt idx="2528">
                  <c:v>8.9973461590360007</c:v>
                </c:pt>
                <c:pt idx="2529">
                  <c:v>8.9973407785539994</c:v>
                </c:pt>
                <c:pt idx="2530">
                  <c:v>8.9973353906739995</c:v>
                </c:pt>
                <c:pt idx="2531">
                  <c:v>8.9973299953920005</c:v>
                </c:pt>
                <c:pt idx="2532">
                  <c:v>8.9973245927030003</c:v>
                </c:pt>
                <c:pt idx="2533">
                  <c:v>8.9973191826030003</c:v>
                </c:pt>
                <c:pt idx="2534">
                  <c:v>8.9973137650870001</c:v>
                </c:pt>
                <c:pt idx="2535">
                  <c:v>8.9973083401499991</c:v>
                </c:pt>
                <c:pt idx="2536">
                  <c:v>8.9973029077880007</c:v>
                </c:pt>
                <c:pt idx="2537">
                  <c:v>8.9972974679960007</c:v>
                </c:pt>
                <c:pt idx="2538">
                  <c:v>8.9972920207700007</c:v>
                </c:pt>
                <c:pt idx="2539">
                  <c:v>8.9972865661050001</c:v>
                </c:pt>
                <c:pt idx="2540">
                  <c:v>8.9972811039960003</c:v>
                </c:pt>
                <c:pt idx="2541">
                  <c:v>8.9972756344399993</c:v>
                </c:pt>
                <c:pt idx="2542">
                  <c:v>8.9972701574310001</c:v>
                </c:pt>
                <c:pt idx="2543">
                  <c:v>8.9972646729650005</c:v>
                </c:pt>
                <c:pt idx="2544">
                  <c:v>8.9972591810370002</c:v>
                </c:pt>
                <c:pt idx="2545">
                  <c:v>8.9972536816430004</c:v>
                </c:pt>
                <c:pt idx="2546">
                  <c:v>8.9972481747780009</c:v>
                </c:pt>
                <c:pt idx="2547">
                  <c:v>8.9972426604379994</c:v>
                </c:pt>
                <c:pt idx="2548">
                  <c:v>8.9972371386180008</c:v>
                </c:pt>
                <c:pt idx="2549">
                  <c:v>8.9972316093139995</c:v>
                </c:pt>
                <c:pt idx="2550">
                  <c:v>8.9972260725210003</c:v>
                </c:pt>
                <c:pt idx="2551">
                  <c:v>8.9972205282339992</c:v>
                </c:pt>
                <c:pt idx="2552">
                  <c:v>8.9972149764499996</c:v>
                </c:pt>
                <c:pt idx="2553">
                  <c:v>8.9972094171630008</c:v>
                </c:pt>
                <c:pt idx="2554">
                  <c:v>8.9972038503690008</c:v>
                </c:pt>
                <c:pt idx="2555">
                  <c:v>8.9971982760629992</c:v>
                </c:pt>
                <c:pt idx="2556">
                  <c:v>8.9971926942410008</c:v>
                </c:pt>
                <c:pt idx="2557">
                  <c:v>8.997187104899</c:v>
                </c:pt>
                <c:pt idx="2558">
                  <c:v>8.9971815080319999</c:v>
                </c:pt>
                <c:pt idx="2559">
                  <c:v>8.9971759036350001</c:v>
                </c:pt>
                <c:pt idx="2560">
                  <c:v>8.9971702917040002</c:v>
                </c:pt>
                <c:pt idx="2561">
                  <c:v>8.9971646722349998</c:v>
                </c:pt>
                <c:pt idx="2562">
                  <c:v>8.9971590452220003</c:v>
                </c:pt>
                <c:pt idx="2563">
                  <c:v>8.9971534106619995</c:v>
                </c:pt>
                <c:pt idx="2564">
                  <c:v>8.9971477685500005</c:v>
                </c:pt>
                <c:pt idx="2565">
                  <c:v>8.9971421188809995</c:v>
                </c:pt>
                <c:pt idx="2566">
                  <c:v>8.9971364616509995</c:v>
                </c:pt>
                <c:pt idx="2567">
                  <c:v>8.9971307968560001</c:v>
                </c:pt>
                <c:pt idx="2568">
                  <c:v>8.9971251244899992</c:v>
                </c:pt>
                <c:pt idx="2569">
                  <c:v>8.99711944455</c:v>
                </c:pt>
                <c:pt idx="2570">
                  <c:v>8.9971137570310002</c:v>
                </c:pt>
                <c:pt idx="2571">
                  <c:v>8.9971080619289996</c:v>
                </c:pt>
                <c:pt idx="2572">
                  <c:v>8.9971023592379993</c:v>
                </c:pt>
                <c:pt idx="2573">
                  <c:v>8.9970966489550008</c:v>
                </c:pt>
                <c:pt idx="2574">
                  <c:v>8.9970909310750002</c:v>
                </c:pt>
                <c:pt idx="2575">
                  <c:v>8.9970852055940007</c:v>
                </c:pt>
                <c:pt idx="2576">
                  <c:v>8.997079472507</c:v>
                </c:pt>
                <c:pt idx="2577">
                  <c:v>8.9970737318099996</c:v>
                </c:pt>
                <c:pt idx="2578">
                  <c:v>8.9970679834980007</c:v>
                </c:pt>
                <c:pt idx="2579">
                  <c:v>8.9970622275659995</c:v>
                </c:pt>
                <c:pt idx="2580">
                  <c:v>8.9970564640109991</c:v>
                </c:pt>
                <c:pt idx="2581">
                  <c:v>8.9970506928279992</c:v>
                </c:pt>
                <c:pt idx="2582">
                  <c:v>8.9970449140119992</c:v>
                </c:pt>
                <c:pt idx="2583">
                  <c:v>8.9970391275590007</c:v>
                </c:pt>
                <c:pt idx="2584">
                  <c:v>8.9970333334649997</c:v>
                </c:pt>
                <c:pt idx="2585">
                  <c:v>8.9970275317249992</c:v>
                </c:pt>
                <c:pt idx="2586">
                  <c:v>8.9970217223350009</c:v>
                </c:pt>
                <c:pt idx="2587">
                  <c:v>8.9970159052890004</c:v>
                </c:pt>
                <c:pt idx="2588">
                  <c:v>8.9970100805849995</c:v>
                </c:pt>
                <c:pt idx="2589">
                  <c:v>8.9970042482169994</c:v>
                </c:pt>
                <c:pt idx="2590">
                  <c:v>8.9969984081809997</c:v>
                </c:pt>
                <c:pt idx="2591">
                  <c:v>8.996992560472</c:v>
                </c:pt>
                <c:pt idx="2592">
                  <c:v>8.996986705086</c:v>
                </c:pt>
                <c:pt idx="2593">
                  <c:v>8.9969808420189992</c:v>
                </c:pt>
                <c:pt idx="2594">
                  <c:v>8.9969749712670009</c:v>
                </c:pt>
                <c:pt idx="2595">
                  <c:v>8.9969690928239991</c:v>
                </c:pt>
                <c:pt idx="2596">
                  <c:v>8.9969632066860008</c:v>
                </c:pt>
                <c:pt idx="2597">
                  <c:v>8.9969573128500002</c:v>
                </c:pt>
                <c:pt idx="2598">
                  <c:v>8.9969514113100004</c:v>
                </c:pt>
                <c:pt idx="2599">
                  <c:v>8.9969455020629994</c:v>
                </c:pt>
                <c:pt idx="2600">
                  <c:v>8.9969395851030001</c:v>
                </c:pt>
                <c:pt idx="2601">
                  <c:v>8.9969336604270005</c:v>
                </c:pt>
                <c:pt idx="2602">
                  <c:v>8.9969277280290001</c:v>
                </c:pt>
                <c:pt idx="2603">
                  <c:v>8.9969217879070005</c:v>
                </c:pt>
                <c:pt idx="2604">
                  <c:v>8.9969158400539992</c:v>
                </c:pt>
                <c:pt idx="2605">
                  <c:v>8.9969098844669997</c:v>
                </c:pt>
                <c:pt idx="2606">
                  <c:v>8.9969039211419997</c:v>
                </c:pt>
                <c:pt idx="2607">
                  <c:v>8.9968979500740005</c:v>
                </c:pt>
                <c:pt idx="2608">
                  <c:v>8.9968919712590001</c:v>
                </c:pt>
                <c:pt idx="2609">
                  <c:v>8.9968859846919997</c:v>
                </c:pt>
                <c:pt idx="2610">
                  <c:v>8.9968799903680008</c:v>
                </c:pt>
                <c:pt idx="2611">
                  <c:v>8.9968739882849995</c:v>
                </c:pt>
                <c:pt idx="2612">
                  <c:v>8.9968679784370007</c:v>
                </c:pt>
                <c:pt idx="2613">
                  <c:v>8.9968619608190004</c:v>
                </c:pt>
                <c:pt idx="2614">
                  <c:v>8.996855935428</c:v>
                </c:pt>
                <c:pt idx="2615">
                  <c:v>8.9968499022589992</c:v>
                </c:pt>
                <c:pt idx="2616">
                  <c:v>8.9968438613079993</c:v>
                </c:pt>
                <c:pt idx="2617">
                  <c:v>8.9968378125699999</c:v>
                </c:pt>
                <c:pt idx="2618">
                  <c:v>8.9968317560420008</c:v>
                </c:pt>
                <c:pt idx="2619">
                  <c:v>8.9968256917179996</c:v>
                </c:pt>
                <c:pt idx="2620">
                  <c:v>8.9968196195939996</c:v>
                </c:pt>
                <c:pt idx="2621">
                  <c:v>8.9968135396670004</c:v>
                </c:pt>
                <c:pt idx="2622">
                  <c:v>8.9968074519309997</c:v>
                </c:pt>
                <c:pt idx="2623">
                  <c:v>8.9968013563820008</c:v>
                </c:pt>
                <c:pt idx="2624">
                  <c:v>8.9967952530169999</c:v>
                </c:pt>
                <c:pt idx="2625">
                  <c:v>8.9967891418299999</c:v>
                </c:pt>
                <c:pt idx="2626">
                  <c:v>8.9967830228170005</c:v>
                </c:pt>
                <c:pt idx="2627">
                  <c:v>8.9967768959749996</c:v>
                </c:pt>
                <c:pt idx="2628">
                  <c:v>8.9967707612980004</c:v>
                </c:pt>
                <c:pt idx="2629">
                  <c:v>8.9967646187830006</c:v>
                </c:pt>
                <c:pt idx="2630">
                  <c:v>8.9967584684239998</c:v>
                </c:pt>
                <c:pt idx="2631">
                  <c:v>8.9967523102189997</c:v>
                </c:pt>
                <c:pt idx="2632">
                  <c:v>8.9967461441619996</c:v>
                </c:pt>
                <c:pt idx="2633">
                  <c:v>8.9967399702480009</c:v>
                </c:pt>
                <c:pt idx="2634">
                  <c:v>8.9967337884749998</c:v>
                </c:pt>
                <c:pt idx="2635">
                  <c:v>8.9967275988369995</c:v>
                </c:pt>
                <c:pt idx="2636">
                  <c:v>8.9967214013309995</c:v>
                </c:pt>
                <c:pt idx="2637">
                  <c:v>8.9967151959509994</c:v>
                </c:pt>
                <c:pt idx="2638">
                  <c:v>8.9967089826940008</c:v>
                </c:pt>
                <c:pt idx="2639">
                  <c:v>8.9967027615549995</c:v>
                </c:pt>
                <c:pt idx="2640">
                  <c:v>8.9966965325300006</c:v>
                </c:pt>
                <c:pt idx="2641">
                  <c:v>8.9966902956150001</c:v>
                </c:pt>
                <c:pt idx="2642">
                  <c:v>8.9966840508049994</c:v>
                </c:pt>
                <c:pt idx="2643">
                  <c:v>8.9966777980970001</c:v>
                </c:pt>
                <c:pt idx="2644">
                  <c:v>8.9966715374849997</c:v>
                </c:pt>
                <c:pt idx="2645">
                  <c:v>8.9966652689659998</c:v>
                </c:pt>
                <c:pt idx="2646">
                  <c:v>8.996658992535</c:v>
                </c:pt>
                <c:pt idx="2647">
                  <c:v>8.996652708189</c:v>
                </c:pt>
                <c:pt idx="2648">
                  <c:v>8.9966464159219992</c:v>
                </c:pt>
                <c:pt idx="2649">
                  <c:v>8.9966401157300009</c:v>
                </c:pt>
                <c:pt idx="2650">
                  <c:v>8.9966338076099994</c:v>
                </c:pt>
                <c:pt idx="2651">
                  <c:v>8.9966274915569997</c:v>
                </c:pt>
                <c:pt idx="2652">
                  <c:v>8.9966211675659995</c:v>
                </c:pt>
                <c:pt idx="2653">
                  <c:v>8.9966148356340003</c:v>
                </c:pt>
                <c:pt idx="2654">
                  <c:v>8.996608495756</c:v>
                </c:pt>
                <c:pt idx="2655">
                  <c:v>8.9966021479279998</c:v>
                </c:pt>
                <c:pt idx="2656">
                  <c:v>8.9965957921459996</c:v>
                </c:pt>
                <c:pt idx="2657">
                  <c:v>8.9965894284050005</c:v>
                </c:pt>
                <c:pt idx="2658">
                  <c:v>8.9965830567020006</c:v>
                </c:pt>
                <c:pt idx="2659">
                  <c:v>8.9965766770309994</c:v>
                </c:pt>
                <c:pt idx="2660">
                  <c:v>8.9965702893890001</c:v>
                </c:pt>
                <c:pt idx="2661">
                  <c:v>8.9965638937720005</c:v>
                </c:pt>
                <c:pt idx="2662">
                  <c:v>8.9965574901750003</c:v>
                </c:pt>
                <c:pt idx="2663">
                  <c:v>8.9965510785940008</c:v>
                </c:pt>
                <c:pt idx="2664">
                  <c:v>8.996544659025</c:v>
                </c:pt>
                <c:pt idx="2665">
                  <c:v>8.9965382314629991</c:v>
                </c:pt>
                <c:pt idx="2666">
                  <c:v>8.9965317959049997</c:v>
                </c:pt>
                <c:pt idx="2667">
                  <c:v>8.9965253523459996</c:v>
                </c:pt>
                <c:pt idx="2668">
                  <c:v>8.9965189007820001</c:v>
                </c:pt>
                <c:pt idx="2669">
                  <c:v>8.9965124412080009</c:v>
                </c:pt>
                <c:pt idx="2670">
                  <c:v>8.9965059736209998</c:v>
                </c:pt>
                <c:pt idx="2671">
                  <c:v>8.9964994980170001</c:v>
                </c:pt>
                <c:pt idx="2672">
                  <c:v>8.9964930143899995</c:v>
                </c:pt>
                <c:pt idx="2673">
                  <c:v>8.9964865227379995</c:v>
                </c:pt>
                <c:pt idx="2674">
                  <c:v>8.9964800230549997</c:v>
                </c:pt>
                <c:pt idx="2675">
                  <c:v>8.9964735153369997</c:v>
                </c:pt>
                <c:pt idx="2676">
                  <c:v>8.9964669995809992</c:v>
                </c:pt>
                <c:pt idx="2677">
                  <c:v>8.9964604757819995</c:v>
                </c:pt>
                <c:pt idx="2678">
                  <c:v>8.9964539439370004</c:v>
                </c:pt>
                <c:pt idx="2679">
                  <c:v>8.9964474040389995</c:v>
                </c:pt>
                <c:pt idx="2680">
                  <c:v>8.9964408560870002</c:v>
                </c:pt>
                <c:pt idx="2681">
                  <c:v>8.9964343000740001</c:v>
                </c:pt>
                <c:pt idx="2682">
                  <c:v>8.9964277359979992</c:v>
                </c:pt>
                <c:pt idx="2683">
                  <c:v>8.9964211638540004</c:v>
                </c:pt>
                <c:pt idx="2684">
                  <c:v>8.9964145836379998</c:v>
                </c:pt>
                <c:pt idx="2685">
                  <c:v>8.9964079953460008</c:v>
                </c:pt>
                <c:pt idx="2686">
                  <c:v>8.9964013989729992</c:v>
                </c:pt>
                <c:pt idx="2687">
                  <c:v>8.996394794515</c:v>
                </c:pt>
                <c:pt idx="2688">
                  <c:v>8.9963881819689995</c:v>
                </c:pt>
                <c:pt idx="2689">
                  <c:v>8.9963815613290006</c:v>
                </c:pt>
                <c:pt idx="2690">
                  <c:v>8.9963749325929996</c:v>
                </c:pt>
                <c:pt idx="2691">
                  <c:v>8.9963682957549995</c:v>
                </c:pt>
                <c:pt idx="2692">
                  <c:v>8.9963616508120001</c:v>
                </c:pt>
                <c:pt idx="2693">
                  <c:v>8.9963549977599993</c:v>
                </c:pt>
                <c:pt idx="2694">
                  <c:v>8.9963483365929999</c:v>
                </c:pt>
                <c:pt idx="2695">
                  <c:v>8.9963416673090002</c:v>
                </c:pt>
                <c:pt idx="2696">
                  <c:v>8.9963349899029996</c:v>
                </c:pt>
                <c:pt idx="2697">
                  <c:v>8.9963283043709996</c:v>
                </c:pt>
                <c:pt idx="2698">
                  <c:v>8.9963216107079997</c:v>
                </c:pt>
                <c:pt idx="2699">
                  <c:v>8.9963149089109997</c:v>
                </c:pt>
                <c:pt idx="2700">
                  <c:v>8.9963081989759992</c:v>
                </c:pt>
                <c:pt idx="2701">
                  <c:v>8.9963014808979995</c:v>
                </c:pt>
                <c:pt idx="2702">
                  <c:v>8.9962947546730003</c:v>
                </c:pt>
                <c:pt idx="2703">
                  <c:v>8.9962880202969995</c:v>
                </c:pt>
                <c:pt idx="2704">
                  <c:v>8.9962812777670003</c:v>
                </c:pt>
                <c:pt idx="2705">
                  <c:v>8.9962745270770004</c:v>
                </c:pt>
                <c:pt idx="2706">
                  <c:v>8.9962677682239995</c:v>
                </c:pt>
                <c:pt idx="2707">
                  <c:v>8.9962610012039992</c:v>
                </c:pt>
                <c:pt idx="2708">
                  <c:v>8.9962542260120006</c:v>
                </c:pt>
                <c:pt idx="2709">
                  <c:v>8.9962474426450001</c:v>
                </c:pt>
                <c:pt idx="2710">
                  <c:v>8.9962406510980006</c:v>
                </c:pt>
                <c:pt idx="2711">
                  <c:v>8.9962338513680002</c:v>
                </c:pt>
                <c:pt idx="2712">
                  <c:v>8.9962270434500002</c:v>
                </c:pt>
                <c:pt idx="2713">
                  <c:v>8.9962202273390002</c:v>
                </c:pt>
                <c:pt idx="2714">
                  <c:v>8.9962134030329999</c:v>
                </c:pt>
                <c:pt idx="2715">
                  <c:v>8.9962065705270007</c:v>
                </c:pt>
                <c:pt idx="2716">
                  <c:v>8.9961997298160004</c:v>
                </c:pt>
                <c:pt idx="2717">
                  <c:v>8.9961928808980005</c:v>
                </c:pt>
                <c:pt idx="2718">
                  <c:v>8.9961860237670006</c:v>
                </c:pt>
                <c:pt idx="2719">
                  <c:v>8.9961791584190003</c:v>
                </c:pt>
                <c:pt idx="2720">
                  <c:v>8.9961722848509993</c:v>
                </c:pt>
                <c:pt idx="2721">
                  <c:v>8.9961654030590008</c:v>
                </c:pt>
                <c:pt idx="2722">
                  <c:v>8.9961585130380008</c:v>
                </c:pt>
                <c:pt idx="2723">
                  <c:v>8.9961516147840008</c:v>
                </c:pt>
                <c:pt idx="2724">
                  <c:v>8.9961447082940005</c:v>
                </c:pt>
                <c:pt idx="2725">
                  <c:v>8.9961377935629994</c:v>
                </c:pt>
                <c:pt idx="2726">
                  <c:v>8.9961308705870007</c:v>
                </c:pt>
                <c:pt idx="2727">
                  <c:v>8.9961239393620005</c:v>
                </c:pt>
                <c:pt idx="2728">
                  <c:v>8.9961169998840003</c:v>
                </c:pt>
                <c:pt idx="2729">
                  <c:v>8.9961100521489996</c:v>
                </c:pt>
                <c:pt idx="2730">
                  <c:v>8.996103096153</c:v>
                </c:pt>
                <c:pt idx="2731">
                  <c:v>8.9960961318919992</c:v>
                </c:pt>
                <c:pt idx="2732">
                  <c:v>8.9960891593620005</c:v>
                </c:pt>
                <c:pt idx="2733">
                  <c:v>8.9960821785589999</c:v>
                </c:pt>
                <c:pt idx="2734">
                  <c:v>8.9960751894780007</c:v>
                </c:pt>
                <c:pt idx="2735">
                  <c:v>8.9960681921170007</c:v>
                </c:pt>
                <c:pt idx="2736">
                  <c:v>8.9960611864699995</c:v>
                </c:pt>
                <c:pt idx="2737">
                  <c:v>8.9960541725340004</c:v>
                </c:pt>
                <c:pt idx="2738">
                  <c:v>8.9960471503039994</c:v>
                </c:pt>
                <c:pt idx="2739">
                  <c:v>8.9960401197769997</c:v>
                </c:pt>
                <c:pt idx="2740">
                  <c:v>8.9960330809489992</c:v>
                </c:pt>
                <c:pt idx="2741">
                  <c:v>8.9960260338159994</c:v>
                </c:pt>
                <c:pt idx="2742">
                  <c:v>8.9960189783729998</c:v>
                </c:pt>
                <c:pt idx="2743">
                  <c:v>8.9960119146170001</c:v>
                </c:pt>
                <c:pt idx="2744">
                  <c:v>8.996004842544</c:v>
                </c:pt>
                <c:pt idx="2745">
                  <c:v>8.9959977621490008</c:v>
                </c:pt>
                <c:pt idx="2746">
                  <c:v>8.9959906734290005</c:v>
                </c:pt>
                <c:pt idx="2747">
                  <c:v>8.9959835763790004</c:v>
                </c:pt>
                <c:pt idx="2748">
                  <c:v>8.9959764709960002</c:v>
                </c:pt>
                <c:pt idx="2749">
                  <c:v>8.9959693572759996</c:v>
                </c:pt>
                <c:pt idx="2750">
                  <c:v>8.9959622352149999</c:v>
                </c:pt>
                <c:pt idx="2751">
                  <c:v>8.9959551048080009</c:v>
                </c:pt>
                <c:pt idx="2752">
                  <c:v>8.9959479660520003</c:v>
                </c:pt>
                <c:pt idx="2753">
                  <c:v>8.9959408189419996</c:v>
                </c:pt>
                <c:pt idx="2754">
                  <c:v>8.9959336634760003</c:v>
                </c:pt>
                <c:pt idx="2755">
                  <c:v>8.9959264996480002</c:v>
                </c:pt>
                <c:pt idx="2756">
                  <c:v>8.9959193274540006</c:v>
                </c:pt>
                <c:pt idx="2757">
                  <c:v>8.9959121468919996</c:v>
                </c:pt>
                <c:pt idx="2758">
                  <c:v>8.9959049579570003</c:v>
                </c:pt>
                <c:pt idx="2759">
                  <c:v>8.9958977606440005</c:v>
                </c:pt>
                <c:pt idx="2760">
                  <c:v>8.9958905549499999</c:v>
                </c:pt>
                <c:pt idx="2761">
                  <c:v>8.995883340872</c:v>
                </c:pt>
                <c:pt idx="2762">
                  <c:v>8.9958761184040004</c:v>
                </c:pt>
                <c:pt idx="2763">
                  <c:v>8.9958688875440007</c:v>
                </c:pt>
                <c:pt idx="2764">
                  <c:v>8.9958616482860005</c:v>
                </c:pt>
                <c:pt idx="2765">
                  <c:v>8.9958544006279997</c:v>
                </c:pt>
                <c:pt idx="2766">
                  <c:v>8.9958471445649995</c:v>
                </c:pt>
                <c:pt idx="2767">
                  <c:v>8.9958398800929995</c:v>
                </c:pt>
                <c:pt idx="2768">
                  <c:v>8.9958326072089996</c:v>
                </c:pt>
                <c:pt idx="2769">
                  <c:v>8.9958253259079992</c:v>
                </c:pt>
                <c:pt idx="2770">
                  <c:v>8.9958180361859998</c:v>
                </c:pt>
                <c:pt idx="2771">
                  <c:v>8.9958107380399994</c:v>
                </c:pt>
                <c:pt idx="2772">
                  <c:v>8.9958034314659994</c:v>
                </c:pt>
                <c:pt idx="2773">
                  <c:v>8.9957961164589992</c:v>
                </c:pt>
                <c:pt idx="2774">
                  <c:v>8.9957887930160005</c:v>
                </c:pt>
                <c:pt idx="2775">
                  <c:v>8.9957814611329994</c:v>
                </c:pt>
                <c:pt idx="2776">
                  <c:v>8.9957741208060007</c:v>
                </c:pt>
                <c:pt idx="2777">
                  <c:v>8.9957667720310006</c:v>
                </c:pt>
                <c:pt idx="2778">
                  <c:v>8.9957594148040005</c:v>
                </c:pt>
                <c:pt idx="2779">
                  <c:v>8.9957520491220002</c:v>
                </c:pt>
                <c:pt idx="2780">
                  <c:v>8.9957446749790009</c:v>
                </c:pt>
                <c:pt idx="2781">
                  <c:v>8.9957372923730006</c:v>
                </c:pt>
                <c:pt idx="2782">
                  <c:v>8.9957299013000007</c:v>
                </c:pt>
                <c:pt idx="2783">
                  <c:v>8.9957225017550009</c:v>
                </c:pt>
                <c:pt idx="2784">
                  <c:v>8.9957150937350008</c:v>
                </c:pt>
                <c:pt idx="2785">
                  <c:v>8.995707677235</c:v>
                </c:pt>
                <c:pt idx="2786">
                  <c:v>8.9957002522530001</c:v>
                </c:pt>
                <c:pt idx="2787">
                  <c:v>8.9956928187840006</c:v>
                </c:pt>
                <c:pt idx="2788">
                  <c:v>8.9956853768229994</c:v>
                </c:pt>
                <c:pt idx="2789">
                  <c:v>8.9956779263679998</c:v>
                </c:pt>
                <c:pt idx="2790">
                  <c:v>8.9956704674149996</c:v>
                </c:pt>
                <c:pt idx="2791">
                  <c:v>8.9956629999590003</c:v>
                </c:pt>
                <c:pt idx="2792">
                  <c:v>8.9956555239969997</c:v>
                </c:pt>
                <c:pt idx="2793">
                  <c:v>8.9956480395239993</c:v>
                </c:pt>
                <c:pt idx="2794">
                  <c:v>8.9956405465380005</c:v>
                </c:pt>
                <c:pt idx="2795">
                  <c:v>8.9956330450329993</c:v>
                </c:pt>
                <c:pt idx="2796">
                  <c:v>8.9956255350069991</c:v>
                </c:pt>
                <c:pt idx="2797">
                  <c:v>8.9956180164549995</c:v>
                </c:pt>
                <c:pt idx="2798">
                  <c:v>8.995610489373</c:v>
                </c:pt>
                <c:pt idx="2799">
                  <c:v>8.9956029537590005</c:v>
                </c:pt>
                <c:pt idx="2800">
                  <c:v>8.9955954096070005</c:v>
                </c:pt>
                <c:pt idx="2801">
                  <c:v>8.9955878569129997</c:v>
                </c:pt>
                <c:pt idx="2802">
                  <c:v>8.9955802956749995</c:v>
                </c:pt>
                <c:pt idx="2803">
                  <c:v>8.9955727258889997</c:v>
                </c:pt>
                <c:pt idx="2804">
                  <c:v>8.9955651475489997</c:v>
                </c:pt>
                <c:pt idx="2805">
                  <c:v>8.9955575606539995</c:v>
                </c:pt>
                <c:pt idx="2806">
                  <c:v>8.9955499651980002</c:v>
                </c:pt>
                <c:pt idx="2807">
                  <c:v>8.9955423611779999</c:v>
                </c:pt>
                <c:pt idx="2808">
                  <c:v>8.9955347485899999</c:v>
                </c:pt>
                <c:pt idx="2809">
                  <c:v>8.9955271274299999</c:v>
                </c:pt>
                <c:pt idx="2810">
                  <c:v>8.9955194976949997</c:v>
                </c:pt>
                <c:pt idx="2811">
                  <c:v>8.9955118593800005</c:v>
                </c:pt>
                <c:pt idx="2812">
                  <c:v>8.9955042124830005</c:v>
                </c:pt>
                <c:pt idx="2813">
                  <c:v>8.9954965569980008</c:v>
                </c:pt>
                <c:pt idx="2814">
                  <c:v>8.9954888929219994</c:v>
                </c:pt>
                <c:pt idx="2815">
                  <c:v>8.9954812202519996</c:v>
                </c:pt>
                <c:pt idx="2816">
                  <c:v>8.9954735389839993</c:v>
                </c:pt>
                <c:pt idx="2817">
                  <c:v>8.9954658491129997</c:v>
                </c:pt>
                <c:pt idx="2818">
                  <c:v>8.9954581506360007</c:v>
                </c:pt>
                <c:pt idx="2819">
                  <c:v>8.9954504435500002</c:v>
                </c:pt>
                <c:pt idx="2820">
                  <c:v>8.9954427278489995</c:v>
                </c:pt>
                <c:pt idx="2821">
                  <c:v>8.9954350035320001</c:v>
                </c:pt>
                <c:pt idx="2822">
                  <c:v>8.9954272705929998</c:v>
                </c:pt>
                <c:pt idx="2823">
                  <c:v>8.9954195290290002</c:v>
                </c:pt>
                <c:pt idx="2824">
                  <c:v>8.9954117788369992</c:v>
                </c:pt>
                <c:pt idx="2825">
                  <c:v>8.9954040200119998</c:v>
                </c:pt>
                <c:pt idx="2826">
                  <c:v>8.99539625255</c:v>
                </c:pt>
                <c:pt idx="2827">
                  <c:v>8.9953884764489995</c:v>
                </c:pt>
                <c:pt idx="2828">
                  <c:v>8.9953806917039998</c:v>
                </c:pt>
                <c:pt idx="2829">
                  <c:v>8.9953728983110004</c:v>
                </c:pt>
                <c:pt idx="2830">
                  <c:v>8.9953650962659992</c:v>
                </c:pt>
                <c:pt idx="2831">
                  <c:v>8.9953572855669996</c:v>
                </c:pt>
                <c:pt idx="2832">
                  <c:v>8.9953494662089994</c:v>
                </c:pt>
                <c:pt idx="2833">
                  <c:v>8.995341638188</c:v>
                </c:pt>
                <c:pt idx="2834">
                  <c:v>8.9953338014999993</c:v>
                </c:pt>
                <c:pt idx="2835">
                  <c:v>8.9953259561430006</c:v>
                </c:pt>
                <c:pt idx="2836">
                  <c:v>8.9953181021109998</c:v>
                </c:pt>
                <c:pt idx="2837">
                  <c:v>8.9953102394020004</c:v>
                </c:pt>
                <c:pt idx="2838">
                  <c:v>8.9953023680120001</c:v>
                </c:pt>
                <c:pt idx="2839">
                  <c:v>8.9952944879360004</c:v>
                </c:pt>
                <c:pt idx="2840">
                  <c:v>8.9952865991709992</c:v>
                </c:pt>
                <c:pt idx="2841">
                  <c:v>8.9952787017139997</c:v>
                </c:pt>
                <c:pt idx="2842">
                  <c:v>8.9952707955599998</c:v>
                </c:pt>
                <c:pt idx="2843">
                  <c:v>8.9952628807069992</c:v>
                </c:pt>
                <c:pt idx="2844">
                  <c:v>8.9952549571489993</c:v>
                </c:pt>
                <c:pt idx="2845">
                  <c:v>8.9952470248839997</c:v>
                </c:pt>
                <c:pt idx="2846">
                  <c:v>8.9952390839080003</c:v>
                </c:pt>
                <c:pt idx="2847">
                  <c:v>8.9952311342170006</c:v>
                </c:pt>
                <c:pt idx="2848">
                  <c:v>8.9952231758070003</c:v>
                </c:pt>
                <c:pt idx="2849">
                  <c:v>8.9952152086750008</c:v>
                </c:pt>
                <c:pt idx="2850">
                  <c:v>8.995207232816</c:v>
                </c:pt>
                <c:pt idx="2851">
                  <c:v>8.9951992482279994</c:v>
                </c:pt>
                <c:pt idx="2852">
                  <c:v>8.9951912549060005</c:v>
                </c:pt>
                <c:pt idx="2853">
                  <c:v>8.9951832528479994</c:v>
                </c:pt>
                <c:pt idx="2854">
                  <c:v>8.9951752420479991</c:v>
                </c:pt>
                <c:pt idx="2855">
                  <c:v>8.9951672225029995</c:v>
                </c:pt>
                <c:pt idx="2856">
                  <c:v>8.9951591942110003</c:v>
                </c:pt>
                <c:pt idx="2857">
                  <c:v>8.9951511571659992</c:v>
                </c:pt>
                <c:pt idx="2858">
                  <c:v>8.9951431113649996</c:v>
                </c:pt>
                <c:pt idx="2859">
                  <c:v>8.9951350568059993</c:v>
                </c:pt>
                <c:pt idx="2860">
                  <c:v>8.9951269934829998</c:v>
                </c:pt>
                <c:pt idx="2861">
                  <c:v>8.9951189213930007</c:v>
                </c:pt>
                <c:pt idx="2862">
                  <c:v>8.995110840533</c:v>
                </c:pt>
                <c:pt idx="2863">
                  <c:v>8.9951027508989991</c:v>
                </c:pt>
                <c:pt idx="2864">
                  <c:v>8.9950946524869995</c:v>
                </c:pt>
                <c:pt idx="2865">
                  <c:v>8.9950865452940008</c:v>
                </c:pt>
                <c:pt idx="2866">
                  <c:v>8.9950784293160009</c:v>
                </c:pt>
                <c:pt idx="2867">
                  <c:v>8.9950703045489995</c:v>
                </c:pt>
                <c:pt idx="2868">
                  <c:v>8.9950621709889997</c:v>
                </c:pt>
                <c:pt idx="2869">
                  <c:v>8.9950540286339997</c:v>
                </c:pt>
                <c:pt idx="2870">
                  <c:v>8.9950458774790008</c:v>
                </c:pt>
                <c:pt idx="2871">
                  <c:v>8.9950377175200007</c:v>
                </c:pt>
                <c:pt idx="2872">
                  <c:v>8.9950295487549994</c:v>
                </c:pt>
                <c:pt idx="2873">
                  <c:v>8.9950213711779998</c:v>
                </c:pt>
                <c:pt idx="2874">
                  <c:v>8.9950131847880002</c:v>
                </c:pt>
                <c:pt idx="2875">
                  <c:v>8.9950049895799999</c:v>
                </c:pt>
                <c:pt idx="2876">
                  <c:v>8.9949967855490005</c:v>
                </c:pt>
                <c:pt idx="2877">
                  <c:v>8.994988572694</c:v>
                </c:pt>
                <c:pt idx="2878">
                  <c:v>8.9949803510099997</c:v>
                </c:pt>
                <c:pt idx="2879">
                  <c:v>8.9949721204939994</c:v>
                </c:pt>
                <c:pt idx="2880">
                  <c:v>8.9949638811410004</c:v>
                </c:pt>
                <c:pt idx="2881">
                  <c:v>8.9949556329490008</c:v>
                </c:pt>
                <c:pt idx="2882">
                  <c:v>8.9949473759130001</c:v>
                </c:pt>
                <c:pt idx="2883">
                  <c:v>8.9949391100299998</c:v>
                </c:pt>
                <c:pt idx="2884">
                  <c:v>8.9949308352969997</c:v>
                </c:pt>
                <c:pt idx="2885">
                  <c:v>8.9949225517099993</c:v>
                </c:pt>
                <c:pt idx="2886">
                  <c:v>8.9949142592650002</c:v>
                </c:pt>
                <c:pt idx="2887">
                  <c:v>8.9949059579580002</c:v>
                </c:pt>
                <c:pt idx="2888">
                  <c:v>8.9948976477870008</c:v>
                </c:pt>
                <c:pt idx="2889">
                  <c:v>8.9948893287459999</c:v>
                </c:pt>
                <c:pt idx="2890">
                  <c:v>8.9948810008340008</c:v>
                </c:pt>
                <c:pt idx="2891">
                  <c:v>8.9948726640459995</c:v>
                </c:pt>
                <c:pt idx="2892">
                  <c:v>8.9948643183779993</c:v>
                </c:pt>
                <c:pt idx="2893">
                  <c:v>8.9948559638279999</c:v>
                </c:pt>
                <c:pt idx="2894">
                  <c:v>8.9948476003909992</c:v>
                </c:pt>
                <c:pt idx="2895">
                  <c:v>8.9948392280640004</c:v>
                </c:pt>
                <c:pt idx="2896">
                  <c:v>8.9948308468429996</c:v>
                </c:pt>
                <c:pt idx="2897">
                  <c:v>8.994822456724</c:v>
                </c:pt>
                <c:pt idx="2898">
                  <c:v>8.9948140577049998</c:v>
                </c:pt>
                <c:pt idx="2899">
                  <c:v>8.9948056497820001</c:v>
                </c:pt>
                <c:pt idx="2900">
                  <c:v>8.9947972329500008</c:v>
                </c:pt>
                <c:pt idx="2901">
                  <c:v>8.9947888072069997</c:v>
                </c:pt>
                <c:pt idx="2902">
                  <c:v>8.994780372548</c:v>
                </c:pt>
                <c:pt idx="2903">
                  <c:v>8.9947719289709998</c:v>
                </c:pt>
                <c:pt idx="2904">
                  <c:v>8.9947634764720004</c:v>
                </c:pt>
                <c:pt idx="2905">
                  <c:v>8.9947550150469997</c:v>
                </c:pt>
                <c:pt idx="2906">
                  <c:v>8.9947465446919992</c:v>
                </c:pt>
                <c:pt idx="2907">
                  <c:v>8.9947380654050004</c:v>
                </c:pt>
                <c:pt idx="2908">
                  <c:v>8.9947295771809994</c:v>
                </c:pt>
                <c:pt idx="2909">
                  <c:v>8.9947210800169994</c:v>
                </c:pt>
                <c:pt idx="2910">
                  <c:v>8.9947125739090001</c:v>
                </c:pt>
                <c:pt idx="2911">
                  <c:v>8.9947040588539995</c:v>
                </c:pt>
                <c:pt idx="2912">
                  <c:v>8.9946955348490008</c:v>
                </c:pt>
                <c:pt idx="2913">
                  <c:v>8.99468700189</c:v>
                </c:pt>
                <c:pt idx="2914">
                  <c:v>8.9946784599720004</c:v>
                </c:pt>
                <c:pt idx="2915">
                  <c:v>8.9946699090940001</c:v>
                </c:pt>
                <c:pt idx="2916">
                  <c:v>8.9946613492510004</c:v>
                </c:pt>
                <c:pt idx="2917">
                  <c:v>8.9946527804390008</c:v>
                </c:pt>
                <c:pt idx="2918">
                  <c:v>8.9946442026559996</c:v>
                </c:pt>
                <c:pt idx="2919">
                  <c:v>8.9946356158969998</c:v>
                </c:pt>
                <c:pt idx="2920">
                  <c:v>8.9946270201589993</c:v>
                </c:pt>
                <c:pt idx="2921">
                  <c:v>8.9946184154399997</c:v>
                </c:pt>
                <c:pt idx="2922">
                  <c:v>8.9946098017340006</c:v>
                </c:pt>
                <c:pt idx="2923">
                  <c:v>8.9946011790389999</c:v>
                </c:pt>
                <c:pt idx="2924">
                  <c:v>8.9945925473510009</c:v>
                </c:pt>
                <c:pt idx="2925">
                  <c:v>8.9945839066659996</c:v>
                </c:pt>
                <c:pt idx="2926">
                  <c:v>8.9945752569819994</c:v>
                </c:pt>
                <c:pt idx="2927">
                  <c:v>8.994566598294</c:v>
                </c:pt>
                <c:pt idx="2928">
                  <c:v>8.9945579305999992</c:v>
                </c:pt>
                <c:pt idx="2929">
                  <c:v>8.9945492538950003</c:v>
                </c:pt>
                <c:pt idx="2930">
                  <c:v>8.9945405681769994</c:v>
                </c:pt>
                <c:pt idx="2931">
                  <c:v>8.9945318734409998</c:v>
                </c:pt>
                <c:pt idx="2932">
                  <c:v>8.9945231696839993</c:v>
                </c:pt>
                <c:pt idx="2933">
                  <c:v>8.9945144569029996</c:v>
                </c:pt>
                <c:pt idx="2934">
                  <c:v>8.9945057350940001</c:v>
                </c:pt>
                <c:pt idx="2935">
                  <c:v>8.9944970042540007</c:v>
                </c:pt>
                <c:pt idx="2936">
                  <c:v>8.9944882643789992</c:v>
                </c:pt>
                <c:pt idx="2937">
                  <c:v>8.9944795154670008</c:v>
                </c:pt>
                <c:pt idx="2938">
                  <c:v>8.9944707575119995</c:v>
                </c:pt>
                <c:pt idx="2939">
                  <c:v>8.9944619905120007</c:v>
                </c:pt>
                <c:pt idx="2940">
                  <c:v>8.9944532144640004</c:v>
                </c:pt>
                <c:pt idx="2941">
                  <c:v>8.994444429364</c:v>
                </c:pt>
                <c:pt idx="2942">
                  <c:v>8.9944356352089994</c:v>
                </c:pt>
                <c:pt idx="2943">
                  <c:v>8.9944268319939997</c:v>
                </c:pt>
                <c:pt idx="2944">
                  <c:v>8.9944180197169992</c:v>
                </c:pt>
                <c:pt idx="2945">
                  <c:v>8.9944091983749992</c:v>
                </c:pt>
                <c:pt idx="2946">
                  <c:v>8.9944003679629994</c:v>
                </c:pt>
                <c:pt idx="2947">
                  <c:v>8.9943915284779994</c:v>
                </c:pt>
                <c:pt idx="2948">
                  <c:v>8.9943826799170008</c:v>
                </c:pt>
                <c:pt idx="2949">
                  <c:v>8.9943738222769998</c:v>
                </c:pt>
                <c:pt idx="2950">
                  <c:v>8.9943649555539995</c:v>
                </c:pt>
                <c:pt idx="2951">
                  <c:v>8.9943560797439996</c:v>
                </c:pt>
                <c:pt idx="2952">
                  <c:v>8.994347194845</c:v>
                </c:pt>
                <c:pt idx="2953">
                  <c:v>8.9943383008520001</c:v>
                </c:pt>
                <c:pt idx="2954">
                  <c:v>8.9943293977629999</c:v>
                </c:pt>
                <c:pt idx="2955">
                  <c:v>8.9943204855730006</c:v>
                </c:pt>
                <c:pt idx="2956">
                  <c:v>8.9943115642800002</c:v>
                </c:pt>
                <c:pt idx="2957">
                  <c:v>8.9943026338800003</c:v>
                </c:pt>
                <c:pt idx="2958">
                  <c:v>8.9942936943700005</c:v>
                </c:pt>
                <c:pt idx="2959">
                  <c:v>8.9942847457460005</c:v>
                </c:pt>
                <c:pt idx="2960">
                  <c:v>8.9942757880039998</c:v>
                </c:pt>
                <c:pt idx="2961">
                  <c:v>8.9942668211430004</c:v>
                </c:pt>
                <c:pt idx="2962">
                  <c:v>8.9942578451569997</c:v>
                </c:pt>
                <c:pt idx="2963">
                  <c:v>8.9942488600439994</c:v>
                </c:pt>
                <c:pt idx="2964">
                  <c:v>8.9942398657999991</c:v>
                </c:pt>
                <c:pt idx="2965">
                  <c:v>8.9942308624220004</c:v>
                </c:pt>
                <c:pt idx="2966">
                  <c:v>8.9942218499069995</c:v>
                </c:pt>
                <c:pt idx="2967">
                  <c:v>8.9942128282509994</c:v>
                </c:pt>
                <c:pt idx="2968">
                  <c:v>8.99420379745</c:v>
                </c:pt>
                <c:pt idx="2969">
                  <c:v>8.9941947575019991</c:v>
                </c:pt>
                <c:pt idx="2970">
                  <c:v>8.9941857084030001</c:v>
                </c:pt>
                <c:pt idx="2971">
                  <c:v>8.9941766501490008</c:v>
                </c:pt>
                <c:pt idx="2972">
                  <c:v>8.9941675827379992</c:v>
                </c:pt>
                <c:pt idx="2973">
                  <c:v>8.9941585061650002</c:v>
                </c:pt>
                <c:pt idx="2974">
                  <c:v>8.9941494204280001</c:v>
                </c:pt>
                <c:pt idx="2975">
                  <c:v>8.9941403255230004</c:v>
                </c:pt>
                <c:pt idx="2976">
                  <c:v>8.9941312214470006</c:v>
                </c:pt>
                <c:pt idx="2977">
                  <c:v>8.9941221081960006</c:v>
                </c:pt>
                <c:pt idx="2978">
                  <c:v>8.994112985768</c:v>
                </c:pt>
                <c:pt idx="2979">
                  <c:v>8.9941038541580003</c:v>
                </c:pt>
                <c:pt idx="2980">
                  <c:v>8.9940947133629994</c:v>
                </c:pt>
                <c:pt idx="2981">
                  <c:v>8.9940855633810006</c:v>
                </c:pt>
                <c:pt idx="2982">
                  <c:v>8.9940764042070001</c:v>
                </c:pt>
                <c:pt idx="2983">
                  <c:v>8.9940672358379992</c:v>
                </c:pt>
                <c:pt idx="2984">
                  <c:v>8.9940580582719996</c:v>
                </c:pt>
                <c:pt idx="2985">
                  <c:v>8.9940488715040008</c:v>
                </c:pt>
                <c:pt idx="2986">
                  <c:v>8.9940396755310008</c:v>
                </c:pt>
                <c:pt idx="2987">
                  <c:v>8.9940304703499994</c:v>
                </c:pt>
                <c:pt idx="2988">
                  <c:v>8.9940212559589998</c:v>
                </c:pt>
                <c:pt idx="2989">
                  <c:v>8.9940120323519999</c:v>
                </c:pt>
                <c:pt idx="2990">
                  <c:v>8.9940027995279994</c:v>
                </c:pt>
                <c:pt idx="2991">
                  <c:v>8.9939935574819998</c:v>
                </c:pt>
                <c:pt idx="2992">
                  <c:v>8.9939843062110008</c:v>
                </c:pt>
                <c:pt idx="2993">
                  <c:v>8.9939750457130003</c:v>
                </c:pt>
                <c:pt idx="2994">
                  <c:v>8.9939657759839999</c:v>
                </c:pt>
                <c:pt idx="2995">
                  <c:v>8.9939564970199992</c:v>
                </c:pt>
                <c:pt idx="2996">
                  <c:v>8.9939472088179997</c:v>
                </c:pt>
                <c:pt idx="2997">
                  <c:v>8.9939379113749993</c:v>
                </c:pt>
                <c:pt idx="2998">
                  <c:v>8.9939286046869995</c:v>
                </c:pt>
                <c:pt idx="2999">
                  <c:v>8.9939192887520001</c:v>
                </c:pt>
                <c:pt idx="3000">
                  <c:v>8.9939099635660007</c:v>
                </c:pt>
                <c:pt idx="3001">
                  <c:v>8.9939006291249992</c:v>
                </c:pt>
                <c:pt idx="3002">
                  <c:v>8.9938912854270008</c:v>
                </c:pt>
                <c:pt idx="3003">
                  <c:v>8.9938819324679997</c:v>
                </c:pt>
                <c:pt idx="3004">
                  <c:v>8.9938725702449993</c:v>
                </c:pt>
                <c:pt idx="3005">
                  <c:v>8.9938631987539992</c:v>
                </c:pt>
                <c:pt idx="3006">
                  <c:v>8.9938538179929992</c:v>
                </c:pt>
                <c:pt idx="3007">
                  <c:v>8.9938444279570007</c:v>
                </c:pt>
                <c:pt idx="3008">
                  <c:v>8.993835028645</c:v>
                </c:pt>
                <c:pt idx="3009">
                  <c:v>8.9938256200520001</c:v>
                </c:pt>
                <c:pt idx="3010">
                  <c:v>8.9938162021749992</c:v>
                </c:pt>
                <c:pt idx="3011">
                  <c:v>8.9938067750110005</c:v>
                </c:pt>
                <c:pt idx="3012">
                  <c:v>8.9937973385559999</c:v>
                </c:pt>
                <c:pt idx="3013">
                  <c:v>8.9937878928079993</c:v>
                </c:pt>
                <c:pt idx="3014">
                  <c:v>8.9937784377629999</c:v>
                </c:pt>
                <c:pt idx="3015">
                  <c:v>8.9937689734189998</c:v>
                </c:pt>
                <c:pt idx="3016">
                  <c:v>8.9937594997700003</c:v>
                </c:pt>
                <c:pt idx="3017">
                  <c:v>8.9937500168149995</c:v>
                </c:pt>
                <c:pt idx="3018">
                  <c:v>8.9937405245510007</c:v>
                </c:pt>
                <c:pt idx="3019">
                  <c:v>8.9937310229729999</c:v>
                </c:pt>
                <c:pt idx="3020">
                  <c:v>8.9937215120790004</c:v>
                </c:pt>
                <c:pt idx="3021">
                  <c:v>8.9937119918650001</c:v>
                </c:pt>
                <c:pt idx="3022">
                  <c:v>8.9937024623290007</c:v>
                </c:pt>
                <c:pt idx="3023">
                  <c:v>8.993692923467</c:v>
                </c:pt>
                <c:pt idx="3024">
                  <c:v>8.9936833752749994</c:v>
                </c:pt>
                <c:pt idx="3025">
                  <c:v>8.9936738177510005</c:v>
                </c:pt>
                <c:pt idx="3026">
                  <c:v>8.9936642508909994</c:v>
                </c:pt>
                <c:pt idx="3027">
                  <c:v>8.9936546746919994</c:v>
                </c:pt>
                <c:pt idx="3028">
                  <c:v>8.9936450891510002</c:v>
                </c:pt>
                <c:pt idx="3029">
                  <c:v>8.9936354942649999</c:v>
                </c:pt>
                <c:pt idx="3030">
                  <c:v>8.9936258900309998</c:v>
                </c:pt>
                <c:pt idx="3031">
                  <c:v>8.9936162764439995</c:v>
                </c:pt>
                <c:pt idx="3032">
                  <c:v>8.9936066535030008</c:v>
                </c:pt>
                <c:pt idx="3033">
                  <c:v>8.9935970212029996</c:v>
                </c:pt>
                <c:pt idx="3034">
                  <c:v>8.9935873795419994</c:v>
                </c:pt>
                <c:pt idx="3035">
                  <c:v>8.9935777285169998</c:v>
                </c:pt>
                <c:pt idx="3036">
                  <c:v>8.9935680681230004</c:v>
                </c:pt>
                <c:pt idx="3037">
                  <c:v>8.9935583983589993</c:v>
                </c:pt>
                <c:pt idx="3038">
                  <c:v>8.9935487192209997</c:v>
                </c:pt>
                <c:pt idx="3039">
                  <c:v>8.9935390307049996</c:v>
                </c:pt>
                <c:pt idx="3040">
                  <c:v>8.9935293328090005</c:v>
                </c:pt>
                <c:pt idx="3041">
                  <c:v>8.9935196255290002</c:v>
                </c:pt>
                <c:pt idx="3042">
                  <c:v>8.9935099088620003</c:v>
                </c:pt>
                <c:pt idx="3043">
                  <c:v>8.9935001828050005</c:v>
                </c:pt>
                <c:pt idx="3044">
                  <c:v>8.9934904473550006</c:v>
                </c:pt>
                <c:pt idx="3045">
                  <c:v>8.9934807025090002</c:v>
                </c:pt>
                <c:pt idx="3046">
                  <c:v>8.9934709482630009</c:v>
                </c:pt>
                <c:pt idx="3047">
                  <c:v>8.9934611846140005</c:v>
                </c:pt>
                <c:pt idx="3048">
                  <c:v>8.9934514115600006</c:v>
                </c:pt>
                <c:pt idx="3049">
                  <c:v>8.9934416290960009</c:v>
                </c:pt>
                <c:pt idx="3050">
                  <c:v>8.9934318372209994</c:v>
                </c:pt>
                <c:pt idx="3051">
                  <c:v>8.9934220359289991</c:v>
                </c:pt>
                <c:pt idx="3052">
                  <c:v>8.9934122252200002</c:v>
                </c:pt>
                <c:pt idx="3053">
                  <c:v>8.9934024050890002</c:v>
                </c:pt>
                <c:pt idx="3054">
                  <c:v>8.9933925755330009</c:v>
                </c:pt>
                <c:pt idx="3055">
                  <c:v>8.9933827365479999</c:v>
                </c:pt>
                <c:pt idx="3056">
                  <c:v>8.9933728881330008</c:v>
                </c:pt>
                <c:pt idx="3057">
                  <c:v>8.9933630302839997</c:v>
                </c:pt>
                <c:pt idx="3058">
                  <c:v>8.9933531629969998</c:v>
                </c:pt>
                <c:pt idx="3059">
                  <c:v>8.9933432862699991</c:v>
                </c:pt>
                <c:pt idx="3060">
                  <c:v>8.9933334000999992</c:v>
                </c:pt>
                <c:pt idx="3061">
                  <c:v>8.9933235044819995</c:v>
                </c:pt>
                <c:pt idx="3062">
                  <c:v>8.993313599415</c:v>
                </c:pt>
                <c:pt idx="3063">
                  <c:v>8.9933036848940002</c:v>
                </c:pt>
                <c:pt idx="3064">
                  <c:v>8.9932937609180001</c:v>
                </c:pt>
                <c:pt idx="3065">
                  <c:v>8.9932838274819993</c:v>
                </c:pt>
                <c:pt idx="3066">
                  <c:v>8.9932738845839992</c:v>
                </c:pt>
                <c:pt idx="3067">
                  <c:v>8.9932639322209997</c:v>
                </c:pt>
                <c:pt idx="3068">
                  <c:v>8.9932539703890004</c:v>
                </c:pt>
                <c:pt idx="3069">
                  <c:v>8.9932439990849993</c:v>
                </c:pt>
                <c:pt idx="3070">
                  <c:v>8.9932340183069996</c:v>
                </c:pt>
                <c:pt idx="3071">
                  <c:v>8.9932240280509994</c:v>
                </c:pt>
                <c:pt idx="3072">
                  <c:v>8.9932140283140001</c:v>
                </c:pt>
                <c:pt idx="3073">
                  <c:v>8.9932040190919995</c:v>
                </c:pt>
                <c:pt idx="3074">
                  <c:v>8.9931940003839994</c:v>
                </c:pt>
                <c:pt idx="3075">
                  <c:v>8.9931839721849993</c:v>
                </c:pt>
                <c:pt idx="3076">
                  <c:v>8.9931739344939992</c:v>
                </c:pt>
                <c:pt idx="3077">
                  <c:v>8.9931638873050002</c:v>
                </c:pt>
                <c:pt idx="3078">
                  <c:v>8.9931538306170005</c:v>
                </c:pt>
                <c:pt idx="3079">
                  <c:v>8.9931437644269998</c:v>
                </c:pt>
                <c:pt idx="3080">
                  <c:v>8.9931336887309996</c:v>
                </c:pt>
                <c:pt idx="3081">
                  <c:v>8.9931236035269997</c:v>
                </c:pt>
                <c:pt idx="3082">
                  <c:v>8.9931135088099996</c:v>
                </c:pt>
                <c:pt idx="3083">
                  <c:v>8.9931034045789993</c:v>
                </c:pt>
                <c:pt idx="3084">
                  <c:v>8.9930932908300001</c:v>
                </c:pt>
                <c:pt idx="3085">
                  <c:v>8.99308316756</c:v>
                </c:pt>
                <c:pt idx="3086">
                  <c:v>8.9930730347650005</c:v>
                </c:pt>
                <c:pt idx="3087">
                  <c:v>8.9930628924439997</c:v>
                </c:pt>
                <c:pt idx="3088">
                  <c:v>8.9930527405930007</c:v>
                </c:pt>
                <c:pt idx="3089">
                  <c:v>8.9930425792079998</c:v>
                </c:pt>
                <c:pt idx="3090">
                  <c:v>8.9930324082870001</c:v>
                </c:pt>
                <c:pt idx="3091">
                  <c:v>8.9930222278269998</c:v>
                </c:pt>
                <c:pt idx="3092">
                  <c:v>8.9930120378250002</c:v>
                </c:pt>
                <c:pt idx="3093">
                  <c:v>8.9930018382769994</c:v>
                </c:pt>
                <c:pt idx="3094">
                  <c:v>8.9929916291810006</c:v>
                </c:pt>
                <c:pt idx="3095">
                  <c:v>8.992981410534</c:v>
                </c:pt>
                <c:pt idx="3096">
                  <c:v>8.9929711823320009</c:v>
                </c:pt>
                <c:pt idx="3097">
                  <c:v>8.9929609445719993</c:v>
                </c:pt>
                <c:pt idx="3098">
                  <c:v>8.9929506972520006</c:v>
                </c:pt>
                <c:pt idx="3099">
                  <c:v>8.9929404403680007</c:v>
                </c:pt>
                <c:pt idx="3100">
                  <c:v>8.9929301739179994</c:v>
                </c:pt>
                <c:pt idx="3101">
                  <c:v>8.9929198978990001</c:v>
                </c:pt>
                <c:pt idx="3102">
                  <c:v>8.9929096123060006</c:v>
                </c:pt>
                <c:pt idx="3103">
                  <c:v>8.9928993171380007</c:v>
                </c:pt>
                <c:pt idx="3104">
                  <c:v>8.9928890123920002</c:v>
                </c:pt>
                <c:pt idx="3105">
                  <c:v>8.9928786980630004</c:v>
                </c:pt>
                <c:pt idx="3106">
                  <c:v>8.9928683741509996</c:v>
                </c:pt>
                <c:pt idx="3107">
                  <c:v>8.9928580406500007</c:v>
                </c:pt>
                <c:pt idx="3108">
                  <c:v>8.9928476975590002</c:v>
                </c:pt>
                <c:pt idx="3109">
                  <c:v>8.9928373448739993</c:v>
                </c:pt>
                <c:pt idx="3110">
                  <c:v>8.9928269825929998</c:v>
                </c:pt>
                <c:pt idx="3111">
                  <c:v>8.9928166107119996</c:v>
                </c:pt>
                <c:pt idx="3112">
                  <c:v>8.992806229228</c:v>
                </c:pt>
                <c:pt idx="3113">
                  <c:v>8.9927958381389992</c:v>
                </c:pt>
                <c:pt idx="3114">
                  <c:v>8.9927854374410003</c:v>
                </c:pt>
                <c:pt idx="3115">
                  <c:v>8.9927750271319997</c:v>
                </c:pt>
                <c:pt idx="3116">
                  <c:v>8.9927646072080005</c:v>
                </c:pt>
                <c:pt idx="3117">
                  <c:v>8.9927541776670008</c:v>
                </c:pt>
                <c:pt idx="3118">
                  <c:v>8.9927437385050002</c:v>
                </c:pt>
                <c:pt idx="3119">
                  <c:v>8.9927332897190002</c:v>
                </c:pt>
                <c:pt idx="3120">
                  <c:v>8.9927228313070007</c:v>
                </c:pt>
                <c:pt idx="3121">
                  <c:v>8.9927123632659995</c:v>
                </c:pt>
                <c:pt idx="3122">
                  <c:v>8.9927018855930001</c:v>
                </c:pt>
                <c:pt idx="3123">
                  <c:v>8.9926913982840002</c:v>
                </c:pt>
                <c:pt idx="3124">
                  <c:v>8.9926809013369997</c:v>
                </c:pt>
                <c:pt idx="3125">
                  <c:v>8.992670394748</c:v>
                </c:pt>
                <c:pt idx="3126">
                  <c:v>8.9926598785159992</c:v>
                </c:pt>
                <c:pt idx="3127">
                  <c:v>8.9926493526360005</c:v>
                </c:pt>
                <c:pt idx="3128">
                  <c:v>8.9926388171070002</c:v>
                </c:pt>
                <c:pt idx="3129">
                  <c:v>8.9926282719239996</c:v>
                </c:pt>
                <c:pt idx="3130">
                  <c:v>8.9926177170850004</c:v>
                </c:pt>
                <c:pt idx="3131">
                  <c:v>8.9926071525880005</c:v>
                </c:pt>
                <c:pt idx="3132">
                  <c:v>8.9925965784279995</c:v>
                </c:pt>
                <c:pt idx="3133">
                  <c:v>8.9925859946039992</c:v>
                </c:pt>
                <c:pt idx="3134">
                  <c:v>8.9925754011119992</c:v>
                </c:pt>
                <c:pt idx="3135">
                  <c:v>8.9925647979499992</c:v>
                </c:pt>
                <c:pt idx="3136">
                  <c:v>8.9925541851140007</c:v>
                </c:pt>
                <c:pt idx="3137">
                  <c:v>8.992543562601</c:v>
                </c:pt>
                <c:pt idx="3138">
                  <c:v>8.9925329304090003</c:v>
                </c:pt>
                <c:pt idx="3139">
                  <c:v>8.9925222885349996</c:v>
                </c:pt>
                <c:pt idx="3140">
                  <c:v>8.9925116369759994</c:v>
                </c:pt>
                <c:pt idx="3141">
                  <c:v>8.9925009757279994</c:v>
                </c:pt>
                <c:pt idx="3142">
                  <c:v>8.9924903047899996</c:v>
                </c:pt>
                <c:pt idx="3143">
                  <c:v>8.9924796241569993</c:v>
                </c:pt>
                <c:pt idx="3144">
                  <c:v>8.9924689338280004</c:v>
                </c:pt>
                <c:pt idx="3145">
                  <c:v>8.9924582337990007</c:v>
                </c:pt>
                <c:pt idx="3146">
                  <c:v>8.9924475240669999</c:v>
                </c:pt>
                <c:pt idx="3147">
                  <c:v>8.9924368046299996</c:v>
                </c:pt>
                <c:pt idx="3148">
                  <c:v>8.9924260754839995</c:v>
                </c:pt>
                <c:pt idx="3149">
                  <c:v>8.9924153366269994</c:v>
                </c:pt>
                <c:pt idx="3150">
                  <c:v>8.9924045880560008</c:v>
                </c:pt>
                <c:pt idx="3151">
                  <c:v>8.9923938297679999</c:v>
                </c:pt>
                <c:pt idx="3152">
                  <c:v>8.9923830617589999</c:v>
                </c:pt>
                <c:pt idx="3153">
                  <c:v>8.9923722840280007</c:v>
                </c:pt>
                <c:pt idx="3154">
                  <c:v>8.9923614965710001</c:v>
                </c:pt>
                <c:pt idx="3155">
                  <c:v>8.9923506993859998</c:v>
                </c:pt>
                <c:pt idx="3156">
                  <c:v>8.9923398924689995</c:v>
                </c:pt>
                <c:pt idx="3157">
                  <c:v>8.9923290758170005</c:v>
                </c:pt>
                <c:pt idx="3158">
                  <c:v>8.9923182494289993</c:v>
                </c:pt>
                <c:pt idx="3159">
                  <c:v>8.9923074133000007</c:v>
                </c:pt>
                <c:pt idx="3160">
                  <c:v>8.9922965674279993</c:v>
                </c:pt>
                <c:pt idx="3161">
                  <c:v>8.9922857118110002</c:v>
                </c:pt>
                <c:pt idx="3162">
                  <c:v>8.9922748464449995</c:v>
                </c:pt>
                <c:pt idx="3163">
                  <c:v>8.9922639713270005</c:v>
                </c:pt>
                <c:pt idx="3164">
                  <c:v>8.9922530864549994</c:v>
                </c:pt>
                <c:pt idx="3165">
                  <c:v>8.9922421918259996</c:v>
                </c:pt>
                <c:pt idx="3166">
                  <c:v>8.9922312874370007</c:v>
                </c:pt>
                <c:pt idx="3167">
                  <c:v>8.9922203732850008</c:v>
                </c:pt>
                <c:pt idx="3168">
                  <c:v>8.9922094493669995</c:v>
                </c:pt>
                <c:pt idx="3169">
                  <c:v>8.9921985156810003</c:v>
                </c:pt>
                <c:pt idx="3170">
                  <c:v>8.9921875722229991</c:v>
                </c:pt>
                <c:pt idx="3171">
                  <c:v>8.9921766189909995</c:v>
                </c:pt>
                <c:pt idx="3172">
                  <c:v>8.9921656559819994</c:v>
                </c:pt>
                <c:pt idx="3173">
                  <c:v>8.9921546831930002</c:v>
                </c:pt>
                <c:pt idx="3174">
                  <c:v>8.9921437006209999</c:v>
                </c:pt>
                <c:pt idx="3175">
                  <c:v>8.9921327082640001</c:v>
                </c:pt>
                <c:pt idx="3176">
                  <c:v>8.9921217061180005</c:v>
                </c:pt>
                <c:pt idx="3177">
                  <c:v>8.9921106941809992</c:v>
                </c:pt>
                <c:pt idx="3178">
                  <c:v>8.9920996724499993</c:v>
                </c:pt>
                <c:pt idx="3179">
                  <c:v>8.9920886409230008</c:v>
                </c:pt>
                <c:pt idx="3180">
                  <c:v>8.9920775995949995</c:v>
                </c:pt>
                <c:pt idx="3181">
                  <c:v>8.9920665484659992</c:v>
                </c:pt>
                <c:pt idx="3182">
                  <c:v>8.9920554875309993</c:v>
                </c:pt>
                <c:pt idx="3183">
                  <c:v>8.9920444167879996</c:v>
                </c:pt>
                <c:pt idx="3184">
                  <c:v>8.9920333362339999</c:v>
                </c:pt>
                <c:pt idx="3185">
                  <c:v>8.9920222458670001</c:v>
                </c:pt>
                <c:pt idx="3186">
                  <c:v>8.9920111456829996</c:v>
                </c:pt>
                <c:pt idx="3187">
                  <c:v>8.9920000356800003</c:v>
                </c:pt>
                <c:pt idx="3188">
                  <c:v>8.9919889158549999</c:v>
                </c:pt>
                <c:pt idx="3189">
                  <c:v>8.9919777862060002</c:v>
                </c:pt>
                <c:pt idx="3190">
                  <c:v>8.9919666467290007</c:v>
                </c:pt>
                <c:pt idx="3191">
                  <c:v>8.9919554974209994</c:v>
                </c:pt>
                <c:pt idx="3192">
                  <c:v>8.9919443382799997</c:v>
                </c:pt>
                <c:pt idx="3193">
                  <c:v>8.9919331693039997</c:v>
                </c:pt>
                <c:pt idx="3194">
                  <c:v>8.9919219904890006</c:v>
                </c:pt>
                <c:pt idx="3195">
                  <c:v>8.9919108018320006</c:v>
                </c:pt>
                <c:pt idx="3196">
                  <c:v>8.9918996033309995</c:v>
                </c:pt>
                <c:pt idx="3197">
                  <c:v>8.9918883949830004</c:v>
                </c:pt>
                <c:pt idx="3198">
                  <c:v>8.9918771767859997</c:v>
                </c:pt>
                <c:pt idx="3199">
                  <c:v>8.9918659487360006</c:v>
                </c:pt>
                <c:pt idx="3200">
                  <c:v>8.9918547108309994</c:v>
                </c:pt>
                <c:pt idx="3201">
                  <c:v>8.9918434630679993</c:v>
                </c:pt>
                <c:pt idx="3202">
                  <c:v>8.9918322054440001</c:v>
                </c:pt>
                <c:pt idx="3203">
                  <c:v>8.9918209379569998</c:v>
                </c:pt>
                <c:pt idx="3204">
                  <c:v>8.9918096606029998</c:v>
                </c:pt>
                <c:pt idx="3205">
                  <c:v>8.99179837338</c:v>
                </c:pt>
                <c:pt idx="3206">
                  <c:v>8.9917870762860002</c:v>
                </c:pt>
                <c:pt idx="3207">
                  <c:v>8.991775769318</c:v>
                </c:pt>
                <c:pt idx="3208">
                  <c:v>8.9917644524719993</c:v>
                </c:pt>
                <c:pt idx="3209">
                  <c:v>8.9917531257459995</c:v>
                </c:pt>
                <c:pt idx="3210">
                  <c:v>8.9917417891370004</c:v>
                </c:pt>
                <c:pt idx="3211">
                  <c:v>8.9917304426440001</c:v>
                </c:pt>
                <c:pt idx="3212">
                  <c:v>8.991719086262</c:v>
                </c:pt>
                <c:pt idx="3213">
                  <c:v>8.9917077199889999</c:v>
                </c:pt>
                <c:pt idx="3214">
                  <c:v>8.9916963438229995</c:v>
                </c:pt>
                <c:pt idx="3215">
                  <c:v>8.9916849577600004</c:v>
                </c:pt>
                <c:pt idx="3216">
                  <c:v>8.9916735617990007</c:v>
                </c:pt>
                <c:pt idx="3217">
                  <c:v>8.9916621559359999</c:v>
                </c:pt>
                <c:pt idx="3218">
                  <c:v>8.9916507401679997</c:v>
                </c:pt>
                <c:pt idx="3219">
                  <c:v>8.9916393144939999</c:v>
                </c:pt>
                <c:pt idx="3220">
                  <c:v>8.9916278789090001</c:v>
                </c:pt>
                <c:pt idx="3221">
                  <c:v>8.9916164334120001</c:v>
                </c:pt>
                <c:pt idx="3222">
                  <c:v>8.9916049779999998</c:v>
                </c:pt>
                <c:pt idx="3223">
                  <c:v>8.9915935126700006</c:v>
                </c:pt>
                <c:pt idx="3224">
                  <c:v>8.9915820374200006</c:v>
                </c:pt>
                <c:pt idx="3225">
                  <c:v>8.9915705522459994</c:v>
                </c:pt>
                <c:pt idx="3226">
                  <c:v>8.9915590571460005</c:v>
                </c:pt>
                <c:pt idx="3227">
                  <c:v>8.9915475521179999</c:v>
                </c:pt>
                <c:pt idx="3228">
                  <c:v>8.9915360371579993</c:v>
                </c:pt>
                <c:pt idx="3229">
                  <c:v>8.9915245122640002</c:v>
                </c:pt>
                <c:pt idx="3230">
                  <c:v>8.9915129774330005</c:v>
                </c:pt>
                <c:pt idx="3231">
                  <c:v>8.9915014326640001</c:v>
                </c:pt>
                <c:pt idx="3232">
                  <c:v>8.9914898779520005</c:v>
                </c:pt>
                <c:pt idx="3233">
                  <c:v>8.9914783132949996</c:v>
                </c:pt>
                <c:pt idx="3234">
                  <c:v>8.9914667386910008</c:v>
                </c:pt>
                <c:pt idx="3235">
                  <c:v>8.9914551541370002</c:v>
                </c:pt>
                <c:pt idx="3236">
                  <c:v>8.9914435596299995</c:v>
                </c:pt>
                <c:pt idx="3237">
                  <c:v>8.9914319551680002</c:v>
                </c:pt>
                <c:pt idx="3238">
                  <c:v>8.9914203407480002</c:v>
                </c:pt>
                <c:pt idx="3239">
                  <c:v>8.9914087163669993</c:v>
                </c:pt>
                <c:pt idx="3240">
                  <c:v>8.9913970820229991</c:v>
                </c:pt>
                <c:pt idx="3241">
                  <c:v>8.9913854377129994</c:v>
                </c:pt>
                <c:pt idx="3242">
                  <c:v>8.9913737834339997</c:v>
                </c:pt>
                <c:pt idx="3243">
                  <c:v>8.9913621191840001</c:v>
                </c:pt>
                <c:pt idx="3244">
                  <c:v>8.9913504449600001</c:v>
                </c:pt>
                <c:pt idx="3245">
                  <c:v>8.9913387607599997</c:v>
                </c:pt>
                <c:pt idx="3246">
                  <c:v>8.9913270665800002</c:v>
                </c:pt>
                <c:pt idx="3247">
                  <c:v>8.9913153624189999</c:v>
                </c:pt>
                <c:pt idx="3248">
                  <c:v>8.991303648273</c:v>
                </c:pt>
                <c:pt idx="3249">
                  <c:v>8.9912919241400004</c:v>
                </c:pt>
                <c:pt idx="3250">
                  <c:v>8.9912801900169992</c:v>
                </c:pt>
                <c:pt idx="3251">
                  <c:v>8.9912684459019996</c:v>
                </c:pt>
                <c:pt idx="3252">
                  <c:v>8.9912566917919996</c:v>
                </c:pt>
                <c:pt idx="3253">
                  <c:v>8.9912449276840007</c:v>
                </c:pt>
                <c:pt idx="3254">
                  <c:v>8.9912331535769994</c:v>
                </c:pt>
                <c:pt idx="3255">
                  <c:v>8.9912213694660004</c:v>
                </c:pt>
                <c:pt idx="3256">
                  <c:v>8.9912095753500001</c:v>
                </c:pt>
                <c:pt idx="3257">
                  <c:v>8.9911977712260001</c:v>
                </c:pt>
                <c:pt idx="3258">
                  <c:v>8.9911859570920001</c:v>
                </c:pt>
                <c:pt idx="3259">
                  <c:v>8.9911741329439998</c:v>
                </c:pt>
                <c:pt idx="3260">
                  <c:v>8.9911622987800008</c:v>
                </c:pt>
                <c:pt idx="3261">
                  <c:v>8.9911504545979994</c:v>
                </c:pt>
                <c:pt idx="3262">
                  <c:v>8.9911386003950007</c:v>
                </c:pt>
                <c:pt idx="3263">
                  <c:v>8.9911267361680007</c:v>
                </c:pt>
                <c:pt idx="3264">
                  <c:v>8.9911148619159995</c:v>
                </c:pt>
                <c:pt idx="3265">
                  <c:v>8.9911029776340001</c:v>
                </c:pt>
                <c:pt idx="3266">
                  <c:v>8.9910910833210007</c:v>
                </c:pt>
                <c:pt idx="3267">
                  <c:v>8.9910791789739992</c:v>
                </c:pt>
                <c:pt idx="3268">
                  <c:v>8.9910672645900007</c:v>
                </c:pt>
                <c:pt idx="3269">
                  <c:v>8.9910553401679998</c:v>
                </c:pt>
                <c:pt idx="3270">
                  <c:v>8.9910434057029995</c:v>
                </c:pt>
                <c:pt idx="3271">
                  <c:v>8.991031461195</c:v>
                </c:pt>
                <c:pt idx="3272">
                  <c:v>8.9910195066390006</c:v>
                </c:pt>
                <c:pt idx="3273">
                  <c:v>8.9910075420339997</c:v>
                </c:pt>
                <c:pt idx="3274">
                  <c:v>8.9909955673770003</c:v>
                </c:pt>
                <c:pt idx="3275">
                  <c:v>8.9909835826660007</c:v>
                </c:pt>
                <c:pt idx="3276">
                  <c:v>8.9909715878980005</c:v>
                </c:pt>
                <c:pt idx="3277">
                  <c:v>8.9909595830699995</c:v>
                </c:pt>
                <c:pt idx="3278">
                  <c:v>8.9909475681789992</c:v>
                </c:pt>
                <c:pt idx="3279">
                  <c:v>8.9909355432239995</c:v>
                </c:pt>
                <c:pt idx="3280">
                  <c:v>8.990923508202</c:v>
                </c:pt>
                <c:pt idx="3281">
                  <c:v>8.9909114631100007</c:v>
                </c:pt>
                <c:pt idx="3282">
                  <c:v>8.9908994079449993</c:v>
                </c:pt>
                <c:pt idx="3283">
                  <c:v>8.9908873427059994</c:v>
                </c:pt>
                <c:pt idx="3284">
                  <c:v>8.9908752673890007</c:v>
                </c:pt>
                <c:pt idx="3285">
                  <c:v>8.9908631819919993</c:v>
                </c:pt>
                <c:pt idx="3286">
                  <c:v>8.9908510865120004</c:v>
                </c:pt>
                <c:pt idx="3287">
                  <c:v>8.9908389809470002</c:v>
                </c:pt>
                <c:pt idx="3288">
                  <c:v>8.9908268652950003</c:v>
                </c:pt>
                <c:pt idx="3289">
                  <c:v>8.9908147395530005</c:v>
                </c:pt>
                <c:pt idx="3290">
                  <c:v>8.9908026037180004</c:v>
                </c:pt>
                <c:pt idx="3291">
                  <c:v>8.990790457788</c:v>
                </c:pt>
                <c:pt idx="3292">
                  <c:v>8.9907783017600007</c:v>
                </c:pt>
                <c:pt idx="3293">
                  <c:v>8.9907661356320006</c:v>
                </c:pt>
                <c:pt idx="3294">
                  <c:v>8.9907539594009993</c:v>
                </c:pt>
                <c:pt idx="3295">
                  <c:v>8.9907417730650003</c:v>
                </c:pt>
                <c:pt idx="3296">
                  <c:v>8.9907295766209998</c:v>
                </c:pt>
                <c:pt idx="3297">
                  <c:v>8.9907173700669993</c:v>
                </c:pt>
                <c:pt idx="3298">
                  <c:v>8.9907051534000004</c:v>
                </c:pt>
                <c:pt idx="3299">
                  <c:v>8.9906929266179993</c:v>
                </c:pt>
                <c:pt idx="3300">
                  <c:v>8.9906806897179994</c:v>
                </c:pt>
                <c:pt idx="3301">
                  <c:v>8.9906684426980004</c:v>
                </c:pt>
                <c:pt idx="3302">
                  <c:v>8.9906561855550002</c:v>
                </c:pt>
                <c:pt idx="3303">
                  <c:v>8.9906439182870006</c:v>
                </c:pt>
                <c:pt idx="3304">
                  <c:v>8.9906316408919995</c:v>
                </c:pt>
                <c:pt idx="3305">
                  <c:v>8.9906193533660002</c:v>
                </c:pt>
                <c:pt idx="3306">
                  <c:v>8.9906070557070006</c:v>
                </c:pt>
                <c:pt idx="3307">
                  <c:v>8.9905947479130006</c:v>
                </c:pt>
                <c:pt idx="3308">
                  <c:v>8.990582429981</c:v>
                </c:pt>
                <c:pt idx="3309">
                  <c:v>8.9905701019100004</c:v>
                </c:pt>
                <c:pt idx="3310">
                  <c:v>8.9905577636959997</c:v>
                </c:pt>
                <c:pt idx="3311">
                  <c:v>8.9905454153359994</c:v>
                </c:pt>
                <c:pt idx="3312">
                  <c:v>8.9905330568289994</c:v>
                </c:pt>
                <c:pt idx="3313">
                  <c:v>8.9905206881719995</c:v>
                </c:pt>
                <c:pt idx="3314">
                  <c:v>8.9905083093629994</c:v>
                </c:pt>
                <c:pt idx="3315">
                  <c:v>8.9904959203990007</c:v>
                </c:pt>
                <c:pt idx="3316">
                  <c:v>8.9904835212769996</c:v>
                </c:pt>
                <c:pt idx="3317">
                  <c:v>8.9904711119959995</c:v>
                </c:pt>
                <c:pt idx="3318">
                  <c:v>8.990458692552</c:v>
                </c:pt>
                <c:pt idx="3319">
                  <c:v>8.9904462629429993</c:v>
                </c:pt>
                <c:pt idx="3320">
                  <c:v>8.9904338231670007</c:v>
                </c:pt>
                <c:pt idx="3321">
                  <c:v>8.9904213732220004</c:v>
                </c:pt>
                <c:pt idx="3322">
                  <c:v>8.9904089131039999</c:v>
                </c:pt>
                <c:pt idx="3323">
                  <c:v>8.9903964428119991</c:v>
                </c:pt>
                <c:pt idx="3324">
                  <c:v>8.9903839623429995</c:v>
                </c:pt>
                <c:pt idx="3325">
                  <c:v>8.9903714716949992</c:v>
                </c:pt>
                <c:pt idx="3326">
                  <c:v>8.9903589708639995</c:v>
                </c:pt>
                <c:pt idx="3327">
                  <c:v>8.9903464598500005</c:v>
                </c:pt>
                <c:pt idx="3328">
                  <c:v>8.990333938649</c:v>
                </c:pt>
                <c:pt idx="3329">
                  <c:v>8.9903214072579996</c:v>
                </c:pt>
                <c:pt idx="3330">
                  <c:v>8.9903088656760008</c:v>
                </c:pt>
                <c:pt idx="3331">
                  <c:v>8.9902963139000001</c:v>
                </c:pt>
                <c:pt idx="3332">
                  <c:v>8.9902837519280006</c:v>
                </c:pt>
                <c:pt idx="3333">
                  <c:v>8.9902711797570003</c:v>
                </c:pt>
                <c:pt idx="3334">
                  <c:v>8.9902585973850009</c:v>
                </c:pt>
                <c:pt idx="3335">
                  <c:v>8.9902460048090003</c:v>
                </c:pt>
                <c:pt idx="3336">
                  <c:v>8.9902334020270001</c:v>
                </c:pt>
                <c:pt idx="3337">
                  <c:v>8.990220789036</c:v>
                </c:pt>
                <c:pt idx="3338">
                  <c:v>8.9902081658349999</c:v>
                </c:pt>
                <c:pt idx="3339">
                  <c:v>8.9901955324209997</c:v>
                </c:pt>
                <c:pt idx="3340">
                  <c:v>8.9901828887900006</c:v>
                </c:pt>
                <c:pt idx="3341">
                  <c:v>8.9901702349419992</c:v>
                </c:pt>
                <c:pt idx="3342">
                  <c:v>8.9901575708740005</c:v>
                </c:pt>
                <c:pt idx="3343">
                  <c:v>8.9901448965820006</c:v>
                </c:pt>
                <c:pt idx="3344">
                  <c:v>8.9901322120649994</c:v>
                </c:pt>
                <c:pt idx="3345">
                  <c:v>8.9901195173210002</c:v>
                </c:pt>
                <c:pt idx="3346">
                  <c:v>8.9901068123469994</c:v>
                </c:pt>
                <c:pt idx="3347">
                  <c:v>8.9900940971400001</c:v>
                </c:pt>
                <c:pt idx="3348">
                  <c:v>8.9900813716990005</c:v>
                </c:pt>
                <c:pt idx="3349">
                  <c:v>8.9900686360210003</c:v>
                </c:pt>
                <c:pt idx="3350">
                  <c:v>8.9900558901029992</c:v>
                </c:pt>
                <c:pt idx="3351">
                  <c:v>8.9900431339430007</c:v>
                </c:pt>
                <c:pt idx="3352">
                  <c:v>8.9900303675389992</c:v>
                </c:pt>
                <c:pt idx="3353">
                  <c:v>8.9900175908879998</c:v>
                </c:pt>
                <c:pt idx="3354">
                  <c:v>8.9900048039880005</c:v>
                </c:pt>
                <c:pt idx="3355">
                  <c:v>8.9899920068369994</c:v>
                </c:pt>
                <c:pt idx="3356">
                  <c:v>8.9899791994329998</c:v>
                </c:pt>
                <c:pt idx="3357">
                  <c:v>8.9899663817719997</c:v>
                </c:pt>
                <c:pt idx="3358">
                  <c:v>8.9899535538530007</c:v>
                </c:pt>
                <c:pt idx="3359">
                  <c:v>8.9899407156730007</c:v>
                </c:pt>
                <c:pt idx="3360">
                  <c:v>8.9899278672299996</c:v>
                </c:pt>
                <c:pt idx="3361">
                  <c:v>8.9899150085220008</c:v>
                </c:pt>
                <c:pt idx="3362">
                  <c:v>8.9899021395460004</c:v>
                </c:pt>
                <c:pt idx="3363">
                  <c:v>8.9898892603</c:v>
                </c:pt>
                <c:pt idx="3364">
                  <c:v>8.9898763707809994</c:v>
                </c:pt>
                <c:pt idx="3365">
                  <c:v>8.9898634709880003</c:v>
                </c:pt>
                <c:pt idx="3366">
                  <c:v>8.9898505609170005</c:v>
                </c:pt>
                <c:pt idx="3367">
                  <c:v>8.989837640567</c:v>
                </c:pt>
                <c:pt idx="3368">
                  <c:v>8.9898247099350002</c:v>
                </c:pt>
                <c:pt idx="3369">
                  <c:v>8.9898117690189991</c:v>
                </c:pt>
                <c:pt idx="3370">
                  <c:v>8.9897988178170003</c:v>
                </c:pt>
                <c:pt idx="3371">
                  <c:v>8.9897858563249997</c:v>
                </c:pt>
                <c:pt idx="3372">
                  <c:v>8.9897728845429992</c:v>
                </c:pt>
                <c:pt idx="3373">
                  <c:v>8.9897599024670001</c:v>
                </c:pt>
                <c:pt idx="3374">
                  <c:v>8.9897469100960006</c:v>
                </c:pt>
                <c:pt idx="3375">
                  <c:v>8.9897339074270004</c:v>
                </c:pt>
                <c:pt idx="3376">
                  <c:v>8.9897208944569993</c:v>
                </c:pt>
                <c:pt idx="3377">
                  <c:v>8.9897078711840006</c:v>
                </c:pt>
                <c:pt idx="3378">
                  <c:v>8.9896948376070007</c:v>
                </c:pt>
                <c:pt idx="3379">
                  <c:v>8.9896817937219993</c:v>
                </c:pt>
                <c:pt idx="3380">
                  <c:v>8.9896687395279997</c:v>
                </c:pt>
                <c:pt idx="3381">
                  <c:v>8.989655675022</c:v>
                </c:pt>
                <c:pt idx="3382">
                  <c:v>8.989642600202</c:v>
                </c:pt>
                <c:pt idx="3383">
                  <c:v>8.9896295150649994</c:v>
                </c:pt>
                <c:pt idx="3384">
                  <c:v>8.9896164196099999</c:v>
                </c:pt>
                <c:pt idx="3385">
                  <c:v>8.9896033138339995</c:v>
                </c:pt>
                <c:pt idx="3386">
                  <c:v>8.9895901977339996</c:v>
                </c:pt>
                <c:pt idx="3387">
                  <c:v>8.9895770713090002</c:v>
                </c:pt>
                <c:pt idx="3388">
                  <c:v>8.9895639345559992</c:v>
                </c:pt>
                <c:pt idx="3389">
                  <c:v>8.9895507874730001</c:v>
                </c:pt>
                <c:pt idx="3390">
                  <c:v>8.9895376300570007</c:v>
                </c:pt>
                <c:pt idx="3391">
                  <c:v>8.9895244623069992</c:v>
                </c:pt>
                <c:pt idx="3392">
                  <c:v>8.9895112842190006</c:v>
                </c:pt>
                <c:pt idx="3393">
                  <c:v>8.9894980957929995</c:v>
                </c:pt>
                <c:pt idx="3394">
                  <c:v>8.9894848970249992</c:v>
                </c:pt>
                <c:pt idx="3395">
                  <c:v>8.9894716879129994</c:v>
                </c:pt>
                <c:pt idx="3396">
                  <c:v>8.9894584684550001</c:v>
                </c:pt>
                <c:pt idx="3397">
                  <c:v>8.9894452386489991</c:v>
                </c:pt>
                <c:pt idx="3398">
                  <c:v>8.989431998493</c:v>
                </c:pt>
                <c:pt idx="3399">
                  <c:v>8.9894187479840006</c:v>
                </c:pt>
                <c:pt idx="3400">
                  <c:v>8.9894054871190008</c:v>
                </c:pt>
                <c:pt idx="3401">
                  <c:v>8.9893922158980004</c:v>
                </c:pt>
                <c:pt idx="3402">
                  <c:v>8.9893789343160009</c:v>
                </c:pt>
                <c:pt idx="3403">
                  <c:v>8.9893656423730004</c:v>
                </c:pt>
                <c:pt idx="3404">
                  <c:v>8.9893523400670006</c:v>
                </c:pt>
                <c:pt idx="3405">
                  <c:v>8.9893390273929992</c:v>
                </c:pt>
                <c:pt idx="3406">
                  <c:v>8.9893257043519998</c:v>
                </c:pt>
                <c:pt idx="3407">
                  <c:v>8.9893123709390004</c:v>
                </c:pt>
                <c:pt idx="3408">
                  <c:v>8.9892990271540008</c:v>
                </c:pt>
                <c:pt idx="3409">
                  <c:v>8.9892856729930006</c:v>
                </c:pt>
                <c:pt idx="3410">
                  <c:v>8.9892723084549999</c:v>
                </c:pt>
                <c:pt idx="3411">
                  <c:v>8.9892589335380002</c:v>
                </c:pt>
                <c:pt idx="3412">
                  <c:v>8.9892455482389995</c:v>
                </c:pt>
                <c:pt idx="3413">
                  <c:v>8.9892321525549992</c:v>
                </c:pt>
                <c:pt idx="3414">
                  <c:v>8.9892187464849993</c:v>
                </c:pt>
                <c:pt idx="3415">
                  <c:v>8.9892053300269996</c:v>
                </c:pt>
                <c:pt idx="3416">
                  <c:v>8.9891919031779999</c:v>
                </c:pt>
                <c:pt idx="3417">
                  <c:v>8.9891784659359999</c:v>
                </c:pt>
                <c:pt idx="3418">
                  <c:v>8.9891650182989995</c:v>
                </c:pt>
                <c:pt idx="3419">
                  <c:v>8.9891515602650003</c:v>
                </c:pt>
                <c:pt idx="3420">
                  <c:v>8.9891380918310002</c:v>
                </c:pt>
                <c:pt idx="3421">
                  <c:v>8.9891246129950009</c:v>
                </c:pt>
                <c:pt idx="3422">
                  <c:v>8.9891111237560004</c:v>
                </c:pt>
                <c:pt idx="3423">
                  <c:v>8.9890976241100002</c:v>
                </c:pt>
                <c:pt idx="3424">
                  <c:v>8.9890841140560003</c:v>
                </c:pt>
                <c:pt idx="3425">
                  <c:v>8.9890705935910002</c:v>
                </c:pt>
                <c:pt idx="3426">
                  <c:v>8.9890570627140001</c:v>
                </c:pt>
                <c:pt idx="3427">
                  <c:v>8.9890435214219995</c:v>
                </c:pt>
                <c:pt idx="3428">
                  <c:v>8.9890299697130001</c:v>
                </c:pt>
                <c:pt idx="3429">
                  <c:v>8.9890164075839998</c:v>
                </c:pt>
                <c:pt idx="3430">
                  <c:v>8.9890028350340003</c:v>
                </c:pt>
                <c:pt idx="3431">
                  <c:v>8.9889892520609997</c:v>
                </c:pt>
                <c:pt idx="3432">
                  <c:v>8.9889756586609995</c:v>
                </c:pt>
                <c:pt idx="3433">
                  <c:v>8.9889620548339995</c:v>
                </c:pt>
                <c:pt idx="3434">
                  <c:v>8.9889484405769995</c:v>
                </c:pt>
                <c:pt idx="3435">
                  <c:v>8.9889348158869993</c:v>
                </c:pt>
                <c:pt idx="3436">
                  <c:v>8.9889211807630005</c:v>
                </c:pt>
                <c:pt idx="3437">
                  <c:v>8.9889075352019994</c:v>
                </c:pt>
                <c:pt idx="3438">
                  <c:v>8.9888938792029993</c:v>
                </c:pt>
                <c:pt idx="3439">
                  <c:v>8.988880212762</c:v>
                </c:pt>
                <c:pt idx="3440">
                  <c:v>8.9888665358789996</c:v>
                </c:pt>
                <c:pt idx="3441">
                  <c:v>8.9888528485499997</c:v>
                </c:pt>
                <c:pt idx="3442">
                  <c:v>8.988839150774</c:v>
                </c:pt>
                <c:pt idx="3443">
                  <c:v>8.9888254425480003</c:v>
                </c:pt>
                <c:pt idx="3444">
                  <c:v>8.9888117238710006</c:v>
                </c:pt>
                <c:pt idx="3445">
                  <c:v>8.9887979947400005</c:v>
                </c:pt>
                <c:pt idx="3446">
                  <c:v>8.9887842551529999</c:v>
                </c:pt>
                <c:pt idx="3447">
                  <c:v>8.9887705051080005</c:v>
                </c:pt>
                <c:pt idx="3448">
                  <c:v>8.988756744602</c:v>
                </c:pt>
                <c:pt idx="3449">
                  <c:v>8.9887429736340003</c:v>
                </c:pt>
                <c:pt idx="3450">
                  <c:v>8.9887291922019994</c:v>
                </c:pt>
                <c:pt idx="3451">
                  <c:v>8.9887154003030005</c:v>
                </c:pt>
                <c:pt idx="3452">
                  <c:v>8.988701597935</c:v>
                </c:pt>
                <c:pt idx="3453">
                  <c:v>8.9886877850969995</c:v>
                </c:pt>
                <c:pt idx="3454">
                  <c:v>8.9886739617850004</c:v>
                </c:pt>
                <c:pt idx="3455">
                  <c:v>8.9886601279989993</c:v>
                </c:pt>
                <c:pt idx="3456">
                  <c:v>8.9886462837349992</c:v>
                </c:pt>
                <c:pt idx="3457">
                  <c:v>8.9886324289920001</c:v>
                </c:pt>
                <c:pt idx="3458">
                  <c:v>8.988618563767</c:v>
                </c:pt>
                <c:pt idx="3459">
                  <c:v>8.9886046880590005</c:v>
                </c:pt>
                <c:pt idx="3460">
                  <c:v>8.9885908018649996</c:v>
                </c:pt>
                <c:pt idx="3461">
                  <c:v>8.9885769051830007</c:v>
                </c:pt>
                <c:pt idx="3462">
                  <c:v>8.988562998011</c:v>
                </c:pt>
                <c:pt idx="3463">
                  <c:v>8.9885490803479993</c:v>
                </c:pt>
                <c:pt idx="3464">
                  <c:v>8.9885351521899999</c:v>
                </c:pt>
                <c:pt idx="3465">
                  <c:v>8.988521213536</c:v>
                </c:pt>
                <c:pt idx="3466">
                  <c:v>8.9885072643839994</c:v>
                </c:pt>
                <c:pt idx="3467">
                  <c:v>8.9884933047319997</c:v>
                </c:pt>
                <c:pt idx="3468">
                  <c:v>8.9884793345770007</c:v>
                </c:pt>
                <c:pt idx="3469">
                  <c:v>8.9884653539180004</c:v>
                </c:pt>
                <c:pt idx="3470">
                  <c:v>8.9884513627520004</c:v>
                </c:pt>
                <c:pt idx="3471">
                  <c:v>8.9884373610770005</c:v>
                </c:pt>
                <c:pt idx="3472">
                  <c:v>8.9884233488920007</c:v>
                </c:pt>
                <c:pt idx="3473">
                  <c:v>8.9884093261930005</c:v>
                </c:pt>
                <c:pt idx="3474">
                  <c:v>8.98839529298</c:v>
                </c:pt>
                <c:pt idx="3475">
                  <c:v>8.9883812492500006</c:v>
                </c:pt>
                <c:pt idx="3476">
                  <c:v>8.9883671950010005</c:v>
                </c:pt>
                <c:pt idx="3477">
                  <c:v>8.9883531302299993</c:v>
                </c:pt>
                <c:pt idx="3478">
                  <c:v>8.9883390549370006</c:v>
                </c:pt>
                <c:pt idx="3479">
                  <c:v>8.9883249691180005</c:v>
                </c:pt>
                <c:pt idx="3480">
                  <c:v>8.9883108727720007</c:v>
                </c:pt>
                <c:pt idx="3481">
                  <c:v>8.9882967658959991</c:v>
                </c:pt>
                <c:pt idx="3482">
                  <c:v>8.9882826484889993</c:v>
                </c:pt>
                <c:pt idx="3483">
                  <c:v>8.9882685205489992</c:v>
                </c:pt>
                <c:pt idx="3484">
                  <c:v>8.9882543820730003</c:v>
                </c:pt>
                <c:pt idx="3485">
                  <c:v>8.9882402330590008</c:v>
                </c:pt>
                <c:pt idx="3486">
                  <c:v>8.9882260735060004</c:v>
                </c:pt>
                <c:pt idx="3487">
                  <c:v>8.9882119034110008</c:v>
                </c:pt>
                <c:pt idx="3488">
                  <c:v>8.9881977227730001</c:v>
                </c:pt>
                <c:pt idx="3489">
                  <c:v>8.9881835315879997</c:v>
                </c:pt>
                <c:pt idx="3490">
                  <c:v>8.9881693298559995</c:v>
                </c:pt>
                <c:pt idx="3491">
                  <c:v>8.9881551175739993</c:v>
                </c:pt>
                <c:pt idx="3492">
                  <c:v>8.9881408947410009</c:v>
                </c:pt>
                <c:pt idx="3493">
                  <c:v>8.9881266613530002</c:v>
                </c:pt>
                <c:pt idx="3494">
                  <c:v>8.9881124174090008</c:v>
                </c:pt>
                <c:pt idx="3495">
                  <c:v>8.9880981629080008</c:v>
                </c:pt>
                <c:pt idx="3496">
                  <c:v>8.9880838978469999</c:v>
                </c:pt>
                <c:pt idx="3497">
                  <c:v>8.9880696222229997</c:v>
                </c:pt>
                <c:pt idx="3498">
                  <c:v>8.988055336036</c:v>
                </c:pt>
                <c:pt idx="3499">
                  <c:v>8.9880410392830008</c:v>
                </c:pt>
                <c:pt idx="3500">
                  <c:v>8.9880267319609999</c:v>
                </c:pt>
                <c:pt idx="3501">
                  <c:v>8.9880124140700008</c:v>
                </c:pt>
                <c:pt idx="3502">
                  <c:v>8.9879980856059998</c:v>
                </c:pt>
                <c:pt idx="3503">
                  <c:v>8.9879837465690002</c:v>
                </c:pt>
                <c:pt idx="3504">
                  <c:v>8.9879693969550001</c:v>
                </c:pt>
                <c:pt idx="3505">
                  <c:v>8.9879550367639993</c:v>
                </c:pt>
                <c:pt idx="3506">
                  <c:v>8.9879406659919994</c:v>
                </c:pt>
                <c:pt idx="3507">
                  <c:v>8.9879262846390002</c:v>
                </c:pt>
                <c:pt idx="3508">
                  <c:v>8.9879118927009998</c:v>
                </c:pt>
                <c:pt idx="3509">
                  <c:v>8.9878974901769997</c:v>
                </c:pt>
                <c:pt idx="3510">
                  <c:v>8.9878830770659999</c:v>
                </c:pt>
                <c:pt idx="3511">
                  <c:v>8.987868653364</c:v>
                </c:pt>
                <c:pt idx="3512">
                  <c:v>8.9878542190699999</c:v>
                </c:pt>
                <c:pt idx="3513">
                  <c:v>8.9878397741819995</c:v>
                </c:pt>
                <c:pt idx="3514">
                  <c:v>8.9878253186990005</c:v>
                </c:pt>
                <c:pt idx="3515">
                  <c:v>8.9878108526170006</c:v>
                </c:pt>
                <c:pt idx="3516">
                  <c:v>8.987796375936</c:v>
                </c:pt>
                <c:pt idx="3517">
                  <c:v>8.987781888652</c:v>
                </c:pt>
                <c:pt idx="3518">
                  <c:v>8.9877673907650006</c:v>
                </c:pt>
                <c:pt idx="3519">
                  <c:v>8.9877528822719999</c:v>
                </c:pt>
                <c:pt idx="3520">
                  <c:v>8.9877383631709993</c:v>
                </c:pt>
                <c:pt idx="3521">
                  <c:v>8.9877238334610006</c:v>
                </c:pt>
                <c:pt idx="3522">
                  <c:v>8.9877092931379998</c:v>
                </c:pt>
                <c:pt idx="3523">
                  <c:v>8.9876947422020006</c:v>
                </c:pt>
                <c:pt idx="3524">
                  <c:v>8.9876801806509992</c:v>
                </c:pt>
                <c:pt idx="3525">
                  <c:v>8.9876656084820006</c:v>
                </c:pt>
                <c:pt idx="3526">
                  <c:v>8.9876510256929993</c:v>
                </c:pt>
                <c:pt idx="3527">
                  <c:v>8.9876364322830007</c:v>
                </c:pt>
                <c:pt idx="3528">
                  <c:v>8.9876218282490008</c:v>
                </c:pt>
                <c:pt idx="3529">
                  <c:v>8.9876072135899996</c:v>
                </c:pt>
                <c:pt idx="3530">
                  <c:v>8.9875925883040004</c:v>
                </c:pt>
                <c:pt idx="3531">
                  <c:v>8.9875779523879995</c:v>
                </c:pt>
                <c:pt idx="3532">
                  <c:v>8.9875633058410003</c:v>
                </c:pt>
                <c:pt idx="3533">
                  <c:v>8.9875486486610008</c:v>
                </c:pt>
                <c:pt idx="3534">
                  <c:v>8.9875339808460009</c:v>
                </c:pt>
                <c:pt idx="3535">
                  <c:v>8.9875193023940003</c:v>
                </c:pt>
                <c:pt idx="3536">
                  <c:v>8.9875046133030008</c:v>
                </c:pt>
                <c:pt idx="3537">
                  <c:v>8.9874899135710002</c:v>
                </c:pt>
                <c:pt idx="3538">
                  <c:v>8.9874752031960004</c:v>
                </c:pt>
                <c:pt idx="3539">
                  <c:v>8.9874604821769992</c:v>
                </c:pt>
                <c:pt idx="3540">
                  <c:v>8.9874457505110001</c:v>
                </c:pt>
                <c:pt idx="3541">
                  <c:v>8.9874310081959994</c:v>
                </c:pt>
                <c:pt idx="3542">
                  <c:v>8.9874162552310004</c:v>
                </c:pt>
                <c:pt idx="3543">
                  <c:v>8.9874014916139995</c:v>
                </c:pt>
                <c:pt idx="3544">
                  <c:v>8.9873867173419999</c:v>
                </c:pt>
                <c:pt idx="3545">
                  <c:v>8.9873719324139998</c:v>
                </c:pt>
                <c:pt idx="3546">
                  <c:v>8.9873571368280007</c:v>
                </c:pt>
                <c:pt idx="3547">
                  <c:v>8.9873423305820008</c:v>
                </c:pt>
                <c:pt idx="3548">
                  <c:v>8.9873275136739998</c:v>
                </c:pt>
                <c:pt idx="3549">
                  <c:v>8.9873126861019994</c:v>
                </c:pt>
                <c:pt idx="3550">
                  <c:v>8.9872978478639993</c:v>
                </c:pt>
                <c:pt idx="3551">
                  <c:v>8.9872829989589995</c:v>
                </c:pt>
                <c:pt idx="3552">
                  <c:v>8.9872681393849998</c:v>
                </c:pt>
                <c:pt idx="3553">
                  <c:v>8.9872532691389999</c:v>
                </c:pt>
                <c:pt idx="3554">
                  <c:v>8.9872383882189997</c:v>
                </c:pt>
                <c:pt idx="3555">
                  <c:v>8.9872234966250009</c:v>
                </c:pt>
                <c:pt idx="3556">
                  <c:v>8.9872085943529996</c:v>
                </c:pt>
                <c:pt idx="3557">
                  <c:v>8.9871936814019993</c:v>
                </c:pt>
                <c:pt idx="3558">
                  <c:v>8.9871787577709998</c:v>
                </c:pt>
                <c:pt idx="3559">
                  <c:v>8.9871638234569993</c:v>
                </c:pt>
                <c:pt idx="3560">
                  <c:v>8.9871488784579991</c:v>
                </c:pt>
                <c:pt idx="3561">
                  <c:v>8.9871339227729994</c:v>
                </c:pt>
                <c:pt idx="3562">
                  <c:v>8.9871189563999998</c:v>
                </c:pt>
                <c:pt idx="3563">
                  <c:v>8.9871039793360001</c:v>
                </c:pt>
                <c:pt idx="3564">
                  <c:v>8.9870889915810004</c:v>
                </c:pt>
                <c:pt idx="3565">
                  <c:v>8.9870739931310002</c:v>
                </c:pt>
                <c:pt idx="3566">
                  <c:v>8.9870589839859996</c:v>
                </c:pt>
                <c:pt idx="3567">
                  <c:v>8.987043964143</c:v>
                </c:pt>
                <c:pt idx="3568">
                  <c:v>8.9870289335999995</c:v>
                </c:pt>
                <c:pt idx="3569">
                  <c:v>8.9870138923559999</c:v>
                </c:pt>
                <c:pt idx="3570">
                  <c:v>8.9869988404090009</c:v>
                </c:pt>
                <c:pt idx="3571">
                  <c:v>8.9869837777570005</c:v>
                </c:pt>
                <c:pt idx="3572">
                  <c:v>8.9869687043980004</c:v>
                </c:pt>
                <c:pt idx="3573">
                  <c:v>8.9869536203310005</c:v>
                </c:pt>
                <c:pt idx="3574">
                  <c:v>8.9869385255520005</c:v>
                </c:pt>
                <c:pt idx="3575">
                  <c:v>8.9869234200620003</c:v>
                </c:pt>
                <c:pt idx="3576">
                  <c:v>8.9869083038569997</c:v>
                </c:pt>
                <c:pt idx="3577">
                  <c:v>8.9868931769350002</c:v>
                </c:pt>
                <c:pt idx="3578">
                  <c:v>8.9868780392960002</c:v>
                </c:pt>
                <c:pt idx="3579">
                  <c:v>8.9868628909369992</c:v>
                </c:pt>
                <c:pt idx="3580">
                  <c:v>8.9868477318570008</c:v>
                </c:pt>
                <c:pt idx="3581">
                  <c:v>8.9868325620529994</c:v>
                </c:pt>
                <c:pt idx="3582">
                  <c:v>8.9868173815240002</c:v>
                </c:pt>
                <c:pt idx="3583">
                  <c:v>8.9868021902679995</c:v>
                </c:pt>
                <c:pt idx="3584">
                  <c:v>8.9867869882830007</c:v>
                </c:pt>
                <c:pt idx="3585">
                  <c:v>8.986771775567</c:v>
                </c:pt>
                <c:pt idx="3586">
                  <c:v>8.9867565521180008</c:v>
                </c:pt>
                <c:pt idx="3587">
                  <c:v>8.9867413179359996</c:v>
                </c:pt>
                <c:pt idx="3588">
                  <c:v>8.9867260730169995</c:v>
                </c:pt>
                <c:pt idx="3589">
                  <c:v>8.9867108173600005</c:v>
                </c:pt>
                <c:pt idx="3590">
                  <c:v>8.9866955509630007</c:v>
                </c:pt>
                <c:pt idx="3591">
                  <c:v>8.9866802738249998</c:v>
                </c:pt>
                <c:pt idx="3592">
                  <c:v>8.9866649859429995</c:v>
                </c:pt>
                <c:pt idx="3593">
                  <c:v>8.9866496873159996</c:v>
                </c:pt>
                <c:pt idx="3594">
                  <c:v>8.9866343779419999</c:v>
                </c:pt>
                <c:pt idx="3595">
                  <c:v>8.9866190578200005</c:v>
                </c:pt>
                <c:pt idx="3596">
                  <c:v>8.9866037269460008</c:v>
                </c:pt>
                <c:pt idx="3597">
                  <c:v>8.9865883853209994</c:v>
                </c:pt>
                <c:pt idx="3598">
                  <c:v>8.9865730329409992</c:v>
                </c:pt>
                <c:pt idx="3599">
                  <c:v>8.9865576698050003</c:v>
                </c:pt>
                <c:pt idx="3600">
                  <c:v>8.9865422959120007</c:v>
                </c:pt>
                <c:pt idx="3601">
                  <c:v>8.9865269112590003</c:v>
                </c:pt>
                <c:pt idx="3602">
                  <c:v>8.9865115158450006</c:v>
                </c:pt>
                <c:pt idx="3603">
                  <c:v>8.9864961096669997</c:v>
                </c:pt>
                <c:pt idx="3604">
                  <c:v>8.9864806927249994</c:v>
                </c:pt>
                <c:pt idx="3605">
                  <c:v>8.9864652650159993</c:v>
                </c:pt>
                <c:pt idx="3606">
                  <c:v>8.9864498265389994</c:v>
                </c:pt>
                <c:pt idx="3607">
                  <c:v>8.9864343772909994</c:v>
                </c:pt>
                <c:pt idx="3608">
                  <c:v>8.9864189172719993</c:v>
                </c:pt>
                <c:pt idx="3609">
                  <c:v>8.9864034464790006</c:v>
                </c:pt>
                <c:pt idx="3610">
                  <c:v>8.9863879649099996</c:v>
                </c:pt>
                <c:pt idx="3611">
                  <c:v>8.9863724725639997</c:v>
                </c:pt>
                <c:pt idx="3612">
                  <c:v>8.9863569694390009</c:v>
                </c:pt>
                <c:pt idx="3613">
                  <c:v>8.9863414555339993</c:v>
                </c:pt>
                <c:pt idx="3614">
                  <c:v>8.9863259308460002</c:v>
                </c:pt>
                <c:pt idx="3615">
                  <c:v>8.9863103953729997</c:v>
                </c:pt>
                <c:pt idx="3616">
                  <c:v>8.9862948491149996</c:v>
                </c:pt>
                <c:pt idx="3617">
                  <c:v>8.9862792920689998</c:v>
                </c:pt>
                <c:pt idx="3618">
                  <c:v>8.9862637242329999</c:v>
                </c:pt>
                <c:pt idx="3619">
                  <c:v>8.9862481456059999</c:v>
                </c:pt>
                <c:pt idx="3620">
                  <c:v>8.9862325561869998</c:v>
                </c:pt>
                <c:pt idx="3621">
                  <c:v>8.9862169559720009</c:v>
                </c:pt>
                <c:pt idx="3622">
                  <c:v>8.9862013449609996</c:v>
                </c:pt>
                <c:pt idx="3623">
                  <c:v>8.9861857231519995</c:v>
                </c:pt>
                <c:pt idx="3624">
                  <c:v>8.9861700905430002</c:v>
                </c:pt>
                <c:pt idx="3625">
                  <c:v>8.9861544471319998</c:v>
                </c:pt>
                <c:pt idx="3626">
                  <c:v>8.986138792917</c:v>
                </c:pt>
                <c:pt idx="3627">
                  <c:v>8.9861231278980007</c:v>
                </c:pt>
                <c:pt idx="3628">
                  <c:v>8.9861074520719999</c:v>
                </c:pt>
                <c:pt idx="3629">
                  <c:v>8.9860917654369992</c:v>
                </c:pt>
                <c:pt idx="3630">
                  <c:v>8.9860760679920002</c:v>
                </c:pt>
                <c:pt idx="3631">
                  <c:v>8.9860603597349993</c:v>
                </c:pt>
                <c:pt idx="3632">
                  <c:v>8.9860446406639998</c:v>
                </c:pt>
                <c:pt idx="3633">
                  <c:v>8.9860289107779998</c:v>
                </c:pt>
                <c:pt idx="3634">
                  <c:v>8.9860131700749992</c:v>
                </c:pt>
                <c:pt idx="3635">
                  <c:v>8.9859974185529996</c:v>
                </c:pt>
                <c:pt idx="3636">
                  <c:v>8.9859816562100008</c:v>
                </c:pt>
                <c:pt idx="3637">
                  <c:v>8.9859658830450009</c:v>
                </c:pt>
                <c:pt idx="3638">
                  <c:v>8.9859500990559997</c:v>
                </c:pt>
                <c:pt idx="3639">
                  <c:v>8.9859343042420008</c:v>
                </c:pt>
                <c:pt idx="3640">
                  <c:v>8.9859184986000002</c:v>
                </c:pt>
                <c:pt idx="3641">
                  <c:v>8.9859026821289998</c:v>
                </c:pt>
                <c:pt idx="3642">
                  <c:v>8.9858868548269992</c:v>
                </c:pt>
                <c:pt idx="3643">
                  <c:v>8.9858710166930003</c:v>
                </c:pt>
                <c:pt idx="3644">
                  <c:v>8.9858551677240008</c:v>
                </c:pt>
                <c:pt idx="3645">
                  <c:v>8.9858393079199992</c:v>
                </c:pt>
                <c:pt idx="3646">
                  <c:v>8.9858234372790005</c:v>
                </c:pt>
                <c:pt idx="3647">
                  <c:v>8.9858075557980008</c:v>
                </c:pt>
                <c:pt idx="3648">
                  <c:v>8.9857916634760002</c:v>
                </c:pt>
                <c:pt idx="3649">
                  <c:v>8.9857757603120003</c:v>
                </c:pt>
                <c:pt idx="3650">
                  <c:v>8.9857598463039992</c:v>
                </c:pt>
                <c:pt idx="3651">
                  <c:v>8.985743921449</c:v>
                </c:pt>
                <c:pt idx="3652">
                  <c:v>8.9857279857479995</c:v>
                </c:pt>
                <c:pt idx="3653">
                  <c:v>8.9857120391970007</c:v>
                </c:pt>
                <c:pt idx="3654">
                  <c:v>8.985696081795</c:v>
                </c:pt>
                <c:pt idx="3655">
                  <c:v>8.9856801135400008</c:v>
                </c:pt>
                <c:pt idx="3656">
                  <c:v>8.9856641344309995</c:v>
                </c:pt>
                <c:pt idx="3657">
                  <c:v>8.9856481444669996</c:v>
                </c:pt>
                <c:pt idx="3658">
                  <c:v>8.9856321436450006</c:v>
                </c:pt>
                <c:pt idx="3659">
                  <c:v>8.9856161319630008</c:v>
                </c:pt>
                <c:pt idx="3660">
                  <c:v>8.9856001094210001</c:v>
                </c:pt>
                <c:pt idx="3661">
                  <c:v>8.985584076016</c:v>
                </c:pt>
                <c:pt idx="3662">
                  <c:v>8.9855680317470004</c:v>
                </c:pt>
                <c:pt idx="3663">
                  <c:v>8.9855519766129994</c:v>
                </c:pt>
                <c:pt idx="3664">
                  <c:v>8.9855359106100003</c:v>
                </c:pt>
                <c:pt idx="3665">
                  <c:v>8.9855198337389997</c:v>
                </c:pt>
                <c:pt idx="3666">
                  <c:v>8.9855037459970006</c:v>
                </c:pt>
                <c:pt idx="3667">
                  <c:v>8.9854876473829997</c:v>
                </c:pt>
                <c:pt idx="3668">
                  <c:v>8.9854715378950001</c:v>
                </c:pt>
                <c:pt idx="3669">
                  <c:v>8.985455417531</c:v>
                </c:pt>
                <c:pt idx="3670">
                  <c:v>8.9854392862889991</c:v>
                </c:pt>
                <c:pt idx="3671">
                  <c:v>8.9854231441689993</c:v>
                </c:pt>
                <c:pt idx="3672">
                  <c:v>8.9854069911680003</c:v>
                </c:pt>
                <c:pt idx="3673">
                  <c:v>8.9853908272850003</c:v>
                </c:pt>
                <c:pt idx="3674">
                  <c:v>8.9853746525190008</c:v>
                </c:pt>
                <c:pt idx="3675">
                  <c:v>8.9853584668669999</c:v>
                </c:pt>
                <c:pt idx="3676">
                  <c:v>8.9853422703279993</c:v>
                </c:pt>
                <c:pt idx="3677">
                  <c:v>8.9853260629000005</c:v>
                </c:pt>
                <c:pt idx="3678">
                  <c:v>8.9853098445819999</c:v>
                </c:pt>
                <c:pt idx="3679">
                  <c:v>8.9852936153720009</c:v>
                </c:pt>
                <c:pt idx="3680">
                  <c:v>8.9852773752679997</c:v>
                </c:pt>
                <c:pt idx="3681">
                  <c:v>8.98526112427</c:v>
                </c:pt>
                <c:pt idx="3682">
                  <c:v>8.9852448623749996</c:v>
                </c:pt>
                <c:pt idx="3683">
                  <c:v>8.9852285895810002</c:v>
                </c:pt>
                <c:pt idx="3684">
                  <c:v>8.985212305888</c:v>
                </c:pt>
                <c:pt idx="3685">
                  <c:v>8.9851960112930005</c:v>
                </c:pt>
                <c:pt idx="3686">
                  <c:v>8.9851797057949998</c:v>
                </c:pt>
                <c:pt idx="3687">
                  <c:v>8.9851633893919995</c:v>
                </c:pt>
                <c:pt idx="3688">
                  <c:v>8.9851470620829996</c:v>
                </c:pt>
                <c:pt idx="3689">
                  <c:v>8.9851307238659999</c:v>
                </c:pt>
                <c:pt idx="3690">
                  <c:v>8.9851143747390001</c:v>
                </c:pt>
                <c:pt idx="3691">
                  <c:v>8.9850980147020003</c:v>
                </c:pt>
                <c:pt idx="3692">
                  <c:v>8.9850816437520002</c:v>
                </c:pt>
                <c:pt idx="3693">
                  <c:v>8.9850652618869997</c:v>
                </c:pt>
                <c:pt idx="3694">
                  <c:v>8.9850488691070005</c:v>
                </c:pt>
                <c:pt idx="3695">
                  <c:v>8.9850324654090006</c:v>
                </c:pt>
                <c:pt idx="3696">
                  <c:v>8.9850160507919998</c:v>
                </c:pt>
                <c:pt idx="3697">
                  <c:v>8.984999625255</c:v>
                </c:pt>
                <c:pt idx="3698">
                  <c:v>8.9849831887960008</c:v>
                </c:pt>
                <c:pt idx="3699">
                  <c:v>8.9849667414130003</c:v>
                </c:pt>
                <c:pt idx="3700">
                  <c:v>8.9849502831040002</c:v>
                </c:pt>
                <c:pt idx="3701">
                  <c:v>8.9849338138690005</c:v>
                </c:pt>
                <c:pt idx="3702">
                  <c:v>8.9849173337060009</c:v>
                </c:pt>
                <c:pt idx="3703">
                  <c:v>8.9849008426119994</c:v>
                </c:pt>
                <c:pt idx="3704">
                  <c:v>8.9848843405869996</c:v>
                </c:pt>
                <c:pt idx="3705">
                  <c:v>8.9848678276289995</c:v>
                </c:pt>
                <c:pt idx="3706">
                  <c:v>8.9848513037360007</c:v>
                </c:pt>
                <c:pt idx="3707">
                  <c:v>8.9848347689069996</c:v>
                </c:pt>
                <c:pt idx="3708">
                  <c:v>8.9848182231399996</c:v>
                </c:pt>
                <c:pt idx="3709">
                  <c:v>8.9848016664340005</c:v>
                </c:pt>
                <c:pt idx="3710">
                  <c:v>8.9847850987870004</c:v>
                </c:pt>
                <c:pt idx="3711">
                  <c:v>8.9847685201979992</c:v>
                </c:pt>
                <c:pt idx="3712">
                  <c:v>8.9847519306650003</c:v>
                </c:pt>
                <c:pt idx="3713">
                  <c:v>8.984735330186</c:v>
                </c:pt>
                <c:pt idx="3714">
                  <c:v>8.9847187187599999</c:v>
                </c:pt>
                <c:pt idx="3715">
                  <c:v>8.984702096386</c:v>
                </c:pt>
                <c:pt idx="3716">
                  <c:v>8.9846854630620001</c:v>
                </c:pt>
                <c:pt idx="3717">
                  <c:v>8.984668818786</c:v>
                </c:pt>
                <c:pt idx="3718">
                  <c:v>8.9846521635559995</c:v>
                </c:pt>
                <c:pt idx="3719">
                  <c:v>8.9846354973720004</c:v>
                </c:pt>
                <c:pt idx="3720">
                  <c:v>8.9846188202320008</c:v>
                </c:pt>
                <c:pt idx="3721">
                  <c:v>8.9846021321350005</c:v>
                </c:pt>
                <c:pt idx="3722">
                  <c:v>8.9845854330779993</c:v>
                </c:pt>
                <c:pt idx="3723">
                  <c:v>8.9845687230600007</c:v>
                </c:pt>
                <c:pt idx="3724">
                  <c:v>8.9845520020799992</c:v>
                </c:pt>
                <c:pt idx="3725">
                  <c:v>8.984535270136</c:v>
                </c:pt>
                <c:pt idx="3726">
                  <c:v>8.9845185272259993</c:v>
                </c:pt>
                <c:pt idx="3727">
                  <c:v>8.9845017733500008</c:v>
                </c:pt>
                <c:pt idx="3728">
                  <c:v>8.9844850085060006</c:v>
                </c:pt>
                <c:pt idx="3729">
                  <c:v>8.9844682326910004</c:v>
                </c:pt>
                <c:pt idx="3730">
                  <c:v>8.9844514459060001</c:v>
                </c:pt>
                <c:pt idx="3731">
                  <c:v>8.9844346481469994</c:v>
                </c:pt>
                <c:pt idx="3732">
                  <c:v>8.9844178394140002</c:v>
                </c:pt>
                <c:pt idx="3733">
                  <c:v>8.9844010197050004</c:v>
                </c:pt>
                <c:pt idx="3734">
                  <c:v>8.9843841890189999</c:v>
                </c:pt>
                <c:pt idx="3735">
                  <c:v>8.9843673473540004</c:v>
                </c:pt>
                <c:pt idx="3736">
                  <c:v>8.984350494709</c:v>
                </c:pt>
                <c:pt idx="3737">
                  <c:v>8.9843336310810002</c:v>
                </c:pt>
                <c:pt idx="3738">
                  <c:v>8.9843167564709994</c:v>
                </c:pt>
                <c:pt idx="3739">
                  <c:v>8.9842998708750006</c:v>
                </c:pt>
                <c:pt idx="3740">
                  <c:v>8.9842829742930004</c:v>
                </c:pt>
                <c:pt idx="3741">
                  <c:v>8.9842660667240004</c:v>
                </c:pt>
                <c:pt idx="3742">
                  <c:v>8.9842491481650004</c:v>
                </c:pt>
                <c:pt idx="3743">
                  <c:v>8.9842322186150003</c:v>
                </c:pt>
                <c:pt idx="3744">
                  <c:v>8.984215278073</c:v>
                </c:pt>
                <c:pt idx="3745">
                  <c:v>8.9841983265379994</c:v>
                </c:pt>
                <c:pt idx="3746">
                  <c:v>8.9841813640070001</c:v>
                </c:pt>
                <c:pt idx="3747">
                  <c:v>8.9841643904800002</c:v>
                </c:pt>
                <c:pt idx="3748">
                  <c:v>8.9841474059539994</c:v>
                </c:pt>
                <c:pt idx="3749">
                  <c:v>8.9841304104289996</c:v>
                </c:pt>
                <c:pt idx="3750">
                  <c:v>8.9841134039030006</c:v>
                </c:pt>
                <c:pt idx="3751">
                  <c:v>8.9840963863740004</c:v>
                </c:pt>
                <c:pt idx="3752">
                  <c:v>8.9840793578420008</c:v>
                </c:pt>
                <c:pt idx="3753">
                  <c:v>8.9840623183029997</c:v>
                </c:pt>
                <c:pt idx="3754">
                  <c:v>8.9840452677580007</c:v>
                </c:pt>
                <c:pt idx="3755">
                  <c:v>8.9840282062050001</c:v>
                </c:pt>
                <c:pt idx="3756">
                  <c:v>8.9840111336419994</c:v>
                </c:pt>
                <c:pt idx="3757">
                  <c:v>8.9839940500670004</c:v>
                </c:pt>
                <c:pt idx="3758">
                  <c:v>8.9839769554799993</c:v>
                </c:pt>
                <c:pt idx="3759">
                  <c:v>8.9839598498789996</c:v>
                </c:pt>
                <c:pt idx="3760">
                  <c:v>8.9839427332619994</c:v>
                </c:pt>
                <c:pt idx="3761">
                  <c:v>8.9839256056280004</c:v>
                </c:pt>
                <c:pt idx="3762">
                  <c:v>8.9839084669760005</c:v>
                </c:pt>
                <c:pt idx="3763">
                  <c:v>8.9838913173039998</c:v>
                </c:pt>
                <c:pt idx="3764">
                  <c:v>8.9838741566099998</c:v>
                </c:pt>
                <c:pt idx="3765">
                  <c:v>8.9838569848940004</c:v>
                </c:pt>
                <c:pt idx="3766">
                  <c:v>8.9838398021529997</c:v>
                </c:pt>
                <c:pt idx="3767">
                  <c:v>8.9838226083869994</c:v>
                </c:pt>
                <c:pt idx="3768">
                  <c:v>8.9838054035929993</c:v>
                </c:pt>
                <c:pt idx="3769">
                  <c:v>8.9837881877709993</c:v>
                </c:pt>
                <c:pt idx="3770">
                  <c:v>8.9837709609199994</c:v>
                </c:pt>
                <c:pt idx="3771">
                  <c:v>8.9837537230369993</c:v>
                </c:pt>
                <c:pt idx="3772">
                  <c:v>8.9837364741210006</c:v>
                </c:pt>
                <c:pt idx="3773">
                  <c:v>8.9837192141709998</c:v>
                </c:pt>
                <c:pt idx="3774">
                  <c:v>8.9837019431850003</c:v>
                </c:pt>
                <c:pt idx="3775">
                  <c:v>8.983684661162</c:v>
                </c:pt>
                <c:pt idx="3776">
                  <c:v>8.9836673681010009</c:v>
                </c:pt>
                <c:pt idx="3777">
                  <c:v>8.9836500640000008</c:v>
                </c:pt>
                <c:pt idx="3778">
                  <c:v>8.9836327488579997</c:v>
                </c:pt>
                <c:pt idx="3779">
                  <c:v>8.9836154226729992</c:v>
                </c:pt>
                <c:pt idx="3780">
                  <c:v>8.9835980854439992</c:v>
                </c:pt>
                <c:pt idx="3781">
                  <c:v>8.9835807371699996</c:v>
                </c:pt>
                <c:pt idx="3782">
                  <c:v>8.9835633778490003</c:v>
                </c:pt>
                <c:pt idx="3783">
                  <c:v>8.9835460074789992</c:v>
                </c:pt>
                <c:pt idx="3784">
                  <c:v>8.98352862606</c:v>
                </c:pt>
                <c:pt idx="3785">
                  <c:v>8.9835112335900007</c:v>
                </c:pt>
                <c:pt idx="3786">
                  <c:v>8.9834938300679994</c:v>
                </c:pt>
                <c:pt idx="3787">
                  <c:v>8.9834764154909994</c:v>
                </c:pt>
                <c:pt idx="3788">
                  <c:v>8.9834589898600008</c:v>
                </c:pt>
                <c:pt idx="3789">
                  <c:v>8.9834415531709997</c:v>
                </c:pt>
                <c:pt idx="3790">
                  <c:v>8.9834241054249997</c:v>
                </c:pt>
                <c:pt idx="3791">
                  <c:v>8.9834066466200007</c:v>
                </c:pt>
                <c:pt idx="3792">
                  <c:v>8.9833891767540006</c:v>
                </c:pt>
                <c:pt idx="3793">
                  <c:v>8.9833716958249994</c:v>
                </c:pt>
                <c:pt idx="3794">
                  <c:v>8.9833542038330005</c:v>
                </c:pt>
                <c:pt idx="3795">
                  <c:v>8.9833367007770004</c:v>
                </c:pt>
                <c:pt idx="3796">
                  <c:v>8.9833191866540005</c:v>
                </c:pt>
                <c:pt idx="3797">
                  <c:v>8.9833016614630008</c:v>
                </c:pt>
                <c:pt idx="3798">
                  <c:v>8.9832841252039994</c:v>
                </c:pt>
                <c:pt idx="3799">
                  <c:v>8.9832665778739997</c:v>
                </c:pt>
                <c:pt idx="3800">
                  <c:v>8.9832490194719998</c:v>
                </c:pt>
                <c:pt idx="3801">
                  <c:v>8.9832314499979997</c:v>
                </c:pt>
                <c:pt idx="3802">
                  <c:v>8.9832138694489991</c:v>
                </c:pt>
                <c:pt idx="3803">
                  <c:v>8.9831962778239998</c:v>
                </c:pt>
                <c:pt idx="3804">
                  <c:v>8.9831786751219997</c:v>
                </c:pt>
                <c:pt idx="3805">
                  <c:v>8.9831610613410007</c:v>
                </c:pt>
                <c:pt idx="3806">
                  <c:v>8.9831434364810008</c:v>
                </c:pt>
                <c:pt idx="3807">
                  <c:v>8.9831258005389998</c:v>
                </c:pt>
                <c:pt idx="3808">
                  <c:v>8.9831081535149995</c:v>
                </c:pt>
                <c:pt idx="3809">
                  <c:v>8.9830904954079998</c:v>
                </c:pt>
                <c:pt idx="3810">
                  <c:v>8.9830728262140003</c:v>
                </c:pt>
                <c:pt idx="3811">
                  <c:v>8.9830551459349994</c:v>
                </c:pt>
                <c:pt idx="3812">
                  <c:v>8.9830374545670004</c:v>
                </c:pt>
                <c:pt idx="3813">
                  <c:v>8.9830197521099997</c:v>
                </c:pt>
                <c:pt idx="3814">
                  <c:v>8.9830020385630007</c:v>
                </c:pt>
                <c:pt idx="3815">
                  <c:v>8.9829843139239998</c:v>
                </c:pt>
                <c:pt idx="3816">
                  <c:v>8.9829665781910002</c:v>
                </c:pt>
                <c:pt idx="3817">
                  <c:v>8.9829488313640002</c:v>
                </c:pt>
                <c:pt idx="3818">
                  <c:v>8.9829310734409997</c:v>
                </c:pt>
                <c:pt idx="3819">
                  <c:v>8.9829133044210003</c:v>
                </c:pt>
                <c:pt idx="3820">
                  <c:v>8.9828955243020001</c:v>
                </c:pt>
                <c:pt idx="3821">
                  <c:v>8.9828777330830007</c:v>
                </c:pt>
                <c:pt idx="3822">
                  <c:v>8.9828599307630004</c:v>
                </c:pt>
                <c:pt idx="3823">
                  <c:v>8.9828421173410007</c:v>
                </c:pt>
                <c:pt idx="3824">
                  <c:v>8.9828242928139996</c:v>
                </c:pt>
                <c:pt idx="3825">
                  <c:v>8.9828064571830009</c:v>
                </c:pt>
                <c:pt idx="3826">
                  <c:v>8.9827886104450005</c:v>
                </c:pt>
                <c:pt idx="3827">
                  <c:v>8.9827707526000005</c:v>
                </c:pt>
                <c:pt idx="3828">
                  <c:v>8.9827528836450004</c:v>
                </c:pt>
                <c:pt idx="3829">
                  <c:v>8.9827350035800002</c:v>
                </c:pt>
                <c:pt idx="3830">
                  <c:v>8.9827171124029999</c:v>
                </c:pt>
                <c:pt idx="3831">
                  <c:v>8.9826992101139993</c:v>
                </c:pt>
                <c:pt idx="3832">
                  <c:v>8.98268129671</c:v>
                </c:pt>
                <c:pt idx="3833">
                  <c:v>8.9826633721900002</c:v>
                </c:pt>
                <c:pt idx="3834">
                  <c:v>8.9826454365539998</c:v>
                </c:pt>
                <c:pt idx="3835">
                  <c:v>8.9826274897990004</c:v>
                </c:pt>
                <c:pt idx="3836">
                  <c:v>8.9826095319250001</c:v>
                </c:pt>
                <c:pt idx="3837">
                  <c:v>8.9825915629300006</c:v>
                </c:pt>
                <c:pt idx="3838">
                  <c:v>8.9825735828140001</c:v>
                </c:pt>
                <c:pt idx="3839">
                  <c:v>8.982555591573</c:v>
                </c:pt>
                <c:pt idx="3840">
                  <c:v>8.9825375892090005</c:v>
                </c:pt>
                <c:pt idx="3841">
                  <c:v>8.9825195757179994</c:v>
                </c:pt>
                <c:pt idx="3842">
                  <c:v>8.9825015511000004</c:v>
                </c:pt>
                <c:pt idx="3843">
                  <c:v>8.9824835153539997</c:v>
                </c:pt>
                <c:pt idx="3844">
                  <c:v>8.9824654684780008</c:v>
                </c:pt>
                <c:pt idx="3845">
                  <c:v>8.9824474104709999</c:v>
                </c:pt>
                <c:pt idx="3846">
                  <c:v>8.9824293413320007</c:v>
                </c:pt>
                <c:pt idx="3847">
                  <c:v>8.9824112610589992</c:v>
                </c:pt>
                <c:pt idx="3848">
                  <c:v>8.9823931696510009</c:v>
                </c:pt>
                <c:pt idx="3849">
                  <c:v>8.9823750671080003</c:v>
                </c:pt>
                <c:pt idx="3850">
                  <c:v>8.9823569534270007</c:v>
                </c:pt>
                <c:pt idx="3851">
                  <c:v>8.9823388286070003</c:v>
                </c:pt>
                <c:pt idx="3852">
                  <c:v>8.9823206926480008</c:v>
                </c:pt>
                <c:pt idx="3853">
                  <c:v>8.9823025455470002</c:v>
                </c:pt>
                <c:pt idx="3854">
                  <c:v>8.9822843873040004</c:v>
                </c:pt>
                <c:pt idx="3855">
                  <c:v>8.9822662179169992</c:v>
                </c:pt>
                <c:pt idx="3856">
                  <c:v>8.9822480373860003</c:v>
                </c:pt>
                <c:pt idx="3857">
                  <c:v>8.9822298457079999</c:v>
                </c:pt>
                <c:pt idx="3858">
                  <c:v>8.9822116428829997</c:v>
                </c:pt>
                <c:pt idx="3859">
                  <c:v>8.9821934289089995</c:v>
                </c:pt>
                <c:pt idx="3860">
                  <c:v>8.9821752037859994</c:v>
                </c:pt>
                <c:pt idx="3861">
                  <c:v>8.9821569675109991</c:v>
                </c:pt>
                <c:pt idx="3862">
                  <c:v>8.9821387200840004</c:v>
                </c:pt>
                <c:pt idx="3863">
                  <c:v>8.9821204615029995</c:v>
                </c:pt>
                <c:pt idx="3864">
                  <c:v>8.982102191768</c:v>
                </c:pt>
                <c:pt idx="3865">
                  <c:v>8.9820839108759998</c:v>
                </c:pt>
                <c:pt idx="3866">
                  <c:v>8.9820656188270007</c:v>
                </c:pt>
                <c:pt idx="3867">
                  <c:v>8.9820473156199991</c:v>
                </c:pt>
                <c:pt idx="3868">
                  <c:v>8.9820290012530002</c:v>
                </c:pt>
                <c:pt idx="3869">
                  <c:v>8.9820106757240001</c:v>
                </c:pt>
                <c:pt idx="3870">
                  <c:v>8.9819923390340008</c:v>
                </c:pt>
                <c:pt idx="3871">
                  <c:v>8.9819739911800003</c:v>
                </c:pt>
                <c:pt idx="3872">
                  <c:v>8.9819556321610001</c:v>
                </c:pt>
                <c:pt idx="3873">
                  <c:v>8.9819372619770004</c:v>
                </c:pt>
                <c:pt idx="3874">
                  <c:v>8.9819188806250008</c:v>
                </c:pt>
                <c:pt idx="3875">
                  <c:v>8.9819004881049995</c:v>
                </c:pt>
                <c:pt idx="3876">
                  <c:v>8.9818820844160001</c:v>
                </c:pt>
                <c:pt idx="3877">
                  <c:v>8.9818636695560006</c:v>
                </c:pt>
                <c:pt idx="3878">
                  <c:v>8.9818452435240008</c:v>
                </c:pt>
                <c:pt idx="3879">
                  <c:v>8.9818268063180007</c:v>
                </c:pt>
                <c:pt idx="3880">
                  <c:v>8.9818083579380001</c:v>
                </c:pt>
                <c:pt idx="3881">
                  <c:v>8.9817898983829991</c:v>
                </c:pt>
                <c:pt idx="3882">
                  <c:v>8.9817714276509992</c:v>
                </c:pt>
                <c:pt idx="3883">
                  <c:v>8.9817529457410004</c:v>
                </c:pt>
                <c:pt idx="3884">
                  <c:v>8.9817344526510006</c:v>
                </c:pt>
                <c:pt idx="3885">
                  <c:v>8.9817159483819999</c:v>
                </c:pt>
                <c:pt idx="3886">
                  <c:v>8.9816974329299999</c:v>
                </c:pt>
                <c:pt idx="3887">
                  <c:v>8.9816789062960005</c:v>
                </c:pt>
                <c:pt idx="3888">
                  <c:v>8.9816603684779999</c:v>
                </c:pt>
                <c:pt idx="3889">
                  <c:v>8.9816418194749996</c:v>
                </c:pt>
                <c:pt idx="3890">
                  <c:v>8.9816232592859997</c:v>
                </c:pt>
                <c:pt idx="3891">
                  <c:v>8.9816046879089999</c:v>
                </c:pt>
                <c:pt idx="3892">
                  <c:v>8.9815861053430002</c:v>
                </c:pt>
                <c:pt idx="3893">
                  <c:v>8.9815675115870004</c:v>
                </c:pt>
                <c:pt idx="3894">
                  <c:v>8.9815489066400005</c:v>
                </c:pt>
                <c:pt idx="3895">
                  <c:v>8.9815302905010004</c:v>
                </c:pt>
                <c:pt idx="3896">
                  <c:v>8.981511663169</c:v>
                </c:pt>
                <c:pt idx="3897">
                  <c:v>8.9814930246420008</c:v>
                </c:pt>
                <c:pt idx="3898">
                  <c:v>8.9814743749189994</c:v>
                </c:pt>
                <c:pt idx="3899">
                  <c:v>8.9814557139990008</c:v>
                </c:pt>
                <c:pt idx="3900">
                  <c:v>8.9814370418809997</c:v>
                </c:pt>
                <c:pt idx="3901">
                  <c:v>8.9814183585639995</c:v>
                </c:pt>
                <c:pt idx="3902">
                  <c:v>8.9813996640470002</c:v>
                </c:pt>
                <c:pt idx="3903">
                  <c:v>8.9813809583269997</c:v>
                </c:pt>
                <c:pt idx="3904">
                  <c:v>8.9813622414049998</c:v>
                </c:pt>
                <c:pt idx="3905">
                  <c:v>8.9813435132790005</c:v>
                </c:pt>
                <c:pt idx="3906">
                  <c:v>8.9813247739479998</c:v>
                </c:pt>
                <c:pt idx="3907">
                  <c:v>8.9813060234109994</c:v>
                </c:pt>
                <c:pt idx="3908">
                  <c:v>8.9812872616669992</c:v>
                </c:pt>
                <c:pt idx="3909">
                  <c:v>8.9812684887130008</c:v>
                </c:pt>
                <c:pt idx="3910">
                  <c:v>8.9812497045500006</c:v>
                </c:pt>
                <c:pt idx="3911">
                  <c:v>8.9812309091770004</c:v>
                </c:pt>
                <c:pt idx="3912">
                  <c:v>8.9812121025909999</c:v>
                </c:pt>
                <c:pt idx="3913">
                  <c:v>8.9811932847920009</c:v>
                </c:pt>
                <c:pt idx="3914">
                  <c:v>8.9811744557789996</c:v>
                </c:pt>
                <c:pt idx="3915">
                  <c:v>8.9811556155499996</c:v>
                </c:pt>
                <c:pt idx="3916">
                  <c:v>8.9811367641050008</c:v>
                </c:pt>
                <c:pt idx="3917">
                  <c:v>8.9811179014419995</c:v>
                </c:pt>
                <c:pt idx="3918">
                  <c:v>8.9810990275599991</c:v>
                </c:pt>
                <c:pt idx="3919">
                  <c:v>8.9810801424589997</c:v>
                </c:pt>
                <c:pt idx="3920">
                  <c:v>8.9810612461360009</c:v>
                </c:pt>
                <c:pt idx="3921">
                  <c:v>8.9810423385909992</c:v>
                </c:pt>
                <c:pt idx="3922">
                  <c:v>8.9810234198229999</c:v>
                </c:pt>
                <c:pt idx="3923">
                  <c:v>8.9810044898299992</c:v>
                </c:pt>
                <c:pt idx="3924">
                  <c:v>8.9809855486120007</c:v>
                </c:pt>
                <c:pt idx="3925">
                  <c:v>8.9809665961660006</c:v>
                </c:pt>
                <c:pt idx="3926">
                  <c:v>8.9809476324940007</c:v>
                </c:pt>
                <c:pt idx="3927">
                  <c:v>8.9809286575920009</c:v>
                </c:pt>
                <c:pt idx="3928">
                  <c:v>8.9809096714599992</c:v>
                </c:pt>
                <c:pt idx="3929">
                  <c:v>8.9808906740960008</c:v>
                </c:pt>
                <c:pt idx="3930">
                  <c:v>8.9808716655010006</c:v>
                </c:pt>
                <c:pt idx="3931">
                  <c:v>8.9808526456719999</c:v>
                </c:pt>
                <c:pt idx="3932">
                  <c:v>8.9808336146090006</c:v>
                </c:pt>
                <c:pt idx="3933">
                  <c:v>8.9808145723100008</c:v>
                </c:pt>
                <c:pt idx="3934">
                  <c:v>8.9807955187740003</c:v>
                </c:pt>
                <c:pt idx="3935">
                  <c:v>8.9807764540000008</c:v>
                </c:pt>
                <c:pt idx="3936">
                  <c:v>8.9807573779880006</c:v>
                </c:pt>
                <c:pt idx="3937">
                  <c:v>8.9807382907349993</c:v>
                </c:pt>
                <c:pt idx="3938">
                  <c:v>8.9807191922410006</c:v>
                </c:pt>
                <c:pt idx="3939">
                  <c:v>8.9807000825050007</c:v>
                </c:pt>
                <c:pt idx="3940">
                  <c:v>8.9806809615259997</c:v>
                </c:pt>
                <c:pt idx="3941">
                  <c:v>8.9806618293020009</c:v>
                </c:pt>
                <c:pt idx="3942">
                  <c:v>8.9806426858330006</c:v>
                </c:pt>
                <c:pt idx="3943">
                  <c:v>8.9806235311170006</c:v>
                </c:pt>
                <c:pt idx="3944">
                  <c:v>8.9806043651540008</c:v>
                </c:pt>
                <c:pt idx="3945">
                  <c:v>8.9805851879419993</c:v>
                </c:pt>
                <c:pt idx="3946">
                  <c:v>8.9805659994789995</c:v>
                </c:pt>
                <c:pt idx="3947">
                  <c:v>8.9805467997659996</c:v>
                </c:pt>
                <c:pt idx="3948">
                  <c:v>8.9805275888009994</c:v>
                </c:pt>
                <c:pt idx="3949">
                  <c:v>8.9805083665830008</c:v>
                </c:pt>
                <c:pt idx="3950">
                  <c:v>8.9804891331109999</c:v>
                </c:pt>
                <c:pt idx="3951">
                  <c:v>8.9804698883830003</c:v>
                </c:pt>
                <c:pt idx="3952">
                  <c:v>8.9804506324000002</c:v>
                </c:pt>
                <c:pt idx="3953">
                  <c:v>8.9804313651579992</c:v>
                </c:pt>
                <c:pt idx="3954">
                  <c:v>8.9804120866589994</c:v>
                </c:pt>
                <c:pt idx="3955">
                  <c:v>8.9803927969000004</c:v>
                </c:pt>
                <c:pt idx="3956">
                  <c:v>8.9803734958800003</c:v>
                </c:pt>
                <c:pt idx="3957">
                  <c:v>8.9803541835989993</c:v>
                </c:pt>
                <c:pt idx="3958">
                  <c:v>8.9803348600540005</c:v>
                </c:pt>
                <c:pt idx="3959">
                  <c:v>8.9803155252470006</c:v>
                </c:pt>
                <c:pt idx="3960">
                  <c:v>8.9802961791739992</c:v>
                </c:pt>
                <c:pt idx="3961">
                  <c:v>8.9802768218360001</c:v>
                </c:pt>
                <c:pt idx="3962">
                  <c:v>8.9802574532299992</c:v>
                </c:pt>
                <c:pt idx="3963">
                  <c:v>8.9802380733570004</c:v>
                </c:pt>
                <c:pt idx="3964">
                  <c:v>8.9802186822139998</c:v>
                </c:pt>
                <c:pt idx="3965">
                  <c:v>8.9801992798019992</c:v>
                </c:pt>
                <c:pt idx="3966">
                  <c:v>8.9801798661180001</c:v>
                </c:pt>
                <c:pt idx="3967">
                  <c:v>8.9801604411620009</c:v>
                </c:pt>
                <c:pt idx="3968">
                  <c:v>8.9801410049329995</c:v>
                </c:pt>
                <c:pt idx="3969">
                  <c:v>8.9801215574299995</c:v>
                </c:pt>
                <c:pt idx="3970">
                  <c:v>8.9801020986520008</c:v>
                </c:pt>
                <c:pt idx="3971">
                  <c:v>8.9800826285969997</c:v>
                </c:pt>
                <c:pt idx="3972">
                  <c:v>8.9800631472649997</c:v>
                </c:pt>
                <c:pt idx="3973">
                  <c:v>8.9800436546540006</c:v>
                </c:pt>
                <c:pt idx="3974">
                  <c:v>8.9800241507640006</c:v>
                </c:pt>
                <c:pt idx="3975">
                  <c:v>8.9800046355939998</c:v>
                </c:pt>
                <c:pt idx="3976">
                  <c:v>8.9799851091419995</c:v>
                </c:pt>
                <c:pt idx="3977">
                  <c:v>8.9799655714069999</c:v>
                </c:pt>
                <c:pt idx="3978">
                  <c:v>8.9799460223890009</c:v>
                </c:pt>
                <c:pt idx="3979">
                  <c:v>8.9799264620870005</c:v>
                </c:pt>
                <c:pt idx="3980">
                  <c:v>8.9799068904990005</c:v>
                </c:pt>
                <c:pt idx="3981">
                  <c:v>8.9798873076240007</c:v>
                </c:pt>
                <c:pt idx="3982">
                  <c:v>8.9798677134619993</c:v>
                </c:pt>
                <c:pt idx="3983">
                  <c:v>8.9798481080109998</c:v>
                </c:pt>
                <c:pt idx="3984">
                  <c:v>8.9798284912700002</c:v>
                </c:pt>
                <c:pt idx="3985">
                  <c:v>8.9798088632390005</c:v>
                </c:pt>
                <c:pt idx="3986">
                  <c:v>8.9797892239160007</c:v>
                </c:pt>
                <c:pt idx="3987">
                  <c:v>8.9797695733010006</c:v>
                </c:pt>
                <c:pt idx="3988">
                  <c:v>8.9797499113920001</c:v>
                </c:pt>
                <c:pt idx="3989">
                  <c:v>8.9797302381880009</c:v>
                </c:pt>
                <c:pt idx="3990">
                  <c:v>8.9797105536879993</c:v>
                </c:pt>
                <c:pt idx="3991">
                  <c:v>8.9796908578920007</c:v>
                </c:pt>
                <c:pt idx="3992">
                  <c:v>8.9796711507979996</c:v>
                </c:pt>
                <c:pt idx="3993">
                  <c:v>8.9796514324059995</c:v>
                </c:pt>
                <c:pt idx="3994">
                  <c:v>8.9796317027130002</c:v>
                </c:pt>
                <c:pt idx="3995">
                  <c:v>8.9796119617199999</c:v>
                </c:pt>
                <c:pt idx="3996">
                  <c:v>8.9795922094260003</c:v>
                </c:pt>
                <c:pt idx="3997">
                  <c:v>8.9795724458289996</c:v>
                </c:pt>
                <c:pt idx="3998">
                  <c:v>8.9795526709279994</c:v>
                </c:pt>
                <c:pt idx="3999">
                  <c:v>8.9795328847219995</c:v>
                </c:pt>
                <c:pt idx="4000">
                  <c:v>8.9795130872110001</c:v>
                </c:pt>
                <c:pt idx="4001">
                  <c:v>8.9794932783939991</c:v>
                </c:pt>
                <c:pt idx="4002">
                  <c:v>8.979473458268</c:v>
                </c:pt>
                <c:pt idx="4003">
                  <c:v>8.9794536268349994</c:v>
                </c:pt>
                <c:pt idx="4004">
                  <c:v>8.9794337840910003</c:v>
                </c:pt>
                <c:pt idx="4005">
                  <c:v>8.9794139300369995</c:v>
                </c:pt>
                <c:pt idx="4006">
                  <c:v>8.9793940646720003</c:v>
                </c:pt>
                <c:pt idx="4007">
                  <c:v>8.9793741879940008</c:v>
                </c:pt>
                <c:pt idx="4008">
                  <c:v>8.9793543000029992</c:v>
                </c:pt>
                <c:pt idx="4009">
                  <c:v>8.9793344006980007</c:v>
                </c:pt>
                <c:pt idx="4010">
                  <c:v>8.9793144900769999</c:v>
                </c:pt>
                <c:pt idx="4011">
                  <c:v>8.9792945681390002</c:v>
                </c:pt>
                <c:pt idx="4012">
                  <c:v>8.9792746348849999</c:v>
                </c:pt>
                <c:pt idx="4013">
                  <c:v>8.9792546903120005</c:v>
                </c:pt>
                <c:pt idx="4014">
                  <c:v>8.9792347344200003</c:v>
                </c:pt>
                <c:pt idx="4015">
                  <c:v>8.9792147672079992</c:v>
                </c:pt>
                <c:pt idx="4016">
                  <c:v>8.9791947886750005</c:v>
                </c:pt>
                <c:pt idx="4017">
                  <c:v>8.9791747988190007</c:v>
                </c:pt>
                <c:pt idx="4018">
                  <c:v>8.9791547976409998</c:v>
                </c:pt>
                <c:pt idx="4019">
                  <c:v>8.9791347851379992</c:v>
                </c:pt>
                <c:pt idx="4020">
                  <c:v>8.9791147613109992</c:v>
                </c:pt>
                <c:pt idx="4021">
                  <c:v>8.9790947261579994</c:v>
                </c:pt>
                <c:pt idx="4022">
                  <c:v>8.9790746796779999</c:v>
                </c:pt>
                <c:pt idx="4023">
                  <c:v>8.9790546218700005</c:v>
                </c:pt>
                <c:pt idx="4024">
                  <c:v>8.9790345527339994</c:v>
                </c:pt>
                <c:pt idx="4025">
                  <c:v>8.9790144722680001</c:v>
                </c:pt>
                <c:pt idx="4026">
                  <c:v>8.9789943804710006</c:v>
                </c:pt>
                <c:pt idx="4027">
                  <c:v>8.9789742773429992</c:v>
                </c:pt>
                <c:pt idx="4028">
                  <c:v>8.9789541628819993</c:v>
                </c:pt>
                <c:pt idx="4029">
                  <c:v>8.9789340370880009</c:v>
                </c:pt>
                <c:pt idx="4030">
                  <c:v>8.9789138999590001</c:v>
                </c:pt>
                <c:pt idx="4031">
                  <c:v>8.9788937514960008</c:v>
                </c:pt>
                <c:pt idx="4032">
                  <c:v>8.9788735916960007</c:v>
                </c:pt>
                <c:pt idx="4033">
                  <c:v>8.978853420559</c:v>
                </c:pt>
                <c:pt idx="4034">
                  <c:v>8.9788332380840004</c:v>
                </c:pt>
                <c:pt idx="4035">
                  <c:v>8.9788130442699998</c:v>
                </c:pt>
                <c:pt idx="4036">
                  <c:v>8.9787928391160001</c:v>
                </c:pt>
                <c:pt idx="4037">
                  <c:v>8.9787726226209994</c:v>
                </c:pt>
                <c:pt idx="4038">
                  <c:v>8.9787523947849994</c:v>
                </c:pt>
                <c:pt idx="4039">
                  <c:v>8.978732155606</c:v>
                </c:pt>
                <c:pt idx="4040">
                  <c:v>8.9787119050839994</c:v>
                </c:pt>
                <c:pt idx="4041">
                  <c:v>8.9786916432169992</c:v>
                </c:pt>
                <c:pt idx="4042">
                  <c:v>8.9786713700039993</c:v>
                </c:pt>
                <c:pt idx="4043">
                  <c:v>8.9786510854459998</c:v>
                </c:pt>
                <c:pt idx="4044">
                  <c:v>8.9786307895400004</c:v>
                </c:pt>
                <c:pt idx="4045">
                  <c:v>8.9786104822859993</c:v>
                </c:pt>
                <c:pt idx="4046">
                  <c:v>8.9785901636830001</c:v>
                </c:pt>
                <c:pt idx="4047">
                  <c:v>8.9785698337300008</c:v>
                </c:pt>
                <c:pt idx="4048">
                  <c:v>8.9785494924269997</c:v>
                </c:pt>
                <c:pt idx="4049">
                  <c:v>8.9785291397710001</c:v>
                </c:pt>
                <c:pt idx="4050">
                  <c:v>8.9785087757630002</c:v>
                </c:pt>
                <c:pt idx="4051">
                  <c:v>8.978488400402</c:v>
                </c:pt>
                <c:pt idx="4052">
                  <c:v>8.9784680136859993</c:v>
                </c:pt>
                <c:pt idx="4053">
                  <c:v>8.9784476156149999</c:v>
                </c:pt>
                <c:pt idx="4054">
                  <c:v>8.9784272061879999</c:v>
                </c:pt>
                <c:pt idx="4055">
                  <c:v>8.9784067854039993</c:v>
                </c:pt>
                <c:pt idx="4056">
                  <c:v>8.9783863532619996</c:v>
                </c:pt>
                <c:pt idx="4057">
                  <c:v>8.9783659097609991</c:v>
                </c:pt>
                <c:pt idx="4058">
                  <c:v>8.9783454548999995</c:v>
                </c:pt>
                <c:pt idx="4059">
                  <c:v>8.9783249886790006</c:v>
                </c:pt>
                <c:pt idx="4060">
                  <c:v>8.9783045110960007</c:v>
                </c:pt>
                <c:pt idx="4061">
                  <c:v>8.9782840221509996</c:v>
                </c:pt>
                <c:pt idx="4062">
                  <c:v>8.9782635218429991</c:v>
                </c:pt>
                <c:pt idx="4063">
                  <c:v>8.9782430101700008</c:v>
                </c:pt>
                <c:pt idx="4064">
                  <c:v>8.9782224871329994</c:v>
                </c:pt>
                <c:pt idx="4065">
                  <c:v>8.9782019527300001</c:v>
                </c:pt>
                <c:pt idx="4066">
                  <c:v>8.9781814069599992</c:v>
                </c:pt>
                <c:pt idx="4067">
                  <c:v>8.9781608498230003</c:v>
                </c:pt>
                <c:pt idx="4068">
                  <c:v>8.9781402813169997</c:v>
                </c:pt>
                <c:pt idx="4069">
                  <c:v>8.9781197014410008</c:v>
                </c:pt>
                <c:pt idx="4070">
                  <c:v>8.9780991101960002</c:v>
                </c:pt>
                <c:pt idx="4071">
                  <c:v>8.9780785075799994</c:v>
                </c:pt>
                <c:pt idx="4072">
                  <c:v>8.978057893591</c:v>
                </c:pt>
                <c:pt idx="4073">
                  <c:v>8.9780372682300005</c:v>
                </c:pt>
                <c:pt idx="4074">
                  <c:v>8.9780166314960006</c:v>
                </c:pt>
                <c:pt idx="4075">
                  <c:v>8.9779959833870002</c:v>
                </c:pt>
                <c:pt idx="4076">
                  <c:v>8.9779753239019993</c:v>
                </c:pt>
                <c:pt idx="4077">
                  <c:v>8.9779546530419996</c:v>
                </c:pt>
                <c:pt idx="4078">
                  <c:v>8.9779339708039991</c:v>
                </c:pt>
                <c:pt idx="4079">
                  <c:v>8.9779132771889998</c:v>
                </c:pt>
                <c:pt idx="4080">
                  <c:v>8.9778925721949996</c:v>
                </c:pt>
                <c:pt idx="4081">
                  <c:v>8.9778718558210002</c:v>
                </c:pt>
                <c:pt idx="4082">
                  <c:v>8.9778511280669999</c:v>
                </c:pt>
                <c:pt idx="4083">
                  <c:v>8.9778303889320004</c:v>
                </c:pt>
                <c:pt idx="4084">
                  <c:v>8.9778096384149997</c:v>
                </c:pt>
                <c:pt idx="4085">
                  <c:v>8.9777888765149996</c:v>
                </c:pt>
                <c:pt idx="4086">
                  <c:v>8.9777681032309999</c:v>
                </c:pt>
                <c:pt idx="4087">
                  <c:v>8.9777473185620007</c:v>
                </c:pt>
                <c:pt idx="4088">
                  <c:v>8.9777265225090002</c:v>
                </c:pt>
                <c:pt idx="4089">
                  <c:v>8.9777057150689998</c:v>
                </c:pt>
                <c:pt idx="4090">
                  <c:v>8.9776848962409996</c:v>
                </c:pt>
                <c:pt idx="4091">
                  <c:v>8.9776640660259996</c:v>
                </c:pt>
                <c:pt idx="4092">
                  <c:v>8.9776432244229998</c:v>
                </c:pt>
                <c:pt idx="4093">
                  <c:v>8.9776223714289998</c:v>
                </c:pt>
                <c:pt idx="4094">
                  <c:v>8.9776015070459998</c:v>
                </c:pt>
                <c:pt idx="4095">
                  <c:v>8.9775806312709996</c:v>
                </c:pt>
                <c:pt idx="4096">
                  <c:v>8.9775597441039992</c:v>
                </c:pt>
                <c:pt idx="4097">
                  <c:v>8.9775388455450003</c:v>
                </c:pt>
                <c:pt idx="4098">
                  <c:v>8.9775179355919992</c:v>
                </c:pt>
                <c:pt idx="4099">
                  <c:v>8.9774970142439994</c:v>
                </c:pt>
                <c:pt idx="4100">
                  <c:v>8.9774760815010008</c:v>
                </c:pt>
                <c:pt idx="4101">
                  <c:v>8.977455137362</c:v>
                </c:pt>
                <c:pt idx="4102">
                  <c:v>8.9774341818270003</c:v>
                </c:pt>
                <c:pt idx="4103">
                  <c:v>8.9774132148929997</c:v>
                </c:pt>
                <c:pt idx="4104">
                  <c:v>8.9773922365610002</c:v>
                </c:pt>
                <c:pt idx="4105">
                  <c:v>8.9773712468299998</c:v>
                </c:pt>
                <c:pt idx="4106">
                  <c:v>8.9773502456990002</c:v>
                </c:pt>
                <c:pt idx="4107">
                  <c:v>8.9773292331669996</c:v>
                </c:pt>
                <c:pt idx="4108">
                  <c:v>8.9773082092329997</c:v>
                </c:pt>
                <c:pt idx="4109">
                  <c:v>8.9772871738970004</c:v>
                </c:pt>
                <c:pt idx="4110">
                  <c:v>8.9772661271569998</c:v>
                </c:pt>
                <c:pt idx="4111">
                  <c:v>8.9772450690139998</c:v>
                </c:pt>
                <c:pt idx="4112">
                  <c:v>8.977223999465</c:v>
                </c:pt>
                <c:pt idx="4113">
                  <c:v>8.9772029185110007</c:v>
                </c:pt>
                <c:pt idx="4114">
                  <c:v>8.9771818261509999</c:v>
                </c:pt>
                <c:pt idx="4115">
                  <c:v>8.9771607223829992</c:v>
                </c:pt>
                <c:pt idx="4116">
                  <c:v>8.9771396072070004</c:v>
                </c:pt>
                <c:pt idx="4117">
                  <c:v>8.977118480623</c:v>
                </c:pt>
                <c:pt idx="4118">
                  <c:v>8.9770973426289995</c:v>
                </c:pt>
                <c:pt idx="4119">
                  <c:v>8.9770761932240006</c:v>
                </c:pt>
                <c:pt idx="4120">
                  <c:v>8.9770550324089999</c:v>
                </c:pt>
                <c:pt idx="4121">
                  <c:v>8.9770338601820008</c:v>
                </c:pt>
                <c:pt idx="4122">
                  <c:v>8.9770126765419995</c:v>
                </c:pt>
                <c:pt idx="4123">
                  <c:v>8.9769914814879996</c:v>
                </c:pt>
                <c:pt idx="4124">
                  <c:v>8.9769702750199993</c:v>
                </c:pt>
                <c:pt idx="4125">
                  <c:v>8.9769490571380004</c:v>
                </c:pt>
                <c:pt idx="4126">
                  <c:v>8.9769278278390008</c:v>
                </c:pt>
                <c:pt idx="4127">
                  <c:v>8.9769065871240006</c:v>
                </c:pt>
                <c:pt idx="4128">
                  <c:v>8.9768853349919997</c:v>
                </c:pt>
                <c:pt idx="4129">
                  <c:v>8.9768640714409997</c:v>
                </c:pt>
                <c:pt idx="4130">
                  <c:v>8.9768427964720008</c:v>
                </c:pt>
                <c:pt idx="4131">
                  <c:v>8.9768215100839992</c:v>
                </c:pt>
                <c:pt idx="4132">
                  <c:v>8.9768002122750001</c:v>
                </c:pt>
                <c:pt idx="4133">
                  <c:v>8.9767789030439999</c:v>
                </c:pt>
                <c:pt idx="4134">
                  <c:v>8.9767575823930006</c:v>
                </c:pt>
                <c:pt idx="4135">
                  <c:v>8.9767362503179999</c:v>
                </c:pt>
                <c:pt idx="4136">
                  <c:v>8.9767149068199998</c:v>
                </c:pt>
                <c:pt idx="4137">
                  <c:v>8.9766935518980002</c:v>
                </c:pt>
                <c:pt idx="4138">
                  <c:v>8.9766721855509992</c:v>
                </c:pt>
                <c:pt idx="4139">
                  <c:v>8.9766508077790004</c:v>
                </c:pt>
                <c:pt idx="4140">
                  <c:v>8.97662941858</c:v>
                </c:pt>
                <c:pt idx="4141">
                  <c:v>8.9766080179539998</c:v>
                </c:pt>
                <c:pt idx="4142">
                  <c:v>8.9765866059009998</c:v>
                </c:pt>
                <c:pt idx="4143">
                  <c:v>8.9765651824189998</c:v>
                </c:pt>
                <c:pt idx="4144">
                  <c:v>8.9765437475069998</c:v>
                </c:pt>
                <c:pt idx="4145">
                  <c:v>8.9765223011659998</c:v>
                </c:pt>
                <c:pt idx="4146">
                  <c:v>8.9765008433929996</c:v>
                </c:pt>
                <c:pt idx="4147">
                  <c:v>8.9764793741889992</c:v>
                </c:pt>
                <c:pt idx="4148">
                  <c:v>8.9764578935530004</c:v>
                </c:pt>
                <c:pt idx="4149">
                  <c:v>8.9764364014839995</c:v>
                </c:pt>
                <c:pt idx="4150">
                  <c:v>8.976414897982</c:v>
                </c:pt>
                <c:pt idx="4151">
                  <c:v>8.976393383045</c:v>
                </c:pt>
                <c:pt idx="4152">
                  <c:v>8.9763718566719994</c:v>
                </c:pt>
                <c:pt idx="4153">
                  <c:v>8.9763503188640001</c:v>
                </c:pt>
                <c:pt idx="4154">
                  <c:v>8.9763287696200003</c:v>
                </c:pt>
                <c:pt idx="4155">
                  <c:v>8.9763072089379996</c:v>
                </c:pt>
                <c:pt idx="4156">
                  <c:v>8.9762856368169999</c:v>
                </c:pt>
                <c:pt idx="4157">
                  <c:v>8.9762640532589995</c:v>
                </c:pt>
                <c:pt idx="4158">
                  <c:v>8.9762424582599998</c:v>
                </c:pt>
                <c:pt idx="4159">
                  <c:v>8.9762208518219992</c:v>
                </c:pt>
                <c:pt idx="4160">
                  <c:v>8.9761992339429995</c:v>
                </c:pt>
                <c:pt idx="4161">
                  <c:v>8.9761776046220003</c:v>
                </c:pt>
                <c:pt idx="4162">
                  <c:v>8.976155963858</c:v>
                </c:pt>
                <c:pt idx="4163">
                  <c:v>8.9761343116520003</c:v>
                </c:pt>
                <c:pt idx="4164">
                  <c:v>8.9761126480019993</c:v>
                </c:pt>
                <c:pt idx="4165">
                  <c:v>8.9760909729080005</c:v>
                </c:pt>
                <c:pt idx="4166">
                  <c:v>8.9760692863680003</c:v>
                </c:pt>
                <c:pt idx="4167">
                  <c:v>8.9760475883830004</c:v>
                </c:pt>
                <c:pt idx="4168">
                  <c:v>8.9760258789510008</c:v>
                </c:pt>
                <c:pt idx="4169">
                  <c:v>8.9760041580719996</c:v>
                </c:pt>
                <c:pt idx="4170">
                  <c:v>8.9759824257450003</c:v>
                </c:pt>
                <c:pt idx="4171">
                  <c:v>8.9759606819689992</c:v>
                </c:pt>
                <c:pt idx="4172">
                  <c:v>8.975938926744</c:v>
                </c:pt>
                <c:pt idx="4173">
                  <c:v>8.9759171600690006</c:v>
                </c:pt>
                <c:pt idx="4174">
                  <c:v>8.9758953819429994</c:v>
                </c:pt>
                <c:pt idx="4175">
                  <c:v>8.9758735923659998</c:v>
                </c:pt>
                <c:pt idx="4176">
                  <c:v>8.975851791337</c:v>
                </c:pt>
                <c:pt idx="4177">
                  <c:v>8.9758299788549998</c:v>
                </c:pt>
                <c:pt idx="4178">
                  <c:v>8.9758081549199993</c:v>
                </c:pt>
                <c:pt idx="4179">
                  <c:v>8.9757863195310001</c:v>
                </c:pt>
                <c:pt idx="4180">
                  <c:v>8.9757644726860004</c:v>
                </c:pt>
                <c:pt idx="4181">
                  <c:v>8.9757426143870003</c:v>
                </c:pt>
                <c:pt idx="4182">
                  <c:v>8.9757207446309994</c:v>
                </c:pt>
                <c:pt idx="4183">
                  <c:v>8.9756988634179997</c:v>
                </c:pt>
                <c:pt idx="4184">
                  <c:v>8.9756769707479993</c:v>
                </c:pt>
                <c:pt idx="4185">
                  <c:v>8.9756550666189998</c:v>
                </c:pt>
                <c:pt idx="4186">
                  <c:v>8.9756331510319995</c:v>
                </c:pt>
                <c:pt idx="4187">
                  <c:v>8.9756112239850001</c:v>
                </c:pt>
                <c:pt idx="4188">
                  <c:v>8.9755892854779997</c:v>
                </c:pt>
                <c:pt idx="4189">
                  <c:v>8.9755673355110002</c:v>
                </c:pt>
                <c:pt idx="4190">
                  <c:v>8.9755453740809994</c:v>
                </c:pt>
                <c:pt idx="4191">
                  <c:v>8.9755234011899994</c:v>
                </c:pt>
                <c:pt idx="4192">
                  <c:v>8.9755014168359999</c:v>
                </c:pt>
                <c:pt idx="4193">
                  <c:v>8.9754794210179991</c:v>
                </c:pt>
                <c:pt idx="4194">
                  <c:v>8.9754574137360006</c:v>
                </c:pt>
                <c:pt idx="4195">
                  <c:v>8.9754353949890007</c:v>
                </c:pt>
                <c:pt idx="4196">
                  <c:v>8.9754133647769994</c:v>
                </c:pt>
                <c:pt idx="4197">
                  <c:v>8.975391323098</c:v>
                </c:pt>
                <c:pt idx="4198">
                  <c:v>8.9753692699529992</c:v>
                </c:pt>
                <c:pt idx="4199">
                  <c:v>8.9753472053410004</c:v>
                </c:pt>
                <c:pt idx="4200">
                  <c:v>8.9753251292599998</c:v>
                </c:pt>
                <c:pt idx="4201">
                  <c:v>8.9753030417109994</c:v>
                </c:pt>
                <c:pt idx="4202">
                  <c:v>8.9752809426920006</c:v>
                </c:pt>
                <c:pt idx="4203">
                  <c:v>8.975258832203</c:v>
                </c:pt>
                <c:pt idx="4204">
                  <c:v>8.9752367102439994</c:v>
                </c:pt>
                <c:pt idx="4205">
                  <c:v>8.9752145768130003</c:v>
                </c:pt>
                <c:pt idx="4206">
                  <c:v>8.9751924319109992</c:v>
                </c:pt>
                <c:pt idx="4207">
                  <c:v>8.9751702755359997</c:v>
                </c:pt>
                <c:pt idx="4208">
                  <c:v>8.9751481076869997</c:v>
                </c:pt>
                <c:pt idx="4209">
                  <c:v>8.9751259283649993</c:v>
                </c:pt>
                <c:pt idx="4210">
                  <c:v>8.9751037375680003</c:v>
                </c:pt>
                <c:pt idx="4211">
                  <c:v>8.9750815352970008</c:v>
                </c:pt>
                <c:pt idx="4212">
                  <c:v>8.9750593215490007</c:v>
                </c:pt>
                <c:pt idx="4213">
                  <c:v>8.9750370963249999</c:v>
                </c:pt>
                <c:pt idx="4214">
                  <c:v>8.9750148596250003</c:v>
                </c:pt>
                <c:pt idx="4215">
                  <c:v>8.9749926114459999</c:v>
                </c:pt>
                <c:pt idx="4216">
                  <c:v>8.9749703517900006</c:v>
                </c:pt>
                <c:pt idx="4217">
                  <c:v>8.9749480806540003</c:v>
                </c:pt>
                <c:pt idx="4218">
                  <c:v>8.9749257980389991</c:v>
                </c:pt>
                <c:pt idx="4219">
                  <c:v>8.9749035039440006</c:v>
                </c:pt>
                <c:pt idx="4220">
                  <c:v>8.9748811983679992</c:v>
                </c:pt>
                <c:pt idx="4221">
                  <c:v>8.9748588813110004</c:v>
                </c:pt>
                <c:pt idx="4222">
                  <c:v>8.9748365527720004</c:v>
                </c:pt>
                <c:pt idx="4223">
                  <c:v>8.9748142127509993</c:v>
                </c:pt>
                <c:pt idx="4224">
                  <c:v>8.9747918612460005</c:v>
                </c:pt>
                <c:pt idx="4225">
                  <c:v>8.9747694982570003</c:v>
                </c:pt>
                <c:pt idx="4226">
                  <c:v>8.9747471237850007</c:v>
                </c:pt>
                <c:pt idx="4227">
                  <c:v>8.9747247378269996</c:v>
                </c:pt>
                <c:pt idx="4228">
                  <c:v>8.9747023403830006</c:v>
                </c:pt>
                <c:pt idx="4229">
                  <c:v>8.9746799314540002</c:v>
                </c:pt>
                <c:pt idx="4230">
                  <c:v>8.9746575110369999</c:v>
                </c:pt>
                <c:pt idx="4231">
                  <c:v>8.9746350791329998</c:v>
                </c:pt>
                <c:pt idx="4232">
                  <c:v>8.974612635742</c:v>
                </c:pt>
                <c:pt idx="4233">
                  <c:v>8.974590180861</c:v>
                </c:pt>
                <c:pt idx="4234">
                  <c:v>8.9745677144920002</c:v>
                </c:pt>
                <c:pt idx="4235">
                  <c:v>8.9745452366320002</c:v>
                </c:pt>
                <c:pt idx="4236">
                  <c:v>8.9745227472830003</c:v>
                </c:pt>
                <c:pt idx="4237">
                  <c:v>8.9745002464420001</c:v>
                </c:pt>
                <c:pt idx="4238">
                  <c:v>8.9744777341099997</c:v>
                </c:pt>
                <c:pt idx="4239">
                  <c:v>8.9744552102850008</c:v>
                </c:pt>
                <c:pt idx="4240">
                  <c:v>8.9744326749679999</c:v>
                </c:pt>
                <c:pt idx="4241">
                  <c:v>8.9744101281580004</c:v>
                </c:pt>
                <c:pt idx="4242">
                  <c:v>8.9743875698530005</c:v>
                </c:pt>
                <c:pt idx="4243">
                  <c:v>8.9743650000550002</c:v>
                </c:pt>
                <c:pt idx="4244">
                  <c:v>8.9743424187609993</c:v>
                </c:pt>
                <c:pt idx="4245">
                  <c:v>8.9743198259709995</c:v>
                </c:pt>
                <c:pt idx="4246">
                  <c:v>8.9742972216859993</c:v>
                </c:pt>
                <c:pt idx="4247">
                  <c:v>8.9742746059030001</c:v>
                </c:pt>
                <c:pt idx="4248">
                  <c:v>8.9742519786240003</c:v>
                </c:pt>
                <c:pt idx="4249">
                  <c:v>8.9742293398459996</c:v>
                </c:pt>
                <c:pt idx="4250">
                  <c:v>8.9742066895699999</c:v>
                </c:pt>
                <c:pt idx="4251">
                  <c:v>8.9741840277939993</c:v>
                </c:pt>
                <c:pt idx="4252">
                  <c:v>8.9741613545189995</c:v>
                </c:pt>
                <c:pt idx="4253">
                  <c:v>8.9741386697440007</c:v>
                </c:pt>
                <c:pt idx="4254">
                  <c:v>8.9741159734680007</c:v>
                </c:pt>
                <c:pt idx="4255">
                  <c:v>8.9740932656909997</c:v>
                </c:pt>
                <c:pt idx="4256">
                  <c:v>8.9740705464119994</c:v>
                </c:pt>
                <c:pt idx="4257">
                  <c:v>8.9740478156309997</c:v>
                </c:pt>
                <c:pt idx="4258">
                  <c:v>8.9740250733460005</c:v>
                </c:pt>
                <c:pt idx="4259">
                  <c:v>8.9740023195580001</c:v>
                </c:pt>
                <c:pt idx="4260">
                  <c:v>8.9739795542660001</c:v>
                </c:pt>
                <c:pt idx="4261">
                  <c:v>8.9739567774690006</c:v>
                </c:pt>
                <c:pt idx="4262">
                  <c:v>8.9739339891669996</c:v>
                </c:pt>
                <c:pt idx="4263">
                  <c:v>8.9739111893590007</c:v>
                </c:pt>
                <c:pt idx="4264">
                  <c:v>8.9738883780440002</c:v>
                </c:pt>
                <c:pt idx="4265">
                  <c:v>8.973865555223</c:v>
                </c:pt>
                <c:pt idx="4266">
                  <c:v>8.973842720895</c:v>
                </c:pt>
                <c:pt idx="4267">
                  <c:v>8.9738198750580001</c:v>
                </c:pt>
                <c:pt idx="4268">
                  <c:v>8.9737970177130002</c:v>
                </c:pt>
                <c:pt idx="4269">
                  <c:v>8.9737741488590004</c:v>
                </c:pt>
                <c:pt idx="4270">
                  <c:v>8.9737512684950005</c:v>
                </c:pt>
                <c:pt idx="4271">
                  <c:v>8.9737283766210005</c:v>
                </c:pt>
                <c:pt idx="4272">
                  <c:v>8.9737054732370005</c:v>
                </c:pt>
                <c:pt idx="4273">
                  <c:v>8.9736825583410003</c:v>
                </c:pt>
                <c:pt idx="4274">
                  <c:v>8.9736596319339998</c:v>
                </c:pt>
                <c:pt idx="4275">
                  <c:v>8.9736366940140009</c:v>
                </c:pt>
                <c:pt idx="4276">
                  <c:v>8.9736137445819999</c:v>
                </c:pt>
                <c:pt idx="4277">
                  <c:v>8.9735907836360003</c:v>
                </c:pt>
                <c:pt idx="4278">
                  <c:v>8.9735678111760002</c:v>
                </c:pt>
                <c:pt idx="4279">
                  <c:v>8.9735448272019998</c:v>
                </c:pt>
                <c:pt idx="4280">
                  <c:v>8.9735218317130006</c:v>
                </c:pt>
                <c:pt idx="4281">
                  <c:v>8.9734988247090008</c:v>
                </c:pt>
                <c:pt idx="4282">
                  <c:v>8.9734758061880004</c:v>
                </c:pt>
                <c:pt idx="4283">
                  <c:v>8.9734527761509995</c:v>
                </c:pt>
                <c:pt idx="4284">
                  <c:v>8.9734297345979996</c:v>
                </c:pt>
                <c:pt idx="4285">
                  <c:v>8.9734066815260007</c:v>
                </c:pt>
                <c:pt idx="4286">
                  <c:v>8.9733836169369994</c:v>
                </c:pt>
                <c:pt idx="4287">
                  <c:v>8.9733605408290007</c:v>
                </c:pt>
                <c:pt idx="4288">
                  <c:v>8.9733374532019994</c:v>
                </c:pt>
                <c:pt idx="4289">
                  <c:v>8.9733143540550007</c:v>
                </c:pt>
                <c:pt idx="4290">
                  <c:v>8.9732912433879992</c:v>
                </c:pt>
                <c:pt idx="4291">
                  <c:v>8.9732681212010004</c:v>
                </c:pt>
                <c:pt idx="4292">
                  <c:v>8.9732449874930005</c:v>
                </c:pt>
                <c:pt idx="4293">
                  <c:v>8.9732218422629995</c:v>
                </c:pt>
                <c:pt idx="4294">
                  <c:v>8.9731986855110009</c:v>
                </c:pt>
                <c:pt idx="4295">
                  <c:v>8.9731755172359993</c:v>
                </c:pt>
                <c:pt idx="4296">
                  <c:v>8.973152337438</c:v>
                </c:pt>
                <c:pt idx="4297">
                  <c:v>8.9731291461169995</c:v>
                </c:pt>
                <c:pt idx="4298">
                  <c:v>8.9731059432709994</c:v>
                </c:pt>
                <c:pt idx="4299">
                  <c:v>8.9730827289009998</c:v>
                </c:pt>
                <c:pt idx="4300">
                  <c:v>8.9730595030060005</c:v>
                </c:pt>
                <c:pt idx="4301">
                  <c:v>8.9730362655849998</c:v>
                </c:pt>
                <c:pt idx="4302">
                  <c:v>8.9730130166379993</c:v>
                </c:pt>
                <c:pt idx="4303">
                  <c:v>8.9729897561649992</c:v>
                </c:pt>
                <c:pt idx="4304">
                  <c:v>8.9729664841639991</c:v>
                </c:pt>
                <c:pt idx="4305">
                  <c:v>8.9729432006359993</c:v>
                </c:pt>
                <c:pt idx="4306">
                  <c:v>8.9729199055799995</c:v>
                </c:pt>
                <c:pt idx="4307">
                  <c:v>8.9728965989949998</c:v>
                </c:pt>
                <c:pt idx="4308">
                  <c:v>8.9728732808810001</c:v>
                </c:pt>
                <c:pt idx="4309">
                  <c:v>8.9728499512380004</c:v>
                </c:pt>
                <c:pt idx="4310">
                  <c:v>8.9728266100650007</c:v>
                </c:pt>
                <c:pt idx="4311">
                  <c:v>8.9728032573610008</c:v>
                </c:pt>
                <c:pt idx="4312">
                  <c:v>8.9727798931260008</c:v>
                </c:pt>
                <c:pt idx="4313">
                  <c:v>8.9727565173600006</c:v>
                </c:pt>
                <c:pt idx="4314">
                  <c:v>8.9727331300620001</c:v>
                </c:pt>
                <c:pt idx="4315">
                  <c:v>8.9727097312319994</c:v>
                </c:pt>
                <c:pt idx="4316">
                  <c:v>8.9726863208690002</c:v>
                </c:pt>
                <c:pt idx="4317">
                  <c:v>8.9726628989730006</c:v>
                </c:pt>
                <c:pt idx="4318">
                  <c:v>8.9726394655420005</c:v>
                </c:pt>
                <c:pt idx="4319">
                  <c:v>8.9726160205780001</c:v>
                </c:pt>
                <c:pt idx="4320">
                  <c:v>8.9725925640789992</c:v>
                </c:pt>
                <c:pt idx="4321">
                  <c:v>8.9725690960449995</c:v>
                </c:pt>
                <c:pt idx="4322">
                  <c:v>8.9725456164749993</c:v>
                </c:pt>
                <c:pt idx="4323">
                  <c:v>8.9725221253690002</c:v>
                </c:pt>
                <c:pt idx="4324">
                  <c:v>8.9724986227260004</c:v>
                </c:pt>
                <c:pt idx="4325">
                  <c:v>8.972475108547</c:v>
                </c:pt>
                <c:pt idx="4326">
                  <c:v>8.9724515828300007</c:v>
                </c:pt>
                <c:pt idx="4327">
                  <c:v>8.9724280455750005</c:v>
                </c:pt>
                <c:pt idx="4328">
                  <c:v>8.9724044967809995</c:v>
                </c:pt>
                <c:pt idx="4329">
                  <c:v>8.9723809364489995</c:v>
                </c:pt>
                <c:pt idx="4330">
                  <c:v>8.9723573645780004</c:v>
                </c:pt>
                <c:pt idx="4331">
                  <c:v>8.9723337811660002</c:v>
                </c:pt>
                <c:pt idx="4332">
                  <c:v>8.9723101862149992</c:v>
                </c:pt>
                <c:pt idx="4333">
                  <c:v>8.9722865797230007</c:v>
                </c:pt>
                <c:pt idx="4334">
                  <c:v>8.9722629616899994</c:v>
                </c:pt>
                <c:pt idx="4335">
                  <c:v>8.9722393321150005</c:v>
                </c:pt>
                <c:pt idx="4336">
                  <c:v>8.9722156909990005</c:v>
                </c:pt>
                <c:pt idx="4337">
                  <c:v>8.9721920383399993</c:v>
                </c:pt>
                <c:pt idx="4338">
                  <c:v>8.9721683741380005</c:v>
                </c:pt>
                <c:pt idx="4339">
                  <c:v>8.9721446983930004</c:v>
                </c:pt>
                <c:pt idx="4340">
                  <c:v>8.9721210111040008</c:v>
                </c:pt>
                <c:pt idx="4341">
                  <c:v>8.9720973122709999</c:v>
                </c:pt>
                <c:pt idx="4342">
                  <c:v>8.9720736018939995</c:v>
                </c:pt>
                <c:pt idx="4343">
                  <c:v>8.9720498799709993</c:v>
                </c:pt>
                <c:pt idx="4344">
                  <c:v>8.9720261465029996</c:v>
                </c:pt>
                <c:pt idx="4345">
                  <c:v>8.9720024014890001</c:v>
                </c:pt>
                <c:pt idx="4346">
                  <c:v>8.9719786449290009</c:v>
                </c:pt>
                <c:pt idx="4347">
                  <c:v>8.9719548768220001</c:v>
                </c:pt>
                <c:pt idx="4348">
                  <c:v>8.9719310971679995</c:v>
                </c:pt>
                <c:pt idx="4349">
                  <c:v>8.9719073059660008</c:v>
                </c:pt>
                <c:pt idx="4350">
                  <c:v>8.9718835032160005</c:v>
                </c:pt>
                <c:pt idx="4351">
                  <c:v>8.9718596889180002</c:v>
                </c:pt>
                <c:pt idx="4352">
                  <c:v>8.971835863071</c:v>
                </c:pt>
                <c:pt idx="4353">
                  <c:v>8.9718120256749998</c:v>
                </c:pt>
                <c:pt idx="4354">
                  <c:v>8.9717881767289995</c:v>
                </c:pt>
                <c:pt idx="4355">
                  <c:v>8.9717643162329992</c:v>
                </c:pt>
                <c:pt idx="4356">
                  <c:v>8.9717404441860005</c:v>
                </c:pt>
                <c:pt idx="4357">
                  <c:v>8.9717165605889999</c:v>
                </c:pt>
                <c:pt idx="4358">
                  <c:v>8.9716926654400009</c:v>
                </c:pt>
                <c:pt idx="4359">
                  <c:v>8.9716687587389998</c:v>
                </c:pt>
                <c:pt idx="4360">
                  <c:v>8.9716448404870004</c:v>
                </c:pt>
                <c:pt idx="4361">
                  <c:v>8.9716209106810005</c:v>
                </c:pt>
                <c:pt idx="4362">
                  <c:v>8.9715969693230004</c:v>
                </c:pt>
                <c:pt idx="4363">
                  <c:v>8.971573016412</c:v>
                </c:pt>
                <c:pt idx="4364">
                  <c:v>8.9715490519460008</c:v>
                </c:pt>
                <c:pt idx="4365">
                  <c:v>8.9715250759269995</c:v>
                </c:pt>
                <c:pt idx="4366">
                  <c:v>8.9715010883519994</c:v>
                </c:pt>
                <c:pt idx="4367">
                  <c:v>8.9714770892230007</c:v>
                </c:pt>
                <c:pt idx="4368">
                  <c:v>8.9714530785389996</c:v>
                </c:pt>
                <c:pt idx="4369">
                  <c:v>8.9714290562979997</c:v>
                </c:pt>
                <c:pt idx="4370">
                  <c:v>8.9714050225019992</c:v>
                </c:pt>
                <c:pt idx="4371">
                  <c:v>8.9713809771489998</c:v>
                </c:pt>
                <c:pt idx="4372">
                  <c:v>8.9713569202389998</c:v>
                </c:pt>
                <c:pt idx="4373">
                  <c:v>8.9713328517720008</c:v>
                </c:pt>
                <c:pt idx="4374">
                  <c:v>8.9713087717469993</c:v>
                </c:pt>
                <c:pt idx="4375">
                  <c:v>8.9712846801640005</c:v>
                </c:pt>
                <c:pt idx="4376">
                  <c:v>8.9712605770220009</c:v>
                </c:pt>
                <c:pt idx="4377">
                  <c:v>8.9712364623210004</c:v>
                </c:pt>
                <c:pt idx="4378">
                  <c:v>8.9712123360620009</c:v>
                </c:pt>
                <c:pt idx="4379">
                  <c:v>8.9711881982420003</c:v>
                </c:pt>
                <c:pt idx="4380">
                  <c:v>8.9711640488630007</c:v>
                </c:pt>
                <c:pt idx="4381">
                  <c:v>8.971139887923</c:v>
                </c:pt>
                <c:pt idx="4382">
                  <c:v>8.971115715422</c:v>
                </c:pt>
                <c:pt idx="4383">
                  <c:v>8.9710915313600008</c:v>
                </c:pt>
                <c:pt idx="4384">
                  <c:v>8.9710673357370005</c:v>
                </c:pt>
                <c:pt idx="4385">
                  <c:v>8.9710431285519991</c:v>
                </c:pt>
                <c:pt idx="4386">
                  <c:v>8.9710189098040001</c:v>
                </c:pt>
                <c:pt idx="4387">
                  <c:v>8.9709946794939999</c:v>
                </c:pt>
                <c:pt idx="4388">
                  <c:v>8.9709704376210002</c:v>
                </c:pt>
                <c:pt idx="4389">
                  <c:v>8.9709461841849993</c:v>
                </c:pt>
                <c:pt idx="4390">
                  <c:v>8.9709219191840006</c:v>
                </c:pt>
                <c:pt idx="4391">
                  <c:v>8.9708976426200007</c:v>
                </c:pt>
                <c:pt idx="4392">
                  <c:v>8.9708733544909993</c:v>
                </c:pt>
                <c:pt idx="4393">
                  <c:v>8.9708490547970001</c:v>
                </c:pt>
                <c:pt idx="4394">
                  <c:v>8.9708247435379995</c:v>
                </c:pt>
                <c:pt idx="4395">
                  <c:v>8.9708004207139993</c:v>
                </c:pt>
                <c:pt idx="4396">
                  <c:v>8.9707760863229993</c:v>
                </c:pt>
                <c:pt idx="4397">
                  <c:v>8.9707517403669996</c:v>
                </c:pt>
                <c:pt idx="4398">
                  <c:v>8.9707273828430001</c:v>
                </c:pt>
                <c:pt idx="4399">
                  <c:v>8.9707030137530008</c:v>
                </c:pt>
                <c:pt idx="4400">
                  <c:v>8.970678633096</c:v>
                </c:pt>
                <c:pt idx="4401">
                  <c:v>8.9706542408699992</c:v>
                </c:pt>
                <c:pt idx="4402">
                  <c:v>8.9706298370770003</c:v>
                </c:pt>
                <c:pt idx="4403">
                  <c:v>8.9706054217149997</c:v>
                </c:pt>
                <c:pt idx="4404">
                  <c:v>8.9705809947849993</c:v>
                </c:pt>
                <c:pt idx="4405">
                  <c:v>8.9705565562850005</c:v>
                </c:pt>
                <c:pt idx="4406">
                  <c:v>8.9705321062159999</c:v>
                </c:pt>
                <c:pt idx="4407">
                  <c:v>8.9705076445779994</c:v>
                </c:pt>
                <c:pt idx="4408">
                  <c:v>8.9704831713690005</c:v>
                </c:pt>
                <c:pt idx="4409">
                  <c:v>8.9704586865899998</c:v>
                </c:pt>
                <c:pt idx="4410">
                  <c:v>8.9704341902400007</c:v>
                </c:pt>
                <c:pt idx="4411">
                  <c:v>8.9704096823179995</c:v>
                </c:pt>
                <c:pt idx="4412">
                  <c:v>8.9703851628260001</c:v>
                </c:pt>
                <c:pt idx="4413">
                  <c:v>8.9703606317610003</c:v>
                </c:pt>
                <c:pt idx="4414">
                  <c:v>8.9703360891250004</c:v>
                </c:pt>
                <c:pt idx="4415">
                  <c:v>8.9703115349160001</c:v>
                </c:pt>
                <c:pt idx="4416">
                  <c:v>8.9702869691339995</c:v>
                </c:pt>
                <c:pt idx="4417">
                  <c:v>8.9702623917800004</c:v>
                </c:pt>
                <c:pt idx="4418">
                  <c:v>8.9702378028510008</c:v>
                </c:pt>
                <c:pt idx="4419">
                  <c:v>8.9702132023490009</c:v>
                </c:pt>
                <c:pt idx="4420">
                  <c:v>8.9701885902730005</c:v>
                </c:pt>
                <c:pt idx="4421">
                  <c:v>8.9701639666229998</c:v>
                </c:pt>
                <c:pt idx="4422">
                  <c:v>8.9701393313970001</c:v>
                </c:pt>
                <c:pt idx="4423">
                  <c:v>8.9701146845970001</c:v>
                </c:pt>
                <c:pt idx="4424">
                  <c:v>8.9700900262209995</c:v>
                </c:pt>
                <c:pt idx="4425">
                  <c:v>8.9700653562700001</c:v>
                </c:pt>
                <c:pt idx="4426">
                  <c:v>8.9700406747430002</c:v>
                </c:pt>
                <c:pt idx="4427">
                  <c:v>8.9700159816389995</c:v>
                </c:pt>
                <c:pt idx="4428">
                  <c:v>8.969991276959</c:v>
                </c:pt>
                <c:pt idx="4429">
                  <c:v>8.9699665607009997</c:v>
                </c:pt>
                <c:pt idx="4430">
                  <c:v>8.9699418328670006</c:v>
                </c:pt>
                <c:pt idx="4431">
                  <c:v>8.9699170934550008</c:v>
                </c:pt>
                <c:pt idx="4432">
                  <c:v>8.9698923424650001</c:v>
                </c:pt>
                <c:pt idx="4433">
                  <c:v>8.9698675798970005</c:v>
                </c:pt>
                <c:pt idx="4434">
                  <c:v>8.9698428057499999</c:v>
                </c:pt>
                <c:pt idx="4435">
                  <c:v>8.9698180200250004</c:v>
                </c:pt>
                <c:pt idx="4436">
                  <c:v>8.9697932227199999</c:v>
                </c:pt>
                <c:pt idx="4437">
                  <c:v>8.9697684138360003</c:v>
                </c:pt>
                <c:pt idx="4438">
                  <c:v>8.9697435933719998</c:v>
                </c:pt>
                <c:pt idx="4439">
                  <c:v>8.9697187613290001</c:v>
                </c:pt>
                <c:pt idx="4440">
                  <c:v>8.9696939177049995</c:v>
                </c:pt>
                <c:pt idx="4441">
                  <c:v>8.9696690624999995</c:v>
                </c:pt>
                <c:pt idx="4442">
                  <c:v>8.9696441957150004</c:v>
                </c:pt>
                <c:pt idx="4443">
                  <c:v>8.9696193173490002</c:v>
                </c:pt>
                <c:pt idx="4444">
                  <c:v>8.9695944274000006</c:v>
                </c:pt>
                <c:pt idx="4445">
                  <c:v>8.969569525871</c:v>
                </c:pt>
                <c:pt idx="4446">
                  <c:v>8.9695446127589999</c:v>
                </c:pt>
                <c:pt idx="4447">
                  <c:v>8.9695196880650006</c:v>
                </c:pt>
                <c:pt idx="4448">
                  <c:v>8.9694947517879999</c:v>
                </c:pt>
                <c:pt idx="4449">
                  <c:v>8.9694698039279999</c:v>
                </c:pt>
                <c:pt idx="4450">
                  <c:v>8.9694448444850003</c:v>
                </c:pt>
                <c:pt idx="4451">
                  <c:v>8.9694198734589996</c:v>
                </c:pt>
                <c:pt idx="4452">
                  <c:v>8.9693948908489993</c:v>
                </c:pt>
                <c:pt idx="4453">
                  <c:v>8.9693698966549995</c:v>
                </c:pt>
                <c:pt idx="4454">
                  <c:v>8.9693448908760001</c:v>
                </c:pt>
                <c:pt idx="4455">
                  <c:v>8.9693198735129993</c:v>
                </c:pt>
                <c:pt idx="4456">
                  <c:v>8.9692948445650007</c:v>
                </c:pt>
                <c:pt idx="4457">
                  <c:v>8.9692698040320007</c:v>
                </c:pt>
                <c:pt idx="4458">
                  <c:v>8.9692447519129992</c:v>
                </c:pt>
                <c:pt idx="4459">
                  <c:v>8.9692196882089998</c:v>
                </c:pt>
                <c:pt idx="4460">
                  <c:v>8.9691946129190008</c:v>
                </c:pt>
                <c:pt idx="4461">
                  <c:v>8.9691695260430002</c:v>
                </c:pt>
                <c:pt idx="4462">
                  <c:v>8.9691444275799999</c:v>
                </c:pt>
                <c:pt idx="4463">
                  <c:v>8.9691193175299997</c:v>
                </c:pt>
                <c:pt idx="4464">
                  <c:v>8.9690941958929997</c:v>
                </c:pt>
                <c:pt idx="4465">
                  <c:v>8.9690690626689999</c:v>
                </c:pt>
                <c:pt idx="4466">
                  <c:v>8.9690439178580004</c:v>
                </c:pt>
                <c:pt idx="4467">
                  <c:v>8.9690187614589991</c:v>
                </c:pt>
                <c:pt idx="4468">
                  <c:v>8.9689935934709997</c:v>
                </c:pt>
                <c:pt idx="4469">
                  <c:v>8.9689684138950003</c:v>
                </c:pt>
                <c:pt idx="4470">
                  <c:v>8.9689432227309993</c:v>
                </c:pt>
                <c:pt idx="4471">
                  <c:v>8.9689180199780001</c:v>
                </c:pt>
                <c:pt idx="4472">
                  <c:v>8.9688928056350008</c:v>
                </c:pt>
                <c:pt idx="4473">
                  <c:v>8.9688675797039998</c:v>
                </c:pt>
                <c:pt idx="4474">
                  <c:v>8.9688423421820005</c:v>
                </c:pt>
                <c:pt idx="4475">
                  <c:v>8.9688170930709994</c:v>
                </c:pt>
                <c:pt idx="4476">
                  <c:v>8.96879183237</c:v>
                </c:pt>
                <c:pt idx="4477">
                  <c:v>8.9687665600780004</c:v>
                </c:pt>
                <c:pt idx="4478">
                  <c:v>8.9687412761960008</c:v>
                </c:pt>
                <c:pt idx="4479">
                  <c:v>8.9687159807229992</c:v>
                </c:pt>
                <c:pt idx="4480">
                  <c:v>8.9686906736589993</c:v>
                </c:pt>
                <c:pt idx="4481">
                  <c:v>8.9686653550039992</c:v>
                </c:pt>
                <c:pt idx="4482">
                  <c:v>8.9686400247560005</c:v>
                </c:pt>
                <c:pt idx="4483">
                  <c:v>8.968614682918</c:v>
                </c:pt>
                <c:pt idx="4484">
                  <c:v>8.9685893294869992</c:v>
                </c:pt>
                <c:pt idx="4485">
                  <c:v>8.9685639644629997</c:v>
                </c:pt>
                <c:pt idx="4486">
                  <c:v>8.9685385878480002</c:v>
                </c:pt>
                <c:pt idx="4487">
                  <c:v>8.9685131996390002</c:v>
                </c:pt>
                <c:pt idx="4488">
                  <c:v>8.9684877998369998</c:v>
                </c:pt>
                <c:pt idx="4489">
                  <c:v>8.9684623884429993</c:v>
                </c:pt>
                <c:pt idx="4490">
                  <c:v>8.9684369654539999</c:v>
                </c:pt>
                <c:pt idx="4491">
                  <c:v>8.9684115308720003</c:v>
                </c:pt>
                <c:pt idx="4492">
                  <c:v>8.9683860846960002</c:v>
                </c:pt>
                <c:pt idx="4493">
                  <c:v>8.9683606269259997</c:v>
                </c:pt>
                <c:pt idx="4494">
                  <c:v>8.9683351575620005</c:v>
                </c:pt>
                <c:pt idx="4495">
                  <c:v>8.9683096766030008</c:v>
                </c:pt>
                <c:pt idx="4496">
                  <c:v>8.9682841840490006</c:v>
                </c:pt>
                <c:pt idx="4497">
                  <c:v>8.9682586798999999</c:v>
                </c:pt>
                <c:pt idx="4498">
                  <c:v>8.9682331641560005</c:v>
                </c:pt>
                <c:pt idx="4499">
                  <c:v>8.9682076368170005</c:v>
                </c:pt>
                <c:pt idx="4500">
                  <c:v>8.9681820978809998</c:v>
                </c:pt>
                <c:pt idx="4501">
                  <c:v>8.9681565473500005</c:v>
                </c:pt>
                <c:pt idx="4502">
                  <c:v>8.9681309852230005</c:v>
                </c:pt>
                <c:pt idx="4503">
                  <c:v>8.9681054114989998</c:v>
                </c:pt>
                <c:pt idx="4504">
                  <c:v>8.9680798261780001</c:v>
                </c:pt>
                <c:pt idx="4505">
                  <c:v>8.9680542292609999</c:v>
                </c:pt>
                <c:pt idx="4506">
                  <c:v>8.9680286207470008</c:v>
                </c:pt>
                <c:pt idx="4507">
                  <c:v>8.9680030006359992</c:v>
                </c:pt>
                <c:pt idx="4508">
                  <c:v>8.9679773689270004</c:v>
                </c:pt>
                <c:pt idx="4509">
                  <c:v>8.9679517256210008</c:v>
                </c:pt>
                <c:pt idx="4510">
                  <c:v>8.9679260707170005</c:v>
                </c:pt>
                <c:pt idx="4511">
                  <c:v>8.9679004042149995</c:v>
                </c:pt>
                <c:pt idx="4512">
                  <c:v>8.9678747261139993</c:v>
                </c:pt>
                <c:pt idx="4513">
                  <c:v>8.9678490364160002</c:v>
                </c:pt>
                <c:pt idx="4514">
                  <c:v>8.9678233351180001</c:v>
                </c:pt>
                <c:pt idx="4515">
                  <c:v>8.9677976222219993</c:v>
                </c:pt>
                <c:pt idx="4516">
                  <c:v>8.9677718977269993</c:v>
                </c:pt>
                <c:pt idx="4517">
                  <c:v>8.9677461616320002</c:v>
                </c:pt>
                <c:pt idx="4518">
                  <c:v>8.9677204139390003</c:v>
                </c:pt>
                <c:pt idx="4519">
                  <c:v>8.9676946546449994</c:v>
                </c:pt>
                <c:pt idx="4520">
                  <c:v>8.9676688837519993</c:v>
                </c:pt>
                <c:pt idx="4521">
                  <c:v>8.9676431012590001</c:v>
                </c:pt>
                <c:pt idx="4522">
                  <c:v>8.9676173071649998</c:v>
                </c:pt>
                <c:pt idx="4523">
                  <c:v>8.9675915014710004</c:v>
                </c:pt>
                <c:pt idx="4524">
                  <c:v>8.967565684177</c:v>
                </c:pt>
                <c:pt idx="4525">
                  <c:v>8.9675398552820003</c:v>
                </c:pt>
                <c:pt idx="4526">
                  <c:v>8.9675140147859995</c:v>
                </c:pt>
                <c:pt idx="4527">
                  <c:v>8.9674881626889995</c:v>
                </c:pt>
                <c:pt idx="4528">
                  <c:v>8.9674622989900001</c:v>
                </c:pt>
                <c:pt idx="4529">
                  <c:v>8.9674364236899997</c:v>
                </c:pt>
                <c:pt idx="4530">
                  <c:v>8.967410536789</c:v>
                </c:pt>
                <c:pt idx="4531">
                  <c:v>8.9673846382850009</c:v>
                </c:pt>
                <c:pt idx="4532">
                  <c:v>8.9673587281800007</c:v>
                </c:pt>
                <c:pt idx="4533">
                  <c:v>8.9673328064719993</c:v>
                </c:pt>
                <c:pt idx="4534">
                  <c:v>8.9673068731620003</c:v>
                </c:pt>
                <c:pt idx="4535">
                  <c:v>8.9672809282500001</c:v>
                </c:pt>
                <c:pt idx="4536">
                  <c:v>8.9672549717350005</c:v>
                </c:pt>
                <c:pt idx="4537">
                  <c:v>8.9672290036169997</c:v>
                </c:pt>
                <c:pt idx="4538">
                  <c:v>8.9672030238959994</c:v>
                </c:pt>
                <c:pt idx="4539">
                  <c:v>8.9671770325709996</c:v>
                </c:pt>
                <c:pt idx="4540">
                  <c:v>8.9671510296440005</c:v>
                </c:pt>
                <c:pt idx="4541">
                  <c:v>8.967125015113</c:v>
                </c:pt>
                <c:pt idx="4542">
                  <c:v>8.967098988978</c:v>
                </c:pt>
                <c:pt idx="4543">
                  <c:v>8.9670729512390004</c:v>
                </c:pt>
                <c:pt idx="4544">
                  <c:v>8.9670469018959995</c:v>
                </c:pt>
                <c:pt idx="4545">
                  <c:v>8.9670208409490009</c:v>
                </c:pt>
                <c:pt idx="4546">
                  <c:v>8.9669947683979991</c:v>
                </c:pt>
                <c:pt idx="4547">
                  <c:v>8.9669686842419996</c:v>
                </c:pt>
                <c:pt idx="4548">
                  <c:v>8.9669425884810003</c:v>
                </c:pt>
                <c:pt idx="4549">
                  <c:v>8.9669164811159998</c:v>
                </c:pt>
                <c:pt idx="4550">
                  <c:v>8.9668903621449996</c:v>
                </c:pt>
                <c:pt idx="4551">
                  <c:v>8.9668642315699998</c:v>
                </c:pt>
                <c:pt idx="4552">
                  <c:v>8.9668380893890003</c:v>
                </c:pt>
                <c:pt idx="4553">
                  <c:v>8.9668119356029994</c:v>
                </c:pt>
                <c:pt idx="4554">
                  <c:v>8.9667857702110005</c:v>
                </c:pt>
                <c:pt idx="4555">
                  <c:v>8.9667595932130002</c:v>
                </c:pt>
                <c:pt idx="4556">
                  <c:v>8.9667334046100002</c:v>
                </c:pt>
                <c:pt idx="4557">
                  <c:v>8.9667072044000005</c:v>
                </c:pt>
                <c:pt idx="4558">
                  <c:v>8.9666809925849993</c:v>
                </c:pt>
                <c:pt idx="4559">
                  <c:v>8.9666547691630001</c:v>
                </c:pt>
                <c:pt idx="4560">
                  <c:v>8.9666285341339993</c:v>
                </c:pt>
                <c:pt idx="4561">
                  <c:v>8.9666022874990006</c:v>
                </c:pt>
                <c:pt idx="4562">
                  <c:v>8.9665760292580003</c:v>
                </c:pt>
                <c:pt idx="4563">
                  <c:v>8.9665497594090002</c:v>
                </c:pt>
                <c:pt idx="4564">
                  <c:v>8.9665234779530003</c:v>
                </c:pt>
                <c:pt idx="4565">
                  <c:v>8.9664971848910007</c:v>
                </c:pt>
                <c:pt idx="4566">
                  <c:v>8.9664708802199993</c:v>
                </c:pt>
                <c:pt idx="4567">
                  <c:v>8.9664445639429999</c:v>
                </c:pt>
                <c:pt idx="4568">
                  <c:v>8.9664182360580007</c:v>
                </c:pt>
                <c:pt idx="4569">
                  <c:v>8.9663918965649998</c:v>
                </c:pt>
                <c:pt idx="4570">
                  <c:v>8.9663655454650009</c:v>
                </c:pt>
                <c:pt idx="4571">
                  <c:v>8.9663391827560002</c:v>
                </c:pt>
                <c:pt idx="4572">
                  <c:v>8.9663128084399997</c:v>
                </c:pt>
                <c:pt idx="4573">
                  <c:v>8.9662864225149992</c:v>
                </c:pt>
                <c:pt idx="4574">
                  <c:v>8.9662600249820006</c:v>
                </c:pt>
                <c:pt idx="4575">
                  <c:v>8.9662336158400002</c:v>
                </c:pt>
                <c:pt idx="4576">
                  <c:v>8.96620719509</c:v>
                </c:pt>
                <c:pt idx="4577">
                  <c:v>8.9661807627319998</c:v>
                </c:pt>
                <c:pt idx="4578">
                  <c:v>8.9661543187639996</c:v>
                </c:pt>
                <c:pt idx="4579">
                  <c:v>8.9661278631879995</c:v>
                </c:pt>
                <c:pt idx="4580">
                  <c:v>8.9661013960019993</c:v>
                </c:pt>
                <c:pt idx="4581">
                  <c:v>8.9660749172069991</c:v>
                </c:pt>
                <c:pt idx="4582">
                  <c:v>8.9660484268040008</c:v>
                </c:pt>
                <c:pt idx="4583">
                  <c:v>8.9660219247900006</c:v>
                </c:pt>
                <c:pt idx="4584">
                  <c:v>8.9659954111670004</c:v>
                </c:pt>
                <c:pt idx="4585">
                  <c:v>8.9659688859350002</c:v>
                </c:pt>
                <c:pt idx="4586">
                  <c:v>8.9659423490929999</c:v>
                </c:pt>
                <c:pt idx="4587">
                  <c:v>8.9659158006409996</c:v>
                </c:pt>
                <c:pt idx="4588">
                  <c:v>8.9658892405789992</c:v>
                </c:pt>
                <c:pt idx="4589">
                  <c:v>8.9658626689070005</c:v>
                </c:pt>
                <c:pt idx="4590">
                  <c:v>8.9658360856249999</c:v>
                </c:pt>
                <c:pt idx="4591">
                  <c:v>8.9658094907329993</c:v>
                </c:pt>
                <c:pt idx="4592">
                  <c:v>8.9657828842300002</c:v>
                </c:pt>
                <c:pt idx="4593">
                  <c:v>8.9657562661169994</c:v>
                </c:pt>
                <c:pt idx="4594">
                  <c:v>8.9657296363930001</c:v>
                </c:pt>
                <c:pt idx="4595">
                  <c:v>8.9657029950590008</c:v>
                </c:pt>
                <c:pt idx="4596">
                  <c:v>8.9656763421139996</c:v>
                </c:pt>
                <c:pt idx="4597">
                  <c:v>8.9656496775579999</c:v>
                </c:pt>
                <c:pt idx="4598">
                  <c:v>8.9656230013910001</c:v>
                </c:pt>
                <c:pt idx="4599">
                  <c:v>8.9655963136130001</c:v>
                </c:pt>
                <c:pt idx="4600">
                  <c:v>8.965569614224</c:v>
                </c:pt>
                <c:pt idx="4601">
                  <c:v>8.9655429032239997</c:v>
                </c:pt>
                <c:pt idx="4602">
                  <c:v>8.9655161806119992</c:v>
                </c:pt>
                <c:pt idx="4603">
                  <c:v>8.9654894463890002</c:v>
                </c:pt>
                <c:pt idx="4604">
                  <c:v>8.9654627005539993</c:v>
                </c:pt>
                <c:pt idx="4605">
                  <c:v>8.965435943108</c:v>
                </c:pt>
                <c:pt idx="4606">
                  <c:v>8.9654091740510005</c:v>
                </c:pt>
                <c:pt idx="4607">
                  <c:v>8.9653823933810006</c:v>
                </c:pt>
                <c:pt idx="4608">
                  <c:v>8.9653556011000006</c:v>
                </c:pt>
                <c:pt idx="4609">
                  <c:v>8.9653287972070004</c:v>
                </c:pt>
                <c:pt idx="4610">
                  <c:v>8.9653019817009998</c:v>
                </c:pt>
                <c:pt idx="4611">
                  <c:v>8.9652751545840008</c:v>
                </c:pt>
                <c:pt idx="4612">
                  <c:v>8.9652483158549998</c:v>
                </c:pt>
                <c:pt idx="4613">
                  <c:v>8.9652214655130003</c:v>
                </c:pt>
                <c:pt idx="4614">
                  <c:v>8.9651946035590004</c:v>
                </c:pt>
                <c:pt idx="4615">
                  <c:v>8.9651677299920003</c:v>
                </c:pt>
                <c:pt idx="4616">
                  <c:v>8.965140844814</c:v>
                </c:pt>
                <c:pt idx="4617">
                  <c:v>8.9651139480219992</c:v>
                </c:pt>
                <c:pt idx="4618">
                  <c:v>8.965087039618</c:v>
                </c:pt>
                <c:pt idx="4619">
                  <c:v>8.9650601196020006</c:v>
                </c:pt>
                <c:pt idx="4620">
                  <c:v>8.9650331879720007</c:v>
                </c:pt>
                <c:pt idx="4621">
                  <c:v>8.9650062447300005</c:v>
                </c:pt>
                <c:pt idx="4622">
                  <c:v>8.964979289875</c:v>
                </c:pt>
                <c:pt idx="4623">
                  <c:v>8.9649523234069992</c:v>
                </c:pt>
                <c:pt idx="4624">
                  <c:v>8.9649253453259998</c:v>
                </c:pt>
                <c:pt idx="4625">
                  <c:v>8.9648983556320001</c:v>
                </c:pt>
                <c:pt idx="4626">
                  <c:v>8.964871354325</c:v>
                </c:pt>
                <c:pt idx="4627">
                  <c:v>8.9648443414039996</c:v>
                </c:pt>
                <c:pt idx="4628">
                  <c:v>8.9648173168710006</c:v>
                </c:pt>
                <c:pt idx="4629">
                  <c:v>8.9647902807239994</c:v>
                </c:pt>
                <c:pt idx="4630">
                  <c:v>8.9647632329629996</c:v>
                </c:pt>
                <c:pt idx="4631">
                  <c:v>8.9647361735889994</c:v>
                </c:pt>
                <c:pt idx="4632">
                  <c:v>8.9647091026020007</c:v>
                </c:pt>
                <c:pt idx="4633">
                  <c:v>8.9646820200009998</c:v>
                </c:pt>
                <c:pt idx="4634">
                  <c:v>8.9646549257870003</c:v>
                </c:pt>
                <c:pt idx="4635">
                  <c:v>8.9646278199590004</c:v>
                </c:pt>
                <c:pt idx="4636">
                  <c:v>8.964600702517</c:v>
                </c:pt>
                <c:pt idx="4637">
                  <c:v>8.9645735734619993</c:v>
                </c:pt>
                <c:pt idx="4638">
                  <c:v>8.964546432793</c:v>
                </c:pt>
                <c:pt idx="4639">
                  <c:v>8.9645192805100002</c:v>
                </c:pt>
                <c:pt idx="4640">
                  <c:v>8.9644921166130001</c:v>
                </c:pt>
                <c:pt idx="4641">
                  <c:v>8.9644649411019994</c:v>
                </c:pt>
                <c:pt idx="4642">
                  <c:v>8.9644377539770002</c:v>
                </c:pt>
                <c:pt idx="4643">
                  <c:v>8.9644105552390005</c:v>
                </c:pt>
                <c:pt idx="4644">
                  <c:v>8.9643833448860004</c:v>
                </c:pt>
                <c:pt idx="4645">
                  <c:v>8.9643561229189999</c:v>
                </c:pt>
                <c:pt idx="4646">
                  <c:v>8.9643288893380006</c:v>
                </c:pt>
                <c:pt idx="4647">
                  <c:v>8.9643016441429992</c:v>
                </c:pt>
                <c:pt idx="4648">
                  <c:v>8.9642743873330009</c:v>
                </c:pt>
                <c:pt idx="4649">
                  <c:v>8.9642471189100004</c:v>
                </c:pt>
                <c:pt idx="4650">
                  <c:v>8.9642198388719994</c:v>
                </c:pt>
                <c:pt idx="4651">
                  <c:v>8.9641925472199997</c:v>
                </c:pt>
                <c:pt idx="4652">
                  <c:v>8.9641652439529995</c:v>
                </c:pt>
                <c:pt idx="4653">
                  <c:v>8.9641379290720007</c:v>
                </c:pt>
                <c:pt idx="4654">
                  <c:v>8.9641106025769997</c:v>
                </c:pt>
                <c:pt idx="4655">
                  <c:v>8.9640832644669999</c:v>
                </c:pt>
                <c:pt idx="4656">
                  <c:v>8.9640559147429997</c:v>
                </c:pt>
                <c:pt idx="4657">
                  <c:v>8.9640285534050008</c:v>
                </c:pt>
                <c:pt idx="4658">
                  <c:v>8.9640011804519997</c:v>
                </c:pt>
                <c:pt idx="4659">
                  <c:v>8.9639737958839998</c:v>
                </c:pt>
                <c:pt idx="4660">
                  <c:v>8.9639463997019995</c:v>
                </c:pt>
                <c:pt idx="4661">
                  <c:v>8.9639189919050004</c:v>
                </c:pt>
                <c:pt idx="4662">
                  <c:v>8.9638915724939991</c:v>
                </c:pt>
                <c:pt idx="4663">
                  <c:v>8.9638641414679991</c:v>
                </c:pt>
                <c:pt idx="4664">
                  <c:v>8.9638366988280005</c:v>
                </c:pt>
                <c:pt idx="4665">
                  <c:v>8.9638092445729995</c:v>
                </c:pt>
                <c:pt idx="4666">
                  <c:v>8.9637817787029999</c:v>
                </c:pt>
                <c:pt idx="4667">
                  <c:v>8.9637543012179997</c:v>
                </c:pt>
                <c:pt idx="4668">
                  <c:v>8.9637268121190008</c:v>
                </c:pt>
                <c:pt idx="4669">
                  <c:v>8.9636993114059997</c:v>
                </c:pt>
                <c:pt idx="4670">
                  <c:v>8.9636717990769998</c:v>
                </c:pt>
                <c:pt idx="4671">
                  <c:v>8.9636442751339995</c:v>
                </c:pt>
                <c:pt idx="4672">
                  <c:v>8.9636167395760005</c:v>
                </c:pt>
                <c:pt idx="4673">
                  <c:v>8.9635891924029991</c:v>
                </c:pt>
                <c:pt idx="4674">
                  <c:v>8.9635616336159991</c:v>
                </c:pt>
                <c:pt idx="4675">
                  <c:v>8.9635340632140004</c:v>
                </c:pt>
                <c:pt idx="4676">
                  <c:v>8.9635064811969993</c:v>
                </c:pt>
                <c:pt idx="4677">
                  <c:v>8.9634788875659996</c:v>
                </c:pt>
                <c:pt idx="4678">
                  <c:v>8.9634512823189993</c:v>
                </c:pt>
                <c:pt idx="4679">
                  <c:v>8.9634236654580004</c:v>
                </c:pt>
                <c:pt idx="4680">
                  <c:v>8.9633960369829992</c:v>
                </c:pt>
                <c:pt idx="4681">
                  <c:v>8.9633683968919993</c:v>
                </c:pt>
                <c:pt idx="4682">
                  <c:v>8.9633407451870006</c:v>
                </c:pt>
                <c:pt idx="4683">
                  <c:v>8.9633130818669997</c:v>
                </c:pt>
                <c:pt idx="4684">
                  <c:v>8.963285406932</c:v>
                </c:pt>
                <c:pt idx="4685">
                  <c:v>8.9632577203829999</c:v>
                </c:pt>
                <c:pt idx="4686">
                  <c:v>8.9632300222189993</c:v>
                </c:pt>
                <c:pt idx="4687">
                  <c:v>8.96320231244</c:v>
                </c:pt>
                <c:pt idx="4688">
                  <c:v>8.9631745910460001</c:v>
                </c:pt>
                <c:pt idx="4689">
                  <c:v>8.9631468580379998</c:v>
                </c:pt>
                <c:pt idx="4690">
                  <c:v>8.9631191134150008</c:v>
                </c:pt>
                <c:pt idx="4691">
                  <c:v>8.9630913571779995</c:v>
                </c:pt>
                <c:pt idx="4692">
                  <c:v>8.9630635893259996</c:v>
                </c:pt>
                <c:pt idx="4693">
                  <c:v>8.9630358098590008</c:v>
                </c:pt>
                <c:pt idx="4694">
                  <c:v>8.9630080187779999</c:v>
                </c:pt>
                <c:pt idx="4695">
                  <c:v>8.9629802160820002</c:v>
                </c:pt>
                <c:pt idx="4696">
                  <c:v>8.9629524017710001</c:v>
                </c:pt>
                <c:pt idx="4697">
                  <c:v>8.9629245758459994</c:v>
                </c:pt>
                <c:pt idx="4698">
                  <c:v>8.9628967383060001</c:v>
                </c:pt>
                <c:pt idx="4699">
                  <c:v>8.9628688891520003</c:v>
                </c:pt>
                <c:pt idx="4700">
                  <c:v>8.9628410283840001</c:v>
                </c:pt>
                <c:pt idx="4701">
                  <c:v>8.9628131559999993</c:v>
                </c:pt>
                <c:pt idx="4702">
                  <c:v>8.9627852720029999</c:v>
                </c:pt>
                <c:pt idx="4703">
                  <c:v>8.962757376391</c:v>
                </c:pt>
                <c:pt idx="4704">
                  <c:v>8.9627294691649997</c:v>
                </c:pt>
                <c:pt idx="4705">
                  <c:v>8.9627015503240006</c:v>
                </c:pt>
                <c:pt idx="4706">
                  <c:v>8.9626736198689994</c:v>
                </c:pt>
                <c:pt idx="4707">
                  <c:v>8.9626456777999994</c:v>
                </c:pt>
                <c:pt idx="4708">
                  <c:v>8.9626177241160008</c:v>
                </c:pt>
                <c:pt idx="4709">
                  <c:v>8.962589758819</c:v>
                </c:pt>
                <c:pt idx="4710">
                  <c:v>8.9625617819070005</c:v>
                </c:pt>
                <c:pt idx="4711">
                  <c:v>8.9625337933800004</c:v>
                </c:pt>
                <c:pt idx="4712">
                  <c:v>8.9625057932400001</c:v>
                </c:pt>
                <c:pt idx="4713">
                  <c:v>8.9624777814859993</c:v>
                </c:pt>
                <c:pt idx="4714">
                  <c:v>8.9624497581179998</c:v>
                </c:pt>
                <c:pt idx="4715">
                  <c:v>8.9624217231349999</c:v>
                </c:pt>
                <c:pt idx="4716">
                  <c:v>8.9623936765389995</c:v>
                </c:pt>
                <c:pt idx="4717">
                  <c:v>8.9623656183290006</c:v>
                </c:pt>
                <c:pt idx="4718">
                  <c:v>8.9623375485049994</c:v>
                </c:pt>
                <c:pt idx="4719">
                  <c:v>8.9623094670669996</c:v>
                </c:pt>
                <c:pt idx="4720">
                  <c:v>8.9622813740149994</c:v>
                </c:pt>
                <c:pt idx="4721">
                  <c:v>8.9622532693500006</c:v>
                </c:pt>
                <c:pt idx="4722">
                  <c:v>8.9622251530709995</c:v>
                </c:pt>
                <c:pt idx="4723">
                  <c:v>8.9621970251779999</c:v>
                </c:pt>
                <c:pt idx="4724">
                  <c:v>8.9621688856719999</c:v>
                </c:pt>
                <c:pt idx="4725">
                  <c:v>8.9621407345519994</c:v>
                </c:pt>
                <c:pt idx="4726">
                  <c:v>8.9621125718190005</c:v>
                </c:pt>
                <c:pt idx="4727">
                  <c:v>8.9620843974719993</c:v>
                </c:pt>
                <c:pt idx="4728">
                  <c:v>8.9620562115119995</c:v>
                </c:pt>
                <c:pt idx="4729">
                  <c:v>8.9620280139379993</c:v>
                </c:pt>
                <c:pt idx="4730">
                  <c:v>8.9619998047510006</c:v>
                </c:pt>
                <c:pt idx="4731">
                  <c:v>8.9619715839519998</c:v>
                </c:pt>
                <c:pt idx="4732">
                  <c:v>8.9619433515390003</c:v>
                </c:pt>
                <c:pt idx="4733">
                  <c:v>8.9619151075120005</c:v>
                </c:pt>
                <c:pt idx="4734">
                  <c:v>8.9618868518730004</c:v>
                </c:pt>
                <c:pt idx="4735">
                  <c:v>8.9618585846209999</c:v>
                </c:pt>
                <c:pt idx="4736">
                  <c:v>8.9618303057559991</c:v>
                </c:pt>
                <c:pt idx="4737">
                  <c:v>8.9618020152779998</c:v>
                </c:pt>
                <c:pt idx="4738">
                  <c:v>8.9617737131880002</c:v>
                </c:pt>
                <c:pt idx="4739">
                  <c:v>8.9617453994840002</c:v>
                </c:pt>
                <c:pt idx="4740">
                  <c:v>8.9617170741679999</c:v>
                </c:pt>
                <c:pt idx="4741">
                  <c:v>8.9616887372399994</c:v>
                </c:pt>
                <c:pt idx="4742">
                  <c:v>8.9616603886990003</c:v>
                </c:pt>
                <c:pt idx="4743">
                  <c:v>8.9616320285450008</c:v>
                </c:pt>
                <c:pt idx="4744">
                  <c:v>8.9616036567789994</c:v>
                </c:pt>
                <c:pt idx="4745">
                  <c:v>8.9615752734009995</c:v>
                </c:pt>
                <c:pt idx="4746">
                  <c:v>8.9615468784109993</c:v>
                </c:pt>
                <c:pt idx="4747">
                  <c:v>8.9615184718090006</c:v>
                </c:pt>
                <c:pt idx="4748">
                  <c:v>8.9614900535939999</c:v>
                </c:pt>
                <c:pt idx="4749">
                  <c:v>8.9614616237680007</c:v>
                </c:pt>
                <c:pt idx="4750">
                  <c:v>8.9614331823289994</c:v>
                </c:pt>
                <c:pt idx="4751">
                  <c:v>8.9614047292789998</c:v>
                </c:pt>
                <c:pt idx="4752">
                  <c:v>8.9613762646169999</c:v>
                </c:pt>
                <c:pt idx="4753">
                  <c:v>8.9613477883439998</c:v>
                </c:pt>
                <c:pt idx="4754">
                  <c:v>8.9613193004589995</c:v>
                </c:pt>
                <c:pt idx="4755">
                  <c:v>8.9612908009620007</c:v>
                </c:pt>
                <c:pt idx="4756">
                  <c:v>8.961262289854</c:v>
                </c:pt>
                <c:pt idx="4757">
                  <c:v>8.9612337671350009</c:v>
                </c:pt>
                <c:pt idx="4758">
                  <c:v>8.9612052328039997</c:v>
                </c:pt>
                <c:pt idx="4759">
                  <c:v>8.9611766868620002</c:v>
                </c:pt>
                <c:pt idx="4760">
                  <c:v>8.9611481293100006</c:v>
                </c:pt>
                <c:pt idx="4761">
                  <c:v>8.9611195601460008</c:v>
                </c:pt>
                <c:pt idx="4762">
                  <c:v>8.9610909793710007</c:v>
                </c:pt>
                <c:pt idx="4763">
                  <c:v>8.9610623869860007</c:v>
                </c:pt>
                <c:pt idx="4764">
                  <c:v>8.9610337829900004</c:v>
                </c:pt>
                <c:pt idx="4765">
                  <c:v>8.9610051673840001</c:v>
                </c:pt>
                <c:pt idx="4766">
                  <c:v>8.9609765401659995</c:v>
                </c:pt>
                <c:pt idx="4767">
                  <c:v>8.9609479013390008</c:v>
                </c:pt>
                <c:pt idx="4768">
                  <c:v>8.9609192509010001</c:v>
                </c:pt>
                <c:pt idx="4769">
                  <c:v>8.9608905888529993</c:v>
                </c:pt>
                <c:pt idx="4770">
                  <c:v>8.9608619151950002</c:v>
                </c:pt>
                <c:pt idx="4771">
                  <c:v>8.9608332299269993</c:v>
                </c:pt>
                <c:pt idx="4772">
                  <c:v>8.960804533049</c:v>
                </c:pt>
                <c:pt idx="4773">
                  <c:v>8.9607758245610007</c:v>
                </c:pt>
                <c:pt idx="4774">
                  <c:v>8.9607471044639997</c:v>
                </c:pt>
                <c:pt idx="4775">
                  <c:v>8.9607183727570003</c:v>
                </c:pt>
                <c:pt idx="4776">
                  <c:v>8.9606896294399991</c:v>
                </c:pt>
                <c:pt idx="4777">
                  <c:v>8.9606608745139997</c:v>
                </c:pt>
                <c:pt idx="4778">
                  <c:v>8.9606321079790003</c:v>
                </c:pt>
                <c:pt idx="4779">
                  <c:v>8.9606033298349992</c:v>
                </c:pt>
                <c:pt idx="4780">
                  <c:v>8.9605745400819998</c:v>
                </c:pt>
                <c:pt idx="4781">
                  <c:v>8.9605457387200005</c:v>
                </c:pt>
                <c:pt idx="4782">
                  <c:v>8.9605169257489994</c:v>
                </c:pt>
                <c:pt idx="4783">
                  <c:v>8.9604881011690001</c:v>
                </c:pt>
                <c:pt idx="4784">
                  <c:v>8.9604592649800008</c:v>
                </c:pt>
                <c:pt idx="4785">
                  <c:v>8.9604304171839999</c:v>
                </c:pt>
                <c:pt idx="4786">
                  <c:v>8.9604015577790008</c:v>
                </c:pt>
                <c:pt idx="4787">
                  <c:v>8.960372686765</c:v>
                </c:pt>
                <c:pt idx="4788">
                  <c:v>8.9603438041439993</c:v>
                </c:pt>
                <c:pt idx="4789">
                  <c:v>8.9603149099140005</c:v>
                </c:pt>
                <c:pt idx="4790">
                  <c:v>8.960286004077</c:v>
                </c:pt>
                <c:pt idx="4791">
                  <c:v>8.9602570866319997</c:v>
                </c:pt>
                <c:pt idx="4792">
                  <c:v>8.9602281575789995</c:v>
                </c:pt>
                <c:pt idx="4793">
                  <c:v>8.9601992169189995</c:v>
                </c:pt>
                <c:pt idx="4794">
                  <c:v>8.9601702646509995</c:v>
                </c:pt>
                <c:pt idx="4795">
                  <c:v>8.9601413007769999</c:v>
                </c:pt>
                <c:pt idx="4796">
                  <c:v>8.9601123252950003</c:v>
                </c:pt>
                <c:pt idx="4797">
                  <c:v>8.9600833382059992</c:v>
                </c:pt>
                <c:pt idx="4798">
                  <c:v>8.9600543395100001</c:v>
                </c:pt>
                <c:pt idx="4799">
                  <c:v>8.9600253292069993</c:v>
                </c:pt>
                <c:pt idx="4800">
                  <c:v>8.9599963072980007</c:v>
                </c:pt>
                <c:pt idx="4801">
                  <c:v>8.9599672737830005</c:v>
                </c:pt>
                <c:pt idx="4802">
                  <c:v>8.9599382286610005</c:v>
                </c:pt>
                <c:pt idx="4803">
                  <c:v>8.9599091719330008</c:v>
                </c:pt>
                <c:pt idx="4804">
                  <c:v>8.9598801035979996</c:v>
                </c:pt>
                <c:pt idx="4805">
                  <c:v>8.9598510236580005</c:v>
                </c:pt>
                <c:pt idx="4806">
                  <c:v>8.9598219321119998</c:v>
                </c:pt>
                <c:pt idx="4807">
                  <c:v>8.9597928289609996</c:v>
                </c:pt>
                <c:pt idx="4808">
                  <c:v>8.9597637142039996</c:v>
                </c:pt>
                <c:pt idx="4809">
                  <c:v>8.9597345878420001</c:v>
                </c:pt>
                <c:pt idx="4810">
                  <c:v>8.9597054498740007</c:v>
                </c:pt>
                <c:pt idx="4811">
                  <c:v>8.959676300301</c:v>
                </c:pt>
                <c:pt idx="4812">
                  <c:v>8.9596471391239998</c:v>
                </c:pt>
                <c:pt idx="4813">
                  <c:v>8.9596179663409998</c:v>
                </c:pt>
                <c:pt idx="4814">
                  <c:v>8.9595887819540003</c:v>
                </c:pt>
                <c:pt idx="4815">
                  <c:v>8.9595595859629995</c:v>
                </c:pt>
                <c:pt idx="4816">
                  <c:v>8.9595303783670008</c:v>
                </c:pt>
                <c:pt idx="4817">
                  <c:v>8.9595011591660008</c:v>
                </c:pt>
                <c:pt idx="4818">
                  <c:v>8.9594719283619995</c:v>
                </c:pt>
                <c:pt idx="4819">
                  <c:v>8.9594426859540004</c:v>
                </c:pt>
                <c:pt idx="4820">
                  <c:v>8.9594134319430001</c:v>
                </c:pt>
                <c:pt idx="4821">
                  <c:v>8.9593841663270002</c:v>
                </c:pt>
                <c:pt idx="4822">
                  <c:v>8.9593548891080008</c:v>
                </c:pt>
                <c:pt idx="4823">
                  <c:v>8.9593256002860002</c:v>
                </c:pt>
                <c:pt idx="4824">
                  <c:v>8.9592962998610002</c:v>
                </c:pt>
                <c:pt idx="4825">
                  <c:v>8.9592669878330007</c:v>
                </c:pt>
                <c:pt idx="4826">
                  <c:v>8.959237664202</c:v>
                </c:pt>
                <c:pt idx="4827">
                  <c:v>8.9592083289679998</c:v>
                </c:pt>
                <c:pt idx="4828">
                  <c:v>8.9591789821320003</c:v>
                </c:pt>
                <c:pt idx="4829">
                  <c:v>8.9591496236939996</c:v>
                </c:pt>
                <c:pt idx="4830">
                  <c:v>8.9591202536529995</c:v>
                </c:pt>
                <c:pt idx="4831">
                  <c:v>8.95909087201</c:v>
                </c:pt>
                <c:pt idx="4832">
                  <c:v>8.9590614787659995</c:v>
                </c:pt>
                <c:pt idx="4833">
                  <c:v>8.9590320739199996</c:v>
                </c:pt>
                <c:pt idx="4834">
                  <c:v>8.9590026574720003</c:v>
                </c:pt>
                <c:pt idx="4835">
                  <c:v>8.958973229423</c:v>
                </c:pt>
                <c:pt idx="4836">
                  <c:v>8.9589437897730004</c:v>
                </c:pt>
                <c:pt idx="4837">
                  <c:v>8.9589143385219998</c:v>
                </c:pt>
                <c:pt idx="4838">
                  <c:v>8.9588848756699999</c:v>
                </c:pt>
                <c:pt idx="4839">
                  <c:v>8.9588554012180008</c:v>
                </c:pt>
                <c:pt idx="4840">
                  <c:v>8.9588259151650007</c:v>
                </c:pt>
                <c:pt idx="4841">
                  <c:v>8.9587964175119996</c:v>
                </c:pt>
                <c:pt idx="4842">
                  <c:v>8.9587669082579993</c:v>
                </c:pt>
                <c:pt idx="4843">
                  <c:v>8.9587373874049998</c:v>
                </c:pt>
                <c:pt idx="4844">
                  <c:v>8.9587078549519994</c:v>
                </c:pt>
                <c:pt idx="4845">
                  <c:v>8.9586783108989998</c:v>
                </c:pt>
                <c:pt idx="4846">
                  <c:v>8.9586487552469993</c:v>
                </c:pt>
                <c:pt idx="4847">
                  <c:v>8.9586191879949997</c:v>
                </c:pt>
                <c:pt idx="4848">
                  <c:v>8.9585896091449992</c:v>
                </c:pt>
                <c:pt idx="4849">
                  <c:v>8.9585600186949996</c:v>
                </c:pt>
                <c:pt idx="4850">
                  <c:v>8.9585304166469992</c:v>
                </c:pt>
                <c:pt idx="4851">
                  <c:v>8.9585008030009998</c:v>
                </c:pt>
                <c:pt idx="4852">
                  <c:v>8.9584711777559995</c:v>
                </c:pt>
                <c:pt idx="4853">
                  <c:v>8.9584415409130003</c:v>
                </c:pt>
                <c:pt idx="4854">
                  <c:v>8.9584118924720002</c:v>
                </c:pt>
                <c:pt idx="4855">
                  <c:v>8.9583822324329994</c:v>
                </c:pt>
                <c:pt idx="4856">
                  <c:v>8.9583525607969996</c:v>
                </c:pt>
                <c:pt idx="4857">
                  <c:v>8.9583228775630008</c:v>
                </c:pt>
                <c:pt idx="4858">
                  <c:v>8.9582931827329997</c:v>
                </c:pt>
                <c:pt idx="4859">
                  <c:v>8.9582634763049995</c:v>
                </c:pt>
                <c:pt idx="4860">
                  <c:v>8.9582337582800005</c:v>
                </c:pt>
                <c:pt idx="4861">
                  <c:v>8.9582040286590008</c:v>
                </c:pt>
                <c:pt idx="4862">
                  <c:v>8.9581742874410004</c:v>
                </c:pt>
                <c:pt idx="4863">
                  <c:v>8.9581445346269994</c:v>
                </c:pt>
                <c:pt idx="4864">
                  <c:v>8.9581147702169996</c:v>
                </c:pt>
                <c:pt idx="4865">
                  <c:v>8.9580849942119993</c:v>
                </c:pt>
                <c:pt idx="4866">
                  <c:v>8.9580552066100001</c:v>
                </c:pt>
                <c:pt idx="4867">
                  <c:v>8.9580254074140004</c:v>
                </c:pt>
                <c:pt idx="4868">
                  <c:v>8.9579955966220002</c:v>
                </c:pt>
                <c:pt idx="4869">
                  <c:v>8.9579657742349994</c:v>
                </c:pt>
                <c:pt idx="4870">
                  <c:v>8.9579359402529999</c:v>
                </c:pt>
                <c:pt idx="4871">
                  <c:v>8.9579060946759999</c:v>
                </c:pt>
                <c:pt idx="4872">
                  <c:v>8.9578762375059995</c:v>
                </c:pt>
                <c:pt idx="4873">
                  <c:v>8.9578463687400003</c:v>
                </c:pt>
                <c:pt idx="4874">
                  <c:v>8.9578164883810008</c:v>
                </c:pt>
                <c:pt idx="4875">
                  <c:v>8.9577865964290009</c:v>
                </c:pt>
                <c:pt idx="4876">
                  <c:v>8.9577566928820005</c:v>
                </c:pt>
                <c:pt idx="4877">
                  <c:v>8.9577267777419998</c:v>
                </c:pt>
                <c:pt idx="4878">
                  <c:v>8.9576968510100006</c:v>
                </c:pt>
                <c:pt idx="4879">
                  <c:v>8.9576669126839992</c:v>
                </c:pt>
                <c:pt idx="4880">
                  <c:v>8.9576369627649992</c:v>
                </c:pt>
                <c:pt idx="4881">
                  <c:v>8.9576070012540008</c:v>
                </c:pt>
                <c:pt idx="4882">
                  <c:v>8.9575770281510003</c:v>
                </c:pt>
                <c:pt idx="4883">
                  <c:v>8.9575470434549995</c:v>
                </c:pt>
                <c:pt idx="4884">
                  <c:v>8.9575170471680003</c:v>
                </c:pt>
                <c:pt idx="4885">
                  <c:v>8.9574870392889991</c:v>
                </c:pt>
                <c:pt idx="4886">
                  <c:v>8.9574570198179995</c:v>
                </c:pt>
                <c:pt idx="4887">
                  <c:v>8.9574269887569997</c:v>
                </c:pt>
                <c:pt idx="4888">
                  <c:v>8.9573969461039997</c:v>
                </c:pt>
                <c:pt idx="4889">
                  <c:v>8.9573668918609997</c:v>
                </c:pt>
                <c:pt idx="4890">
                  <c:v>8.9573368260269994</c:v>
                </c:pt>
                <c:pt idx="4891">
                  <c:v>8.9573067486020008</c:v>
                </c:pt>
                <c:pt idx="4892">
                  <c:v>8.9572766595880005</c:v>
                </c:pt>
                <c:pt idx="4893">
                  <c:v>8.957246558984</c:v>
                </c:pt>
                <c:pt idx="4894">
                  <c:v>8.9572164467899995</c:v>
                </c:pt>
                <c:pt idx="4895">
                  <c:v>8.9571863230060007</c:v>
                </c:pt>
                <c:pt idx="4896">
                  <c:v>8.9571561876340002</c:v>
                </c:pt>
                <c:pt idx="4897">
                  <c:v>8.9571260406719997</c:v>
                </c:pt>
                <c:pt idx="4898">
                  <c:v>8.9570958821219993</c:v>
                </c:pt>
                <c:pt idx="4899">
                  <c:v>8.9570657119830006</c:v>
                </c:pt>
                <c:pt idx="4900">
                  <c:v>8.9570355302560003</c:v>
                </c:pt>
                <c:pt idx="4901">
                  <c:v>8.9570053369410001</c:v>
                </c:pt>
                <c:pt idx="4902">
                  <c:v>8.9569751320390001</c:v>
                </c:pt>
                <c:pt idx="4903">
                  <c:v>8.9569449155480001</c:v>
                </c:pt>
                <c:pt idx="4904">
                  <c:v>8.9569146874710004</c:v>
                </c:pt>
                <c:pt idx="4905">
                  <c:v>8.9568844478060008</c:v>
                </c:pt>
                <c:pt idx="4906">
                  <c:v>8.9568541965539996</c:v>
                </c:pt>
                <c:pt idx="4907">
                  <c:v>8.9568239337160005</c:v>
                </c:pt>
                <c:pt idx="4908">
                  <c:v>8.9567936592909998</c:v>
                </c:pt>
                <c:pt idx="4909">
                  <c:v>8.9567633732809995</c:v>
                </c:pt>
                <c:pt idx="4910">
                  <c:v>8.9567330756839993</c:v>
                </c:pt>
                <c:pt idx="4911">
                  <c:v>8.9567027665019996</c:v>
                </c:pt>
                <c:pt idx="4912">
                  <c:v>8.9566724457340001</c:v>
                </c:pt>
                <c:pt idx="4913">
                  <c:v>8.9566421133809992</c:v>
                </c:pt>
                <c:pt idx="4914">
                  <c:v>8.9566117694440006</c:v>
                </c:pt>
                <c:pt idx="4915">
                  <c:v>8.9565814139210005</c:v>
                </c:pt>
                <c:pt idx="4916">
                  <c:v>8.9565510468140008</c:v>
                </c:pt>
                <c:pt idx="4917">
                  <c:v>8.9565206681229999</c:v>
                </c:pt>
                <c:pt idx="4918">
                  <c:v>8.9564902778489994</c:v>
                </c:pt>
                <c:pt idx="4919">
                  <c:v>8.9564598759899994</c:v>
                </c:pt>
                <c:pt idx="4920">
                  <c:v>8.9564294625479999</c:v>
                </c:pt>
                <c:pt idx="4921">
                  <c:v>8.9563990375229992</c:v>
                </c:pt>
                <c:pt idx="4922">
                  <c:v>8.9563686009150008</c:v>
                </c:pt>
                <c:pt idx="4923">
                  <c:v>8.9563381527239994</c:v>
                </c:pt>
                <c:pt idx="4924">
                  <c:v>8.9563076929510004</c:v>
                </c:pt>
                <c:pt idx="4925">
                  <c:v>8.9562772215960003</c:v>
                </c:pt>
                <c:pt idx="4926">
                  <c:v>8.9562467386590008</c:v>
                </c:pt>
                <c:pt idx="4927">
                  <c:v>8.9562162441400002</c:v>
                </c:pt>
                <c:pt idx="4928">
                  <c:v>8.9561857380400003</c:v>
                </c:pt>
                <c:pt idx="4929">
                  <c:v>8.9561552203589994</c:v>
                </c:pt>
                <c:pt idx="4930">
                  <c:v>8.9561246910969992</c:v>
                </c:pt>
                <c:pt idx="4931">
                  <c:v>8.9560941502539997</c:v>
                </c:pt>
                <c:pt idx="4932">
                  <c:v>8.9560635978309993</c:v>
                </c:pt>
                <c:pt idx="4933">
                  <c:v>8.9560330338279996</c:v>
                </c:pt>
                <c:pt idx="4934">
                  <c:v>8.9560024582459992</c:v>
                </c:pt>
                <c:pt idx="4935">
                  <c:v>8.9559718710829994</c:v>
                </c:pt>
                <c:pt idx="4936">
                  <c:v>8.9559412723420007</c:v>
                </c:pt>
                <c:pt idx="4937">
                  <c:v>8.9559106620209992</c:v>
                </c:pt>
                <c:pt idx="4938">
                  <c:v>8.9558800401220005</c:v>
                </c:pt>
                <c:pt idx="4939">
                  <c:v>8.9558494066440009</c:v>
                </c:pt>
                <c:pt idx="4940">
                  <c:v>8.9558187615880005</c:v>
                </c:pt>
                <c:pt idx="4941">
                  <c:v>8.9557881049549994</c:v>
                </c:pt>
                <c:pt idx="4942">
                  <c:v>8.9557574367429993</c:v>
                </c:pt>
                <c:pt idx="4943">
                  <c:v>8.9557267569550003</c:v>
                </c:pt>
                <c:pt idx="4944">
                  <c:v>8.9556960655890006</c:v>
                </c:pt>
                <c:pt idx="4945">
                  <c:v>8.9556653626460001</c:v>
                </c:pt>
                <c:pt idx="4946">
                  <c:v>8.9556346481270008</c:v>
                </c:pt>
                <c:pt idx="4947">
                  <c:v>8.9556039220310009</c:v>
                </c:pt>
                <c:pt idx="4948">
                  <c:v>8.9555731843600004</c:v>
                </c:pt>
                <c:pt idx="4949">
                  <c:v>8.9555424351129993</c:v>
                </c:pt>
                <c:pt idx="4950">
                  <c:v>8.9555116742899994</c:v>
                </c:pt>
                <c:pt idx="4951">
                  <c:v>8.9554809018930008</c:v>
                </c:pt>
                <c:pt idx="4952">
                  <c:v>8.9554501179199999</c:v>
                </c:pt>
                <c:pt idx="4953">
                  <c:v>8.9554193223730003</c:v>
                </c:pt>
                <c:pt idx="4954">
                  <c:v>8.9553885152520003</c:v>
                </c:pt>
                <c:pt idx="4955">
                  <c:v>8.9553576965559998</c:v>
                </c:pt>
                <c:pt idx="4956">
                  <c:v>8.9553268662870007</c:v>
                </c:pt>
                <c:pt idx="4957">
                  <c:v>8.9552960244439994</c:v>
                </c:pt>
                <c:pt idx="4958">
                  <c:v>8.9552651710289997</c:v>
                </c:pt>
                <c:pt idx="4959">
                  <c:v>8.9552343060399995</c:v>
                </c:pt>
                <c:pt idx="4960">
                  <c:v>8.9552034294790008</c:v>
                </c:pt>
                <c:pt idx="4961">
                  <c:v>8.9551725413460002</c:v>
                </c:pt>
                <c:pt idx="4962">
                  <c:v>8.9551416416399992</c:v>
                </c:pt>
                <c:pt idx="4963">
                  <c:v>8.9551107303629998</c:v>
                </c:pt>
                <c:pt idx="4964">
                  <c:v>8.9550798075150002</c:v>
                </c:pt>
                <c:pt idx="4965">
                  <c:v>8.9550488730950004</c:v>
                </c:pt>
                <c:pt idx="4966">
                  <c:v>8.9550179271050006</c:v>
                </c:pt>
                <c:pt idx="4967">
                  <c:v>8.9549869695440005</c:v>
                </c:pt>
                <c:pt idx="4968">
                  <c:v>8.9549560004130004</c:v>
                </c:pt>
                <c:pt idx="4969">
                  <c:v>8.9549250197120003</c:v>
                </c:pt>
                <c:pt idx="4970">
                  <c:v>8.954894027441</c:v>
                </c:pt>
                <c:pt idx="4971">
                  <c:v>8.9548630236009998</c:v>
                </c:pt>
                <c:pt idx="4972">
                  <c:v>8.9548320081919996</c:v>
                </c:pt>
                <c:pt idx="4973">
                  <c:v>8.9548009812139995</c:v>
                </c:pt>
                <c:pt idx="4974">
                  <c:v>8.9547699426679994</c:v>
                </c:pt>
                <c:pt idx="4975">
                  <c:v>8.9547388925539995</c:v>
                </c:pt>
                <c:pt idx="4976">
                  <c:v>8.9547078308719996</c:v>
                </c:pt>
                <c:pt idx="4977">
                  <c:v>8.9546767576219999</c:v>
                </c:pt>
                <c:pt idx="4978">
                  <c:v>8.9546456728050003</c:v>
                </c:pt>
                <c:pt idx="4979">
                  <c:v>8.9546145764219993</c:v>
                </c:pt>
                <c:pt idx="4980">
                  <c:v>8.9545834684710002</c:v>
                </c:pt>
                <c:pt idx="4981">
                  <c:v>8.9545523489549996</c:v>
                </c:pt>
                <c:pt idx="4982">
                  <c:v>8.9545212178719993</c:v>
                </c:pt>
                <c:pt idx="4983">
                  <c:v>8.9544900752239993</c:v>
                </c:pt>
                <c:pt idx="4984">
                  <c:v>8.9544589210109997</c:v>
                </c:pt>
                <c:pt idx="4985">
                  <c:v>8.9544277552320004</c:v>
                </c:pt>
                <c:pt idx="4986">
                  <c:v>8.9543965778889998</c:v>
                </c:pt>
                <c:pt idx="4987">
                  <c:v>8.9543653889809995</c:v>
                </c:pt>
                <c:pt idx="4988">
                  <c:v>8.9543341885099998</c:v>
                </c:pt>
                <c:pt idx="4989">
                  <c:v>8.9543029764740005</c:v>
                </c:pt>
                <c:pt idx="4990">
                  <c:v>8.954271752875</c:v>
                </c:pt>
                <c:pt idx="4991">
                  <c:v>8.954240517713</c:v>
                </c:pt>
                <c:pt idx="4992">
                  <c:v>8.9542092709880006</c:v>
                </c:pt>
                <c:pt idx="4993">
                  <c:v>8.9541780126999999</c:v>
                </c:pt>
                <c:pt idx="4994">
                  <c:v>8.954146742851</c:v>
                </c:pt>
                <c:pt idx="4995">
                  <c:v>8.9541154614390006</c:v>
                </c:pt>
                <c:pt idx="4996">
                  <c:v>8.9540841684660002</c:v>
                </c:pt>
                <c:pt idx="4997">
                  <c:v>8.9540528639320005</c:v>
                </c:pt>
                <c:pt idx="4998">
                  <c:v>8.9540215478369998</c:v>
                </c:pt>
                <c:pt idx="4999">
                  <c:v>8.9539902201809998</c:v>
                </c:pt>
                <c:pt idx="5000">
                  <c:v>8.9539588809650006</c:v>
                </c:pt>
                <c:pt idx="5001">
                  <c:v>8.9539275301890004</c:v>
                </c:pt>
                <c:pt idx="5002">
                  <c:v>8.9538961678539994</c:v>
                </c:pt>
                <c:pt idx="5003">
                  <c:v>8.9538647939589993</c:v>
                </c:pt>
                <c:pt idx="5004">
                  <c:v>8.953833408505</c:v>
                </c:pt>
                <c:pt idx="5005">
                  <c:v>8.9538020114929999</c:v>
                </c:pt>
                <c:pt idx="5006">
                  <c:v>8.9537706029230009</c:v>
                </c:pt>
                <c:pt idx="5007">
                  <c:v>8.9537391827939992</c:v>
                </c:pt>
                <c:pt idx="5008">
                  <c:v>8.9537077511080003</c:v>
                </c:pt>
                <c:pt idx="5009">
                  <c:v>8.9536763078650008</c:v>
                </c:pt>
                <c:pt idx="5010">
                  <c:v>8.9536448530650006</c:v>
                </c:pt>
                <c:pt idx="5011">
                  <c:v>8.9536133867079997</c:v>
                </c:pt>
                <c:pt idx="5012">
                  <c:v>8.9535819087949999</c:v>
                </c:pt>
                <c:pt idx="5013">
                  <c:v>8.9535504193259996</c:v>
                </c:pt>
                <c:pt idx="5014">
                  <c:v>8.9535189183010004</c:v>
                </c:pt>
                <c:pt idx="5015">
                  <c:v>8.9534874057210008</c:v>
                </c:pt>
                <c:pt idx="5016">
                  <c:v>8.9534558815860006</c:v>
                </c:pt>
                <c:pt idx="5017">
                  <c:v>8.953424345897</c:v>
                </c:pt>
                <c:pt idx="5018">
                  <c:v>8.9533927986540007</c:v>
                </c:pt>
                <c:pt idx="5019">
                  <c:v>8.9533612398559992</c:v>
                </c:pt>
                <c:pt idx="5020">
                  <c:v>8.9533296695050009</c:v>
                </c:pt>
                <c:pt idx="5021">
                  <c:v>8.9532980876010004</c:v>
                </c:pt>
                <c:pt idx="5022">
                  <c:v>8.9532664941439997</c:v>
                </c:pt>
                <c:pt idx="5023">
                  <c:v>8.9532348891350004</c:v>
                </c:pt>
                <c:pt idx="5024">
                  <c:v>8.9532032725730009</c:v>
                </c:pt>
                <c:pt idx="5025">
                  <c:v>8.9531716444589993</c:v>
                </c:pt>
                <c:pt idx="5026">
                  <c:v>8.9531400047949994</c:v>
                </c:pt>
                <c:pt idx="5027">
                  <c:v>8.9531083535789993</c:v>
                </c:pt>
                <c:pt idx="5028">
                  <c:v>8.9530766908120007</c:v>
                </c:pt>
                <c:pt idx="5029">
                  <c:v>8.9530450164950004</c:v>
                </c:pt>
                <c:pt idx="5030">
                  <c:v>8.9530133306269999</c:v>
                </c:pt>
                <c:pt idx="5031">
                  <c:v>8.9529816332099994</c:v>
                </c:pt>
                <c:pt idx="5032">
                  <c:v>8.9529499242440007</c:v>
                </c:pt>
                <c:pt idx="5033">
                  <c:v>8.9529182037290003</c:v>
                </c:pt>
                <c:pt idx="5034">
                  <c:v>8.9528864716649998</c:v>
                </c:pt>
                <c:pt idx="5035">
                  <c:v>8.9528547280529995</c:v>
                </c:pt>
                <c:pt idx="5036">
                  <c:v>8.9528229728929993</c:v>
                </c:pt>
                <c:pt idx="5037">
                  <c:v>8.9527912061849992</c:v>
                </c:pt>
                <c:pt idx="5038">
                  <c:v>8.9527594279299993</c:v>
                </c:pt>
                <c:pt idx="5039">
                  <c:v>8.9527276381289997</c:v>
                </c:pt>
                <c:pt idx="5040">
                  <c:v>8.9526958367800002</c:v>
                </c:pt>
                <c:pt idx="5041">
                  <c:v>8.9526640238859994</c:v>
                </c:pt>
                <c:pt idx="5042">
                  <c:v>8.9526321994460005</c:v>
                </c:pt>
                <c:pt idx="5043">
                  <c:v>8.9526003634610003</c:v>
                </c:pt>
                <c:pt idx="5044">
                  <c:v>8.9525685159300004</c:v>
                </c:pt>
                <c:pt idx="5045">
                  <c:v>8.9525366568550009</c:v>
                </c:pt>
                <c:pt idx="5046">
                  <c:v>8.9525047862360001</c:v>
                </c:pt>
                <c:pt idx="5047">
                  <c:v>8.9524729040719997</c:v>
                </c:pt>
                <c:pt idx="5048">
                  <c:v>8.9524410103659999</c:v>
                </c:pt>
                <c:pt idx="5049">
                  <c:v>8.9524091051150005</c:v>
                </c:pt>
                <c:pt idx="5050">
                  <c:v>8.9523771883230001</c:v>
                </c:pt>
                <c:pt idx="5051">
                  <c:v>8.9523452599870001</c:v>
                </c:pt>
                <c:pt idx="5052">
                  <c:v>8.9523133201099991</c:v>
                </c:pt>
                <c:pt idx="5053">
                  <c:v>8.9522813686910006</c:v>
                </c:pt>
                <c:pt idx="5054">
                  <c:v>8.9522494057300008</c:v>
                </c:pt>
                <c:pt idx="5055">
                  <c:v>8.9522174312290002</c:v>
                </c:pt>
                <c:pt idx="5056">
                  <c:v>8.9521854451870002</c:v>
                </c:pt>
                <c:pt idx="5057">
                  <c:v>8.9521534476049993</c:v>
                </c:pt>
                <c:pt idx="5058">
                  <c:v>8.9521214384829992</c:v>
                </c:pt>
                <c:pt idx="5059">
                  <c:v>8.952089417821</c:v>
                </c:pt>
                <c:pt idx="5060">
                  <c:v>8.952057385621</c:v>
                </c:pt>
                <c:pt idx="5061">
                  <c:v>8.9520253418810007</c:v>
                </c:pt>
                <c:pt idx="5062">
                  <c:v>8.9519932866040008</c:v>
                </c:pt>
                <c:pt idx="5063">
                  <c:v>8.9519612197880001</c:v>
                </c:pt>
                <c:pt idx="5064">
                  <c:v>8.9519291414350004</c:v>
                </c:pt>
                <c:pt idx="5065">
                  <c:v>8.951897051545</c:v>
                </c:pt>
                <c:pt idx="5066">
                  <c:v>8.9518649501180008</c:v>
                </c:pt>
                <c:pt idx="5067">
                  <c:v>8.9518328371549991</c:v>
                </c:pt>
                <c:pt idx="5068">
                  <c:v>8.9518007126550003</c:v>
                </c:pt>
                <c:pt idx="5069">
                  <c:v>8.9517685766199993</c:v>
                </c:pt>
                <c:pt idx="5070">
                  <c:v>8.9517364290499994</c:v>
                </c:pt>
                <c:pt idx="5071">
                  <c:v>8.9517042699449991</c:v>
                </c:pt>
                <c:pt idx="5072">
                  <c:v>8.9516720993060002</c:v>
                </c:pt>
                <c:pt idx="5073">
                  <c:v>8.9516399171320007</c:v>
                </c:pt>
                <c:pt idx="5074">
                  <c:v>8.9516077234250009</c:v>
                </c:pt>
                <c:pt idx="5075">
                  <c:v>8.9515755181840007</c:v>
                </c:pt>
                <c:pt idx="5076">
                  <c:v>8.9515433014100001</c:v>
                </c:pt>
                <c:pt idx="5077">
                  <c:v>8.9515110731039993</c:v>
                </c:pt>
                <c:pt idx="5078">
                  <c:v>8.951478833266</c:v>
                </c:pt>
                <c:pt idx="5079">
                  <c:v>8.9514465818960005</c:v>
                </c:pt>
                <c:pt idx="5080">
                  <c:v>8.9514143189950008</c:v>
                </c:pt>
                <c:pt idx="5081">
                  <c:v>8.9513820445629992</c:v>
                </c:pt>
                <c:pt idx="5082">
                  <c:v>8.9513497585999993</c:v>
                </c:pt>
                <c:pt idx="5083">
                  <c:v>8.9513174611069992</c:v>
                </c:pt>
                <c:pt idx="5084">
                  <c:v>8.9512851520849992</c:v>
                </c:pt>
                <c:pt idx="5085">
                  <c:v>8.9512528315330009</c:v>
                </c:pt>
                <c:pt idx="5086">
                  <c:v>8.9512204994520008</c:v>
                </c:pt>
                <c:pt idx="5087">
                  <c:v>8.9511881558430009</c:v>
                </c:pt>
                <c:pt idx="5088">
                  <c:v>8.9511558007049992</c:v>
                </c:pt>
                <c:pt idx="5089">
                  <c:v>8.9511234340399994</c:v>
                </c:pt>
                <c:pt idx="5090">
                  <c:v>8.9510910558479999</c:v>
                </c:pt>
                <c:pt idx="5091">
                  <c:v>8.9510586661280005</c:v>
                </c:pt>
                <c:pt idx="5092">
                  <c:v>8.9510262648819996</c:v>
                </c:pt>
                <c:pt idx="5093">
                  <c:v>8.9509938521100008</c:v>
                </c:pt>
                <c:pt idx="5094">
                  <c:v>8.9509614278130005</c:v>
                </c:pt>
                <c:pt idx="5095">
                  <c:v>8.9509289919900006</c:v>
                </c:pt>
                <c:pt idx="5096">
                  <c:v>8.9508965446419992</c:v>
                </c:pt>
                <c:pt idx="5097">
                  <c:v>8.9508640857690001</c:v>
                </c:pt>
                <c:pt idx="5098">
                  <c:v>8.9508316153729997</c:v>
                </c:pt>
                <c:pt idx="5099">
                  <c:v>8.9507991334529997</c:v>
                </c:pt>
                <c:pt idx="5100">
                  <c:v>8.9507666400090002</c:v>
                </c:pt>
                <c:pt idx="5101">
                  <c:v>8.9507341350429996</c:v>
                </c:pt>
                <c:pt idx="5102">
                  <c:v>8.9507016185549997</c:v>
                </c:pt>
                <c:pt idx="5103">
                  <c:v>8.9506690905440003</c:v>
                </c:pt>
                <c:pt idx="5104">
                  <c:v>8.9506365510119998</c:v>
                </c:pt>
                <c:pt idx="5105">
                  <c:v>8.950603999958</c:v>
                </c:pt>
                <c:pt idx="5106">
                  <c:v>8.9505714373839993</c:v>
                </c:pt>
                <c:pt idx="5107">
                  <c:v>8.9505388632899994</c:v>
                </c:pt>
                <c:pt idx="5108">
                  <c:v>8.9505062776760003</c:v>
                </c:pt>
                <c:pt idx="5109">
                  <c:v>8.9504736805420002</c:v>
                </c:pt>
                <c:pt idx="5110">
                  <c:v>8.9504410718889993</c:v>
                </c:pt>
                <c:pt idx="5111">
                  <c:v>8.9504084517169993</c:v>
                </c:pt>
                <c:pt idx="5112">
                  <c:v>8.9503758200280004</c:v>
                </c:pt>
                <c:pt idx="5113">
                  <c:v>8.9503431768200006</c:v>
                </c:pt>
                <c:pt idx="5114">
                  <c:v>8.9503105220950001</c:v>
                </c:pt>
                <c:pt idx="5115">
                  <c:v>8.9502778558530007</c:v>
                </c:pt>
                <c:pt idx="5116">
                  <c:v>8.9502451780950008</c:v>
                </c:pt>
                <c:pt idx="5117">
                  <c:v>8.9502124888200001</c:v>
                </c:pt>
                <c:pt idx="5118">
                  <c:v>8.9501797880300007</c:v>
                </c:pt>
                <c:pt idx="5119">
                  <c:v>8.9501470757240007</c:v>
                </c:pt>
                <c:pt idx="5120">
                  <c:v>8.9501143519040003</c:v>
                </c:pt>
                <c:pt idx="5121">
                  <c:v>8.9500816165689994</c:v>
                </c:pt>
                <c:pt idx="5122">
                  <c:v>8.9500488697209999</c:v>
                </c:pt>
                <c:pt idx="5123">
                  <c:v>8.950016111359</c:v>
                </c:pt>
                <c:pt idx="5124">
                  <c:v>8.9499833414829997</c:v>
                </c:pt>
                <c:pt idx="5125">
                  <c:v>8.9499505600949991</c:v>
                </c:pt>
                <c:pt idx="5126">
                  <c:v>8.9499177671950001</c:v>
                </c:pt>
                <c:pt idx="5127">
                  <c:v>8.9498849627830008</c:v>
                </c:pt>
                <c:pt idx="5128">
                  <c:v>8.9498521468599996</c:v>
                </c:pt>
                <c:pt idx="5129">
                  <c:v>8.949819319425</c:v>
                </c:pt>
                <c:pt idx="5130">
                  <c:v>8.9497864804810003</c:v>
                </c:pt>
                <c:pt idx="5131">
                  <c:v>8.9497536300260006</c:v>
                </c:pt>
                <c:pt idx="5132">
                  <c:v>8.9497207680610007</c:v>
                </c:pt>
                <c:pt idx="5133">
                  <c:v>8.9496878945879992</c:v>
                </c:pt>
                <c:pt idx="5134">
                  <c:v>8.9496550096049994</c:v>
                </c:pt>
                <c:pt idx="5135">
                  <c:v>8.9496221131149998</c:v>
                </c:pt>
                <c:pt idx="5136">
                  <c:v>8.9495892051160002</c:v>
                </c:pt>
                <c:pt idx="5137">
                  <c:v>8.9495562856100008</c:v>
                </c:pt>
                <c:pt idx="5138">
                  <c:v>8.9495233545969999</c:v>
                </c:pt>
                <c:pt idx="5139">
                  <c:v>8.9494904120779992</c:v>
                </c:pt>
                <c:pt idx="5140">
                  <c:v>8.9494574580530006</c:v>
                </c:pt>
                <c:pt idx="5141">
                  <c:v>8.9494244925220006</c:v>
                </c:pt>
                <c:pt idx="5142">
                  <c:v>8.9493915154850008</c:v>
                </c:pt>
                <c:pt idx="5143">
                  <c:v>8.9493585269439997</c:v>
                </c:pt>
                <c:pt idx="5144">
                  <c:v>8.9493255268990008</c:v>
                </c:pt>
                <c:pt idx="5145">
                  <c:v>8.9492925153500007</c:v>
                </c:pt>
                <c:pt idx="5146">
                  <c:v>8.9492594922969992</c:v>
                </c:pt>
                <c:pt idx="5147">
                  <c:v>8.9492264577420002</c:v>
                </c:pt>
                <c:pt idx="5148">
                  <c:v>8.949193411684</c:v>
                </c:pt>
                <c:pt idx="5149">
                  <c:v>8.9491603541240003</c:v>
                </c:pt>
                <c:pt idx="5150">
                  <c:v>8.9491272850619996</c:v>
                </c:pt>
                <c:pt idx="5151">
                  <c:v>8.9490942044989996</c:v>
                </c:pt>
                <c:pt idx="5152">
                  <c:v>8.9490611124360004</c:v>
                </c:pt>
                <c:pt idx="5153">
                  <c:v>8.9490280088720002</c:v>
                </c:pt>
                <c:pt idx="5154">
                  <c:v>8.9489948938089992</c:v>
                </c:pt>
                <c:pt idx="5155">
                  <c:v>8.9489617672460007</c:v>
                </c:pt>
                <c:pt idx="5156">
                  <c:v>8.9489286291839996</c:v>
                </c:pt>
                <c:pt idx="5157">
                  <c:v>8.9488954796239994</c:v>
                </c:pt>
                <c:pt idx="5158">
                  <c:v>8.9488623185660003</c:v>
                </c:pt>
                <c:pt idx="5159">
                  <c:v>8.9488291460110005</c:v>
                </c:pt>
                <c:pt idx="5160">
                  <c:v>8.9487959619590001</c:v>
                </c:pt>
                <c:pt idx="5161">
                  <c:v>8.9487627664100007</c:v>
                </c:pt>
                <c:pt idx="5162">
                  <c:v>8.9487295593650007</c:v>
                </c:pt>
                <c:pt idx="5163">
                  <c:v>8.9486963408240001</c:v>
                </c:pt>
                <c:pt idx="5164">
                  <c:v>8.9486631107880008</c:v>
                </c:pt>
                <c:pt idx="5165">
                  <c:v>8.9486298692579993</c:v>
                </c:pt>
                <c:pt idx="5166">
                  <c:v>8.9485966162330008</c:v>
                </c:pt>
                <c:pt idx="5167">
                  <c:v>8.9485633517140002</c:v>
                </c:pt>
                <c:pt idx="5168">
                  <c:v>8.9485300757019992</c:v>
                </c:pt>
                <c:pt idx="5169">
                  <c:v>8.9484967881979998</c:v>
                </c:pt>
                <c:pt idx="5170">
                  <c:v>8.948463489201</c:v>
                </c:pt>
                <c:pt idx="5171">
                  <c:v>8.948430178712</c:v>
                </c:pt>
                <c:pt idx="5172">
                  <c:v>8.9483968567319998</c:v>
                </c:pt>
                <c:pt idx="5173">
                  <c:v>8.9483635232599994</c:v>
                </c:pt>
                <c:pt idx="5174">
                  <c:v>8.9483301782990008</c:v>
                </c:pt>
                <c:pt idx="5175">
                  <c:v>8.9482968218470003</c:v>
                </c:pt>
                <c:pt idx="5176">
                  <c:v>8.9482634539049997</c:v>
                </c:pt>
                <c:pt idx="5177">
                  <c:v>8.9482300744749992</c:v>
                </c:pt>
                <c:pt idx="5178">
                  <c:v>8.9481966835560005</c:v>
                </c:pt>
                <c:pt idx="5179">
                  <c:v>8.9481632811490002</c:v>
                </c:pt>
                <c:pt idx="5180">
                  <c:v>8.9481298672539999</c:v>
                </c:pt>
                <c:pt idx="5181">
                  <c:v>8.948096441873</c:v>
                </c:pt>
                <c:pt idx="5182">
                  <c:v>8.9480630050040002</c:v>
                </c:pt>
                <c:pt idx="5183">
                  <c:v>8.9480295566490007</c:v>
                </c:pt>
                <c:pt idx="5184">
                  <c:v>8.9479960968089998</c:v>
                </c:pt>
                <c:pt idx="5185">
                  <c:v>8.9479626254829991</c:v>
                </c:pt>
                <c:pt idx="5186">
                  <c:v>8.9479291426730008</c:v>
                </c:pt>
                <c:pt idx="5187">
                  <c:v>8.9478956483779992</c:v>
                </c:pt>
                <c:pt idx="5188">
                  <c:v>8.9478621426</c:v>
                </c:pt>
                <c:pt idx="5189">
                  <c:v>8.9478286253379995</c:v>
                </c:pt>
                <c:pt idx="5190">
                  <c:v>8.9477950965929995</c:v>
                </c:pt>
                <c:pt idx="5191">
                  <c:v>8.9477615563660002</c:v>
                </c:pt>
                <c:pt idx="5192">
                  <c:v>8.9477280046569998</c:v>
                </c:pt>
                <c:pt idx="5193">
                  <c:v>8.9476944414670001</c:v>
                </c:pt>
                <c:pt idx="5194">
                  <c:v>8.9476608667959994</c:v>
                </c:pt>
                <c:pt idx="5195">
                  <c:v>8.9476272806449995</c:v>
                </c:pt>
                <c:pt idx="5196">
                  <c:v>8.9475936830130003</c:v>
                </c:pt>
                <c:pt idx="5197">
                  <c:v>8.9475600739020003</c:v>
                </c:pt>
                <c:pt idx="5198">
                  <c:v>8.9475264533129995</c:v>
                </c:pt>
                <c:pt idx="5199">
                  <c:v>8.9474928212439995</c:v>
                </c:pt>
                <c:pt idx="5200">
                  <c:v>8.9474591776980006</c:v>
                </c:pt>
                <c:pt idx="5201">
                  <c:v>8.9474255226749992</c:v>
                </c:pt>
                <c:pt idx="5202">
                  <c:v>8.9473918561740007</c:v>
                </c:pt>
                <c:pt idx="5203">
                  <c:v>8.9473581781969997</c:v>
                </c:pt>
                <c:pt idx="5204">
                  <c:v>8.9473244887450001</c:v>
                </c:pt>
                <c:pt idx="5205">
                  <c:v>8.9472907878159997</c:v>
                </c:pt>
                <c:pt idx="5206">
                  <c:v>8.9472570754130007</c:v>
                </c:pt>
                <c:pt idx="5207">
                  <c:v>8.9472233515349995</c:v>
                </c:pt>
                <c:pt idx="5208">
                  <c:v>8.9471896161829996</c:v>
                </c:pt>
                <c:pt idx="5209">
                  <c:v>8.9471558693579993</c:v>
                </c:pt>
                <c:pt idx="5210">
                  <c:v>8.9471221110600005</c:v>
                </c:pt>
                <c:pt idx="5211">
                  <c:v>8.9470883412889997</c:v>
                </c:pt>
                <c:pt idx="5212">
                  <c:v>8.9470545600460003</c:v>
                </c:pt>
                <c:pt idx="5213">
                  <c:v>8.9470207673320008</c:v>
                </c:pt>
                <c:pt idx="5214">
                  <c:v>8.9469869631469994</c:v>
                </c:pt>
                <c:pt idx="5215">
                  <c:v>8.9469531474909996</c:v>
                </c:pt>
                <c:pt idx="5216">
                  <c:v>8.9469193203659998</c:v>
                </c:pt>
                <c:pt idx="5217">
                  <c:v>8.946885481771</c:v>
                </c:pt>
                <c:pt idx="5218">
                  <c:v>8.9468516317070002</c:v>
                </c:pt>
                <c:pt idx="5219">
                  <c:v>8.9468177701740004</c:v>
                </c:pt>
                <c:pt idx="5220">
                  <c:v>8.9467838971740008</c:v>
                </c:pt>
                <c:pt idx="5221">
                  <c:v>8.9467500127059996</c:v>
                </c:pt>
                <c:pt idx="5222">
                  <c:v>8.9467161167710003</c:v>
                </c:pt>
                <c:pt idx="5223">
                  <c:v>8.9466822093699996</c:v>
                </c:pt>
                <c:pt idx="5224">
                  <c:v>8.9466482905029991</c:v>
                </c:pt>
                <c:pt idx="5225">
                  <c:v>8.9466143601700008</c:v>
                </c:pt>
                <c:pt idx="5226">
                  <c:v>8.9465804183729993</c:v>
                </c:pt>
                <c:pt idx="5227">
                  <c:v>8.946546465111</c:v>
                </c:pt>
                <c:pt idx="5228">
                  <c:v>8.9465125003859995</c:v>
                </c:pt>
                <c:pt idx="5229">
                  <c:v>8.9464785241969995</c:v>
                </c:pt>
                <c:pt idx="5230">
                  <c:v>8.946444536545</c:v>
                </c:pt>
                <c:pt idx="5231">
                  <c:v>8.9464105374309995</c:v>
                </c:pt>
                <c:pt idx="5232">
                  <c:v>8.9463765268549995</c:v>
                </c:pt>
                <c:pt idx="5233">
                  <c:v>8.9463425048180003</c:v>
                </c:pt>
                <c:pt idx="5234">
                  <c:v>8.9463084713200001</c:v>
                </c:pt>
                <c:pt idx="5235">
                  <c:v>8.9462744263620007</c:v>
                </c:pt>
                <c:pt idx="5236">
                  <c:v>8.9462403699440003</c:v>
                </c:pt>
                <c:pt idx="5237">
                  <c:v>8.9462063020670008</c:v>
                </c:pt>
                <c:pt idx="5238">
                  <c:v>8.9461722227310005</c:v>
                </c:pt>
                <c:pt idx="5239">
                  <c:v>8.9461381319369995</c:v>
                </c:pt>
                <c:pt idx="5240">
                  <c:v>8.9461040296859995</c:v>
                </c:pt>
                <c:pt idx="5241">
                  <c:v>8.9460699159770005</c:v>
                </c:pt>
                <c:pt idx="5242">
                  <c:v>8.9460357908119992</c:v>
                </c:pt>
                <c:pt idx="5243">
                  <c:v>8.9460016541900007</c:v>
                </c:pt>
                <c:pt idx="5244">
                  <c:v>8.945967506114</c:v>
                </c:pt>
                <c:pt idx="5245">
                  <c:v>8.9459333465820006</c:v>
                </c:pt>
                <c:pt idx="5246">
                  <c:v>8.9458991755950006</c:v>
                </c:pt>
                <c:pt idx="5247">
                  <c:v>8.9458649931550003</c:v>
                </c:pt>
                <c:pt idx="5248">
                  <c:v>8.9458307992609996</c:v>
                </c:pt>
                <c:pt idx="5249">
                  <c:v>8.9457965939140003</c:v>
                </c:pt>
                <c:pt idx="5250">
                  <c:v>8.9457623771150008</c:v>
                </c:pt>
                <c:pt idx="5251">
                  <c:v>8.9457281488639993</c:v>
                </c:pt>
                <c:pt idx="5252">
                  <c:v>8.9456939091619994</c:v>
                </c:pt>
                <c:pt idx="5253">
                  <c:v>8.9456596580089993</c:v>
                </c:pt>
                <c:pt idx="5254">
                  <c:v>8.9456253954059992</c:v>
                </c:pt>
                <c:pt idx="5255">
                  <c:v>8.9455911213520007</c:v>
                </c:pt>
                <c:pt idx="5256">
                  <c:v>8.9455568358500006</c:v>
                </c:pt>
                <c:pt idx="5257">
                  <c:v>8.9455225388990005</c:v>
                </c:pt>
                <c:pt idx="5258">
                  <c:v>8.9454882305000005</c:v>
                </c:pt>
                <c:pt idx="5259">
                  <c:v>8.9454539106540008</c:v>
                </c:pt>
                <c:pt idx="5260">
                  <c:v>8.9454195793599993</c:v>
                </c:pt>
                <c:pt idx="5261">
                  <c:v>8.94538523662</c:v>
                </c:pt>
                <c:pt idx="5262">
                  <c:v>8.9453508824339991</c:v>
                </c:pt>
                <c:pt idx="5263">
                  <c:v>8.9453165168020004</c:v>
                </c:pt>
                <c:pt idx="5264">
                  <c:v>8.9452821397260003</c:v>
                </c:pt>
                <c:pt idx="5265">
                  <c:v>8.9452477512050006</c:v>
                </c:pt>
                <c:pt idx="5266">
                  <c:v>8.9452133512409997</c:v>
                </c:pt>
                <c:pt idx="5267">
                  <c:v>8.9451789398329993</c:v>
                </c:pt>
                <c:pt idx="5268">
                  <c:v>8.9451445169819994</c:v>
                </c:pt>
                <c:pt idx="5269">
                  <c:v>8.9451100826890002</c:v>
                </c:pt>
                <c:pt idx="5270">
                  <c:v>8.945075636955</c:v>
                </c:pt>
                <c:pt idx="5271">
                  <c:v>8.9450411797790004</c:v>
                </c:pt>
                <c:pt idx="5272">
                  <c:v>8.9450067111629998</c:v>
                </c:pt>
                <c:pt idx="5273">
                  <c:v>8.9449722311070001</c:v>
                </c:pt>
                <c:pt idx="5274">
                  <c:v>8.9449377396119996</c:v>
                </c:pt>
                <c:pt idx="5275">
                  <c:v>8.9449032366769998</c:v>
                </c:pt>
                <c:pt idx="5276">
                  <c:v>8.9448687223049994</c:v>
                </c:pt>
                <c:pt idx="5277">
                  <c:v>8.9448341964939999</c:v>
                </c:pt>
                <c:pt idx="5278">
                  <c:v>8.9447996592459997</c:v>
                </c:pt>
                <c:pt idx="5279">
                  <c:v>8.9447651105620007</c:v>
                </c:pt>
                <c:pt idx="5280">
                  <c:v>8.9447305504409993</c:v>
                </c:pt>
                <c:pt idx="5281">
                  <c:v>8.9446959788849991</c:v>
                </c:pt>
                <c:pt idx="5282">
                  <c:v>8.9446613958930001</c:v>
                </c:pt>
                <c:pt idx="5283">
                  <c:v>8.9446268014680008</c:v>
                </c:pt>
                <c:pt idx="5284">
                  <c:v>8.9445921956079992</c:v>
                </c:pt>
                <c:pt idx="5285">
                  <c:v>8.9445575783150009</c:v>
                </c:pt>
                <c:pt idx="5286">
                  <c:v>8.9445229495890004</c:v>
                </c:pt>
                <c:pt idx="5287">
                  <c:v>8.9444883094299996</c:v>
                </c:pt>
                <c:pt idx="5288">
                  <c:v>8.9444536578400005</c:v>
                </c:pt>
                <c:pt idx="5289">
                  <c:v>8.9444189948189994</c:v>
                </c:pt>
                <c:pt idx="5290">
                  <c:v>8.9443843203669999</c:v>
                </c:pt>
                <c:pt idx="5291">
                  <c:v>8.9443496344850004</c:v>
                </c:pt>
                <c:pt idx="5292">
                  <c:v>8.9443149371739992</c:v>
                </c:pt>
                <c:pt idx="5293">
                  <c:v>8.9442802284339997</c:v>
                </c:pt>
                <c:pt idx="5294">
                  <c:v>8.9442455082650003</c:v>
                </c:pt>
                <c:pt idx="5295">
                  <c:v>8.9442107766689993</c:v>
                </c:pt>
                <c:pt idx="5296">
                  <c:v>8.9441760336450002</c:v>
                </c:pt>
                <c:pt idx="5297">
                  <c:v>8.9441412791949997</c:v>
                </c:pt>
                <c:pt idx="5298">
                  <c:v>8.9441065133179993</c:v>
                </c:pt>
                <c:pt idx="5299">
                  <c:v>8.9440717360159994</c:v>
                </c:pt>
                <c:pt idx="5300">
                  <c:v>8.9440369472889998</c:v>
                </c:pt>
                <c:pt idx="5301">
                  <c:v>8.9440021471380007</c:v>
                </c:pt>
                <c:pt idx="5302">
                  <c:v>8.9439673355630003</c:v>
                </c:pt>
                <c:pt idx="5303">
                  <c:v>8.9439325125640003</c:v>
                </c:pt>
                <c:pt idx="5304">
                  <c:v>8.9438976781429993</c:v>
                </c:pt>
                <c:pt idx="5305">
                  <c:v>8.9438628322990006</c:v>
                </c:pt>
                <c:pt idx="5306">
                  <c:v>8.9438279750340008</c:v>
                </c:pt>
                <c:pt idx="5307">
                  <c:v>8.9437931063480001</c:v>
                </c:pt>
                <c:pt idx="5308">
                  <c:v>8.9437582262420001</c:v>
                </c:pt>
                <c:pt idx="5309">
                  <c:v>8.9437233347159992</c:v>
                </c:pt>
                <c:pt idx="5310">
                  <c:v>8.9436884317699992</c:v>
                </c:pt>
                <c:pt idx="5311">
                  <c:v>8.9436535174060001</c:v>
                </c:pt>
                <c:pt idx="5312">
                  <c:v>8.9436185916230002</c:v>
                </c:pt>
                <c:pt idx="5313">
                  <c:v>8.9435836544229996</c:v>
                </c:pt>
                <c:pt idx="5314">
                  <c:v>8.9435487058060001</c:v>
                </c:pt>
                <c:pt idx="5315">
                  <c:v>8.9435137457730001</c:v>
                </c:pt>
                <c:pt idx="5316">
                  <c:v>8.9434787743239994</c:v>
                </c:pt>
                <c:pt idx="5317">
                  <c:v>8.9434437914589999</c:v>
                </c:pt>
                <c:pt idx="5318">
                  <c:v>8.94340879718</c:v>
                </c:pt>
                <c:pt idx="5319">
                  <c:v>8.9433737914869997</c:v>
                </c:pt>
                <c:pt idx="5320">
                  <c:v>8.9433387743800008</c:v>
                </c:pt>
                <c:pt idx="5321">
                  <c:v>8.9433037458599998</c:v>
                </c:pt>
                <c:pt idx="5322">
                  <c:v>8.9432687059280003</c:v>
                </c:pt>
                <c:pt idx="5323">
                  <c:v>8.9432336545840005</c:v>
                </c:pt>
                <c:pt idx="5324">
                  <c:v>8.9431985918290007</c:v>
                </c:pt>
                <c:pt idx="5325">
                  <c:v>8.9431635176630007</c:v>
                </c:pt>
                <c:pt idx="5326">
                  <c:v>8.9431284320870006</c:v>
                </c:pt>
                <c:pt idx="5327">
                  <c:v>8.9430933351020006</c:v>
                </c:pt>
                <c:pt idx="5328">
                  <c:v>8.9430582267080005</c:v>
                </c:pt>
                <c:pt idx="5329">
                  <c:v>8.9430231069060007</c:v>
                </c:pt>
                <c:pt idx="5330">
                  <c:v>8.9429879756950008</c:v>
                </c:pt>
                <c:pt idx="5331">
                  <c:v>8.9429528330779995</c:v>
                </c:pt>
                <c:pt idx="5332">
                  <c:v>8.9429176790550002</c:v>
                </c:pt>
                <c:pt idx="5333">
                  <c:v>8.9428825136249994</c:v>
                </c:pt>
                <c:pt idx="5334">
                  <c:v>8.9428473367900008</c:v>
                </c:pt>
                <c:pt idx="5335">
                  <c:v>8.9428121485500007</c:v>
                </c:pt>
                <c:pt idx="5336">
                  <c:v>8.9427769489059994</c:v>
                </c:pt>
                <c:pt idx="5337">
                  <c:v>8.9427417378590004</c:v>
                </c:pt>
                <c:pt idx="5338">
                  <c:v>8.9427065154080001</c:v>
                </c:pt>
                <c:pt idx="5339">
                  <c:v>8.9426712815560006</c:v>
                </c:pt>
                <c:pt idx="5340">
                  <c:v>8.9426360363009998</c:v>
                </c:pt>
                <c:pt idx="5341">
                  <c:v>8.9426007796449998</c:v>
                </c:pt>
                <c:pt idx="5342">
                  <c:v>8.9425655115890006</c:v>
                </c:pt>
                <c:pt idx="5343">
                  <c:v>8.9425302321320004</c:v>
                </c:pt>
                <c:pt idx="5344">
                  <c:v>8.9424949412759993</c:v>
                </c:pt>
                <c:pt idx="5345">
                  <c:v>8.9424596390219993</c:v>
                </c:pt>
                <c:pt idx="5346">
                  <c:v>8.9424243253690001</c:v>
                </c:pt>
                <c:pt idx="5347">
                  <c:v>8.9423890003180002</c:v>
                </c:pt>
                <c:pt idx="5348">
                  <c:v>8.9423536638709997</c:v>
                </c:pt>
                <c:pt idx="5349">
                  <c:v>8.9423183160270003</c:v>
                </c:pt>
                <c:pt idx="5350">
                  <c:v>8.9422829567870004</c:v>
                </c:pt>
                <c:pt idx="5351">
                  <c:v>8.9422475861519999</c:v>
                </c:pt>
                <c:pt idx="5352">
                  <c:v>8.9422122041220007</c:v>
                </c:pt>
                <c:pt idx="5353">
                  <c:v>8.9421768106989994</c:v>
                </c:pt>
                <c:pt idx="5354">
                  <c:v>8.9421414058809994</c:v>
                </c:pt>
                <c:pt idx="5355">
                  <c:v>8.9421059896719992</c:v>
                </c:pt>
                <c:pt idx="5356">
                  <c:v>8.9420705620690004</c:v>
                </c:pt>
                <c:pt idx="5357">
                  <c:v>8.9420351230759998</c:v>
                </c:pt>
                <c:pt idx="5358">
                  <c:v>8.9419996726910007</c:v>
                </c:pt>
                <c:pt idx="5359">
                  <c:v>8.9419642109159998</c:v>
                </c:pt>
                <c:pt idx="5360">
                  <c:v>8.9419287377510006</c:v>
                </c:pt>
                <c:pt idx="5361">
                  <c:v>8.9418932531969997</c:v>
                </c:pt>
                <c:pt idx="5362">
                  <c:v>8.9418577572540006</c:v>
                </c:pt>
                <c:pt idx="5363">
                  <c:v>8.9418222499239999</c:v>
                </c:pt>
                <c:pt idx="5364">
                  <c:v>8.9417867312059993</c:v>
                </c:pt>
                <c:pt idx="5365">
                  <c:v>8.9417512011010007</c:v>
                </c:pt>
                <c:pt idx="5366">
                  <c:v>8.9417156596100007</c:v>
                </c:pt>
                <c:pt idx="5367">
                  <c:v>8.9416801067339993</c:v>
                </c:pt>
                <c:pt idx="5368">
                  <c:v>8.941644542473</c:v>
                </c:pt>
                <c:pt idx="5369">
                  <c:v>8.9416089668269993</c:v>
                </c:pt>
                <c:pt idx="5370">
                  <c:v>8.9415733797979993</c:v>
                </c:pt>
                <c:pt idx="5371">
                  <c:v>8.9415377813849997</c:v>
                </c:pt>
                <c:pt idx="5372">
                  <c:v>8.9415021715910008</c:v>
                </c:pt>
                <c:pt idx="5373">
                  <c:v>8.9414665504140007</c:v>
                </c:pt>
                <c:pt idx="5374">
                  <c:v>8.9414309178559996</c:v>
                </c:pt>
                <c:pt idx="5375">
                  <c:v>8.9413952739179994</c:v>
                </c:pt>
                <c:pt idx="5376">
                  <c:v>8.9413596185989999</c:v>
                </c:pt>
                <c:pt idx="5377">
                  <c:v>8.9413239519009995</c:v>
                </c:pt>
                <c:pt idx="5378">
                  <c:v>8.9412882738250001</c:v>
                </c:pt>
                <c:pt idx="5379">
                  <c:v>8.9412525843699999</c:v>
                </c:pt>
                <c:pt idx="5380">
                  <c:v>8.9412168835380008</c:v>
                </c:pt>
                <c:pt idx="5381">
                  <c:v>8.9411811713289993</c:v>
                </c:pt>
                <c:pt idx="5382">
                  <c:v>8.9411454477440007</c:v>
                </c:pt>
                <c:pt idx="5383">
                  <c:v>8.9411097127819996</c:v>
                </c:pt>
                <c:pt idx="5384">
                  <c:v>8.9410739664459999</c:v>
                </c:pt>
                <c:pt idx="5385">
                  <c:v>8.9410382087359999</c:v>
                </c:pt>
                <c:pt idx="5386">
                  <c:v>8.9410024396519994</c:v>
                </c:pt>
                <c:pt idx="5387">
                  <c:v>8.9409666591940002</c:v>
                </c:pt>
                <c:pt idx="5388">
                  <c:v>8.9409308673639991</c:v>
                </c:pt>
                <c:pt idx="5389">
                  <c:v>8.9408950641629996</c:v>
                </c:pt>
                <c:pt idx="5390">
                  <c:v>8.9408592495899999</c:v>
                </c:pt>
                <c:pt idx="5391">
                  <c:v>8.940823423646</c:v>
                </c:pt>
                <c:pt idx="5392">
                  <c:v>8.9407875863320001</c:v>
                </c:pt>
                <c:pt idx="5393">
                  <c:v>8.9407517376490002</c:v>
                </c:pt>
                <c:pt idx="5394">
                  <c:v>8.9407158775970004</c:v>
                </c:pt>
                <c:pt idx="5395">
                  <c:v>8.9406800061770006</c:v>
                </c:pt>
                <c:pt idx="5396">
                  <c:v>8.9406441233889993</c:v>
                </c:pt>
                <c:pt idx="5397">
                  <c:v>8.940608229235</c:v>
                </c:pt>
                <c:pt idx="5398">
                  <c:v>8.9405723237139991</c:v>
                </c:pt>
                <c:pt idx="5399">
                  <c:v>8.9405364068280004</c:v>
                </c:pt>
                <c:pt idx="5400">
                  <c:v>8.9405004785770004</c:v>
                </c:pt>
                <c:pt idx="5401">
                  <c:v>8.9404645389610007</c:v>
                </c:pt>
                <c:pt idx="5402">
                  <c:v>8.9404285879819998</c:v>
                </c:pt>
                <c:pt idx="5403">
                  <c:v>8.9403926256389994</c:v>
                </c:pt>
                <c:pt idx="5404">
                  <c:v>8.9403566519349997</c:v>
                </c:pt>
                <c:pt idx="5405">
                  <c:v>8.9403206668680006</c:v>
                </c:pt>
                <c:pt idx="5406">
                  <c:v>8.9402846704400005</c:v>
                </c:pt>
                <c:pt idx="5407">
                  <c:v>8.9402486626519995</c:v>
                </c:pt>
                <c:pt idx="5408">
                  <c:v>8.9402126435039992</c:v>
                </c:pt>
                <c:pt idx="5409">
                  <c:v>8.9401766129959999</c:v>
                </c:pt>
                <c:pt idx="5410">
                  <c:v>8.9401405711299997</c:v>
                </c:pt>
                <c:pt idx="5411">
                  <c:v>8.9401045179060006</c:v>
                </c:pt>
                <c:pt idx="5412">
                  <c:v>8.9400684533250008</c:v>
                </c:pt>
                <c:pt idx="5413">
                  <c:v>8.9400323773870003</c:v>
                </c:pt>
                <c:pt idx="5414">
                  <c:v>8.9399962900929992</c:v>
                </c:pt>
                <c:pt idx="5415">
                  <c:v>8.9399601914429994</c:v>
                </c:pt>
                <c:pt idx="5416">
                  <c:v>8.9399240814390009</c:v>
                </c:pt>
                <c:pt idx="5417">
                  <c:v>8.9398879600810002</c:v>
                </c:pt>
                <c:pt idx="5418">
                  <c:v>8.9398518273690009</c:v>
                </c:pt>
                <c:pt idx="5419">
                  <c:v>8.9398156833039994</c:v>
                </c:pt>
                <c:pt idx="5420">
                  <c:v>8.9397795278869996</c:v>
                </c:pt>
                <c:pt idx="5421">
                  <c:v>8.9397433611189996</c:v>
                </c:pt>
                <c:pt idx="5422">
                  <c:v>8.9397071829999994</c:v>
                </c:pt>
                <c:pt idx="5423">
                  <c:v>8.9396709935299992</c:v>
                </c:pt>
                <c:pt idx="5424">
                  <c:v>8.9396347927110007</c:v>
                </c:pt>
                <c:pt idx="5425">
                  <c:v>8.9395985805430005</c:v>
                </c:pt>
                <c:pt idx="5426">
                  <c:v>8.9395623570270004</c:v>
                </c:pt>
                <c:pt idx="5427">
                  <c:v>8.9395261221630005</c:v>
                </c:pt>
                <c:pt idx="5428">
                  <c:v>8.9394898759520007</c:v>
                </c:pt>
                <c:pt idx="5429">
                  <c:v>8.9394536183949995</c:v>
                </c:pt>
                <c:pt idx="5430">
                  <c:v>8.9394173494920004</c:v>
                </c:pt>
                <c:pt idx="5431">
                  <c:v>8.9393810692439999</c:v>
                </c:pt>
                <c:pt idx="5432">
                  <c:v>8.9393447776509998</c:v>
                </c:pt>
                <c:pt idx="5433">
                  <c:v>8.9393084747150002</c:v>
                </c:pt>
                <c:pt idx="5434">
                  <c:v>8.9392721604359995</c:v>
                </c:pt>
                <c:pt idx="5435">
                  <c:v>8.9392358348149994</c:v>
                </c:pt>
                <c:pt idx="5436">
                  <c:v>8.9391994978509999</c:v>
                </c:pt>
                <c:pt idx="5437">
                  <c:v>8.9391631495469994</c:v>
                </c:pt>
                <c:pt idx="5438">
                  <c:v>8.9391267899019997</c:v>
                </c:pt>
                <c:pt idx="5439">
                  <c:v>8.9390904189170008</c:v>
                </c:pt>
                <c:pt idx="5440">
                  <c:v>8.9390540365939994</c:v>
                </c:pt>
                <c:pt idx="5441">
                  <c:v>8.9390176429310007</c:v>
                </c:pt>
                <c:pt idx="5442">
                  <c:v>8.9389812379309994</c:v>
                </c:pt>
                <c:pt idx="5443">
                  <c:v>8.9389448215939993</c:v>
                </c:pt>
                <c:pt idx="5444">
                  <c:v>8.9389083939200003</c:v>
                </c:pt>
                <c:pt idx="5445">
                  <c:v>8.9388719549110007</c:v>
                </c:pt>
                <c:pt idx="5446">
                  <c:v>8.9388355045660006</c:v>
                </c:pt>
                <c:pt idx="5447">
                  <c:v>8.9387990428870001</c:v>
                </c:pt>
                <c:pt idx="5448">
                  <c:v>8.9387625698739992</c:v>
                </c:pt>
                <c:pt idx="5449">
                  <c:v>8.9387260855279997</c:v>
                </c:pt>
                <c:pt idx="5450">
                  <c:v>8.938689589849</c:v>
                </c:pt>
                <c:pt idx="5451">
                  <c:v>8.9386530828390001</c:v>
                </c:pt>
                <c:pt idx="5452">
                  <c:v>8.9386165644969999</c:v>
                </c:pt>
                <c:pt idx="5453">
                  <c:v>8.9385800348249997</c:v>
                </c:pt>
                <c:pt idx="5454">
                  <c:v>8.9385434938229995</c:v>
                </c:pt>
                <c:pt idx="5455">
                  <c:v>8.9385069414909992</c:v>
                </c:pt>
                <c:pt idx="5456">
                  <c:v>8.9384703778319992</c:v>
                </c:pt>
                <c:pt idx="5457">
                  <c:v>8.9384338028439991</c:v>
                </c:pt>
                <c:pt idx="5458">
                  <c:v>8.9383972165289993</c:v>
                </c:pt>
                <c:pt idx="5459">
                  <c:v>8.9383606188879998</c:v>
                </c:pt>
                <c:pt idx="5460">
                  <c:v>8.9383240099210006</c:v>
                </c:pt>
                <c:pt idx="5461">
                  <c:v>8.938287389629</c:v>
                </c:pt>
                <c:pt idx="5462">
                  <c:v>8.9382507580119999</c:v>
                </c:pt>
                <c:pt idx="5463">
                  <c:v>8.9382141150720003</c:v>
                </c:pt>
                <c:pt idx="5464">
                  <c:v>8.9381774608079994</c:v>
                </c:pt>
                <c:pt idx="5465">
                  <c:v>8.9381407952219991</c:v>
                </c:pt>
                <c:pt idx="5466">
                  <c:v>8.9381041183139995</c:v>
                </c:pt>
                <c:pt idx="5467">
                  <c:v>8.9380674300850007</c:v>
                </c:pt>
                <c:pt idx="5468">
                  <c:v>8.9380307305350009</c:v>
                </c:pt>
                <c:pt idx="5469">
                  <c:v>8.9379940196660002</c:v>
                </c:pt>
                <c:pt idx="5470">
                  <c:v>8.9379572974780004</c:v>
                </c:pt>
                <c:pt idx="5471">
                  <c:v>8.9379205639709998</c:v>
                </c:pt>
                <c:pt idx="5472">
                  <c:v>8.9378838191470003</c:v>
                </c:pt>
                <c:pt idx="5473">
                  <c:v>8.937847063005</c:v>
                </c:pt>
                <c:pt idx="5474">
                  <c:v>8.9378102955479992</c:v>
                </c:pt>
                <c:pt idx="5475">
                  <c:v>8.9377735167739996</c:v>
                </c:pt>
                <c:pt idx="5476">
                  <c:v>8.9377367266859995</c:v>
                </c:pt>
                <c:pt idx="5477">
                  <c:v>8.9376999252830007</c:v>
                </c:pt>
                <c:pt idx="5478">
                  <c:v>8.9376631125659998</c:v>
                </c:pt>
                <c:pt idx="5479">
                  <c:v>8.9376262885370004</c:v>
                </c:pt>
                <c:pt idx="5480">
                  <c:v>8.9375894531950006</c:v>
                </c:pt>
                <c:pt idx="5481">
                  <c:v>8.9375526065420008</c:v>
                </c:pt>
                <c:pt idx="5482">
                  <c:v>8.9375157485780008</c:v>
                </c:pt>
                <c:pt idx="5483">
                  <c:v>8.9374788793030007</c:v>
                </c:pt>
                <c:pt idx="5484">
                  <c:v>8.9374419987190006</c:v>
                </c:pt>
                <c:pt idx="5485">
                  <c:v>8.9374051068260005</c:v>
                </c:pt>
                <c:pt idx="5486">
                  <c:v>8.9373682036250006</c:v>
                </c:pt>
                <c:pt idx="5487">
                  <c:v>8.9373312891169991</c:v>
                </c:pt>
                <c:pt idx="5488">
                  <c:v>8.9372943633019997</c:v>
                </c:pt>
                <c:pt idx="5489">
                  <c:v>8.9372574261800004</c:v>
                </c:pt>
                <c:pt idx="5490">
                  <c:v>8.9372204777539999</c:v>
                </c:pt>
                <c:pt idx="5491">
                  <c:v>8.9371835180219996</c:v>
                </c:pt>
                <c:pt idx="5492">
                  <c:v>8.937146546987</c:v>
                </c:pt>
                <c:pt idx="5493">
                  <c:v>8.9371095646480008</c:v>
                </c:pt>
                <c:pt idx="5494">
                  <c:v>8.9370725710060004</c:v>
                </c:pt>
                <c:pt idx="5495">
                  <c:v>8.9370355660630008</c:v>
                </c:pt>
                <c:pt idx="5496">
                  <c:v>8.936998549818</c:v>
                </c:pt>
                <c:pt idx="5497">
                  <c:v>8.9369615222730001</c:v>
                </c:pt>
                <c:pt idx="5498">
                  <c:v>8.9369244834269992</c:v>
                </c:pt>
                <c:pt idx="5499">
                  <c:v>8.9368874332829993</c:v>
                </c:pt>
                <c:pt idx="5500">
                  <c:v>8.9368503718400003</c:v>
                </c:pt>
                <c:pt idx="5501">
                  <c:v>8.9368132990990006</c:v>
                </c:pt>
                <c:pt idx="5502">
                  <c:v>8.9367762150620003</c:v>
                </c:pt>
                <c:pt idx="5503">
                  <c:v>8.9367391197279993</c:v>
                </c:pt>
                <c:pt idx="5504">
                  <c:v>8.9367020130979995</c:v>
                </c:pt>
                <c:pt idx="5505">
                  <c:v>8.9366648951729992</c:v>
                </c:pt>
                <c:pt idx="5506">
                  <c:v>8.9366277659540003</c:v>
                </c:pt>
                <c:pt idx="5507">
                  <c:v>8.9365906254409992</c:v>
                </c:pt>
                <c:pt idx="5508">
                  <c:v>8.9365534736349996</c:v>
                </c:pt>
                <c:pt idx="5509">
                  <c:v>8.9365163105369998</c:v>
                </c:pt>
                <c:pt idx="5510">
                  <c:v>8.9364791361479998</c:v>
                </c:pt>
                <c:pt idx="5511">
                  <c:v>8.9364419504679997</c:v>
                </c:pt>
                <c:pt idx="5512">
                  <c:v>8.9364047534979996</c:v>
                </c:pt>
                <c:pt idx="5513">
                  <c:v>8.9363675452379994</c:v>
                </c:pt>
                <c:pt idx="5514">
                  <c:v>8.9363303256899993</c:v>
                </c:pt>
                <c:pt idx="5515">
                  <c:v>8.9362930948529993</c:v>
                </c:pt>
                <c:pt idx="5516">
                  <c:v>8.9362558527299996</c:v>
                </c:pt>
                <c:pt idx="5517">
                  <c:v>8.936218599319</c:v>
                </c:pt>
                <c:pt idx="5518">
                  <c:v>8.9361813346230008</c:v>
                </c:pt>
                <c:pt idx="5519">
                  <c:v>8.9361440586420002</c:v>
                </c:pt>
                <c:pt idx="5520">
                  <c:v>8.9361067713760001</c:v>
                </c:pt>
                <c:pt idx="5521">
                  <c:v>8.9360694728270005</c:v>
                </c:pt>
                <c:pt idx="5522">
                  <c:v>8.9360321629939996</c:v>
                </c:pt>
                <c:pt idx="5523">
                  <c:v>8.9359948418799995</c:v>
                </c:pt>
                <c:pt idx="5524">
                  <c:v>8.9359575094829999</c:v>
                </c:pt>
                <c:pt idx="5525">
                  <c:v>8.9359201658059995</c:v>
                </c:pt>
                <c:pt idx="5526">
                  <c:v>8.9358828108479997</c:v>
                </c:pt>
                <c:pt idx="5527">
                  <c:v>8.9358454446109992</c:v>
                </c:pt>
                <c:pt idx="5528">
                  <c:v>8.9358080670949995</c:v>
                </c:pt>
                <c:pt idx="5529">
                  <c:v>8.9357706783009991</c:v>
                </c:pt>
                <c:pt idx="5530">
                  <c:v>8.9357332782299999</c:v>
                </c:pt>
                <c:pt idx="5531">
                  <c:v>8.9356958668819999</c:v>
                </c:pt>
                <c:pt idx="5532">
                  <c:v>8.9356584442579994</c:v>
                </c:pt>
                <c:pt idx="5533">
                  <c:v>8.9356210103590001</c:v>
                </c:pt>
                <c:pt idx="5534">
                  <c:v>8.9355835651850004</c:v>
                </c:pt>
                <c:pt idx="5535">
                  <c:v>8.9355461087380004</c:v>
                </c:pt>
                <c:pt idx="5536">
                  <c:v>8.9355086410169999</c:v>
                </c:pt>
                <c:pt idx="5537">
                  <c:v>8.9354711620249994</c:v>
                </c:pt>
                <c:pt idx="5538">
                  <c:v>8.9354336717600003</c:v>
                </c:pt>
                <c:pt idx="5539">
                  <c:v>8.9353961702249993</c:v>
                </c:pt>
                <c:pt idx="5540">
                  <c:v>8.935358657419</c:v>
                </c:pt>
                <c:pt idx="5541">
                  <c:v>8.9353211333440008</c:v>
                </c:pt>
                <c:pt idx="5542">
                  <c:v>8.9352835979999998</c:v>
                </c:pt>
                <c:pt idx="5543">
                  <c:v>8.9352460513890009</c:v>
                </c:pt>
                <c:pt idx="5544">
                  <c:v>8.9352084935090001</c:v>
                </c:pt>
                <c:pt idx="5545">
                  <c:v>8.9351709243639998</c:v>
                </c:pt>
                <c:pt idx="5546">
                  <c:v>8.9351333439519998</c:v>
                </c:pt>
                <c:pt idx="5547">
                  <c:v>8.9350957522750001</c:v>
                </c:pt>
                <c:pt idx="5548">
                  <c:v>8.9350581493340009</c:v>
                </c:pt>
                <c:pt idx="5549">
                  <c:v>8.9350205351290004</c:v>
                </c:pt>
                <c:pt idx="5550">
                  <c:v>8.9349829096610005</c:v>
                </c:pt>
                <c:pt idx="5551">
                  <c:v>8.9349452729309995</c:v>
                </c:pt>
                <c:pt idx="5552">
                  <c:v>8.9349076249389991</c:v>
                </c:pt>
                <c:pt idx="5553">
                  <c:v>8.9348699656869996</c:v>
                </c:pt>
                <c:pt idx="5554">
                  <c:v>8.9348322951739991</c:v>
                </c:pt>
                <c:pt idx="5555">
                  <c:v>8.9347946134019995</c:v>
                </c:pt>
                <c:pt idx="5556">
                  <c:v>8.9347569203719992</c:v>
                </c:pt>
                <c:pt idx="5557">
                  <c:v>8.9347192160829998</c:v>
                </c:pt>
                <c:pt idx="5558">
                  <c:v>8.9346815005379998</c:v>
                </c:pt>
                <c:pt idx="5559">
                  <c:v>8.9346437737359992</c:v>
                </c:pt>
                <c:pt idx="5560">
                  <c:v>8.9346060356779997</c:v>
                </c:pt>
                <c:pt idx="5561">
                  <c:v>8.9345682863649998</c:v>
                </c:pt>
                <c:pt idx="5562">
                  <c:v>8.9345305257979994</c:v>
                </c:pt>
                <c:pt idx="5563">
                  <c:v>8.9344927539770005</c:v>
                </c:pt>
                <c:pt idx="5564">
                  <c:v>8.9344549709039995</c:v>
                </c:pt>
                <c:pt idx="5565">
                  <c:v>8.9344171765790001</c:v>
                </c:pt>
                <c:pt idx="5566">
                  <c:v>8.9343793710020005</c:v>
                </c:pt>
                <c:pt idx="5567">
                  <c:v>8.9343415541750009</c:v>
                </c:pt>
                <c:pt idx="5568">
                  <c:v>8.9343037260979994</c:v>
                </c:pt>
                <c:pt idx="5569">
                  <c:v>8.9342658867719997</c:v>
                </c:pt>
                <c:pt idx="5570">
                  <c:v>8.9342280361970001</c:v>
                </c:pt>
                <c:pt idx="5571">
                  <c:v>8.9341901743750007</c:v>
                </c:pt>
                <c:pt idx="5572">
                  <c:v>8.9341523013059998</c:v>
                </c:pt>
                <c:pt idx="5573">
                  <c:v>8.9341144169900009</c:v>
                </c:pt>
                <c:pt idx="5574">
                  <c:v>8.9340765214290006</c:v>
                </c:pt>
                <c:pt idx="5575">
                  <c:v>8.9340386146240007</c:v>
                </c:pt>
                <c:pt idx="5576">
                  <c:v>8.9340006965749996</c:v>
                </c:pt>
                <c:pt idx="5577">
                  <c:v>8.9339627672820008</c:v>
                </c:pt>
                <c:pt idx="5578">
                  <c:v>8.9339248267470008</c:v>
                </c:pt>
                <c:pt idx="5579">
                  <c:v>8.9338868749699998</c:v>
                </c:pt>
                <c:pt idx="5580">
                  <c:v>8.9338489119519995</c:v>
                </c:pt>
                <c:pt idx="5581">
                  <c:v>8.933810937694</c:v>
                </c:pt>
                <c:pt idx="5582">
                  <c:v>8.9337729521969997</c:v>
                </c:pt>
                <c:pt idx="5583">
                  <c:v>8.9337349554600003</c:v>
                </c:pt>
                <c:pt idx="5584">
                  <c:v>8.9336969474860002</c:v>
                </c:pt>
                <c:pt idx="5585">
                  <c:v>8.9336589282739993</c:v>
                </c:pt>
                <c:pt idx="5586">
                  <c:v>8.9336208978259997</c:v>
                </c:pt>
                <c:pt idx="5587">
                  <c:v>8.9335828561419994</c:v>
                </c:pt>
                <c:pt idx="5588">
                  <c:v>8.9335448032230005</c:v>
                </c:pt>
                <c:pt idx="5589">
                  <c:v>8.9335067390699994</c:v>
                </c:pt>
                <c:pt idx="5590">
                  <c:v>8.9334686636829996</c:v>
                </c:pt>
                <c:pt idx="5591">
                  <c:v>8.9334305770629996</c:v>
                </c:pt>
                <c:pt idx="5592">
                  <c:v>8.9333924792109993</c:v>
                </c:pt>
                <c:pt idx="5593">
                  <c:v>8.9333543701280007</c:v>
                </c:pt>
                <c:pt idx="5594">
                  <c:v>8.9333162498150003</c:v>
                </c:pt>
                <c:pt idx="5595">
                  <c:v>8.9332781182709997</c:v>
                </c:pt>
                <c:pt idx="5596">
                  <c:v>8.9332399754989993</c:v>
                </c:pt>
                <c:pt idx="5597">
                  <c:v>8.9332018214980007</c:v>
                </c:pt>
                <c:pt idx="5598">
                  <c:v>8.9331636562700005</c:v>
                </c:pt>
                <c:pt idx="5599">
                  <c:v>8.9331254798140005</c:v>
                </c:pt>
                <c:pt idx="5600">
                  <c:v>8.9330872921329991</c:v>
                </c:pt>
                <c:pt idx="5601">
                  <c:v>8.9330490932269999</c:v>
                </c:pt>
                <c:pt idx="5602">
                  <c:v>8.9330108830959993</c:v>
                </c:pt>
                <c:pt idx="5603">
                  <c:v>8.9329726617409992</c:v>
                </c:pt>
                <c:pt idx="5604">
                  <c:v>8.9329344291629997</c:v>
                </c:pt>
                <c:pt idx="5605">
                  <c:v>8.9328961853620008</c:v>
                </c:pt>
                <c:pt idx="5606">
                  <c:v>8.9328579303409992</c:v>
                </c:pt>
                <c:pt idx="5607">
                  <c:v>8.932819664098</c:v>
                </c:pt>
                <c:pt idx="5608">
                  <c:v>8.932781386636</c:v>
                </c:pt>
                <c:pt idx="5609">
                  <c:v>8.9327430979540008</c:v>
                </c:pt>
                <c:pt idx="5610">
                  <c:v>8.9327047980540009</c:v>
                </c:pt>
                <c:pt idx="5611">
                  <c:v>8.9326664869350001</c:v>
                </c:pt>
                <c:pt idx="5612">
                  <c:v>8.9326281646000005</c:v>
                </c:pt>
                <c:pt idx="5613">
                  <c:v>8.9325898310490004</c:v>
                </c:pt>
                <c:pt idx="5614">
                  <c:v>8.9325514862819997</c:v>
                </c:pt>
                <c:pt idx="5615">
                  <c:v>8.9325131303010004</c:v>
                </c:pt>
                <c:pt idx="5616">
                  <c:v>8.9324747631050005</c:v>
                </c:pt>
                <c:pt idx="5617">
                  <c:v>8.9324363846970005</c:v>
                </c:pt>
                <c:pt idx="5618">
                  <c:v>8.9323979950760002</c:v>
                </c:pt>
                <c:pt idx="5619">
                  <c:v>8.9323595942429996</c:v>
                </c:pt>
                <c:pt idx="5620">
                  <c:v>8.9323211821990007</c:v>
                </c:pt>
                <c:pt idx="5621">
                  <c:v>8.9322827589460001</c:v>
                </c:pt>
                <c:pt idx="5622">
                  <c:v>8.9322443244829994</c:v>
                </c:pt>
                <c:pt idx="5623">
                  <c:v>8.9322058788110006</c:v>
                </c:pt>
                <c:pt idx="5624">
                  <c:v>8.9321674219310001</c:v>
                </c:pt>
                <c:pt idx="5625">
                  <c:v>8.9321289538439999</c:v>
                </c:pt>
                <c:pt idx="5626">
                  <c:v>8.9320904745509999</c:v>
                </c:pt>
                <c:pt idx="5627">
                  <c:v>8.9320519840530004</c:v>
                </c:pt>
                <c:pt idx="5628">
                  <c:v>8.9320134823499995</c:v>
                </c:pt>
                <c:pt idx="5629">
                  <c:v>8.9319749694420008</c:v>
                </c:pt>
                <c:pt idx="5630">
                  <c:v>8.9319364453319992</c:v>
                </c:pt>
                <c:pt idx="5631">
                  <c:v>8.9318979100189999</c:v>
                </c:pt>
                <c:pt idx="5632">
                  <c:v>8.9318593635039996</c:v>
                </c:pt>
                <c:pt idx="5633">
                  <c:v>8.931820805788</c:v>
                </c:pt>
                <c:pt idx="5634">
                  <c:v>8.9317822368719995</c:v>
                </c:pt>
                <c:pt idx="5635">
                  <c:v>8.9317436567569999</c:v>
                </c:pt>
                <c:pt idx="5636">
                  <c:v>8.9317050654429995</c:v>
                </c:pt>
                <c:pt idx="5637">
                  <c:v>8.9316664629310001</c:v>
                </c:pt>
                <c:pt idx="5638">
                  <c:v>8.9316278492230001</c:v>
                </c:pt>
                <c:pt idx="5639">
                  <c:v>8.9315892243169994</c:v>
                </c:pt>
                <c:pt idx="5640">
                  <c:v>8.9315505882170001</c:v>
                </c:pt>
                <c:pt idx="5641">
                  <c:v>8.9315119409210002</c:v>
                </c:pt>
                <c:pt idx="5642">
                  <c:v>8.931473282432</c:v>
                </c:pt>
                <c:pt idx="5643">
                  <c:v>8.9314346127489994</c:v>
                </c:pt>
                <c:pt idx="5644">
                  <c:v>8.9313959318740004</c:v>
                </c:pt>
                <c:pt idx="5645">
                  <c:v>8.9313572398069994</c:v>
                </c:pt>
                <c:pt idx="5646">
                  <c:v>8.9313185365500001</c:v>
                </c:pt>
                <c:pt idx="5647">
                  <c:v>8.9312798221020007</c:v>
                </c:pt>
                <c:pt idx="5648">
                  <c:v>8.9312410964649995</c:v>
                </c:pt>
                <c:pt idx="5649">
                  <c:v>8.9312023596390002</c:v>
                </c:pt>
                <c:pt idx="5650">
                  <c:v>8.9311636116259994</c:v>
                </c:pt>
                <c:pt idx="5651">
                  <c:v>8.9311248524260005</c:v>
                </c:pt>
                <c:pt idx="5652">
                  <c:v>8.9310860820390001</c:v>
                </c:pt>
                <c:pt idx="5653">
                  <c:v>8.9310473004670001</c:v>
                </c:pt>
                <c:pt idx="5654">
                  <c:v>8.9310085077100005</c:v>
                </c:pt>
                <c:pt idx="5655">
                  <c:v>8.9309697037699998</c:v>
                </c:pt>
                <c:pt idx="5656">
                  <c:v>8.9309308886459995</c:v>
                </c:pt>
                <c:pt idx="5657">
                  <c:v>8.9308920623399999</c:v>
                </c:pt>
                <c:pt idx="5658">
                  <c:v>8.9308532248529993</c:v>
                </c:pt>
                <c:pt idx="5659">
                  <c:v>8.9308143761839993</c:v>
                </c:pt>
                <c:pt idx="5660">
                  <c:v>8.9307755163360003</c:v>
                </c:pt>
                <c:pt idx="5661">
                  <c:v>8.9307366453090005</c:v>
                </c:pt>
                <c:pt idx="5662">
                  <c:v>8.9306977631029998</c:v>
                </c:pt>
                <c:pt idx="5663">
                  <c:v>8.9306588697200002</c:v>
                </c:pt>
                <c:pt idx="5664">
                  <c:v>8.9306199651589999</c:v>
                </c:pt>
                <c:pt idx="5665">
                  <c:v>8.9305810494229991</c:v>
                </c:pt>
                <c:pt idx="5666">
                  <c:v>8.9305421225119996</c:v>
                </c:pt>
                <c:pt idx="5667">
                  <c:v>8.9305031844259997</c:v>
                </c:pt>
                <c:pt idx="5668">
                  <c:v>8.9304642351659993</c:v>
                </c:pt>
                <c:pt idx="5669">
                  <c:v>8.9304252747340005</c:v>
                </c:pt>
                <c:pt idx="5670">
                  <c:v>8.9303863031289996</c:v>
                </c:pt>
                <c:pt idx="5671">
                  <c:v>8.9303473203530004</c:v>
                </c:pt>
                <c:pt idx="5672">
                  <c:v>8.9303083264069993</c:v>
                </c:pt>
                <c:pt idx="5673">
                  <c:v>8.930269321291</c:v>
                </c:pt>
                <c:pt idx="5674">
                  <c:v>8.9302303050060008</c:v>
                </c:pt>
                <c:pt idx="5675">
                  <c:v>8.9301912775529999</c:v>
                </c:pt>
                <c:pt idx="5676">
                  <c:v>8.9301522389319992</c:v>
                </c:pt>
                <c:pt idx="5677">
                  <c:v>8.9301131891450005</c:v>
                </c:pt>
                <c:pt idx="5678">
                  <c:v>8.9300741281920004</c:v>
                </c:pt>
                <c:pt idx="5679">
                  <c:v>8.9300350560740007</c:v>
                </c:pt>
                <c:pt idx="5680">
                  <c:v>8.9299959727919997</c:v>
                </c:pt>
                <c:pt idx="5681">
                  <c:v>8.9299568783469994</c:v>
                </c:pt>
                <c:pt idx="5682">
                  <c:v>8.9299177727389996</c:v>
                </c:pt>
                <c:pt idx="5683">
                  <c:v>8.9298786559690004</c:v>
                </c:pt>
                <c:pt idx="5684">
                  <c:v>8.9298395280390004</c:v>
                </c:pt>
                <c:pt idx="5685">
                  <c:v>8.9298003889479993</c:v>
                </c:pt>
                <c:pt idx="5686">
                  <c:v>8.9297612386969991</c:v>
                </c:pt>
                <c:pt idx="5687">
                  <c:v>8.9297220772879999</c:v>
                </c:pt>
                <c:pt idx="5688">
                  <c:v>8.9296829047220001</c:v>
                </c:pt>
                <c:pt idx="5689">
                  <c:v>8.9296437209979995</c:v>
                </c:pt>
                <c:pt idx="5690">
                  <c:v>8.9296045261180002</c:v>
                </c:pt>
                <c:pt idx="5691">
                  <c:v>8.9295653200830003</c:v>
                </c:pt>
                <c:pt idx="5692">
                  <c:v>8.929526102893</c:v>
                </c:pt>
                <c:pt idx="5693">
                  <c:v>8.9294868745489993</c:v>
                </c:pt>
                <c:pt idx="5694">
                  <c:v>8.929447635052</c:v>
                </c:pt>
                <c:pt idx="5695">
                  <c:v>8.9294083844030006</c:v>
                </c:pt>
                <c:pt idx="5696">
                  <c:v>8.9293691226020009</c:v>
                </c:pt>
                <c:pt idx="5697">
                  <c:v>8.9293298496509994</c:v>
                </c:pt>
                <c:pt idx="5698">
                  <c:v>8.9292905655509998</c:v>
                </c:pt>
                <c:pt idx="5699">
                  <c:v>8.9292512703010001</c:v>
                </c:pt>
                <c:pt idx="5700">
                  <c:v>8.9292119639030005</c:v>
                </c:pt>
                <c:pt idx="5701">
                  <c:v>8.9291726463569994</c:v>
                </c:pt>
                <c:pt idx="5702">
                  <c:v>8.9291333176650003</c:v>
                </c:pt>
                <c:pt idx="5703">
                  <c:v>8.9290939778279999</c:v>
                </c:pt>
                <c:pt idx="5704">
                  <c:v>8.9290546268449997</c:v>
                </c:pt>
                <c:pt idx="5705">
                  <c:v>8.9290152647180001</c:v>
                </c:pt>
                <c:pt idx="5706">
                  <c:v>8.9289758914479993</c:v>
                </c:pt>
                <c:pt idx="5707">
                  <c:v>8.9289365070350009</c:v>
                </c:pt>
                <c:pt idx="5708">
                  <c:v>8.9288971114799995</c:v>
                </c:pt>
                <c:pt idx="5709">
                  <c:v>8.9288577047850008</c:v>
                </c:pt>
                <c:pt idx="5710">
                  <c:v>8.9288182869489994</c:v>
                </c:pt>
                <c:pt idx="5711">
                  <c:v>8.9287788579740006</c:v>
                </c:pt>
                <c:pt idx="5712">
                  <c:v>8.9287394178609993</c:v>
                </c:pt>
                <c:pt idx="5713">
                  <c:v>8.9286999666100009</c:v>
                </c:pt>
                <c:pt idx="5714">
                  <c:v>8.928660504222</c:v>
                </c:pt>
                <c:pt idx="5715">
                  <c:v>8.9286210306980003</c:v>
                </c:pt>
                <c:pt idx="5716">
                  <c:v>8.928581546038</c:v>
                </c:pt>
                <c:pt idx="5717">
                  <c:v>8.9285420502449995</c:v>
                </c:pt>
                <c:pt idx="5718">
                  <c:v>8.9285025433170002</c:v>
                </c:pt>
                <c:pt idx="5719">
                  <c:v>8.9284630252570008</c:v>
                </c:pt>
                <c:pt idx="5720">
                  <c:v>8.9284234960649993</c:v>
                </c:pt>
                <c:pt idx="5721">
                  <c:v>8.9283839557409994</c:v>
                </c:pt>
                <c:pt idx="5722">
                  <c:v>8.9283444042869995</c:v>
                </c:pt>
                <c:pt idx="5723">
                  <c:v>8.9283048417039996</c:v>
                </c:pt>
                <c:pt idx="5724">
                  <c:v>8.9282652679919998</c:v>
                </c:pt>
                <c:pt idx="5725">
                  <c:v>8.9282256831520002</c:v>
                </c:pt>
                <c:pt idx="5726">
                  <c:v>8.9281860871850007</c:v>
                </c:pt>
                <c:pt idx="5727">
                  <c:v>8.9281464800909998</c:v>
                </c:pt>
                <c:pt idx="5728">
                  <c:v>8.9281068618719992</c:v>
                </c:pt>
                <c:pt idx="5729">
                  <c:v>8.9280672325280008</c:v>
                </c:pt>
                <c:pt idx="5730">
                  <c:v>8.9280275920609995</c:v>
                </c:pt>
                <c:pt idx="5731">
                  <c:v>8.9279879404700004</c:v>
                </c:pt>
                <c:pt idx="5732">
                  <c:v>8.9279482777580004</c:v>
                </c:pt>
                <c:pt idx="5733">
                  <c:v>8.9279086039239992</c:v>
                </c:pt>
                <c:pt idx="5734">
                  <c:v>8.9278689189690006</c:v>
                </c:pt>
                <c:pt idx="5735">
                  <c:v>8.9278292228949994</c:v>
                </c:pt>
                <c:pt idx="5736">
                  <c:v>8.9277895157010008</c:v>
                </c:pt>
                <c:pt idx="5737">
                  <c:v>8.9277497973899997</c:v>
                </c:pt>
                <c:pt idx="5738">
                  <c:v>8.9277100679609998</c:v>
                </c:pt>
                <c:pt idx="5739">
                  <c:v>8.9276703274159992</c:v>
                </c:pt>
                <c:pt idx="5740">
                  <c:v>8.9276305757549999</c:v>
                </c:pt>
                <c:pt idx="5741">
                  <c:v>8.9275908129800001</c:v>
                </c:pt>
                <c:pt idx="5742">
                  <c:v>8.9275510390899999</c:v>
                </c:pt>
                <c:pt idx="5743">
                  <c:v>8.9275112540869994</c:v>
                </c:pt>
                <c:pt idx="5744">
                  <c:v>8.9274714579720005</c:v>
                </c:pt>
                <c:pt idx="5745">
                  <c:v>8.9274316507459996</c:v>
                </c:pt>
                <c:pt idx="5746">
                  <c:v>8.9273918324080004</c:v>
                </c:pt>
                <c:pt idx="5747">
                  <c:v>8.9273520029609994</c:v>
                </c:pt>
                <c:pt idx="5748">
                  <c:v>8.9273121624050003</c:v>
                </c:pt>
                <c:pt idx="5749">
                  <c:v>8.9272723107409995</c:v>
                </c:pt>
                <c:pt idx="5750">
                  <c:v>8.9272324479690006</c:v>
                </c:pt>
                <c:pt idx="5751">
                  <c:v>8.9271925740910003</c:v>
                </c:pt>
                <c:pt idx="5752">
                  <c:v>8.9271526891070003</c:v>
                </c:pt>
                <c:pt idx="5753">
                  <c:v>8.9271127930180008</c:v>
                </c:pt>
                <c:pt idx="5754">
                  <c:v>8.9270728858249999</c:v>
                </c:pt>
                <c:pt idx="5755">
                  <c:v>8.9270329675289997</c:v>
                </c:pt>
                <c:pt idx="5756">
                  <c:v>8.92699303813</c:v>
                </c:pt>
                <c:pt idx="5757">
                  <c:v>8.9269530976299993</c:v>
                </c:pt>
                <c:pt idx="5758">
                  <c:v>8.9269131460289994</c:v>
                </c:pt>
                <c:pt idx="5759">
                  <c:v>8.9268731833290005</c:v>
                </c:pt>
                <c:pt idx="5760">
                  <c:v>8.9268332095290006</c:v>
                </c:pt>
                <c:pt idx="5761">
                  <c:v>8.926793224631</c:v>
                </c:pt>
                <c:pt idx="5762">
                  <c:v>8.9267532286360005</c:v>
                </c:pt>
                <c:pt idx="5763">
                  <c:v>8.9267132215440004</c:v>
                </c:pt>
                <c:pt idx="5764">
                  <c:v>8.9266732033559997</c:v>
                </c:pt>
                <c:pt idx="5765">
                  <c:v>8.9266331740730003</c:v>
                </c:pt>
                <c:pt idx="5766">
                  <c:v>8.9265931336970006</c:v>
                </c:pt>
                <c:pt idx="5767">
                  <c:v>8.9265530822270005</c:v>
                </c:pt>
                <c:pt idx="5768">
                  <c:v>8.9265130196650002</c:v>
                </c:pt>
                <c:pt idx="5769">
                  <c:v>8.9264729460109997</c:v>
                </c:pt>
                <c:pt idx="5770">
                  <c:v>8.9264328612660009</c:v>
                </c:pt>
                <c:pt idx="5771">
                  <c:v>8.9263927654320003</c:v>
                </c:pt>
                <c:pt idx="5772">
                  <c:v>8.9263526585089998</c:v>
                </c:pt>
                <c:pt idx="5773">
                  <c:v>8.9263125404969994</c:v>
                </c:pt>
                <c:pt idx="5774">
                  <c:v>8.9262724113979992</c:v>
                </c:pt>
                <c:pt idx="5775">
                  <c:v>8.9262322712129993</c:v>
                </c:pt>
                <c:pt idx="5776">
                  <c:v>8.9261921199409997</c:v>
                </c:pt>
                <c:pt idx="5777">
                  <c:v>8.9261519575860007</c:v>
                </c:pt>
                <c:pt idx="5778">
                  <c:v>8.9261117841460003</c:v>
                </c:pt>
                <c:pt idx="5779">
                  <c:v>8.9260715996230005</c:v>
                </c:pt>
                <c:pt idx="5780">
                  <c:v>8.9260314040169995</c:v>
                </c:pt>
                <c:pt idx="5781">
                  <c:v>8.9259911973299992</c:v>
                </c:pt>
                <c:pt idx="5782">
                  <c:v>8.9259509795629999</c:v>
                </c:pt>
                <c:pt idx="5783">
                  <c:v>8.9259107507149995</c:v>
                </c:pt>
                <c:pt idx="5784">
                  <c:v>8.9258705107890002</c:v>
                </c:pt>
                <c:pt idx="5785">
                  <c:v>8.9258302597850001</c:v>
                </c:pt>
                <c:pt idx="5786">
                  <c:v>8.9257899977029993</c:v>
                </c:pt>
                <c:pt idx="5787">
                  <c:v>8.9257497245459998</c:v>
                </c:pt>
                <c:pt idx="5788">
                  <c:v>8.9257094403119996</c:v>
                </c:pt>
                <c:pt idx="5789">
                  <c:v>8.9256691450040009</c:v>
                </c:pt>
                <c:pt idx="5790">
                  <c:v>8.925628838622</c:v>
                </c:pt>
                <c:pt idx="5791">
                  <c:v>8.9255885211670005</c:v>
                </c:pt>
                <c:pt idx="5792">
                  <c:v>8.9255481926400009</c:v>
                </c:pt>
                <c:pt idx="5793">
                  <c:v>8.9255078530409993</c:v>
                </c:pt>
                <c:pt idx="5794">
                  <c:v>8.9254675023719994</c:v>
                </c:pt>
                <c:pt idx="5795">
                  <c:v>8.9254271406329995</c:v>
                </c:pt>
                <c:pt idx="5796">
                  <c:v>8.9253867678259997</c:v>
                </c:pt>
                <c:pt idx="5797">
                  <c:v>8.9253463839510001</c:v>
                </c:pt>
                <c:pt idx="5798">
                  <c:v>8.9253059890080007</c:v>
                </c:pt>
                <c:pt idx="5799">
                  <c:v>8.9252655829999998</c:v>
                </c:pt>
                <c:pt idx="5800">
                  <c:v>8.9252251659259993</c:v>
                </c:pt>
                <c:pt idx="5801">
                  <c:v>8.9251847377869993</c:v>
                </c:pt>
                <c:pt idx="5802">
                  <c:v>8.9251442985849998</c:v>
                </c:pt>
                <c:pt idx="5803">
                  <c:v>8.9251038483199991</c:v>
                </c:pt>
                <c:pt idx="5804">
                  <c:v>8.9250633869929992</c:v>
                </c:pt>
                <c:pt idx="5805">
                  <c:v>8.925022914605</c:v>
                </c:pt>
                <c:pt idx="5806">
                  <c:v>8.9249824311569999</c:v>
                </c:pt>
                <c:pt idx="5807">
                  <c:v>8.9249419366490006</c:v>
                </c:pt>
                <c:pt idx="5808">
                  <c:v>8.9249014310830006</c:v>
                </c:pt>
                <c:pt idx="5809">
                  <c:v>8.9248609144589999</c:v>
                </c:pt>
                <c:pt idx="5810">
                  <c:v>8.9248203867780003</c:v>
                </c:pt>
                <c:pt idx="5811">
                  <c:v>8.9247798480410001</c:v>
                </c:pt>
                <c:pt idx="5812">
                  <c:v>8.9247392982499996</c:v>
                </c:pt>
                <c:pt idx="5813">
                  <c:v>8.9246987374040003</c:v>
                </c:pt>
                <c:pt idx="5814">
                  <c:v>8.9246581655040007</c:v>
                </c:pt>
                <c:pt idx="5815">
                  <c:v>8.9246175825520009</c:v>
                </c:pt>
                <c:pt idx="5816">
                  <c:v>8.9245769885480009</c:v>
                </c:pt>
                <c:pt idx="5817">
                  <c:v>8.9245363834940008</c:v>
                </c:pt>
                <c:pt idx="5818">
                  <c:v>8.9244957673890006</c:v>
                </c:pt>
                <c:pt idx="5819">
                  <c:v>8.9244551402360006</c:v>
                </c:pt>
                <c:pt idx="5820">
                  <c:v>8.9244145020340007</c:v>
                </c:pt>
                <c:pt idx="5821">
                  <c:v>8.9243738527849992</c:v>
                </c:pt>
                <c:pt idx="5822">
                  <c:v>8.9243331924889997</c:v>
                </c:pt>
                <c:pt idx="5823">
                  <c:v>8.9242925211470006</c:v>
                </c:pt>
                <c:pt idx="5824">
                  <c:v>8.9242518387610001</c:v>
                </c:pt>
                <c:pt idx="5825">
                  <c:v>8.9242111453310002</c:v>
                </c:pt>
                <c:pt idx="5826">
                  <c:v>8.9241704408579992</c:v>
                </c:pt>
                <c:pt idx="5827">
                  <c:v>8.9241297253420004</c:v>
                </c:pt>
                <c:pt idx="5828">
                  <c:v>8.9240889987850007</c:v>
                </c:pt>
                <c:pt idx="5829">
                  <c:v>8.9240482611880001</c:v>
                </c:pt>
                <c:pt idx="5830">
                  <c:v>8.9240075125510003</c:v>
                </c:pt>
                <c:pt idx="5831">
                  <c:v>8.9239667528749997</c:v>
                </c:pt>
                <c:pt idx="5832">
                  <c:v>8.9239259821620003</c:v>
                </c:pt>
                <c:pt idx="5833">
                  <c:v>8.9238852004110001</c:v>
                </c:pt>
                <c:pt idx="5834">
                  <c:v>8.9238444076249994</c:v>
                </c:pt>
                <c:pt idx="5835">
                  <c:v>8.923803603803</c:v>
                </c:pt>
                <c:pt idx="5836">
                  <c:v>8.9237627889460001</c:v>
                </c:pt>
                <c:pt idx="5837">
                  <c:v>8.9237219630559999</c:v>
                </c:pt>
                <c:pt idx="5838">
                  <c:v>8.9236811261329994</c:v>
                </c:pt>
                <c:pt idx="5839">
                  <c:v>8.9236402781790005</c:v>
                </c:pt>
                <c:pt idx="5840">
                  <c:v>8.9235994191929997</c:v>
                </c:pt>
                <c:pt idx="5841">
                  <c:v>8.9235585491780007</c:v>
                </c:pt>
                <c:pt idx="5842">
                  <c:v>8.923517668133</c:v>
                </c:pt>
                <c:pt idx="5843">
                  <c:v>8.9234767760599993</c:v>
                </c:pt>
                <c:pt idx="5844">
                  <c:v>8.9234358729590006</c:v>
                </c:pt>
                <c:pt idx="5845">
                  <c:v>8.9233949588320005</c:v>
                </c:pt>
                <c:pt idx="5846">
                  <c:v>8.9233540336790007</c:v>
                </c:pt>
                <c:pt idx="5847">
                  <c:v>8.9233130975009995</c:v>
                </c:pt>
                <c:pt idx="5848">
                  <c:v>8.9232721503000008</c:v>
                </c:pt>
                <c:pt idx="5849">
                  <c:v>8.9232311920750007</c:v>
                </c:pt>
                <c:pt idx="5850">
                  <c:v>8.9231902228279996</c:v>
                </c:pt>
                <c:pt idx="5851">
                  <c:v>8.9231492425590009</c:v>
                </c:pt>
                <c:pt idx="5852">
                  <c:v>8.9231082512699995</c:v>
                </c:pt>
                <c:pt idx="5853">
                  <c:v>8.9230672489620009</c:v>
                </c:pt>
                <c:pt idx="5854">
                  <c:v>8.9230262356339995</c:v>
                </c:pt>
                <c:pt idx="5855">
                  <c:v>8.9229852112889994</c:v>
                </c:pt>
                <c:pt idx="5856">
                  <c:v>8.9229441759270003</c:v>
                </c:pt>
                <c:pt idx="5857">
                  <c:v>8.9229031295490007</c:v>
                </c:pt>
                <c:pt idx="5858">
                  <c:v>8.9228620721550005</c:v>
                </c:pt>
                <c:pt idx="5859">
                  <c:v>8.922821003748</c:v>
                </c:pt>
                <c:pt idx="5860">
                  <c:v>8.9227799243260009</c:v>
                </c:pt>
                <c:pt idx="5861">
                  <c:v>8.9227388338919997</c:v>
                </c:pt>
                <c:pt idx="5862">
                  <c:v>8.9226977324470003</c:v>
                </c:pt>
                <c:pt idx="5863">
                  <c:v>8.9226566199900006</c:v>
                </c:pt>
                <c:pt idx="5864">
                  <c:v>8.9226154965239992</c:v>
                </c:pt>
                <c:pt idx="5865">
                  <c:v>8.9225743620479996</c:v>
                </c:pt>
                <c:pt idx="5866">
                  <c:v>8.9225332165640001</c:v>
                </c:pt>
                <c:pt idx="5867">
                  <c:v>8.9224920600730009</c:v>
                </c:pt>
                <c:pt idx="5868">
                  <c:v>8.9224508925760002</c:v>
                </c:pt>
                <c:pt idx="5869">
                  <c:v>8.9224097140729999</c:v>
                </c:pt>
                <c:pt idx="5870">
                  <c:v>8.922368524565</c:v>
                </c:pt>
                <c:pt idx="5871">
                  <c:v>8.9223273240530006</c:v>
                </c:pt>
                <c:pt idx="5872">
                  <c:v>8.9222861125390001</c:v>
                </c:pt>
                <c:pt idx="5873">
                  <c:v>8.9222448900220002</c:v>
                </c:pt>
                <c:pt idx="5874">
                  <c:v>8.9222036565049994</c:v>
                </c:pt>
                <c:pt idx="5875">
                  <c:v>8.9221624119869993</c:v>
                </c:pt>
                <c:pt idx="5876">
                  <c:v>8.9221211564690002</c:v>
                </c:pt>
                <c:pt idx="5877">
                  <c:v>8.9220798899540004</c:v>
                </c:pt>
                <c:pt idx="5878">
                  <c:v>8.9220386124399997</c:v>
                </c:pt>
                <c:pt idx="5879">
                  <c:v>8.9219973239300003</c:v>
                </c:pt>
                <c:pt idx="5880">
                  <c:v>8.9219560244240004</c:v>
                </c:pt>
                <c:pt idx="5881">
                  <c:v>8.921914713923</c:v>
                </c:pt>
                <c:pt idx="5882">
                  <c:v>8.9218733924279991</c:v>
                </c:pt>
                <c:pt idx="5883">
                  <c:v>8.9218320599399998</c:v>
                </c:pt>
                <c:pt idx="5884">
                  <c:v>8.9217907164600003</c:v>
                </c:pt>
                <c:pt idx="5885">
                  <c:v>8.9217493619880006</c:v>
                </c:pt>
                <c:pt idx="5886">
                  <c:v>8.9217079965250008</c:v>
                </c:pt>
                <c:pt idx="5887">
                  <c:v>8.9216666200729993</c:v>
                </c:pt>
                <c:pt idx="5888">
                  <c:v>8.9216252326329997</c:v>
                </c:pt>
                <c:pt idx="5889">
                  <c:v>8.9215838342040001</c:v>
                </c:pt>
                <c:pt idx="5890">
                  <c:v>8.9215424247880009</c:v>
                </c:pt>
                <c:pt idx="5891">
                  <c:v>8.9215010043870002</c:v>
                </c:pt>
                <c:pt idx="5892">
                  <c:v>8.9214595729999999</c:v>
                </c:pt>
                <c:pt idx="5893">
                  <c:v>8.9214181306290001</c:v>
                </c:pt>
                <c:pt idx="5894">
                  <c:v>8.9213766772749992</c:v>
                </c:pt>
                <c:pt idx="5895">
                  <c:v>8.9213352129380006</c:v>
                </c:pt>
                <c:pt idx="5896">
                  <c:v>8.9212937376189991</c:v>
                </c:pt>
                <c:pt idx="5897">
                  <c:v>8.9212522513200003</c:v>
                </c:pt>
                <c:pt idx="5898">
                  <c:v>8.9212107540410006</c:v>
                </c:pt>
                <c:pt idx="5899">
                  <c:v>8.9211692457830001</c:v>
                </c:pt>
                <c:pt idx="5900">
                  <c:v>8.9211277265470006</c:v>
                </c:pt>
                <c:pt idx="5901">
                  <c:v>8.9210861963330004</c:v>
                </c:pt>
                <c:pt idx="5902">
                  <c:v>8.9210446551439997</c:v>
                </c:pt>
                <c:pt idx="5903">
                  <c:v>8.9210031029790002</c:v>
                </c:pt>
                <c:pt idx="5904">
                  <c:v>8.9209615398400004</c:v>
                </c:pt>
                <c:pt idx="5905">
                  <c:v>8.9209199657270002</c:v>
                </c:pt>
                <c:pt idx="5906">
                  <c:v>8.9208783806419998</c:v>
                </c:pt>
                <c:pt idx="5907">
                  <c:v>8.9208367845849992</c:v>
                </c:pt>
                <c:pt idx="5908">
                  <c:v>8.9207951775560002</c:v>
                </c:pt>
                <c:pt idx="5909">
                  <c:v>8.9207535595579994</c:v>
                </c:pt>
                <c:pt idx="5910">
                  <c:v>8.9207119305910005</c:v>
                </c:pt>
                <c:pt idx="5911">
                  <c:v>8.920670290656</c:v>
                </c:pt>
                <c:pt idx="5912">
                  <c:v>8.9206286397539998</c:v>
                </c:pt>
                <c:pt idx="5913">
                  <c:v>8.9205869778849998</c:v>
                </c:pt>
                <c:pt idx="5914">
                  <c:v>8.9205453050500001</c:v>
                </c:pt>
                <c:pt idx="5915">
                  <c:v>8.9205036212509992</c:v>
                </c:pt>
                <c:pt idx="5916">
                  <c:v>8.9204619264890006</c:v>
                </c:pt>
                <c:pt idx="5917">
                  <c:v>8.9204202207630008</c:v>
                </c:pt>
                <c:pt idx="5918">
                  <c:v>8.920378504076</c:v>
                </c:pt>
                <c:pt idx="5919">
                  <c:v>8.9203367764279999</c:v>
                </c:pt>
                <c:pt idx="5920">
                  <c:v>8.9202950378200008</c:v>
                </c:pt>
                <c:pt idx="5921">
                  <c:v>8.9202532882520007</c:v>
                </c:pt>
                <c:pt idx="5922">
                  <c:v>8.920211527727</c:v>
                </c:pt>
                <c:pt idx="5923">
                  <c:v>8.9201697562440003</c:v>
                </c:pt>
                <c:pt idx="5924">
                  <c:v>8.920127973804</c:v>
                </c:pt>
                <c:pt idx="5925">
                  <c:v>8.9200861804089993</c:v>
                </c:pt>
                <c:pt idx="5926">
                  <c:v>8.9200443760599999</c:v>
                </c:pt>
                <c:pt idx="5927">
                  <c:v>8.9200025607560001</c:v>
                </c:pt>
                <c:pt idx="5928">
                  <c:v>8.9199607345</c:v>
                </c:pt>
                <c:pt idx="5929">
                  <c:v>8.9199188972919998</c:v>
                </c:pt>
                <c:pt idx="5930">
                  <c:v>8.9198770491329995</c:v>
                </c:pt>
                <c:pt idx="5931">
                  <c:v>8.9198351900239992</c:v>
                </c:pt>
                <c:pt idx="5932">
                  <c:v>8.9197933199650006</c:v>
                </c:pt>
                <c:pt idx="5933">
                  <c:v>8.9197514389580004</c:v>
                </c:pt>
                <c:pt idx="5934">
                  <c:v>8.9197095470040004</c:v>
                </c:pt>
                <c:pt idx="5935">
                  <c:v>8.9196676441040008</c:v>
                </c:pt>
                <c:pt idx="5936">
                  <c:v>8.9196257302579998</c:v>
                </c:pt>
                <c:pt idx="5937">
                  <c:v>8.9195838054669991</c:v>
                </c:pt>
                <c:pt idx="5938">
                  <c:v>8.9195418697320008</c:v>
                </c:pt>
                <c:pt idx="5939">
                  <c:v>8.9194999230549996</c:v>
                </c:pt>
                <c:pt idx="5940">
                  <c:v>8.9194579654350008</c:v>
                </c:pt>
                <c:pt idx="5941">
                  <c:v>8.9194159968749993</c:v>
                </c:pt>
                <c:pt idx="5942">
                  <c:v>8.9193740173750005</c:v>
                </c:pt>
                <c:pt idx="5943">
                  <c:v>8.9193320269350007</c:v>
                </c:pt>
                <c:pt idx="5944">
                  <c:v>8.9192900255570002</c:v>
                </c:pt>
                <c:pt idx="5945">
                  <c:v>8.9192480132419991</c:v>
                </c:pt>
                <c:pt idx="5946">
                  <c:v>8.9192059899899991</c:v>
                </c:pt>
                <c:pt idx="5947">
                  <c:v>8.9191639558030005</c:v>
                </c:pt>
                <c:pt idx="5948">
                  <c:v>8.9191219106809996</c:v>
                </c:pt>
                <c:pt idx="5949">
                  <c:v>8.9190798546250001</c:v>
                </c:pt>
                <c:pt idx="5950">
                  <c:v>8.9190377876370004</c:v>
                </c:pt>
                <c:pt idx="5951">
                  <c:v>8.9189957097160004</c:v>
                </c:pt>
                <c:pt idx="5952">
                  <c:v>8.9189536208650004</c:v>
                </c:pt>
                <c:pt idx="5953">
                  <c:v>8.9189115210830003</c:v>
                </c:pt>
                <c:pt idx="5954">
                  <c:v>8.9188694103730004</c:v>
                </c:pt>
                <c:pt idx="5955">
                  <c:v>8.9188272887340005</c:v>
                </c:pt>
                <c:pt idx="5956">
                  <c:v>8.9187851561679992</c:v>
                </c:pt>
                <c:pt idx="5957">
                  <c:v>8.9187430126759999</c:v>
                </c:pt>
                <c:pt idx="5958">
                  <c:v>8.9187008582579992</c:v>
                </c:pt>
                <c:pt idx="5959">
                  <c:v>8.9186586929150007</c:v>
                </c:pt>
                <c:pt idx="5960">
                  <c:v>8.9186165166489992</c:v>
                </c:pt>
                <c:pt idx="5961">
                  <c:v>8.9185743294600002</c:v>
                </c:pt>
                <c:pt idx="5962">
                  <c:v>8.9185321313500001</c:v>
                </c:pt>
                <c:pt idx="5963">
                  <c:v>8.9184899223180008</c:v>
                </c:pt>
                <c:pt idx="5964">
                  <c:v>8.9184477023660005</c:v>
                </c:pt>
                <c:pt idx="5965">
                  <c:v>8.9184054714959995</c:v>
                </c:pt>
                <c:pt idx="5966">
                  <c:v>8.9183632297069995</c:v>
                </c:pt>
                <c:pt idx="5967">
                  <c:v>8.9183209770010006</c:v>
                </c:pt>
                <c:pt idx="5968">
                  <c:v>8.9182787133789994</c:v>
                </c:pt>
                <c:pt idx="5969">
                  <c:v>8.9182364388419995</c:v>
                </c:pt>
                <c:pt idx="5970">
                  <c:v>8.9181941533900009</c:v>
                </c:pt>
                <c:pt idx="5971">
                  <c:v>8.9181518570240002</c:v>
                </c:pt>
                <c:pt idx="5972">
                  <c:v>8.9181095497459992</c:v>
                </c:pt>
                <c:pt idx="5973">
                  <c:v>8.9180672315559999</c:v>
                </c:pt>
                <c:pt idx="5974">
                  <c:v>8.9180249024560005</c:v>
                </c:pt>
                <c:pt idx="5975">
                  <c:v>8.9179825624459994</c:v>
                </c:pt>
                <c:pt idx="5976">
                  <c:v>8.9179402115270001</c:v>
                </c:pt>
                <c:pt idx="5977">
                  <c:v>8.9178978496989991</c:v>
                </c:pt>
                <c:pt idx="5978">
                  <c:v>8.9178554769650002</c:v>
                </c:pt>
                <c:pt idx="5979">
                  <c:v>8.9178130933249999</c:v>
                </c:pt>
                <c:pt idx="5980">
                  <c:v>8.917770698779</c:v>
                </c:pt>
                <c:pt idx="5981">
                  <c:v>8.9177282933290005</c:v>
                </c:pt>
                <c:pt idx="5982">
                  <c:v>8.9176858769759999</c:v>
                </c:pt>
                <c:pt idx="5983">
                  <c:v>8.917643449721</c:v>
                </c:pt>
                <c:pt idx="5984">
                  <c:v>8.9176010115640008</c:v>
                </c:pt>
                <c:pt idx="5985">
                  <c:v>8.9175585625060005</c:v>
                </c:pt>
                <c:pt idx="5986">
                  <c:v>8.9175161025489995</c:v>
                </c:pt>
                <c:pt idx="5987">
                  <c:v>8.9174736316929994</c:v>
                </c:pt>
                <c:pt idx="5988">
                  <c:v>8.9174311499390004</c:v>
                </c:pt>
                <c:pt idx="5989">
                  <c:v>8.9173886572880008</c:v>
                </c:pt>
                <c:pt idx="5990">
                  <c:v>8.9173461537420007</c:v>
                </c:pt>
                <c:pt idx="5991">
                  <c:v>8.9173036393</c:v>
                </c:pt>
                <c:pt idx="5992">
                  <c:v>8.9172611139650009</c:v>
                </c:pt>
                <c:pt idx="5993">
                  <c:v>8.9172185777359996</c:v>
                </c:pt>
                <c:pt idx="5994">
                  <c:v>8.9171760306149999</c:v>
                </c:pt>
                <c:pt idx="5995">
                  <c:v>8.917133472603</c:v>
                </c:pt>
                <c:pt idx="5996">
                  <c:v>8.9170909037010002</c:v>
                </c:pt>
                <c:pt idx="5997">
                  <c:v>8.9170483239090004</c:v>
                </c:pt>
                <c:pt idx="5998">
                  <c:v>8.9170057332280006</c:v>
                </c:pt>
                <c:pt idx="5999">
                  <c:v>8.9169631316609994</c:v>
                </c:pt>
                <c:pt idx="6000">
                  <c:v>8.9169205192060002</c:v>
                </c:pt>
                <c:pt idx="6001">
                  <c:v>8.9168778958659995</c:v>
                </c:pt>
                <c:pt idx="6002">
                  <c:v>8.9168352616409994</c:v>
                </c:pt>
                <c:pt idx="6003">
                  <c:v>8.9167926165319997</c:v>
                </c:pt>
                <c:pt idx="6004">
                  <c:v>8.9167499605410008</c:v>
                </c:pt>
                <c:pt idx="6005">
                  <c:v>8.9167072936670007</c:v>
                </c:pt>
                <c:pt idx="6006">
                  <c:v>8.9166646159129996</c:v>
                </c:pt>
                <c:pt idx="6007">
                  <c:v>8.9166219272779994</c:v>
                </c:pt>
                <c:pt idx="6008">
                  <c:v>8.9165792277640001</c:v>
                </c:pt>
                <c:pt idx="6009">
                  <c:v>8.9165365173730002</c:v>
                </c:pt>
                <c:pt idx="6010">
                  <c:v>8.9164937961029995</c:v>
                </c:pt>
                <c:pt idx="6011">
                  <c:v>8.9164510639580001</c:v>
                </c:pt>
                <c:pt idx="6012">
                  <c:v>8.9164083209370002</c:v>
                </c:pt>
                <c:pt idx="6013">
                  <c:v>8.9163655670419999</c:v>
                </c:pt>
                <c:pt idx="6014">
                  <c:v>8.9163228022729992</c:v>
                </c:pt>
                <c:pt idx="6015">
                  <c:v>8.9162800266320001</c:v>
                </c:pt>
                <c:pt idx="6016">
                  <c:v>8.9162372401190009</c:v>
                </c:pt>
                <c:pt idx="6017">
                  <c:v>8.9161944427349997</c:v>
                </c:pt>
                <c:pt idx="6018">
                  <c:v>8.9161516344820004</c:v>
                </c:pt>
                <c:pt idx="6019">
                  <c:v>8.9161088153599994</c:v>
                </c:pt>
                <c:pt idx="6020">
                  <c:v>8.9160659853700004</c:v>
                </c:pt>
                <c:pt idx="6021">
                  <c:v>8.9160231445129998</c:v>
                </c:pt>
                <c:pt idx="6022">
                  <c:v>8.9159802927899996</c:v>
                </c:pt>
                <c:pt idx="6023">
                  <c:v>8.9159374302019998</c:v>
                </c:pt>
                <c:pt idx="6024">
                  <c:v>8.9158945567500005</c:v>
                </c:pt>
                <c:pt idx="6025">
                  <c:v>8.9158516724350001</c:v>
                </c:pt>
                <c:pt idx="6026">
                  <c:v>8.9158087772570003</c:v>
                </c:pt>
                <c:pt idx="6027">
                  <c:v>8.9157658712189995</c:v>
                </c:pt>
                <c:pt idx="6028">
                  <c:v>8.9157229543189995</c:v>
                </c:pt>
                <c:pt idx="6029">
                  <c:v>8.9156800265610006</c:v>
                </c:pt>
                <c:pt idx="6030">
                  <c:v>8.9156370879440008</c:v>
                </c:pt>
                <c:pt idx="6031">
                  <c:v>8.9155941384700004</c:v>
                </c:pt>
                <c:pt idx="6032">
                  <c:v>8.9155511781389993</c:v>
                </c:pt>
                <c:pt idx="6033">
                  <c:v>8.9155082069529996</c:v>
                </c:pt>
                <c:pt idx="6034">
                  <c:v>8.9154652249109994</c:v>
                </c:pt>
                <c:pt idx="6035">
                  <c:v>8.9154222320170007</c:v>
                </c:pt>
                <c:pt idx="6036">
                  <c:v>8.9153792282689999</c:v>
                </c:pt>
                <c:pt idx="6037">
                  <c:v>8.9153362136700007</c:v>
                </c:pt>
                <c:pt idx="6038">
                  <c:v>8.9152931882189996</c:v>
                </c:pt>
                <c:pt idx="6039">
                  <c:v>8.9152501519190004</c:v>
                </c:pt>
                <c:pt idx="6040">
                  <c:v>8.9152071047699994</c:v>
                </c:pt>
                <c:pt idx="6041">
                  <c:v>8.9151640467730005</c:v>
                </c:pt>
                <c:pt idx="6042">
                  <c:v>8.9151209779279998</c:v>
                </c:pt>
                <c:pt idx="6043">
                  <c:v>8.9150778982379997</c:v>
                </c:pt>
                <c:pt idx="6044">
                  <c:v>8.9150348077019999</c:v>
                </c:pt>
                <c:pt idx="6045">
                  <c:v>8.9149917063220006</c:v>
                </c:pt>
                <c:pt idx="6046">
                  <c:v>8.9149485940990001</c:v>
                </c:pt>
                <c:pt idx="6047">
                  <c:v>8.9149054710340003</c:v>
                </c:pt>
                <c:pt idx="6048">
                  <c:v>8.9148623371269995</c:v>
                </c:pt>
                <c:pt idx="6049">
                  <c:v>8.9148191923799995</c:v>
                </c:pt>
                <c:pt idx="6050">
                  <c:v>8.9147760367930005</c:v>
                </c:pt>
                <c:pt idx="6051">
                  <c:v>8.9147328703680007</c:v>
                </c:pt>
                <c:pt idx="6052">
                  <c:v>8.9146896931050001</c:v>
                </c:pt>
                <c:pt idx="6053">
                  <c:v>8.9146465050050008</c:v>
                </c:pt>
                <c:pt idx="6054">
                  <c:v>8.9146033060699992</c:v>
                </c:pt>
                <c:pt idx="6055">
                  <c:v>8.9145600963000007</c:v>
                </c:pt>
                <c:pt idx="6056">
                  <c:v>8.9145168756970001</c:v>
                </c:pt>
                <c:pt idx="6057">
                  <c:v>8.9144736442599992</c:v>
                </c:pt>
                <c:pt idx="6058">
                  <c:v>8.914430401992</c:v>
                </c:pt>
                <c:pt idx="6059">
                  <c:v>8.9143871488930007</c:v>
                </c:pt>
                <c:pt idx="6060">
                  <c:v>8.9143438849629995</c:v>
                </c:pt>
                <c:pt idx="6061">
                  <c:v>8.9143006102050002</c:v>
                </c:pt>
                <c:pt idx="6062">
                  <c:v>8.9142573246189993</c:v>
                </c:pt>
                <c:pt idx="6063">
                  <c:v>8.9142140282060005</c:v>
                </c:pt>
                <c:pt idx="6064">
                  <c:v>8.9141707209660002</c:v>
                </c:pt>
                <c:pt idx="6065">
                  <c:v>8.9141274029020003</c:v>
                </c:pt>
                <c:pt idx="6066">
                  <c:v>8.9140840740129992</c:v>
                </c:pt>
                <c:pt idx="6067">
                  <c:v>8.9140407343010004</c:v>
                </c:pt>
                <c:pt idx="6068">
                  <c:v>8.9139973837670006</c:v>
                </c:pt>
                <c:pt idx="6069">
                  <c:v>8.9139540224109997</c:v>
                </c:pt>
                <c:pt idx="6070">
                  <c:v>8.9139106502349996</c:v>
                </c:pt>
                <c:pt idx="6071">
                  <c:v>8.9138672672400006</c:v>
                </c:pt>
                <c:pt idx="6072">
                  <c:v>8.9138238734260007</c:v>
                </c:pt>
                <c:pt idx="6073">
                  <c:v>8.9137804687940001</c:v>
                </c:pt>
                <c:pt idx="6074">
                  <c:v>8.9137370533460007</c:v>
                </c:pt>
                <c:pt idx="6075">
                  <c:v>8.9136936270829992</c:v>
                </c:pt>
                <c:pt idx="6076">
                  <c:v>8.9136501900040006</c:v>
                </c:pt>
                <c:pt idx="6077">
                  <c:v>8.9136067421130001</c:v>
                </c:pt>
                <c:pt idx="6078">
                  <c:v>8.9135632834079992</c:v>
                </c:pt>
                <c:pt idx="6079">
                  <c:v>8.913519813892</c:v>
                </c:pt>
                <c:pt idx="6080">
                  <c:v>8.9134763335650007</c:v>
                </c:pt>
                <c:pt idx="6081">
                  <c:v>8.9134328424279996</c:v>
                </c:pt>
                <c:pt idx="6082">
                  <c:v>8.9133893404820004</c:v>
                </c:pt>
                <c:pt idx="6083">
                  <c:v>8.9133458277279995</c:v>
                </c:pt>
                <c:pt idx="6084">
                  <c:v>8.9133023041680008</c:v>
                </c:pt>
                <c:pt idx="6085">
                  <c:v>8.9132587698010006</c:v>
                </c:pt>
                <c:pt idx="6086">
                  <c:v>8.9132152246299992</c:v>
                </c:pt>
                <c:pt idx="6087">
                  <c:v>8.9131716686539999</c:v>
                </c:pt>
                <c:pt idx="6088">
                  <c:v>8.9131281018749995</c:v>
                </c:pt>
                <c:pt idx="6089">
                  <c:v>8.9130845242939998</c:v>
                </c:pt>
                <c:pt idx="6090">
                  <c:v>8.9130409359129992</c:v>
                </c:pt>
                <c:pt idx="6091">
                  <c:v>8.9129973367299993</c:v>
                </c:pt>
                <c:pt idx="6092">
                  <c:v>8.9129537267490004</c:v>
                </c:pt>
                <c:pt idx="6093">
                  <c:v>8.9129101059690008</c:v>
                </c:pt>
                <c:pt idx="6094">
                  <c:v>8.9128664743930006</c:v>
                </c:pt>
                <c:pt idx="6095">
                  <c:v>8.9128228320189997</c:v>
                </c:pt>
                <c:pt idx="6096">
                  <c:v>8.9127791788510002</c:v>
                </c:pt>
                <c:pt idx="6097">
                  <c:v>8.9127355148880003</c:v>
                </c:pt>
                <c:pt idx="6098">
                  <c:v>8.9126918401320001</c:v>
                </c:pt>
                <c:pt idx="6099">
                  <c:v>8.9126481545829996</c:v>
                </c:pt>
                <c:pt idx="6100">
                  <c:v>8.9126044582430008</c:v>
                </c:pt>
                <c:pt idx="6101">
                  <c:v>8.9125607511120002</c:v>
                </c:pt>
                <c:pt idx="6102">
                  <c:v>8.9125170331919996</c:v>
                </c:pt>
                <c:pt idx="6103">
                  <c:v>8.9124733044829991</c:v>
                </c:pt>
                <c:pt idx="6104">
                  <c:v>8.9124295649860006</c:v>
                </c:pt>
                <c:pt idx="6105">
                  <c:v>8.9123858147030006</c:v>
                </c:pt>
                <c:pt idx="6106">
                  <c:v>8.9123420536339992</c:v>
                </c:pt>
                <c:pt idx="6107">
                  <c:v>8.9122982817810001</c:v>
                </c:pt>
                <c:pt idx="6108">
                  <c:v>8.9122544991439998</c:v>
                </c:pt>
                <c:pt idx="6109">
                  <c:v>8.9122107057240001</c:v>
                </c:pt>
                <c:pt idx="6110">
                  <c:v>8.9121669015219993</c:v>
                </c:pt>
                <c:pt idx="6111">
                  <c:v>8.9121230865399994</c:v>
                </c:pt>
                <c:pt idx="6112">
                  <c:v>8.9120792607770003</c:v>
                </c:pt>
                <c:pt idx="6113">
                  <c:v>8.9120354242360005</c:v>
                </c:pt>
                <c:pt idx="6114">
                  <c:v>8.9119915769169999</c:v>
                </c:pt>
                <c:pt idx="6115">
                  <c:v>8.9119477188210006</c:v>
                </c:pt>
                <c:pt idx="6116">
                  <c:v>8.9119038499490006</c:v>
                </c:pt>
                <c:pt idx="6117">
                  <c:v>8.9118599703020003</c:v>
                </c:pt>
                <c:pt idx="6118">
                  <c:v>8.9118160798809996</c:v>
                </c:pt>
                <c:pt idx="6119">
                  <c:v>8.9117721786870003</c:v>
                </c:pt>
                <c:pt idx="6120">
                  <c:v>8.9117282667219992</c:v>
                </c:pt>
                <c:pt idx="6121">
                  <c:v>8.9116843439849998</c:v>
                </c:pt>
                <c:pt idx="6122">
                  <c:v>8.9116404104770002</c:v>
                </c:pt>
                <c:pt idx="6123">
                  <c:v>8.9115964662010008</c:v>
                </c:pt>
                <c:pt idx="6124">
                  <c:v>8.9115525111569998</c:v>
                </c:pt>
                <c:pt idx="6125">
                  <c:v>8.9115085453450007</c:v>
                </c:pt>
                <c:pt idx="6126">
                  <c:v>8.9114645687680003</c:v>
                </c:pt>
                <c:pt idx="6127">
                  <c:v>8.9114205814250003</c:v>
                </c:pt>
                <c:pt idx="6128">
                  <c:v>8.9113765833180008</c:v>
                </c:pt>
                <c:pt idx="6129">
                  <c:v>8.911332574447</c:v>
                </c:pt>
                <c:pt idx="6130">
                  <c:v>8.911288554815</c:v>
                </c:pt>
                <c:pt idx="6131">
                  <c:v>8.9112445244210008</c:v>
                </c:pt>
                <c:pt idx="6132">
                  <c:v>8.9112004832660006</c:v>
                </c:pt>
                <c:pt idx="6133">
                  <c:v>8.9111564313529996</c:v>
                </c:pt>
                <c:pt idx="6134">
                  <c:v>8.9111123686809997</c:v>
                </c:pt>
                <c:pt idx="6135">
                  <c:v>8.9110682952510007</c:v>
                </c:pt>
                <c:pt idx="6136">
                  <c:v>8.9110242110659996</c:v>
                </c:pt>
                <c:pt idx="6137">
                  <c:v>8.9109801161239997</c:v>
                </c:pt>
                <c:pt idx="6138">
                  <c:v>8.9109360104289994</c:v>
                </c:pt>
                <c:pt idx="6139">
                  <c:v>8.9108918939800006</c:v>
                </c:pt>
                <c:pt idx="6140">
                  <c:v>8.9108477667779997</c:v>
                </c:pt>
                <c:pt idx="6141">
                  <c:v>8.9108036288250005</c:v>
                </c:pt>
                <c:pt idx="6142">
                  <c:v>8.9107594801219996</c:v>
                </c:pt>
                <c:pt idx="6143">
                  <c:v>8.9107153206680003</c:v>
                </c:pt>
                <c:pt idx="6144">
                  <c:v>8.9106711504669995</c:v>
                </c:pt>
                <c:pt idx="6145">
                  <c:v>8.9106269695180007</c:v>
                </c:pt>
                <c:pt idx="6146">
                  <c:v>8.9105827778220004</c:v>
                </c:pt>
                <c:pt idx="6147">
                  <c:v>8.9105385753800004</c:v>
                </c:pt>
                <c:pt idx="6148">
                  <c:v>8.9104943621939992</c:v>
                </c:pt>
                <c:pt idx="6149">
                  <c:v>8.9104501382650003</c:v>
                </c:pt>
                <c:pt idx="6150">
                  <c:v>8.9104059035930003</c:v>
                </c:pt>
                <c:pt idx="6151">
                  <c:v>8.9103616581789993</c:v>
                </c:pt>
                <c:pt idx="6152">
                  <c:v>8.9103174020240008</c:v>
                </c:pt>
                <c:pt idx="6153">
                  <c:v>8.9102731351299997</c:v>
                </c:pt>
                <c:pt idx="6154">
                  <c:v>8.9102288574969997</c:v>
                </c:pt>
                <c:pt idx="6155">
                  <c:v>8.9101845691260007</c:v>
                </c:pt>
                <c:pt idx="6156">
                  <c:v>8.9101402700189993</c:v>
                </c:pt>
                <c:pt idx="6157">
                  <c:v>8.9100959601749992</c:v>
                </c:pt>
                <c:pt idx="6158">
                  <c:v>8.9100516395980005</c:v>
                </c:pt>
                <c:pt idx="6159">
                  <c:v>8.9100073082859996</c:v>
                </c:pt>
                <c:pt idx="6160">
                  <c:v>8.9099629662410003</c:v>
                </c:pt>
                <c:pt idx="6161">
                  <c:v>8.9099186134650008</c:v>
                </c:pt>
                <c:pt idx="6162">
                  <c:v>8.9098742499579995</c:v>
                </c:pt>
                <c:pt idx="6163">
                  <c:v>8.9098298757209999</c:v>
                </c:pt>
                <c:pt idx="6164">
                  <c:v>8.9097854907550005</c:v>
                </c:pt>
                <c:pt idx="6165">
                  <c:v>8.9097410950619995</c:v>
                </c:pt>
                <c:pt idx="6166">
                  <c:v>8.9096966886410005</c:v>
                </c:pt>
                <c:pt idx="6167">
                  <c:v>8.9096522714950002</c:v>
                </c:pt>
                <c:pt idx="6168">
                  <c:v>8.9096078436240003</c:v>
                </c:pt>
                <c:pt idx="6169">
                  <c:v>8.9095634050289991</c:v>
                </c:pt>
                <c:pt idx="6170">
                  <c:v>8.9095189557110004</c:v>
                </c:pt>
                <c:pt idx="6171">
                  <c:v>8.9094744956710006</c:v>
                </c:pt>
                <c:pt idx="6172">
                  <c:v>8.9094300249099998</c:v>
                </c:pt>
                <c:pt idx="6173">
                  <c:v>8.90938554343</c:v>
                </c:pt>
                <c:pt idx="6174">
                  <c:v>8.9093410512299993</c:v>
                </c:pt>
                <c:pt idx="6175">
                  <c:v>8.9092965483129998</c:v>
                </c:pt>
                <c:pt idx="6176">
                  <c:v>8.9092520346779995</c:v>
                </c:pt>
                <c:pt idx="6177">
                  <c:v>8.9092075103280006</c:v>
                </c:pt>
                <c:pt idx="6178">
                  <c:v>8.9091629752629995</c:v>
                </c:pt>
                <c:pt idx="6179">
                  <c:v>8.9091184294829997</c:v>
                </c:pt>
                <c:pt idx="6180">
                  <c:v>8.9090738729909997</c:v>
                </c:pt>
                <c:pt idx="6181">
                  <c:v>8.9090293057869996</c:v>
                </c:pt>
                <c:pt idx="6182">
                  <c:v>8.9089847278719994</c:v>
                </c:pt>
                <c:pt idx="6183">
                  <c:v>8.9089401392469991</c:v>
                </c:pt>
                <c:pt idx="6184">
                  <c:v>8.9088955399130008</c:v>
                </c:pt>
                <c:pt idx="6185">
                  <c:v>8.9088509298700007</c:v>
                </c:pt>
                <c:pt idx="6186">
                  <c:v>8.9088063091209992</c:v>
                </c:pt>
                <c:pt idx="6187">
                  <c:v>8.9087616776659999</c:v>
                </c:pt>
                <c:pt idx="6188">
                  <c:v>8.9087170355059992</c:v>
                </c:pt>
                <c:pt idx="6189">
                  <c:v>8.9086723826419991</c:v>
                </c:pt>
                <c:pt idx="6190">
                  <c:v>8.9086277190749996</c:v>
                </c:pt>
                <c:pt idx="6191">
                  <c:v>8.9085830448060008</c:v>
                </c:pt>
                <c:pt idx="6192">
                  <c:v>8.9085383598349992</c:v>
                </c:pt>
                <c:pt idx="6193">
                  <c:v>8.9084936641650003</c:v>
                </c:pt>
                <c:pt idx="6194">
                  <c:v>8.9084489577960007</c:v>
                </c:pt>
                <c:pt idx="6195">
                  <c:v>8.9084042407290003</c:v>
                </c:pt>
                <c:pt idx="6196">
                  <c:v>8.9083595129649993</c:v>
                </c:pt>
                <c:pt idx="6197">
                  <c:v>8.9083147745039994</c:v>
                </c:pt>
                <c:pt idx="6198">
                  <c:v>8.9082700253489993</c:v>
                </c:pt>
                <c:pt idx="6199">
                  <c:v>8.9082252655000005</c:v>
                </c:pt>
                <c:pt idx="6200">
                  <c:v>8.9081804949569996</c:v>
                </c:pt>
                <c:pt idx="6201">
                  <c:v>8.9081357137230004</c:v>
                </c:pt>
                <c:pt idx="6202">
                  <c:v>8.9080909217979993</c:v>
                </c:pt>
                <c:pt idx="6203">
                  <c:v>8.908046119182</c:v>
                </c:pt>
                <c:pt idx="6204">
                  <c:v>8.9080013058780008</c:v>
                </c:pt>
                <c:pt idx="6205">
                  <c:v>8.9079564818849999</c:v>
                </c:pt>
                <c:pt idx="6206">
                  <c:v>8.9079116472059994</c:v>
                </c:pt>
                <c:pt idx="6207">
                  <c:v>8.9078668018399991</c:v>
                </c:pt>
                <c:pt idx="6208">
                  <c:v>8.9078219457899994</c:v>
                </c:pt>
                <c:pt idx="6209">
                  <c:v>8.9077770790550002</c:v>
                </c:pt>
                <c:pt idx="6210">
                  <c:v>8.9077322016379998</c:v>
                </c:pt>
                <c:pt idx="6211">
                  <c:v>8.9076873135380001</c:v>
                </c:pt>
                <c:pt idx="6212">
                  <c:v>8.9076424147579996</c:v>
                </c:pt>
                <c:pt idx="6213">
                  <c:v>8.9075975052969998</c:v>
                </c:pt>
                <c:pt idx="6214">
                  <c:v>8.9075525851579993</c:v>
                </c:pt>
                <c:pt idx="6215">
                  <c:v>8.9075076543399998</c:v>
                </c:pt>
                <c:pt idx="6216">
                  <c:v>8.9074627128459998</c:v>
                </c:pt>
                <c:pt idx="6217">
                  <c:v>8.9074177606759992</c:v>
                </c:pt>
                <c:pt idx="6218">
                  <c:v>8.9073727978299999</c:v>
                </c:pt>
                <c:pt idx="6219">
                  <c:v>8.9073278243110003</c:v>
                </c:pt>
                <c:pt idx="6220">
                  <c:v>8.9072828401180004</c:v>
                </c:pt>
                <c:pt idx="6221">
                  <c:v>8.9072378452540004</c:v>
                </c:pt>
                <c:pt idx="6222">
                  <c:v>8.9071928397190003</c:v>
                </c:pt>
                <c:pt idx="6223">
                  <c:v>8.9071478235140003</c:v>
                </c:pt>
                <c:pt idx="6224">
                  <c:v>8.9071027966390002</c:v>
                </c:pt>
                <c:pt idx="6225">
                  <c:v>8.9070577590970004</c:v>
                </c:pt>
                <c:pt idx="6226">
                  <c:v>8.9070127108880008</c:v>
                </c:pt>
                <c:pt idx="6227">
                  <c:v>8.9069676520129999</c:v>
                </c:pt>
                <c:pt idx="6228">
                  <c:v>8.9069225824739995</c:v>
                </c:pt>
                <c:pt idx="6229">
                  <c:v>8.9068775022699995</c:v>
                </c:pt>
                <c:pt idx="6230">
                  <c:v>8.9068324114030002</c:v>
                </c:pt>
                <c:pt idx="6231">
                  <c:v>8.9067873098749999</c:v>
                </c:pt>
                <c:pt idx="6232">
                  <c:v>8.9067421976850003</c:v>
                </c:pt>
                <c:pt idx="6233">
                  <c:v>8.9066970748359999</c:v>
                </c:pt>
                <c:pt idx="6234">
                  <c:v>8.9066519413280005</c:v>
                </c:pt>
                <c:pt idx="6235">
                  <c:v>8.9066067971620004</c:v>
                </c:pt>
                <c:pt idx="6236">
                  <c:v>8.9065616423389997</c:v>
                </c:pt>
                <c:pt idx="6237">
                  <c:v>8.9065164768610003</c:v>
                </c:pt>
                <c:pt idx="6238">
                  <c:v>8.9064713007270004</c:v>
                </c:pt>
                <c:pt idx="6239">
                  <c:v>8.9064261139400003</c:v>
                </c:pt>
                <c:pt idx="6240">
                  <c:v>8.9063809164999999</c:v>
                </c:pt>
                <c:pt idx="6241">
                  <c:v>8.9063357084089994</c:v>
                </c:pt>
                <c:pt idx="6242">
                  <c:v>8.9062904896660005</c:v>
                </c:pt>
                <c:pt idx="6243">
                  <c:v>8.9062452602739999</c:v>
                </c:pt>
                <c:pt idx="6244">
                  <c:v>8.9062000202329994</c:v>
                </c:pt>
                <c:pt idx="6245">
                  <c:v>8.9061547695440009</c:v>
                </c:pt>
                <c:pt idx="6246">
                  <c:v>8.9061095082089992</c:v>
                </c:pt>
                <c:pt idx="6247">
                  <c:v>8.9060642362269995</c:v>
                </c:pt>
                <c:pt idx="6248">
                  <c:v>8.9060189536020005</c:v>
                </c:pt>
                <c:pt idx="6249">
                  <c:v>8.9059736603320001</c:v>
                </c:pt>
                <c:pt idx="6250">
                  <c:v>8.9059283564200005</c:v>
                </c:pt>
                <c:pt idx="6251">
                  <c:v>8.9058830418659998</c:v>
                </c:pt>
                <c:pt idx="6252">
                  <c:v>8.905837716672</c:v>
                </c:pt>
                <c:pt idx="6253">
                  <c:v>8.9057923808379993</c:v>
                </c:pt>
                <c:pt idx="6254">
                  <c:v>8.9057470343649996</c:v>
                </c:pt>
                <c:pt idx="6255">
                  <c:v>8.9057016772549993</c:v>
                </c:pt>
                <c:pt idx="6256">
                  <c:v>8.9056563095080001</c:v>
                </c:pt>
                <c:pt idx="6257">
                  <c:v>8.9056109311260006</c:v>
                </c:pt>
                <c:pt idx="6258">
                  <c:v>8.9055655421090005</c:v>
                </c:pt>
                <c:pt idx="6259">
                  <c:v>8.9055201424590003</c:v>
                </c:pt>
                <c:pt idx="6260">
                  <c:v>8.9054747321759997</c:v>
                </c:pt>
                <c:pt idx="6261">
                  <c:v>8.9054293112620009</c:v>
                </c:pt>
                <c:pt idx="6262">
                  <c:v>8.9053838797170002</c:v>
                </c:pt>
                <c:pt idx="6263">
                  <c:v>8.9053384375429996</c:v>
                </c:pt>
                <c:pt idx="6264">
                  <c:v>8.9052929847400009</c:v>
                </c:pt>
                <c:pt idx="6265">
                  <c:v>8.9052475213100006</c:v>
                </c:pt>
                <c:pt idx="6266">
                  <c:v>8.9052020472530007</c:v>
                </c:pt>
                <c:pt idx="6267">
                  <c:v>8.9051565625719995</c:v>
                </c:pt>
                <c:pt idx="6268">
                  <c:v>8.9051110672650005</c:v>
                </c:pt>
                <c:pt idx="6269">
                  <c:v>8.9050655613360004</c:v>
                </c:pt>
                <c:pt idx="6270">
                  <c:v>8.9050200447840009</c:v>
                </c:pt>
                <c:pt idx="6271">
                  <c:v>8.9049745176110005</c:v>
                </c:pt>
                <c:pt idx="6272">
                  <c:v>8.9049289798179991</c:v>
                </c:pt>
                <c:pt idx="6273">
                  <c:v>8.9048834314050005</c:v>
                </c:pt>
                <c:pt idx="6274">
                  <c:v>8.9048378723739994</c:v>
                </c:pt>
                <c:pt idx="6275">
                  <c:v>8.9047923027259994</c:v>
                </c:pt>
                <c:pt idx="6276">
                  <c:v>8.9047467224620007</c:v>
                </c:pt>
                <c:pt idx="6277">
                  <c:v>8.9047011315819997</c:v>
                </c:pt>
                <c:pt idx="6278">
                  <c:v>8.9046555300890002</c:v>
                </c:pt>
                <c:pt idx="6279">
                  <c:v>8.9046099179820004</c:v>
                </c:pt>
                <c:pt idx="6280">
                  <c:v>8.9045642952640005</c:v>
                </c:pt>
                <c:pt idx="6281">
                  <c:v>8.9045186619340004</c:v>
                </c:pt>
                <c:pt idx="6282">
                  <c:v>8.9044730179940004</c:v>
                </c:pt>
                <c:pt idx="6283">
                  <c:v>8.9044273634450004</c:v>
                </c:pt>
                <c:pt idx="6284">
                  <c:v>8.9043816982880006</c:v>
                </c:pt>
                <c:pt idx="6285">
                  <c:v>8.9043360225239994</c:v>
                </c:pt>
                <c:pt idx="6286">
                  <c:v>8.9042903361540002</c:v>
                </c:pt>
                <c:pt idx="6287">
                  <c:v>8.9042446391799999</c:v>
                </c:pt>
                <c:pt idx="6288">
                  <c:v>8.904198931601</c:v>
                </c:pt>
                <c:pt idx="6289">
                  <c:v>8.9041532134190007</c:v>
                </c:pt>
                <c:pt idx="6290">
                  <c:v>8.9041074846360004</c:v>
                </c:pt>
                <c:pt idx="6291">
                  <c:v>8.9040617452519992</c:v>
                </c:pt>
                <c:pt idx="6292">
                  <c:v>8.9040159952680007</c:v>
                </c:pt>
                <c:pt idx="6293">
                  <c:v>8.9039702346849996</c:v>
                </c:pt>
                <c:pt idx="6294">
                  <c:v>8.9039244635039996</c:v>
                </c:pt>
                <c:pt idx="6295">
                  <c:v>8.9038786817270008</c:v>
                </c:pt>
                <c:pt idx="6296">
                  <c:v>8.9038328893539997</c:v>
                </c:pt>
                <c:pt idx="6297">
                  <c:v>8.9037870863870001</c:v>
                </c:pt>
                <c:pt idx="6298">
                  <c:v>8.9037412728250001</c:v>
                </c:pt>
                <c:pt idx="6299">
                  <c:v>8.9036954486709998</c:v>
                </c:pt>
                <c:pt idx="6300">
                  <c:v>8.9036496139259995</c:v>
                </c:pt>
                <c:pt idx="6301">
                  <c:v>8.9036037685899991</c:v>
                </c:pt>
                <c:pt idx="6302">
                  <c:v>8.9035579126640005</c:v>
                </c:pt>
                <c:pt idx="6303">
                  <c:v>8.9035120461500004</c:v>
                </c:pt>
                <c:pt idx="6304">
                  <c:v>8.9034661690490005</c:v>
                </c:pt>
                <c:pt idx="6305">
                  <c:v>8.9034202813610008</c:v>
                </c:pt>
                <c:pt idx="6306">
                  <c:v>8.9033743830869998</c:v>
                </c:pt>
                <c:pt idx="6307">
                  <c:v>8.9033284742299994</c:v>
                </c:pt>
                <c:pt idx="6308">
                  <c:v>8.9032825547889995</c:v>
                </c:pt>
                <c:pt idx="6309">
                  <c:v>8.9032366247650003</c:v>
                </c:pt>
                <c:pt idx="6310">
                  <c:v>8.9031906841600001</c:v>
                </c:pt>
                <c:pt idx="6311">
                  <c:v>8.9031447329750009</c:v>
                </c:pt>
                <c:pt idx="6312">
                  <c:v>8.9030987712110008</c:v>
                </c:pt>
                <c:pt idx="6313">
                  <c:v>8.903052798869</c:v>
                </c:pt>
                <c:pt idx="6314">
                  <c:v>8.9030068159490003</c:v>
                </c:pt>
                <c:pt idx="6315">
                  <c:v>8.9029608224540002</c:v>
                </c:pt>
                <c:pt idx="6316">
                  <c:v>8.9029148183829996</c:v>
                </c:pt>
                <c:pt idx="6317">
                  <c:v>8.9028688037380004</c:v>
                </c:pt>
                <c:pt idx="6318">
                  <c:v>8.9028227785199991</c:v>
                </c:pt>
                <c:pt idx="6319">
                  <c:v>8.9027767427299995</c:v>
                </c:pt>
                <c:pt idx="6320">
                  <c:v>8.9027306963689998</c:v>
                </c:pt>
                <c:pt idx="6321">
                  <c:v>8.9026846394390002</c:v>
                </c:pt>
                <c:pt idx="6322">
                  <c:v>8.9026385719390007</c:v>
                </c:pt>
                <c:pt idx="6323">
                  <c:v>8.9025924938709995</c:v>
                </c:pt>
                <c:pt idx="6324">
                  <c:v>8.9025464052370005</c:v>
                </c:pt>
                <c:pt idx="6325">
                  <c:v>8.902500306037</c:v>
                </c:pt>
                <c:pt idx="6326">
                  <c:v>8.9024541962720001</c:v>
                </c:pt>
                <c:pt idx="6327">
                  <c:v>8.9024080759430007</c:v>
                </c:pt>
                <c:pt idx="6328">
                  <c:v>8.9023619450520002</c:v>
                </c:pt>
                <c:pt idx="6329">
                  <c:v>8.9023158035990004</c:v>
                </c:pt>
                <c:pt idx="6330">
                  <c:v>8.9022696515849997</c:v>
                </c:pt>
                <c:pt idx="6331">
                  <c:v>8.902223489012</c:v>
                </c:pt>
                <c:pt idx="6332">
                  <c:v>8.9021773158799995</c:v>
                </c:pt>
                <c:pt idx="6333">
                  <c:v>8.9021311321910002</c:v>
                </c:pt>
                <c:pt idx="6334">
                  <c:v>8.9020849379450002</c:v>
                </c:pt>
                <c:pt idx="6335">
                  <c:v>8.9020387331439998</c:v>
                </c:pt>
                <c:pt idx="6336">
                  <c:v>8.9019925177880008</c:v>
                </c:pt>
                <c:pt idx="6337">
                  <c:v>8.9019462918789998</c:v>
                </c:pt>
                <c:pt idx="6338">
                  <c:v>8.9019000554180003</c:v>
                </c:pt>
                <c:pt idx="6339">
                  <c:v>8.9018538084060008</c:v>
                </c:pt>
                <c:pt idx="6340">
                  <c:v>8.9018075508429995</c:v>
                </c:pt>
                <c:pt idx="6341">
                  <c:v>8.901761282731</c:v>
                </c:pt>
                <c:pt idx="6342">
                  <c:v>8.9017150040710007</c:v>
                </c:pt>
                <c:pt idx="6343">
                  <c:v>8.9016687148629998</c:v>
                </c:pt>
                <c:pt idx="6344">
                  <c:v>8.9016224151099994</c:v>
                </c:pt>
                <c:pt idx="6345">
                  <c:v>8.9015761048109994</c:v>
                </c:pt>
                <c:pt idx="6346">
                  <c:v>8.901529783969</c:v>
                </c:pt>
                <c:pt idx="6347">
                  <c:v>8.9014834525829993</c:v>
                </c:pt>
                <c:pt idx="6348">
                  <c:v>8.9014371106559995</c:v>
                </c:pt>
                <c:pt idx="6349">
                  <c:v>8.9013907581880005</c:v>
                </c:pt>
                <c:pt idx="6350">
                  <c:v>8.9013443951800006</c:v>
                </c:pt>
                <c:pt idx="6351">
                  <c:v>8.901298021633</c:v>
                </c:pt>
                <c:pt idx="6352">
                  <c:v>8.9012516375480004</c:v>
                </c:pt>
                <c:pt idx="6353">
                  <c:v>8.9012052429270003</c:v>
                </c:pt>
                <c:pt idx="6354">
                  <c:v>8.9011588377699997</c:v>
                </c:pt>
                <c:pt idx="6355">
                  <c:v>8.9011124220780005</c:v>
                </c:pt>
                <c:pt idx="6356">
                  <c:v>8.9010659958529992</c:v>
                </c:pt>
                <c:pt idx="6357">
                  <c:v>8.9010195590949994</c:v>
                </c:pt>
                <c:pt idx="6358">
                  <c:v>8.9009731118049995</c:v>
                </c:pt>
                <c:pt idx="6359">
                  <c:v>8.9009266539859997</c:v>
                </c:pt>
                <c:pt idx="6360">
                  <c:v>8.9008801856359998</c:v>
                </c:pt>
                <c:pt idx="6361">
                  <c:v>8.9008337067590002</c:v>
                </c:pt>
                <c:pt idx="6362">
                  <c:v>8.9007872173540008</c:v>
                </c:pt>
                <c:pt idx="6363">
                  <c:v>8.9007407174219999</c:v>
                </c:pt>
                <c:pt idx="6364">
                  <c:v>8.9006942069659996</c:v>
                </c:pt>
                <c:pt idx="6365">
                  <c:v>8.9006476859849997</c:v>
                </c:pt>
                <c:pt idx="6366">
                  <c:v>8.9006011544810004</c:v>
                </c:pt>
                <c:pt idx="6367">
                  <c:v>8.9005546124550001</c:v>
                </c:pt>
                <c:pt idx="6368">
                  <c:v>8.9005080599080006</c:v>
                </c:pt>
                <c:pt idx="6369">
                  <c:v>8.9004614968410003</c:v>
                </c:pt>
                <c:pt idx="6370">
                  <c:v>8.9004149232549992</c:v>
                </c:pt>
                <c:pt idx="6371">
                  <c:v>8.9003683391509991</c:v>
                </c:pt>
                <c:pt idx="6372">
                  <c:v>8.9003217445300002</c:v>
                </c:pt>
                <c:pt idx="6373">
                  <c:v>8.9002751393930009</c:v>
                </c:pt>
                <c:pt idx="6374">
                  <c:v>8.9002285237419994</c:v>
                </c:pt>
                <c:pt idx="6375">
                  <c:v>8.9001818975769993</c:v>
                </c:pt>
                <c:pt idx="6376">
                  <c:v>8.9001352608990008</c:v>
                </c:pt>
                <c:pt idx="6377">
                  <c:v>8.9000886137090003</c:v>
                </c:pt>
                <c:pt idx="6378">
                  <c:v>8.9000419560089998</c:v>
                </c:pt>
                <c:pt idx="6379">
                  <c:v>8.8999952877989994</c:v>
                </c:pt>
                <c:pt idx="6380">
                  <c:v>8.8999486090809992</c:v>
                </c:pt>
                <c:pt idx="6381">
                  <c:v>8.8999019198549991</c:v>
                </c:pt>
                <c:pt idx="6382">
                  <c:v>8.8998552201229995</c:v>
                </c:pt>
                <c:pt idx="6383">
                  <c:v>8.8998085098860003</c:v>
                </c:pt>
                <c:pt idx="6384">
                  <c:v>8.8997617891439997</c:v>
                </c:pt>
                <c:pt idx="6385">
                  <c:v>8.8997150578989999</c:v>
                </c:pt>
                <c:pt idx="6386">
                  <c:v>8.8996683161520007</c:v>
                </c:pt>
                <c:pt idx="6387">
                  <c:v>8.8996215639030005</c:v>
                </c:pt>
                <c:pt idx="6388">
                  <c:v>8.8995748011549995</c:v>
                </c:pt>
                <c:pt idx="6389">
                  <c:v>8.8995280279069995</c:v>
                </c:pt>
                <c:pt idx="6390">
                  <c:v>8.8994812441620006</c:v>
                </c:pt>
                <c:pt idx="6391">
                  <c:v>8.8994344499189992</c:v>
                </c:pt>
                <c:pt idx="6392">
                  <c:v>8.8993876451809992</c:v>
                </c:pt>
                <c:pt idx="6393">
                  <c:v>8.8993408299470005</c:v>
                </c:pt>
                <c:pt idx="6394">
                  <c:v>8.8992940042199997</c:v>
                </c:pt>
                <c:pt idx="6395">
                  <c:v>8.8992471680010006</c:v>
                </c:pt>
                <c:pt idx="6396">
                  <c:v>8.8992003212889994</c:v>
                </c:pt>
                <c:pt idx="6397">
                  <c:v>8.899153464087</c:v>
                </c:pt>
                <c:pt idx="6398">
                  <c:v>8.8991065963950007</c:v>
                </c:pt>
                <c:pt idx="6399">
                  <c:v>8.8990597182149997</c:v>
                </c:pt>
                <c:pt idx="6400">
                  <c:v>8.8990128295470008</c:v>
                </c:pt>
                <c:pt idx="6401">
                  <c:v>8.8989659303930004</c:v>
                </c:pt>
                <c:pt idx="6402">
                  <c:v>8.8989190207530005</c:v>
                </c:pt>
                <c:pt idx="6403">
                  <c:v>8.8988721006289992</c:v>
                </c:pt>
                <c:pt idx="6404">
                  <c:v>8.8988251700220005</c:v>
                </c:pt>
                <c:pt idx="6405">
                  <c:v>8.8987782289330006</c:v>
                </c:pt>
                <c:pt idx="6406">
                  <c:v>8.8987312773619998</c:v>
                </c:pt>
                <c:pt idx="6407">
                  <c:v>8.8986843153119999</c:v>
                </c:pt>
                <c:pt idx="6408">
                  <c:v>8.8986373427819991</c:v>
                </c:pt>
                <c:pt idx="6409">
                  <c:v>8.8985903597739995</c:v>
                </c:pt>
                <c:pt idx="6410">
                  <c:v>8.8985433662889992</c:v>
                </c:pt>
                <c:pt idx="6411">
                  <c:v>8.8984963623290003</c:v>
                </c:pt>
                <c:pt idx="6412">
                  <c:v>8.8984493478939992</c:v>
                </c:pt>
                <c:pt idx="6413">
                  <c:v>8.8984023229839995</c:v>
                </c:pt>
                <c:pt idx="6414">
                  <c:v>8.8983552876029997</c:v>
                </c:pt>
                <c:pt idx="6415">
                  <c:v>8.8983082417489996</c:v>
                </c:pt>
                <c:pt idx="6416">
                  <c:v>8.8982611854249996</c:v>
                </c:pt>
                <c:pt idx="6417">
                  <c:v>8.8982141186309995</c:v>
                </c:pt>
                <c:pt idx="6418">
                  <c:v>8.8981670413689997</c:v>
                </c:pt>
                <c:pt idx="6419">
                  <c:v>8.8981199536400002</c:v>
                </c:pt>
                <c:pt idx="6420">
                  <c:v>8.8980728554439992</c:v>
                </c:pt>
                <c:pt idx="6421">
                  <c:v>8.8980257467820003</c:v>
                </c:pt>
                <c:pt idx="6422">
                  <c:v>8.8979786276570003</c:v>
                </c:pt>
                <c:pt idx="6423">
                  <c:v>8.8979314980680009</c:v>
                </c:pt>
                <c:pt idx="6424">
                  <c:v>8.8978843580170004</c:v>
                </c:pt>
                <c:pt idx="6425">
                  <c:v>8.8978372075050007</c:v>
                </c:pt>
                <c:pt idx="6426">
                  <c:v>8.8977900465330002</c:v>
                </c:pt>
                <c:pt idx="6427">
                  <c:v>8.8977428751020007</c:v>
                </c:pt>
                <c:pt idx="6428">
                  <c:v>8.8976956932140006</c:v>
                </c:pt>
                <c:pt idx="6429">
                  <c:v>8.8976485008679997</c:v>
                </c:pt>
                <c:pt idx="6430">
                  <c:v>8.8976012980660002</c:v>
                </c:pt>
                <c:pt idx="6431">
                  <c:v>8.8975540848100003</c:v>
                </c:pt>
                <c:pt idx="6432">
                  <c:v>8.8975068611000001</c:v>
                </c:pt>
                <c:pt idx="6433">
                  <c:v>8.8974596269379997</c:v>
                </c:pt>
                <c:pt idx="6434">
                  <c:v>8.8974123823239992</c:v>
                </c:pt>
                <c:pt idx="6435">
                  <c:v>8.8973651272600005</c:v>
                </c:pt>
                <c:pt idx="6436">
                  <c:v>8.897317861746</c:v>
                </c:pt>
                <c:pt idx="6437">
                  <c:v>8.8972705857829997</c:v>
                </c:pt>
                <c:pt idx="6438">
                  <c:v>8.8972232993739997</c:v>
                </c:pt>
                <c:pt idx="6439">
                  <c:v>8.897176002518</c:v>
                </c:pt>
                <c:pt idx="6440">
                  <c:v>8.8971286952170008</c:v>
                </c:pt>
                <c:pt idx="6441">
                  <c:v>8.8970813774720003</c:v>
                </c:pt>
                <c:pt idx="6442">
                  <c:v>8.8970340492840005</c:v>
                </c:pt>
                <c:pt idx="6443">
                  <c:v>8.8969867106539997</c:v>
                </c:pt>
                <c:pt idx="6444">
                  <c:v>8.8969393615829997</c:v>
                </c:pt>
                <c:pt idx="6445">
                  <c:v>8.8968920020720006</c:v>
                </c:pt>
                <c:pt idx="6446">
                  <c:v>8.8968446321230008</c:v>
                </c:pt>
                <c:pt idx="6447">
                  <c:v>8.8967972517350002</c:v>
                </c:pt>
                <c:pt idx="6448">
                  <c:v>8.8967498609109992</c:v>
                </c:pt>
                <c:pt idx="6449">
                  <c:v>8.8967024596519995</c:v>
                </c:pt>
                <c:pt idx="6450">
                  <c:v>8.8966550479579993</c:v>
                </c:pt>
                <c:pt idx="6451">
                  <c:v>8.8966076258300006</c:v>
                </c:pt>
                <c:pt idx="6452">
                  <c:v>8.89656019327</c:v>
                </c:pt>
                <c:pt idx="6453">
                  <c:v>8.8965127502789993</c:v>
                </c:pt>
                <c:pt idx="6454">
                  <c:v>8.8964652968570004</c:v>
                </c:pt>
                <c:pt idx="6455">
                  <c:v>8.8964178330059998</c:v>
                </c:pt>
                <c:pt idx="6456">
                  <c:v>8.8963703587269993</c:v>
                </c:pt>
                <c:pt idx="6457">
                  <c:v>8.8963228740209992</c:v>
                </c:pt>
                <c:pt idx="6458">
                  <c:v>8.8962753788889994</c:v>
                </c:pt>
                <c:pt idx="6459">
                  <c:v>8.8962278733320002</c:v>
                </c:pt>
                <c:pt idx="6460">
                  <c:v>8.8961803573509997</c:v>
                </c:pt>
                <c:pt idx="6461">
                  <c:v>8.8961328309479999</c:v>
                </c:pt>
                <c:pt idx="6462">
                  <c:v>8.8960852941220008</c:v>
                </c:pt>
                <c:pt idx="6463">
                  <c:v>8.8960377468760008</c:v>
                </c:pt>
                <c:pt idx="6464">
                  <c:v>8.895990189211</c:v>
                </c:pt>
                <c:pt idx="6465">
                  <c:v>8.8959426211260002</c:v>
                </c:pt>
                <c:pt idx="6466">
                  <c:v>8.8958950426249999</c:v>
                </c:pt>
                <c:pt idx="6467">
                  <c:v>8.8958474537070007</c:v>
                </c:pt>
                <c:pt idx="6468">
                  <c:v>8.8957998543729992</c:v>
                </c:pt>
                <c:pt idx="6469">
                  <c:v>8.8957522446259993</c:v>
                </c:pt>
                <c:pt idx="6470">
                  <c:v>8.8957046244650009</c:v>
                </c:pt>
                <c:pt idx="6471">
                  <c:v>8.8956569938920005</c:v>
                </c:pt>
                <c:pt idx="6472">
                  <c:v>8.895609352908</c:v>
                </c:pt>
                <c:pt idx="6473">
                  <c:v>8.8955617015139996</c:v>
                </c:pt>
                <c:pt idx="6474">
                  <c:v>8.8955140397109993</c:v>
                </c:pt>
                <c:pt idx="6475">
                  <c:v>8.8954663674999992</c:v>
                </c:pt>
                <c:pt idx="6476">
                  <c:v>8.8954186848819994</c:v>
                </c:pt>
                <c:pt idx="6477">
                  <c:v>8.895370991859</c:v>
                </c:pt>
                <c:pt idx="6478">
                  <c:v>8.8953232884309994</c:v>
                </c:pt>
                <c:pt idx="6479">
                  <c:v>8.8952755745999994</c:v>
                </c:pt>
                <c:pt idx="6480">
                  <c:v>8.8952278503660001</c:v>
                </c:pt>
                <c:pt idx="6481">
                  <c:v>8.8951801157299997</c:v>
                </c:pt>
                <c:pt idx="6482">
                  <c:v>8.8951323706940002</c:v>
                </c:pt>
                <c:pt idx="6483">
                  <c:v>8.895084615259</c:v>
                </c:pt>
                <c:pt idx="6484">
                  <c:v>8.8950368494260008</c:v>
                </c:pt>
                <c:pt idx="6485">
                  <c:v>8.8949890731959993</c:v>
                </c:pt>
                <c:pt idx="6486">
                  <c:v>8.8949412865690007</c:v>
                </c:pt>
                <c:pt idx="6487">
                  <c:v>8.8948934895480001</c:v>
                </c:pt>
                <c:pt idx="6488">
                  <c:v>8.8948456821320008</c:v>
                </c:pt>
                <c:pt idx="6489">
                  <c:v>8.8947978643239995</c:v>
                </c:pt>
                <c:pt idx="6490">
                  <c:v>8.8947500361239999</c:v>
                </c:pt>
                <c:pt idx="6491">
                  <c:v>8.8947021975340004</c:v>
                </c:pt>
                <c:pt idx="6492">
                  <c:v>8.8946543485530007</c:v>
                </c:pt>
                <c:pt idx="6493">
                  <c:v>8.8946064891849996</c:v>
                </c:pt>
                <c:pt idx="6494">
                  <c:v>8.8945586194280004</c:v>
                </c:pt>
                <c:pt idx="6495">
                  <c:v>8.8945107392859999</c:v>
                </c:pt>
                <c:pt idx="6496">
                  <c:v>8.8944628487569997</c:v>
                </c:pt>
                <c:pt idx="6497">
                  <c:v>8.8944149478450001</c:v>
                </c:pt>
                <c:pt idx="6498">
                  <c:v>8.8943670365499994</c:v>
                </c:pt>
                <c:pt idx="6499">
                  <c:v>8.8943191148719993</c:v>
                </c:pt>
                <c:pt idx="6500">
                  <c:v>8.8942711828140002</c:v>
                </c:pt>
                <c:pt idx="6501">
                  <c:v>8.8942232403750001</c:v>
                </c:pt>
                <c:pt idx="6502">
                  <c:v>8.8941752875579994</c:v>
                </c:pt>
                <c:pt idx="6503">
                  <c:v>8.8941273243619996</c:v>
                </c:pt>
                <c:pt idx="6504">
                  <c:v>8.8940793507899993</c:v>
                </c:pt>
                <c:pt idx="6505">
                  <c:v>8.8940313668430004</c:v>
                </c:pt>
                <c:pt idx="6506">
                  <c:v>8.8939833725209994</c:v>
                </c:pt>
                <c:pt idx="6507">
                  <c:v>8.8939353678249997</c:v>
                </c:pt>
                <c:pt idx="6508">
                  <c:v>8.8938873527569999</c:v>
                </c:pt>
                <c:pt idx="6509">
                  <c:v>8.8938393273180001</c:v>
                </c:pt>
                <c:pt idx="6510">
                  <c:v>8.8937912915080002</c:v>
                </c:pt>
                <c:pt idx="6511">
                  <c:v>8.8937432453290004</c:v>
                </c:pt>
                <c:pt idx="6512">
                  <c:v>8.8936951887820008</c:v>
                </c:pt>
                <c:pt idx="6513">
                  <c:v>8.8936471218679998</c:v>
                </c:pt>
                <c:pt idx="6514">
                  <c:v>8.8935990445880009</c:v>
                </c:pt>
                <c:pt idx="6515">
                  <c:v>8.8935509569430007</c:v>
                </c:pt>
                <c:pt idx="6516">
                  <c:v>8.8935028589349994</c:v>
                </c:pt>
                <c:pt idx="6517">
                  <c:v>8.8934547505630004</c:v>
                </c:pt>
                <c:pt idx="6518">
                  <c:v>8.8934066318300005</c:v>
                </c:pt>
                <c:pt idx="6519">
                  <c:v>8.8933585027369997</c:v>
                </c:pt>
                <c:pt idx="6520">
                  <c:v>8.8933103632839998</c:v>
                </c:pt>
                <c:pt idx="6521">
                  <c:v>8.8932622134719992</c:v>
                </c:pt>
                <c:pt idx="6522">
                  <c:v>8.8932140533039998</c:v>
                </c:pt>
                <c:pt idx="6523">
                  <c:v>8.8931658827789999</c:v>
                </c:pt>
                <c:pt idx="6524">
                  <c:v>8.8931177018989995</c:v>
                </c:pt>
                <c:pt idx="6525">
                  <c:v>8.8930695106650006</c:v>
                </c:pt>
                <c:pt idx="6526">
                  <c:v>8.8930213090769996</c:v>
                </c:pt>
                <c:pt idx="6527">
                  <c:v>8.8929730971380003</c:v>
                </c:pt>
                <c:pt idx="6528">
                  <c:v>8.8929248748479992</c:v>
                </c:pt>
                <c:pt idx="6529">
                  <c:v>8.892876642209</c:v>
                </c:pt>
                <c:pt idx="6530">
                  <c:v>8.8928283992200008</c:v>
                </c:pt>
                <c:pt idx="6531">
                  <c:v>8.8927801458840001</c:v>
                </c:pt>
                <c:pt idx="6532">
                  <c:v>8.8927318822019998</c:v>
                </c:pt>
                <c:pt idx="6533">
                  <c:v>8.8926836081739999</c:v>
                </c:pt>
                <c:pt idx="6534">
                  <c:v>8.8926353238020006</c:v>
                </c:pt>
                <c:pt idx="6535">
                  <c:v>8.8925870290860001</c:v>
                </c:pt>
                <c:pt idx="6536">
                  <c:v>8.8925387240290004</c:v>
                </c:pt>
                <c:pt idx="6537">
                  <c:v>8.8924904086299996</c:v>
                </c:pt>
                <c:pt idx="6538">
                  <c:v>8.8924420828909998</c:v>
                </c:pt>
                <c:pt idx="6539">
                  <c:v>8.8923937468129992</c:v>
                </c:pt>
                <c:pt idx="6540">
                  <c:v>8.8923454003979998</c:v>
                </c:pt>
                <c:pt idx="6541">
                  <c:v>8.8922970436449997</c:v>
                </c:pt>
                <c:pt idx="6542">
                  <c:v>8.8922486765569992</c:v>
                </c:pt>
                <c:pt idx="6543">
                  <c:v>8.8922002991350002</c:v>
                </c:pt>
                <c:pt idx="6544">
                  <c:v>8.8921519113790009</c:v>
                </c:pt>
                <c:pt idx="6545">
                  <c:v>8.8921035132899995</c:v>
                </c:pt>
                <c:pt idx="6546">
                  <c:v>8.8920551048699998</c:v>
                </c:pt>
                <c:pt idx="6547">
                  <c:v>8.8920066861200002</c:v>
                </c:pt>
                <c:pt idx="6548">
                  <c:v>8.8919582570410007</c:v>
                </c:pt>
                <c:pt idx="6549">
                  <c:v>8.8919098176329996</c:v>
                </c:pt>
                <c:pt idx="6550">
                  <c:v>8.8918613678990006</c:v>
                </c:pt>
                <c:pt idx="6551">
                  <c:v>8.8918129078390002</c:v>
                </c:pt>
                <c:pt idx="6552">
                  <c:v>8.8917644374540004</c:v>
                </c:pt>
                <c:pt idx="6553">
                  <c:v>8.8917159567449993</c:v>
                </c:pt>
                <c:pt idx="6554">
                  <c:v>8.8916674657130006</c:v>
                </c:pt>
                <c:pt idx="6555">
                  <c:v>8.8916189643599992</c:v>
                </c:pt>
                <c:pt idx="6556">
                  <c:v>8.8915704526870005</c:v>
                </c:pt>
                <c:pt idx="6557">
                  <c:v>8.8915219306939992</c:v>
                </c:pt>
                <c:pt idx="6558">
                  <c:v>8.8914733983820007</c:v>
                </c:pt>
                <c:pt idx="6559">
                  <c:v>8.8914248557539999</c:v>
                </c:pt>
                <c:pt idx="6560">
                  <c:v>8.8913763028090003</c:v>
                </c:pt>
                <c:pt idx="6561">
                  <c:v>8.8913277395490002</c:v>
                </c:pt>
                <c:pt idx="6562">
                  <c:v>8.891279165976</c:v>
                </c:pt>
                <c:pt idx="6563">
                  <c:v>8.8912305820889994</c:v>
                </c:pt>
                <c:pt idx="6564">
                  <c:v>8.8911819878910006</c:v>
                </c:pt>
                <c:pt idx="6565">
                  <c:v>8.8911333833819999</c:v>
                </c:pt>
                <c:pt idx="6566">
                  <c:v>8.8910847685629992</c:v>
                </c:pt>
                <c:pt idx="6567">
                  <c:v>8.8910361434360006</c:v>
                </c:pt>
                <c:pt idx="6568">
                  <c:v>8.8909875080010004</c:v>
                </c:pt>
                <c:pt idx="6569">
                  <c:v>8.8909388622600005</c:v>
                </c:pt>
                <c:pt idx="6570">
                  <c:v>8.8908902062139994</c:v>
                </c:pt>
                <c:pt idx="6571">
                  <c:v>8.8908415398640006</c:v>
                </c:pt>
                <c:pt idx="6572">
                  <c:v>8.8907928632100006</c:v>
                </c:pt>
                <c:pt idx="6573">
                  <c:v>8.8907441762549997</c:v>
                </c:pt>
                <c:pt idx="6574">
                  <c:v>8.8906954789979995</c:v>
                </c:pt>
                <c:pt idx="6575">
                  <c:v>8.8906467714420003</c:v>
                </c:pt>
                <c:pt idx="6576">
                  <c:v>8.8905980535870004</c:v>
                </c:pt>
                <c:pt idx="6577">
                  <c:v>8.8905493254349999</c:v>
                </c:pt>
                <c:pt idx="6578">
                  <c:v>8.8905005869860005</c:v>
                </c:pt>
                <c:pt idx="6579">
                  <c:v>8.8904518382410007</c:v>
                </c:pt>
                <c:pt idx="6580">
                  <c:v>8.8904030792030007</c:v>
                </c:pt>
                <c:pt idx="6581">
                  <c:v>8.8903543098710003</c:v>
                </c:pt>
                <c:pt idx="6582">
                  <c:v>8.8903055302459997</c:v>
                </c:pt>
                <c:pt idx="6583">
                  <c:v>8.8902567403310009</c:v>
                </c:pt>
                <c:pt idx="6584">
                  <c:v>8.8902079401260004</c:v>
                </c:pt>
                <c:pt idx="6585">
                  <c:v>8.8901591296319999</c:v>
                </c:pt>
                <c:pt idx="6586">
                  <c:v>8.8901103088499998</c:v>
                </c:pt>
                <c:pt idx="6587">
                  <c:v>8.8900614777809999</c:v>
                </c:pt>
                <c:pt idx="6588">
                  <c:v>8.8900126364260004</c:v>
                </c:pt>
                <c:pt idx="6589">
                  <c:v>8.8899637847879998</c:v>
                </c:pt>
                <c:pt idx="6590">
                  <c:v>8.8899149228649996</c:v>
                </c:pt>
                <c:pt idx="6591">
                  <c:v>8.8898660506610003</c:v>
                </c:pt>
                <c:pt idx="6592">
                  <c:v>8.889817168175</c:v>
                </c:pt>
                <c:pt idx="6593">
                  <c:v>8.8897682754090006</c:v>
                </c:pt>
                <c:pt idx="6594">
                  <c:v>8.8897193723640004</c:v>
                </c:pt>
                <c:pt idx="6595">
                  <c:v>8.8896704590409996</c:v>
                </c:pt>
                <c:pt idx="6596">
                  <c:v>8.889621535441</c:v>
                </c:pt>
                <c:pt idx="6597">
                  <c:v>8.8895726015649998</c:v>
                </c:pt>
                <c:pt idx="6598">
                  <c:v>8.8895236574149994</c:v>
                </c:pt>
                <c:pt idx="6599">
                  <c:v>8.8894747029910004</c:v>
                </c:pt>
                <c:pt idx="6600">
                  <c:v>8.8894257382939994</c:v>
                </c:pt>
                <c:pt idx="6601">
                  <c:v>8.8893767633270002</c:v>
                </c:pt>
                <c:pt idx="6602">
                  <c:v>8.8893277780879991</c:v>
                </c:pt>
                <c:pt idx="6603">
                  <c:v>8.889278782581</c:v>
                </c:pt>
                <c:pt idx="6604">
                  <c:v>8.8892297768059994</c:v>
                </c:pt>
                <c:pt idx="6605">
                  <c:v>8.8891807607630007</c:v>
                </c:pt>
                <c:pt idx="6606">
                  <c:v>8.8891317344550007</c:v>
                </c:pt>
                <c:pt idx="6607">
                  <c:v>8.8890826978819995</c:v>
                </c:pt>
                <c:pt idx="6608">
                  <c:v>8.8890336510450005</c:v>
                </c:pt>
                <c:pt idx="6609">
                  <c:v>8.8889845939450005</c:v>
                </c:pt>
                <c:pt idx="6610">
                  <c:v>8.8889355265839995</c:v>
                </c:pt>
                <c:pt idx="6611">
                  <c:v>8.8888864489619994</c:v>
                </c:pt>
                <c:pt idx="6612">
                  <c:v>8.8888373610820004</c:v>
                </c:pt>
                <c:pt idx="6613">
                  <c:v>8.8887882629420005</c:v>
                </c:pt>
                <c:pt idx="6614">
                  <c:v>8.8887391545460002</c:v>
                </c:pt>
                <c:pt idx="6615">
                  <c:v>8.8886900358939993</c:v>
                </c:pt>
                <c:pt idx="6616">
                  <c:v>8.8886409069869998</c:v>
                </c:pt>
                <c:pt idx="6617">
                  <c:v>8.8885917678249999</c:v>
                </c:pt>
                <c:pt idx="6618">
                  <c:v>8.888542618412</c:v>
                </c:pt>
                <c:pt idx="6619">
                  <c:v>8.8884934587459998</c:v>
                </c:pt>
                <c:pt idx="6620">
                  <c:v>8.8884442888299997</c:v>
                </c:pt>
                <c:pt idx="6621">
                  <c:v>8.8883951086639996</c:v>
                </c:pt>
                <c:pt idx="6622">
                  <c:v>8.8883459182509998</c:v>
                </c:pt>
                <c:pt idx="6623">
                  <c:v>8.8882967175890002</c:v>
                </c:pt>
                <c:pt idx="6624">
                  <c:v>8.8882475066819993</c:v>
                </c:pt>
                <c:pt idx="6625">
                  <c:v>8.8881982855300006</c:v>
                </c:pt>
                <c:pt idx="6626">
                  <c:v>8.8881490541330006</c:v>
                </c:pt>
                <c:pt idx="6627">
                  <c:v>8.8880998124939996</c:v>
                </c:pt>
                <c:pt idx="6628">
                  <c:v>8.8880505606129994</c:v>
                </c:pt>
                <c:pt idx="6629">
                  <c:v>8.888001298491</c:v>
                </c:pt>
                <c:pt idx="6630">
                  <c:v>8.8879520261299998</c:v>
                </c:pt>
                <c:pt idx="6631">
                  <c:v>8.8879027435300006</c:v>
                </c:pt>
                <c:pt idx="6632">
                  <c:v>8.8878534506929991</c:v>
                </c:pt>
                <c:pt idx="6633">
                  <c:v>8.8878041476200007</c:v>
                </c:pt>
                <c:pt idx="6634">
                  <c:v>8.887754834311</c:v>
                </c:pt>
                <c:pt idx="6635">
                  <c:v>8.8877055107690008</c:v>
                </c:pt>
                <c:pt idx="6636">
                  <c:v>8.8876561769929996</c:v>
                </c:pt>
                <c:pt idx="6637">
                  <c:v>8.8876068329860001</c:v>
                </c:pt>
                <c:pt idx="6638">
                  <c:v>8.8875574787480005</c:v>
                </c:pt>
                <c:pt idx="6639">
                  <c:v>8.8875081142799992</c:v>
                </c:pt>
                <c:pt idx="6640">
                  <c:v>8.8874587395839999</c:v>
                </c:pt>
                <c:pt idx="6641">
                  <c:v>8.8874093546600008</c:v>
                </c:pt>
                <c:pt idx="6642">
                  <c:v>8.8873599595100004</c:v>
                </c:pt>
                <c:pt idx="6643">
                  <c:v>8.8873105541340003</c:v>
                </c:pt>
                <c:pt idx="6644">
                  <c:v>8.8872611385350009</c:v>
                </c:pt>
                <c:pt idx="6645">
                  <c:v>8.8872117127120003</c:v>
                </c:pt>
                <c:pt idx="6646">
                  <c:v>8.8871622766680005</c:v>
                </c:pt>
                <c:pt idx="6647">
                  <c:v>8.8871128304019997</c:v>
                </c:pt>
                <c:pt idx="6648">
                  <c:v>8.887063373917</c:v>
                </c:pt>
                <c:pt idx="6649">
                  <c:v>8.8870139072129994</c:v>
                </c:pt>
                <c:pt idx="6650">
                  <c:v>8.8869644302920001</c:v>
                </c:pt>
                <c:pt idx="6651">
                  <c:v>8.8869149431540002</c:v>
                </c:pt>
                <c:pt idx="6652">
                  <c:v>8.8868654458009999</c:v>
                </c:pt>
                <c:pt idx="6653">
                  <c:v>8.8868159382339993</c:v>
                </c:pt>
                <c:pt idx="6654">
                  <c:v>8.8867664204540002</c:v>
                </c:pt>
                <c:pt idx="6655">
                  <c:v>8.8867168924609992</c:v>
                </c:pt>
                <c:pt idx="6656">
                  <c:v>8.8866673542579999</c:v>
                </c:pt>
                <c:pt idx="6657">
                  <c:v>8.8866178058450007</c:v>
                </c:pt>
                <c:pt idx="6658">
                  <c:v>8.8865682472229999</c:v>
                </c:pt>
                <c:pt idx="6659">
                  <c:v>8.8865186783939993</c:v>
                </c:pt>
                <c:pt idx="6660">
                  <c:v>8.8864690993579991</c:v>
                </c:pt>
                <c:pt idx="6661">
                  <c:v>8.8864195101169994</c:v>
                </c:pt>
                <c:pt idx="6662">
                  <c:v>8.8863699106720002</c:v>
                </c:pt>
                <c:pt idx="6663">
                  <c:v>8.8863203010229999</c:v>
                </c:pt>
                <c:pt idx="6664">
                  <c:v>8.8862706811720003</c:v>
                </c:pt>
                <c:pt idx="6665">
                  <c:v>8.8862210511209998</c:v>
                </c:pt>
                <c:pt idx="6666">
                  <c:v>8.8861714108690002</c:v>
                </c:pt>
                <c:pt idx="6667">
                  <c:v>8.8861217604189999</c:v>
                </c:pt>
                <c:pt idx="6668">
                  <c:v>8.8860720997710008</c:v>
                </c:pt>
                <c:pt idx="6669">
                  <c:v>8.8860224289259993</c:v>
                </c:pt>
                <c:pt idx="6670">
                  <c:v>8.8859727478869992</c:v>
                </c:pt>
                <c:pt idx="6671">
                  <c:v>8.8859230566520004</c:v>
                </c:pt>
                <c:pt idx="6672">
                  <c:v>8.8858733552249998</c:v>
                </c:pt>
                <c:pt idx="6673">
                  <c:v>8.8858236436060007</c:v>
                </c:pt>
                <c:pt idx="6674">
                  <c:v>8.8857739217949998</c:v>
                </c:pt>
                <c:pt idx="6675">
                  <c:v>8.8857241897950008</c:v>
                </c:pt>
                <c:pt idx="6676">
                  <c:v>8.8856744476060001</c:v>
                </c:pt>
                <c:pt idx="6677">
                  <c:v>8.8856246952289997</c:v>
                </c:pt>
                <c:pt idx="6678">
                  <c:v>8.8855749326659996</c:v>
                </c:pt>
                <c:pt idx="6679">
                  <c:v>8.885525159917</c:v>
                </c:pt>
                <c:pt idx="6680">
                  <c:v>8.8854753769839991</c:v>
                </c:pt>
                <c:pt idx="6681">
                  <c:v>8.8854255838670007</c:v>
                </c:pt>
                <c:pt idx="6682">
                  <c:v>8.8853757805689995</c:v>
                </c:pt>
                <c:pt idx="6683">
                  <c:v>8.8853259670890008</c:v>
                </c:pt>
                <c:pt idx="6684">
                  <c:v>8.8852761434299996</c:v>
                </c:pt>
                <c:pt idx="6685">
                  <c:v>8.8852263095909993</c:v>
                </c:pt>
                <c:pt idx="6686">
                  <c:v>8.8851764655750003</c:v>
                </c:pt>
                <c:pt idx="6687">
                  <c:v>8.8851266113830007</c:v>
                </c:pt>
                <c:pt idx="6688">
                  <c:v>8.8850767470150007</c:v>
                </c:pt>
                <c:pt idx="6689">
                  <c:v>8.8850268724730004</c:v>
                </c:pt>
                <c:pt idx="6690">
                  <c:v>8.8849769877569997</c:v>
                </c:pt>
                <c:pt idx="6691">
                  <c:v>8.8849270928690007</c:v>
                </c:pt>
                <c:pt idx="6692">
                  <c:v>8.8848771878099999</c:v>
                </c:pt>
                <c:pt idx="6693">
                  <c:v>8.8848272725819992</c:v>
                </c:pt>
                <c:pt idx="6694">
                  <c:v>8.8847773471840004</c:v>
                </c:pt>
                <c:pt idx="6695">
                  <c:v>8.884727411619</c:v>
                </c:pt>
                <c:pt idx="6696">
                  <c:v>8.884677465887</c:v>
                </c:pt>
                <c:pt idx="6697">
                  <c:v>8.8846275099900005</c:v>
                </c:pt>
                <c:pt idx="6698">
                  <c:v>8.8845775439279997</c:v>
                </c:pt>
                <c:pt idx="6699">
                  <c:v>8.8845275677029996</c:v>
                </c:pt>
                <c:pt idx="6700">
                  <c:v>8.8844775813160002</c:v>
                </c:pt>
                <c:pt idx="6701">
                  <c:v>8.8844275847679999</c:v>
                </c:pt>
                <c:pt idx="6702">
                  <c:v>8.8843775780600005</c:v>
                </c:pt>
                <c:pt idx="6703">
                  <c:v>8.8843275611930004</c:v>
                </c:pt>
                <c:pt idx="6704">
                  <c:v>8.8842775341689997</c:v>
                </c:pt>
                <c:pt idx="6705">
                  <c:v>8.8842274969880002</c:v>
                </c:pt>
                <c:pt idx="6706">
                  <c:v>8.8841774496510002</c:v>
                </c:pt>
                <c:pt idx="6707">
                  <c:v>8.8841273921599999</c:v>
                </c:pt>
                <c:pt idx="6708">
                  <c:v>8.8840773245159994</c:v>
                </c:pt>
                <c:pt idx="6709">
                  <c:v>8.8840272467200005</c:v>
                </c:pt>
                <c:pt idx="6710">
                  <c:v>8.8839771587729999</c:v>
                </c:pt>
                <c:pt idx="6711">
                  <c:v>8.8839270606749992</c:v>
                </c:pt>
                <c:pt idx="6712">
                  <c:v>8.8838769524290004</c:v>
                </c:pt>
                <c:pt idx="6713">
                  <c:v>8.8838268340360003</c:v>
                </c:pt>
                <c:pt idx="6714">
                  <c:v>8.8837767054950003</c:v>
                </c:pt>
                <c:pt idx="6715">
                  <c:v>8.8837265668099992</c:v>
                </c:pt>
                <c:pt idx="6716">
                  <c:v>8.8836764179800003</c:v>
                </c:pt>
                <c:pt idx="6717">
                  <c:v>8.8836262590060002</c:v>
                </c:pt>
                <c:pt idx="6718">
                  <c:v>8.8835760898909992</c:v>
                </c:pt>
                <c:pt idx="6719">
                  <c:v>8.8835259106350009</c:v>
                </c:pt>
                <c:pt idx="6720">
                  <c:v>8.8834757212389999</c:v>
                </c:pt>
                <c:pt idx="6721">
                  <c:v>8.8834255217039999</c:v>
                </c:pt>
                <c:pt idx="6722">
                  <c:v>8.8833753120309993</c:v>
                </c:pt>
                <c:pt idx="6723">
                  <c:v>8.883325092222</c:v>
                </c:pt>
                <c:pt idx="6724">
                  <c:v>8.8832748622770001</c:v>
                </c:pt>
                <c:pt idx="6725">
                  <c:v>8.883224622198</c:v>
                </c:pt>
                <c:pt idx="6726">
                  <c:v>8.8831743719859997</c:v>
                </c:pt>
                <c:pt idx="6727">
                  <c:v>8.8831241116419992</c:v>
                </c:pt>
                <c:pt idx="6728">
                  <c:v>8.8830738411670005</c:v>
                </c:pt>
                <c:pt idx="6729">
                  <c:v>8.883023560562</c:v>
                </c:pt>
                <c:pt idx="6730">
                  <c:v>8.8829732698279997</c:v>
                </c:pt>
                <c:pt idx="6731">
                  <c:v>8.8829229689669997</c:v>
                </c:pt>
                <c:pt idx="6732">
                  <c:v>8.8828726579790001</c:v>
                </c:pt>
                <c:pt idx="6733">
                  <c:v>8.8828223368660009</c:v>
                </c:pt>
                <c:pt idx="6734">
                  <c:v>8.8827720056290005</c:v>
                </c:pt>
                <c:pt idx="6735">
                  <c:v>8.8827216642680007</c:v>
                </c:pt>
                <c:pt idx="6736">
                  <c:v>8.882671312786</c:v>
                </c:pt>
                <c:pt idx="6737">
                  <c:v>8.8826209511830001</c:v>
                </c:pt>
                <c:pt idx="6738">
                  <c:v>8.8825705794589993</c:v>
                </c:pt>
                <c:pt idx="6739">
                  <c:v>8.8825201976169996</c:v>
                </c:pt>
                <c:pt idx="6740">
                  <c:v>8.8824698056579994</c:v>
                </c:pt>
                <c:pt idx="6741">
                  <c:v>8.8824194035820003</c:v>
                </c:pt>
                <c:pt idx="6742">
                  <c:v>8.8823689913909991</c:v>
                </c:pt>
                <c:pt idx="6743">
                  <c:v>8.8823185690859994</c:v>
                </c:pt>
                <c:pt idx="6744">
                  <c:v>8.8822681366669993</c:v>
                </c:pt>
                <c:pt idx="6745">
                  <c:v>8.8822176941369992</c:v>
                </c:pt>
                <c:pt idx="6746">
                  <c:v>8.8821672414950008</c:v>
                </c:pt>
                <c:pt idx="6747">
                  <c:v>8.8821167787440007</c:v>
                </c:pt>
                <c:pt idx="6748">
                  <c:v>8.8820663058849991</c:v>
                </c:pt>
                <c:pt idx="6749">
                  <c:v>8.8820158229179995</c:v>
                </c:pt>
                <c:pt idx="6750">
                  <c:v>8.8819653298440002</c:v>
                </c:pt>
                <c:pt idx="6751">
                  <c:v>8.8819148266659997</c:v>
                </c:pt>
                <c:pt idx="6752">
                  <c:v>8.8818643133829998</c:v>
                </c:pt>
                <c:pt idx="6753">
                  <c:v>8.8818137899970004</c:v>
                </c:pt>
                <c:pt idx="6754">
                  <c:v>8.8817632565090001</c:v>
                </c:pt>
                <c:pt idx="6755">
                  <c:v>8.8817127129210007</c:v>
                </c:pt>
                <c:pt idx="6756">
                  <c:v>8.8816621592330005</c:v>
                </c:pt>
                <c:pt idx="6757">
                  <c:v>8.8816115954459995</c:v>
                </c:pt>
                <c:pt idx="6758">
                  <c:v>8.8815610215619998</c:v>
                </c:pt>
                <c:pt idx="6759">
                  <c:v>8.8815104375819995</c:v>
                </c:pt>
                <c:pt idx="6760">
                  <c:v>8.8814598435060006</c:v>
                </c:pt>
                <c:pt idx="6761">
                  <c:v>8.8814092393369997</c:v>
                </c:pt>
                <c:pt idx="6762">
                  <c:v>8.8813586250740002</c:v>
                </c:pt>
                <c:pt idx="6763">
                  <c:v>8.8813080007200007</c:v>
                </c:pt>
                <c:pt idx="6764">
                  <c:v>8.8812573662749994</c:v>
                </c:pt>
                <c:pt idx="6765">
                  <c:v>8.8812067217399999</c:v>
                </c:pt>
                <c:pt idx="6766">
                  <c:v>8.8811560671170007</c:v>
                </c:pt>
                <c:pt idx="6767">
                  <c:v>8.881105402407</c:v>
                </c:pt>
                <c:pt idx="6768">
                  <c:v>8.8810547276109997</c:v>
                </c:pt>
                <c:pt idx="6769">
                  <c:v>8.8810040427289998</c:v>
                </c:pt>
                <c:pt idx="6770">
                  <c:v>8.8809533477640006</c:v>
                </c:pt>
                <c:pt idx="6771">
                  <c:v>8.8809026427150002</c:v>
                </c:pt>
                <c:pt idx="6772">
                  <c:v>8.8808519275850006</c:v>
                </c:pt>
                <c:pt idx="6773">
                  <c:v>8.8808012023750003</c:v>
                </c:pt>
                <c:pt idx="6774">
                  <c:v>8.8807504670850008</c:v>
                </c:pt>
                <c:pt idx="6775">
                  <c:v>8.8806997217160006</c:v>
                </c:pt>
                <c:pt idx="6776">
                  <c:v>8.880648966271</c:v>
                </c:pt>
                <c:pt idx="6777">
                  <c:v>8.8805982007490005</c:v>
                </c:pt>
                <c:pt idx="6778">
                  <c:v>8.8805474251520007</c:v>
                </c:pt>
                <c:pt idx="6779">
                  <c:v>8.8804966394820006</c:v>
                </c:pt>
                <c:pt idx="6780">
                  <c:v>8.8804458437380003</c:v>
                </c:pt>
                <c:pt idx="6781">
                  <c:v>8.880395037924</c:v>
                </c:pt>
                <c:pt idx="6782">
                  <c:v>8.8803442220379996</c:v>
                </c:pt>
                <c:pt idx="6783">
                  <c:v>8.8802933960839994</c:v>
                </c:pt>
                <c:pt idx="6784">
                  <c:v>8.8802425600609993</c:v>
                </c:pt>
                <c:pt idx="6785">
                  <c:v>8.8801917139709996</c:v>
                </c:pt>
                <c:pt idx="6786">
                  <c:v>8.8801408578150003</c:v>
                </c:pt>
                <c:pt idx="6787">
                  <c:v>8.8800899915939997</c:v>
                </c:pt>
                <c:pt idx="6788">
                  <c:v>8.8800391153089997</c:v>
                </c:pt>
                <c:pt idx="6789">
                  <c:v>8.8799882289620005</c:v>
                </c:pt>
                <c:pt idx="6790">
                  <c:v>8.8799373325530002</c:v>
                </c:pt>
                <c:pt idx="6791">
                  <c:v>8.8798864260839991</c:v>
                </c:pt>
                <c:pt idx="6792">
                  <c:v>8.8798355095560009</c:v>
                </c:pt>
                <c:pt idx="6793">
                  <c:v>8.8797845829700002</c:v>
                </c:pt>
                <c:pt idx="6794">
                  <c:v>8.8797336463260006</c:v>
                </c:pt>
                <c:pt idx="6795">
                  <c:v>8.8796826996270006</c:v>
                </c:pt>
                <c:pt idx="6796">
                  <c:v>8.8796317428730003</c:v>
                </c:pt>
                <c:pt idx="6797">
                  <c:v>8.8795807760659997</c:v>
                </c:pt>
                <c:pt idx="6798">
                  <c:v>8.8795297992060007</c:v>
                </c:pt>
                <c:pt idx="6799">
                  <c:v>8.8794788122939998</c:v>
                </c:pt>
                <c:pt idx="6800">
                  <c:v>8.8794278153330009</c:v>
                </c:pt>
                <c:pt idx="6801">
                  <c:v>8.8793768083220002</c:v>
                </c:pt>
                <c:pt idx="6802">
                  <c:v>8.8793257912629997</c:v>
                </c:pt>
                <c:pt idx="6803">
                  <c:v>8.8792747641579997</c:v>
                </c:pt>
                <c:pt idx="6804">
                  <c:v>8.879223727007</c:v>
                </c:pt>
                <c:pt idx="6805">
                  <c:v>8.8791726798109991</c:v>
                </c:pt>
                <c:pt idx="6806">
                  <c:v>8.8791216225710006</c:v>
                </c:pt>
                <c:pt idx="6807">
                  <c:v>8.8790705552899993</c:v>
                </c:pt>
                <c:pt idx="6808">
                  <c:v>8.8790194779670006</c:v>
                </c:pt>
                <c:pt idx="6809">
                  <c:v>8.8789683906039993</c:v>
                </c:pt>
                <c:pt idx="6810">
                  <c:v>8.8789172932020008</c:v>
                </c:pt>
                <c:pt idx="6811">
                  <c:v>8.8788661857619999</c:v>
                </c:pt>
                <c:pt idx="6812">
                  <c:v>8.8788150682860003</c:v>
                </c:pt>
                <c:pt idx="6813">
                  <c:v>8.8787639407740002</c:v>
                </c:pt>
                <c:pt idx="6814">
                  <c:v>8.8787128032279998</c:v>
                </c:pt>
                <c:pt idx="6815">
                  <c:v>8.8786616556479991</c:v>
                </c:pt>
                <c:pt idx="6816">
                  <c:v>8.8786104980360001</c:v>
                </c:pt>
                <c:pt idx="6817">
                  <c:v>8.8785593303929993</c:v>
                </c:pt>
                <c:pt idx="6818">
                  <c:v>8.8785081527200003</c:v>
                </c:pt>
                <c:pt idx="6819">
                  <c:v>8.8784569650179996</c:v>
                </c:pt>
                <c:pt idx="6820">
                  <c:v>8.8784057672889993</c:v>
                </c:pt>
                <c:pt idx="6821">
                  <c:v>8.8783545595329993</c:v>
                </c:pt>
                <c:pt idx="6822">
                  <c:v>8.8783033417519999</c:v>
                </c:pt>
                <c:pt idx="6823">
                  <c:v>8.8782521139459991</c:v>
                </c:pt>
                <c:pt idx="6824">
                  <c:v>8.8782008761170008</c:v>
                </c:pt>
                <c:pt idx="6825">
                  <c:v>8.8781496282659997</c:v>
                </c:pt>
                <c:pt idx="6826">
                  <c:v>8.8780983703949996</c:v>
                </c:pt>
                <c:pt idx="6827">
                  <c:v>8.8780471025030003</c:v>
                </c:pt>
                <c:pt idx="6828">
                  <c:v>8.8779958245930004</c:v>
                </c:pt>
                <c:pt idx="6829">
                  <c:v>8.8779445366649998</c:v>
                </c:pt>
                <c:pt idx="6830">
                  <c:v>8.8778932387210006</c:v>
                </c:pt>
                <c:pt idx="6831">
                  <c:v>8.8778419307619991</c:v>
                </c:pt>
                <c:pt idx="6832">
                  <c:v>8.8777906127889992</c:v>
                </c:pt>
                <c:pt idx="6833">
                  <c:v>8.8777392848020007</c:v>
                </c:pt>
                <c:pt idx="6834">
                  <c:v>8.8776879468040004</c:v>
                </c:pt>
                <c:pt idx="6835">
                  <c:v>8.8776365987950001</c:v>
                </c:pt>
                <c:pt idx="6836">
                  <c:v>8.877585240777</c:v>
                </c:pt>
                <c:pt idx="6837">
                  <c:v>8.8775338727499999</c:v>
                </c:pt>
                <c:pt idx="6838">
                  <c:v>8.8774824947150002</c:v>
                </c:pt>
                <c:pt idx="6839">
                  <c:v>8.8774311066749991</c:v>
                </c:pt>
                <c:pt idx="6840">
                  <c:v>8.8773797086290003</c:v>
                </c:pt>
                <c:pt idx="6841">
                  <c:v>8.8773283005790002</c:v>
                </c:pt>
                <c:pt idx="6842">
                  <c:v>8.8772768825269992</c:v>
                </c:pt>
                <c:pt idx="6843">
                  <c:v>8.8772254544730007</c:v>
                </c:pt>
                <c:pt idx="6844">
                  <c:v>8.8771740164179995</c:v>
                </c:pt>
                <c:pt idx="6845">
                  <c:v>8.8771225683639994</c:v>
                </c:pt>
                <c:pt idx="6846">
                  <c:v>8.8770711103120004</c:v>
                </c:pt>
                <c:pt idx="6847">
                  <c:v>8.8770196422630008</c:v>
                </c:pt>
                <c:pt idx="6848">
                  <c:v>8.8769681642170006</c:v>
                </c:pt>
                <c:pt idx="6849">
                  <c:v>8.8769166761770002</c:v>
                </c:pt>
                <c:pt idx="6850">
                  <c:v>8.8768651781429995</c:v>
                </c:pt>
                <c:pt idx="6851">
                  <c:v>8.8768136701160003</c:v>
                </c:pt>
                <c:pt idx="6852">
                  <c:v>8.8767621520979993</c:v>
                </c:pt>
                <c:pt idx="6853">
                  <c:v>8.8767106240890001</c:v>
                </c:pt>
                <c:pt idx="6854">
                  <c:v>8.8766590860919994</c:v>
                </c:pt>
                <c:pt idx="6855">
                  <c:v>8.8766075381060006</c:v>
                </c:pt>
                <c:pt idx="6856">
                  <c:v>8.8765559801330003</c:v>
                </c:pt>
                <c:pt idx="6857">
                  <c:v>8.8765044121740004</c:v>
                </c:pt>
                <c:pt idx="6858">
                  <c:v>8.8764528342309994</c:v>
                </c:pt>
                <c:pt idx="6859">
                  <c:v>8.8764012463040007</c:v>
                </c:pt>
                <c:pt idx="6860">
                  <c:v>8.8763496483949993</c:v>
                </c:pt>
                <c:pt idx="6861">
                  <c:v>8.8762980405040004</c:v>
                </c:pt>
                <c:pt idx="6862">
                  <c:v>8.8762464226340008</c:v>
                </c:pt>
                <c:pt idx="6863">
                  <c:v>8.8761947947840003</c:v>
                </c:pt>
                <c:pt idx="6864">
                  <c:v>8.8761431569559992</c:v>
                </c:pt>
                <c:pt idx="6865">
                  <c:v>8.8760915091519994</c:v>
                </c:pt>
                <c:pt idx="6866">
                  <c:v>8.8760398513719991</c:v>
                </c:pt>
                <c:pt idx="6867">
                  <c:v>8.8759881836180003</c:v>
                </c:pt>
                <c:pt idx="6868">
                  <c:v>8.8759365058899995</c:v>
                </c:pt>
                <c:pt idx="6869">
                  <c:v>8.8758848181900003</c:v>
                </c:pt>
                <c:pt idx="6870">
                  <c:v>8.8758331205189993</c:v>
                </c:pt>
                <c:pt idx="6871">
                  <c:v>8.8757814128780002</c:v>
                </c:pt>
                <c:pt idx="6872">
                  <c:v>8.8757296952679994</c:v>
                </c:pt>
                <c:pt idx="6873">
                  <c:v>8.8756779676900006</c:v>
                </c:pt>
                <c:pt idx="6874">
                  <c:v>8.8756262301460005</c:v>
                </c:pt>
                <c:pt idx="6875">
                  <c:v>8.8755744826370009</c:v>
                </c:pt>
                <c:pt idx="6876">
                  <c:v>8.875522725163</c:v>
                </c:pt>
                <c:pt idx="6877">
                  <c:v>8.8754709577269999</c:v>
                </c:pt>
                <c:pt idx="6878">
                  <c:v>8.8754191803280005</c:v>
                </c:pt>
                <c:pt idx="6879">
                  <c:v>8.8753673929680001</c:v>
                </c:pt>
                <c:pt idx="6880">
                  <c:v>8.8753155956490009</c:v>
                </c:pt>
                <c:pt idx="6881">
                  <c:v>8.8752637883710008</c:v>
                </c:pt>
                <c:pt idx="6882">
                  <c:v>8.8752119711350002</c:v>
                </c:pt>
                <c:pt idx="6883">
                  <c:v>8.8751601439440009</c:v>
                </c:pt>
                <c:pt idx="6884">
                  <c:v>8.8751083067969994</c:v>
                </c:pt>
                <c:pt idx="6885">
                  <c:v>8.8750564596959993</c:v>
                </c:pt>
                <c:pt idx="6886">
                  <c:v>8.8750046026420009</c:v>
                </c:pt>
                <c:pt idx="6887">
                  <c:v>8.8749527356370006</c:v>
                </c:pt>
                <c:pt idx="6888">
                  <c:v>8.8749008586810003</c:v>
                </c:pt>
                <c:pt idx="6889">
                  <c:v>8.8748489717750001</c:v>
                </c:pt>
                <c:pt idx="6890">
                  <c:v>8.8747970749210001</c:v>
                </c:pt>
                <c:pt idx="6891">
                  <c:v>8.8747451681200005</c:v>
                </c:pt>
                <c:pt idx="6892">
                  <c:v>8.8746932513719994</c:v>
                </c:pt>
                <c:pt idx="6893">
                  <c:v>8.8746413246800007</c:v>
                </c:pt>
                <c:pt idx="6894">
                  <c:v>8.8745893880440008</c:v>
                </c:pt>
                <c:pt idx="6895">
                  <c:v>8.8745374414659999</c:v>
                </c:pt>
                <c:pt idx="6896">
                  <c:v>8.8744854849449997</c:v>
                </c:pt>
                <c:pt idx="6897">
                  <c:v>8.8744335184850005</c:v>
                </c:pt>
                <c:pt idx="6898">
                  <c:v>8.8743815420850005</c:v>
                </c:pt>
                <c:pt idx="6899">
                  <c:v>8.8743295557469999</c:v>
                </c:pt>
                <c:pt idx="6900">
                  <c:v>8.8742775594720005</c:v>
                </c:pt>
                <c:pt idx="6901">
                  <c:v>8.8742255532610006</c:v>
                </c:pt>
                <c:pt idx="6902">
                  <c:v>8.8741735371160004</c:v>
                </c:pt>
                <c:pt idx="6903">
                  <c:v>8.874121511037</c:v>
                </c:pt>
                <c:pt idx="6904">
                  <c:v>8.8740694750259994</c:v>
                </c:pt>
                <c:pt idx="6905">
                  <c:v>8.8740174290830005</c:v>
                </c:pt>
                <c:pt idx="6906">
                  <c:v>8.8739653732099999</c:v>
                </c:pt>
                <c:pt idx="6907">
                  <c:v>8.8739133074079994</c:v>
                </c:pt>
                <c:pt idx="6908">
                  <c:v>8.8738612316789993</c:v>
                </c:pt>
                <c:pt idx="6909">
                  <c:v>8.8738091460219994</c:v>
                </c:pt>
                <c:pt idx="6910">
                  <c:v>8.8737570504410002</c:v>
                </c:pt>
                <c:pt idx="6911">
                  <c:v>8.8737049449339995</c:v>
                </c:pt>
                <c:pt idx="6912">
                  <c:v>8.8736528295039996</c:v>
                </c:pt>
                <c:pt idx="6913">
                  <c:v>8.8736007041530005</c:v>
                </c:pt>
                <c:pt idx="6914">
                  <c:v>8.8735485688800004</c:v>
                </c:pt>
                <c:pt idx="6915">
                  <c:v>8.8734964236869995</c:v>
                </c:pt>
                <c:pt idx="6916">
                  <c:v>8.8734442685759998</c:v>
                </c:pt>
                <c:pt idx="6917">
                  <c:v>8.8733921035469994</c:v>
                </c:pt>
                <c:pt idx="6918">
                  <c:v>8.8733399286010002</c:v>
                </c:pt>
                <c:pt idx="6919">
                  <c:v>8.8732877437400006</c:v>
                </c:pt>
                <c:pt idx="6920">
                  <c:v>8.8732355489650008</c:v>
                </c:pt>
                <c:pt idx="6921">
                  <c:v>8.8731833442770007</c:v>
                </c:pt>
                <c:pt idx="6922">
                  <c:v>8.8731311296770006</c:v>
                </c:pt>
                <c:pt idx="6923">
                  <c:v>8.8730789051670005</c:v>
                </c:pt>
                <c:pt idx="6924">
                  <c:v>8.8730266707460004</c:v>
                </c:pt>
                <c:pt idx="6925">
                  <c:v>8.8729744264180006</c:v>
                </c:pt>
                <c:pt idx="6926">
                  <c:v>8.8729221721809992</c:v>
                </c:pt>
                <c:pt idx="6927">
                  <c:v>8.8728699080390001</c:v>
                </c:pt>
                <c:pt idx="6928">
                  <c:v>8.8728176339919997</c:v>
                </c:pt>
                <c:pt idx="6929">
                  <c:v>8.872765350041</c:v>
                </c:pt>
                <c:pt idx="6930">
                  <c:v>8.8727130561869991</c:v>
                </c:pt>
                <c:pt idx="6931">
                  <c:v>8.8726607524310008</c:v>
                </c:pt>
                <c:pt idx="6932">
                  <c:v>8.8726084387749999</c:v>
                </c:pt>
                <c:pt idx="6933">
                  <c:v>8.872556115219</c:v>
                </c:pt>
                <c:pt idx="6934">
                  <c:v>8.8725037817659995</c:v>
                </c:pt>
                <c:pt idx="6935">
                  <c:v>8.8724514384150002</c:v>
                </c:pt>
                <c:pt idx="6936">
                  <c:v>8.8723990851690004</c:v>
                </c:pt>
                <c:pt idx="6937">
                  <c:v>8.8723467220270003</c:v>
                </c:pt>
                <c:pt idx="6938">
                  <c:v>8.8722943489919999</c:v>
                </c:pt>
                <c:pt idx="6939">
                  <c:v>8.8722419660649994</c:v>
                </c:pt>
                <c:pt idx="6940">
                  <c:v>8.8721895732460005</c:v>
                </c:pt>
                <c:pt idx="6941">
                  <c:v>8.872137170537</c:v>
                </c:pt>
                <c:pt idx="6942">
                  <c:v>8.8720847579389996</c:v>
                </c:pt>
                <c:pt idx="6943">
                  <c:v>8.8720323354529995</c:v>
                </c:pt>
                <c:pt idx="6944">
                  <c:v>8.8719799030799997</c:v>
                </c:pt>
                <c:pt idx="6945">
                  <c:v>8.8719274608220005</c:v>
                </c:pt>
                <c:pt idx="6946">
                  <c:v>8.8718750086789999</c:v>
                </c:pt>
                <c:pt idx="6947">
                  <c:v>8.8718225466530001</c:v>
                </c:pt>
                <c:pt idx="6948">
                  <c:v>8.8717700747449992</c:v>
                </c:pt>
                <c:pt idx="6949">
                  <c:v>8.8717175929549992</c:v>
                </c:pt>
                <c:pt idx="6950">
                  <c:v>8.8716651012860002</c:v>
                </c:pt>
                <c:pt idx="6951">
                  <c:v>8.8716125997380004</c:v>
                </c:pt>
                <c:pt idx="6952">
                  <c:v>8.871560088312</c:v>
                </c:pt>
                <c:pt idx="6953">
                  <c:v>8.8715075670099992</c:v>
                </c:pt>
                <c:pt idx="6954">
                  <c:v>8.8714550358329998</c:v>
                </c:pt>
                <c:pt idx="6955">
                  <c:v>8.871402494781</c:v>
                </c:pt>
                <c:pt idx="6956">
                  <c:v>8.871349943856</c:v>
                </c:pt>
                <c:pt idx="6957">
                  <c:v>8.8712973830599999</c:v>
                </c:pt>
                <c:pt idx="6958">
                  <c:v>8.8712448123919998</c:v>
                </c:pt>
                <c:pt idx="6959">
                  <c:v>8.8711922318549998</c:v>
                </c:pt>
                <c:pt idx="6960">
                  <c:v>8.8711396414500001</c:v>
                </c:pt>
                <c:pt idx="6961">
                  <c:v>8.8710870411770006</c:v>
                </c:pt>
                <c:pt idx="6962">
                  <c:v>8.8710344310379998</c:v>
                </c:pt>
                <c:pt idx="6963">
                  <c:v>8.8709818110349996</c:v>
                </c:pt>
                <c:pt idx="6964">
                  <c:v>8.8709291811669999</c:v>
                </c:pt>
                <c:pt idx="6965">
                  <c:v>8.8708765414359991</c:v>
                </c:pt>
                <c:pt idx="6966">
                  <c:v>8.8708238918439992</c:v>
                </c:pt>
                <c:pt idx="6967">
                  <c:v>8.8707712323920003</c:v>
                </c:pt>
                <c:pt idx="6968">
                  <c:v>8.8707185630800005</c:v>
                </c:pt>
                <c:pt idx="6969">
                  <c:v>8.8706658839100001</c:v>
                </c:pt>
                <c:pt idx="6970">
                  <c:v>8.8706131948829992</c:v>
                </c:pt>
                <c:pt idx="6971">
                  <c:v>8.8705604959999995</c:v>
                </c:pt>
                <c:pt idx="6972">
                  <c:v>8.8705077872619995</c:v>
                </c:pt>
                <c:pt idx="6973">
                  <c:v>8.8704550686709993</c:v>
                </c:pt>
                <c:pt idx="6974">
                  <c:v>8.8704023402280008</c:v>
                </c:pt>
                <c:pt idx="6975">
                  <c:v>8.8703496019330004</c:v>
                </c:pt>
                <c:pt idx="6976">
                  <c:v>8.870296853788</c:v>
                </c:pt>
                <c:pt idx="6977">
                  <c:v>8.8702440957939999</c:v>
                </c:pt>
                <c:pt idx="6978">
                  <c:v>8.8701913279519999</c:v>
                </c:pt>
                <c:pt idx="6979">
                  <c:v>8.8701385502630004</c:v>
                </c:pt>
                <c:pt idx="6980">
                  <c:v>8.8700857627289995</c:v>
                </c:pt>
                <c:pt idx="6981">
                  <c:v>8.8700329653509993</c:v>
                </c:pt>
                <c:pt idx="6982">
                  <c:v>8.8699801581289996</c:v>
                </c:pt>
                <c:pt idx="6983">
                  <c:v>8.8699273410659991</c:v>
                </c:pt>
                <c:pt idx="6984">
                  <c:v>8.8698745141609994</c:v>
                </c:pt>
                <c:pt idx="6985">
                  <c:v>8.8698216774160006</c:v>
                </c:pt>
                <c:pt idx="6986">
                  <c:v>8.8697688308329994</c:v>
                </c:pt>
                <c:pt idx="6987">
                  <c:v>8.8697159744119993</c:v>
                </c:pt>
                <c:pt idx="6988">
                  <c:v>8.8696631081550006</c:v>
                </c:pt>
                <c:pt idx="6989">
                  <c:v>8.8696102320629997</c:v>
                </c:pt>
                <c:pt idx="6990">
                  <c:v>8.8695573461370003</c:v>
                </c:pt>
                <c:pt idx="6991">
                  <c:v>8.8695044503780007</c:v>
                </c:pt>
                <c:pt idx="6992">
                  <c:v>8.8694515447869993</c:v>
                </c:pt>
                <c:pt idx="6993">
                  <c:v>8.8693986293649996</c:v>
                </c:pt>
                <c:pt idx="6994">
                  <c:v>8.869345704114</c:v>
                </c:pt>
                <c:pt idx="6995">
                  <c:v>8.8692927690340007</c:v>
                </c:pt>
                <c:pt idx="6996">
                  <c:v>8.8692398241279999</c:v>
                </c:pt>
                <c:pt idx="6997">
                  <c:v>8.8691868693949996</c:v>
                </c:pt>
                <c:pt idx="6998">
                  <c:v>8.8691339048369997</c:v>
                </c:pt>
                <c:pt idx="6999">
                  <c:v>8.8690809304560005</c:v>
                </c:pt>
                <c:pt idx="7000">
                  <c:v>8.8690279462520003</c:v>
                </c:pt>
                <c:pt idx="7001">
                  <c:v>8.8689749522269992</c:v>
                </c:pt>
                <c:pt idx="7002">
                  <c:v>8.8689219483810007</c:v>
                </c:pt>
                <c:pt idx="7003">
                  <c:v>8.8688689347169998</c:v>
                </c:pt>
                <c:pt idx="7004">
                  <c:v>8.8688159112339999</c:v>
                </c:pt>
                <c:pt idx="7005">
                  <c:v>8.8687628779349996</c:v>
                </c:pt>
                <c:pt idx="7006">
                  <c:v>8.8687098348190005</c:v>
                </c:pt>
                <c:pt idx="7007">
                  <c:v>8.8686567818889994</c:v>
                </c:pt>
                <c:pt idx="7008">
                  <c:v>8.8686037191459999</c:v>
                </c:pt>
                <c:pt idx="7009">
                  <c:v>8.8685506465910002</c:v>
                </c:pt>
                <c:pt idx="7010">
                  <c:v>8.8684975642240005</c:v>
                </c:pt>
                <c:pt idx="7011">
                  <c:v>8.8684444720479991</c:v>
                </c:pt>
                <c:pt idx="7012">
                  <c:v>8.8683913700629997</c:v>
                </c:pt>
                <c:pt idx="7013">
                  <c:v>8.8683382582700006</c:v>
                </c:pt>
                <c:pt idx="7014">
                  <c:v>8.868285136671</c:v>
                </c:pt>
                <c:pt idx="7015">
                  <c:v>8.868232005266</c:v>
                </c:pt>
                <c:pt idx="7016">
                  <c:v>8.8681788640570005</c:v>
                </c:pt>
                <c:pt idx="7017">
                  <c:v>8.868125713045</c:v>
                </c:pt>
                <c:pt idx="7018">
                  <c:v>8.8680725522310002</c:v>
                </c:pt>
                <c:pt idx="7019">
                  <c:v>8.8680193816169997</c:v>
                </c:pt>
                <c:pt idx="7020">
                  <c:v>8.867966201202</c:v>
                </c:pt>
                <c:pt idx="7021">
                  <c:v>8.8679130109899997</c:v>
                </c:pt>
                <c:pt idx="7022">
                  <c:v>8.8678598109800006</c:v>
                </c:pt>
                <c:pt idx="7023">
                  <c:v>8.8678066011739993</c:v>
                </c:pt>
                <c:pt idx="7024">
                  <c:v>8.8677533815729994</c:v>
                </c:pt>
                <c:pt idx="7025">
                  <c:v>8.8677001521779992</c:v>
                </c:pt>
                <c:pt idx="7026">
                  <c:v>8.8676469129900006</c:v>
                </c:pt>
                <c:pt idx="7027">
                  <c:v>8.8675936640110002</c:v>
                </c:pt>
                <c:pt idx="7028">
                  <c:v>8.8675404052419999</c:v>
                </c:pt>
                <c:pt idx="7029">
                  <c:v>8.8674871366829997</c:v>
                </c:pt>
                <c:pt idx="7030">
                  <c:v>8.8674338583369998</c:v>
                </c:pt>
                <c:pt idx="7031">
                  <c:v>8.8673805702030002</c:v>
                </c:pt>
                <c:pt idx="7032">
                  <c:v>8.8673272722829992</c:v>
                </c:pt>
                <c:pt idx="7033">
                  <c:v>8.8672739645790006</c:v>
                </c:pt>
                <c:pt idx="7034">
                  <c:v>8.8672206470919992</c:v>
                </c:pt>
                <c:pt idx="7035">
                  <c:v>8.8671673198220002</c:v>
                </c:pt>
                <c:pt idx="7036">
                  <c:v>8.8671139827710004</c:v>
                </c:pt>
                <c:pt idx="7037">
                  <c:v>8.8670606359399997</c:v>
                </c:pt>
                <c:pt idx="7038">
                  <c:v>8.8670072793300001</c:v>
                </c:pt>
                <c:pt idx="7039">
                  <c:v>8.8669539129419999</c:v>
                </c:pt>
                <c:pt idx="7040">
                  <c:v>8.8669005367779992</c:v>
                </c:pt>
                <c:pt idx="7041">
                  <c:v>8.8668471508379998</c:v>
                </c:pt>
                <c:pt idx="7042">
                  <c:v>8.8667937551250002</c:v>
                </c:pt>
                <c:pt idx="7043">
                  <c:v>8.8667403496380004</c:v>
                </c:pt>
                <c:pt idx="7044">
                  <c:v>8.8666869343790005</c:v>
                </c:pt>
                <c:pt idx="7045">
                  <c:v>8.8666335093490005</c:v>
                </c:pt>
                <c:pt idx="7046">
                  <c:v>8.8665800745500007</c:v>
                </c:pt>
                <c:pt idx="7047">
                  <c:v>8.8665266299819994</c:v>
                </c:pt>
                <c:pt idx="7048">
                  <c:v>8.8664731756470001</c:v>
                </c:pt>
                <c:pt idx="7049">
                  <c:v>8.8664197115449994</c:v>
                </c:pt>
                <c:pt idx="7050">
                  <c:v>8.8663662376789993</c:v>
                </c:pt>
                <c:pt idx="7051">
                  <c:v>8.8663127540489999</c:v>
                </c:pt>
                <c:pt idx="7052">
                  <c:v>8.8662592606559993</c:v>
                </c:pt>
                <c:pt idx="7053">
                  <c:v>8.8662057575009996</c:v>
                </c:pt>
                <c:pt idx="7054">
                  <c:v>8.8661522445860008</c:v>
                </c:pt>
                <c:pt idx="7055">
                  <c:v>8.8660987219119995</c:v>
                </c:pt>
                <c:pt idx="7056">
                  <c:v>8.8660451894789993</c:v>
                </c:pt>
                <c:pt idx="7057">
                  <c:v>8.8659916472900004</c:v>
                </c:pt>
                <c:pt idx="7058">
                  <c:v>8.8659380953449993</c:v>
                </c:pt>
                <c:pt idx="7059">
                  <c:v>8.8658845336449996</c:v>
                </c:pt>
                <c:pt idx="7060">
                  <c:v>8.8658309621919997</c:v>
                </c:pt>
                <c:pt idx="7061">
                  <c:v>8.8657773809859997</c:v>
                </c:pt>
                <c:pt idx="7062">
                  <c:v>8.8657237900289996</c:v>
                </c:pt>
                <c:pt idx="7063">
                  <c:v>8.8656701893229997</c:v>
                </c:pt>
                <c:pt idx="7064">
                  <c:v>8.8656165788669998</c:v>
                </c:pt>
                <c:pt idx="7065">
                  <c:v>8.8655629586630003</c:v>
                </c:pt>
                <c:pt idx="7066">
                  <c:v>8.8655093287129993</c:v>
                </c:pt>
                <c:pt idx="7067">
                  <c:v>8.8654556890180007</c:v>
                </c:pt>
                <c:pt idx="7068">
                  <c:v>8.8654020395780009</c:v>
                </c:pt>
                <c:pt idx="7069">
                  <c:v>8.865348380396</c:v>
                </c:pt>
                <c:pt idx="7070">
                  <c:v>8.8652947114709999</c:v>
                </c:pt>
                <c:pt idx="7071">
                  <c:v>8.8652410328050006</c:v>
                </c:pt>
                <c:pt idx="7072">
                  <c:v>8.8651873444000007</c:v>
                </c:pt>
                <c:pt idx="7073">
                  <c:v>8.865133646256</c:v>
                </c:pt>
                <c:pt idx="7074">
                  <c:v>8.8650799383750005</c:v>
                </c:pt>
                <c:pt idx="7075">
                  <c:v>8.8650262207580006</c:v>
                </c:pt>
                <c:pt idx="7076">
                  <c:v>8.8649724934060004</c:v>
                </c:pt>
                <c:pt idx="7077">
                  <c:v>8.8649187563199998</c:v>
                </c:pt>
                <c:pt idx="7078">
                  <c:v>8.8648650095010009</c:v>
                </c:pt>
                <c:pt idx="7079">
                  <c:v>8.8648112529510001</c:v>
                </c:pt>
                <c:pt idx="7080">
                  <c:v>8.8647574866699994</c:v>
                </c:pt>
                <c:pt idx="7081">
                  <c:v>8.8647037106600006</c:v>
                </c:pt>
                <c:pt idx="7082">
                  <c:v>8.8646499249220003</c:v>
                </c:pt>
                <c:pt idx="7083">
                  <c:v>8.8645961294570004</c:v>
                </c:pt>
                <c:pt idx="7084">
                  <c:v>8.8645423242660009</c:v>
                </c:pt>
                <c:pt idx="7085">
                  <c:v>8.8644885093510002</c:v>
                </c:pt>
                <c:pt idx="7086">
                  <c:v>8.8644346847120001</c:v>
                </c:pt>
                <c:pt idx="7087">
                  <c:v>8.8643808503510009</c:v>
                </c:pt>
                <c:pt idx="7088">
                  <c:v>8.8643270062690007</c:v>
                </c:pt>
                <c:pt idx="7089">
                  <c:v>8.8642731524659997</c:v>
                </c:pt>
                <c:pt idx="7090">
                  <c:v>8.8642192889449998</c:v>
                </c:pt>
                <c:pt idx="7091">
                  <c:v>8.8641654157059993</c:v>
                </c:pt>
                <c:pt idx="7092">
                  <c:v>8.8641115327510001</c:v>
                </c:pt>
                <c:pt idx="7093">
                  <c:v>8.8640576400800004</c:v>
                </c:pt>
                <c:pt idx="7094">
                  <c:v>8.8640037376960006</c:v>
                </c:pt>
                <c:pt idx="7095">
                  <c:v>8.8639498255980005</c:v>
                </c:pt>
                <c:pt idx="7096">
                  <c:v>8.8638959037880003</c:v>
                </c:pt>
                <c:pt idx="7097">
                  <c:v>8.8638419722670001</c:v>
                </c:pt>
                <c:pt idx="7098">
                  <c:v>8.8637880310370001</c:v>
                </c:pt>
                <c:pt idx="7099">
                  <c:v>8.8637340800980002</c:v>
                </c:pt>
                <c:pt idx="7100">
                  <c:v>8.8636801194520007</c:v>
                </c:pt>
                <c:pt idx="7101">
                  <c:v>8.8636261490999999</c:v>
                </c:pt>
                <c:pt idx="7102">
                  <c:v>8.8635721690429996</c:v>
                </c:pt>
                <c:pt idx="7103">
                  <c:v>8.863518179283</c:v>
                </c:pt>
                <c:pt idx="7104">
                  <c:v>8.8634641798189993</c:v>
                </c:pt>
                <c:pt idx="7105">
                  <c:v>8.8634101706539994</c:v>
                </c:pt>
                <c:pt idx="7106">
                  <c:v>8.8633561517890005</c:v>
                </c:pt>
                <c:pt idx="7107">
                  <c:v>8.8633021232250009</c:v>
                </c:pt>
                <c:pt idx="7108">
                  <c:v>8.8632480849620006</c:v>
                </c:pt>
                <c:pt idx="7109">
                  <c:v>8.8631940370029998</c:v>
                </c:pt>
                <c:pt idx="7110">
                  <c:v>8.8631399793480004</c:v>
                </c:pt>
                <c:pt idx="7111">
                  <c:v>8.8630859119980006</c:v>
                </c:pt>
                <c:pt idx="7112">
                  <c:v>8.8630318349560007</c:v>
                </c:pt>
                <c:pt idx="7113">
                  <c:v>8.8629777482200005</c:v>
                </c:pt>
                <c:pt idx="7114">
                  <c:v>8.8629236517940004</c:v>
                </c:pt>
                <c:pt idx="7115">
                  <c:v>8.8628695456780004</c:v>
                </c:pt>
                <c:pt idx="7116">
                  <c:v>8.8628154298730006</c:v>
                </c:pt>
                <c:pt idx="7117">
                  <c:v>8.8627613043809994</c:v>
                </c:pt>
                <c:pt idx="7118">
                  <c:v>8.8627071692020003</c:v>
                </c:pt>
                <c:pt idx="7119">
                  <c:v>8.862653024338</c:v>
                </c:pt>
                <c:pt idx="7120">
                  <c:v>8.8625988697900002</c:v>
                </c:pt>
                <c:pt idx="7121">
                  <c:v>8.8625447055589994</c:v>
                </c:pt>
                <c:pt idx="7122">
                  <c:v>8.8624905316459994</c:v>
                </c:pt>
                <c:pt idx="7123">
                  <c:v>8.8624363480520003</c:v>
                </c:pt>
                <c:pt idx="7124">
                  <c:v>8.8623821547790005</c:v>
                </c:pt>
                <c:pt idx="7125">
                  <c:v>8.862327951828</c:v>
                </c:pt>
                <c:pt idx="7126">
                  <c:v>8.8622737391990007</c:v>
                </c:pt>
                <c:pt idx="7127">
                  <c:v>8.8622195168939992</c:v>
                </c:pt>
                <c:pt idx="7128">
                  <c:v>8.8621652849149992</c:v>
                </c:pt>
                <c:pt idx="7129">
                  <c:v>8.8621110432620007</c:v>
                </c:pt>
                <c:pt idx="7130">
                  <c:v>8.8620567919360003</c:v>
                </c:pt>
                <c:pt idx="7131">
                  <c:v>8.8620025309389998</c:v>
                </c:pt>
                <c:pt idx="7132">
                  <c:v>8.8619482602719994</c:v>
                </c:pt>
                <c:pt idx="7133">
                  <c:v>8.8618939799359993</c:v>
                </c:pt>
                <c:pt idx="7134">
                  <c:v>8.8618396899319993</c:v>
                </c:pt>
                <c:pt idx="7135">
                  <c:v>8.8617853902609998</c:v>
                </c:pt>
                <c:pt idx="7136">
                  <c:v>8.8617310809250007</c:v>
                </c:pt>
                <c:pt idx="7137">
                  <c:v>8.8616767619240004</c:v>
                </c:pt>
                <c:pt idx="7138">
                  <c:v>8.8616224332600009</c:v>
                </c:pt>
                <c:pt idx="7139">
                  <c:v>8.8615680949340003</c:v>
                </c:pt>
                <c:pt idx="7140">
                  <c:v>8.8615137469460006</c:v>
                </c:pt>
                <c:pt idx="7141">
                  <c:v>8.8614593893000002</c:v>
                </c:pt>
                <c:pt idx="7142">
                  <c:v>8.8614050219940008</c:v>
                </c:pt>
                <c:pt idx="7143">
                  <c:v>8.8613506450309991</c:v>
                </c:pt>
                <c:pt idx="7144">
                  <c:v>8.8612962584120005</c:v>
                </c:pt>
                <c:pt idx="7145">
                  <c:v>8.8612418621379998</c:v>
                </c:pt>
                <c:pt idx="7146">
                  <c:v>8.8611874562090005</c:v>
                </c:pt>
                <c:pt idx="7147">
                  <c:v>8.8611330406279993</c:v>
                </c:pt>
                <c:pt idx="7148">
                  <c:v>8.8610786153959999</c:v>
                </c:pt>
                <c:pt idx="7149">
                  <c:v>8.8610241805120005</c:v>
                </c:pt>
                <c:pt idx="7150">
                  <c:v>8.8609697359799995</c:v>
                </c:pt>
                <c:pt idx="7151">
                  <c:v>8.8609152817990005</c:v>
                </c:pt>
                <c:pt idx="7152">
                  <c:v>8.8608608179720001</c:v>
                </c:pt>
                <c:pt idx="7153">
                  <c:v>8.8608063444980001</c:v>
                </c:pt>
                <c:pt idx="7154">
                  <c:v>8.8607518613800007</c:v>
                </c:pt>
                <c:pt idx="7155">
                  <c:v>8.8606973686180002</c:v>
                </c:pt>
                <c:pt idx="7156">
                  <c:v>8.8606428662140004</c:v>
                </c:pt>
                <c:pt idx="7157">
                  <c:v>8.8605883541689998</c:v>
                </c:pt>
                <c:pt idx="7158">
                  <c:v>8.8605338324830001</c:v>
                </c:pt>
                <c:pt idx="7159">
                  <c:v>8.8604793011589997</c:v>
                </c:pt>
                <c:pt idx="7160">
                  <c:v>8.8604247601970005</c:v>
                </c:pt>
                <c:pt idx="7161">
                  <c:v>8.8603702095989991</c:v>
                </c:pt>
                <c:pt idx="7162">
                  <c:v>8.8603156493650008</c:v>
                </c:pt>
                <c:pt idx="7163">
                  <c:v>8.8602610794970005</c:v>
                </c:pt>
                <c:pt idx="7164">
                  <c:v>8.8602064999949999</c:v>
                </c:pt>
                <c:pt idx="7165">
                  <c:v>8.8601519108619993</c:v>
                </c:pt>
                <c:pt idx="7166">
                  <c:v>8.8600973120990005</c:v>
                </c:pt>
                <c:pt idx="7167">
                  <c:v>8.860042703705</c:v>
                </c:pt>
                <c:pt idx="7168">
                  <c:v>8.8599880856829998</c:v>
                </c:pt>
                <c:pt idx="7169">
                  <c:v>8.8599334580339999</c:v>
                </c:pt>
                <c:pt idx="7170">
                  <c:v>8.8598788207590005</c:v>
                </c:pt>
                <c:pt idx="7171">
                  <c:v>8.8598241738589998</c:v>
                </c:pt>
                <c:pt idx="7172">
                  <c:v>8.8597695173349997</c:v>
                </c:pt>
                <c:pt idx="7173">
                  <c:v>8.8597148511880004</c:v>
                </c:pt>
                <c:pt idx="7174">
                  <c:v>8.8596601754210003</c:v>
                </c:pt>
                <c:pt idx="7175">
                  <c:v>8.8596054900319992</c:v>
                </c:pt>
                <c:pt idx="7176">
                  <c:v>8.8595507950249992</c:v>
                </c:pt>
                <c:pt idx="7177">
                  <c:v>8.8594960904000004</c:v>
                </c:pt>
                <c:pt idx="7178">
                  <c:v>8.8594413761569992</c:v>
                </c:pt>
                <c:pt idx="7179">
                  <c:v>8.8593866522999996</c:v>
                </c:pt>
                <c:pt idx="7180">
                  <c:v>8.8593319188269994</c:v>
                </c:pt>
                <c:pt idx="7181">
                  <c:v>8.8592771757419992</c:v>
                </c:pt>
                <c:pt idx="7182">
                  <c:v>8.8592224230440006</c:v>
                </c:pt>
                <c:pt idx="7183">
                  <c:v>8.8591676607350003</c:v>
                </c:pt>
                <c:pt idx="7184">
                  <c:v>8.8591128888170001</c:v>
                </c:pt>
                <c:pt idx="7185">
                  <c:v>8.8590581072900001</c:v>
                </c:pt>
                <c:pt idx="7186">
                  <c:v>8.8590033161550004</c:v>
                </c:pt>
                <c:pt idx="7187">
                  <c:v>8.8589485154139993</c:v>
                </c:pt>
                <c:pt idx="7188">
                  <c:v>8.8588937050680006</c:v>
                </c:pt>
                <c:pt idx="7189">
                  <c:v>8.8588388851180007</c:v>
                </c:pt>
                <c:pt idx="7190">
                  <c:v>8.8587840555639996</c:v>
                </c:pt>
                <c:pt idx="7191">
                  <c:v>8.8587292164099996</c:v>
                </c:pt>
                <c:pt idx="7192">
                  <c:v>8.8586743676540003</c:v>
                </c:pt>
                <c:pt idx="7193">
                  <c:v>8.8586195093000004</c:v>
                </c:pt>
                <c:pt idx="7194">
                  <c:v>8.8585646413469998</c:v>
                </c:pt>
                <c:pt idx="7195">
                  <c:v>8.8585097637970005</c:v>
                </c:pt>
                <c:pt idx="7196">
                  <c:v>8.8584548766510007</c:v>
                </c:pt>
                <c:pt idx="7197">
                  <c:v>8.8583999799110007</c:v>
                </c:pt>
                <c:pt idx="7198">
                  <c:v>8.8583450735770004</c:v>
                </c:pt>
                <c:pt idx="7199">
                  <c:v>8.858290157651</c:v>
                </c:pt>
                <c:pt idx="7200">
                  <c:v>8.8582352321329996</c:v>
                </c:pt>
                <c:pt idx="7201">
                  <c:v>8.8581802970259993</c:v>
                </c:pt>
                <c:pt idx="7202">
                  <c:v>8.8581253523289991</c:v>
                </c:pt>
                <c:pt idx="7203">
                  <c:v>8.8580703980449993</c:v>
                </c:pt>
                <c:pt idx="7204">
                  <c:v>8.8580154341739998</c:v>
                </c:pt>
                <c:pt idx="7205">
                  <c:v>8.8579604607179991</c:v>
                </c:pt>
                <c:pt idx="7206">
                  <c:v>8.8579054776780008</c:v>
                </c:pt>
                <c:pt idx="7207">
                  <c:v>8.8578504850539996</c:v>
                </c:pt>
                <c:pt idx="7208">
                  <c:v>8.8577954828489993</c:v>
                </c:pt>
                <c:pt idx="7209">
                  <c:v>8.8577404710629999</c:v>
                </c:pt>
                <c:pt idx="7210">
                  <c:v>8.8576854496969997</c:v>
                </c:pt>
                <c:pt idx="7211">
                  <c:v>8.8576304187530006</c:v>
                </c:pt>
                <c:pt idx="7212">
                  <c:v>8.8575753782319993</c:v>
                </c:pt>
                <c:pt idx="7213">
                  <c:v>8.8575203281339991</c:v>
                </c:pt>
                <c:pt idx="7214">
                  <c:v>8.8574652684620006</c:v>
                </c:pt>
                <c:pt idx="7215">
                  <c:v>8.8574101992159999</c:v>
                </c:pt>
                <c:pt idx="7216">
                  <c:v>8.8573551203969991</c:v>
                </c:pt>
                <c:pt idx="7217">
                  <c:v>8.8573000320070001</c:v>
                </c:pt>
                <c:pt idx="7218">
                  <c:v>8.8572449340469994</c:v>
                </c:pt>
                <c:pt idx="7219">
                  <c:v>8.8571898265170006</c:v>
                </c:pt>
                <c:pt idx="7220">
                  <c:v>8.8571347094200004</c:v>
                </c:pt>
                <c:pt idx="7221">
                  <c:v>8.8570795827560005</c:v>
                </c:pt>
                <c:pt idx="7222">
                  <c:v>8.8570244465259993</c:v>
                </c:pt>
                <c:pt idx="7223">
                  <c:v>8.8569693007320005</c:v>
                </c:pt>
                <c:pt idx="7224">
                  <c:v>8.8569141453750007</c:v>
                </c:pt>
                <c:pt idx="7225">
                  <c:v>8.8568589804549998</c:v>
                </c:pt>
                <c:pt idx="7226">
                  <c:v>8.8568038059749998</c:v>
                </c:pt>
                <c:pt idx="7227">
                  <c:v>8.8567486219349991</c:v>
                </c:pt>
                <c:pt idx="7228">
                  <c:v>8.8566934283359995</c:v>
                </c:pt>
                <c:pt idx="7229">
                  <c:v>8.8566382251799993</c:v>
                </c:pt>
                <c:pt idx="7230">
                  <c:v>8.8565830124670004</c:v>
                </c:pt>
                <c:pt idx="7231">
                  <c:v>8.8565277901989994</c:v>
                </c:pt>
                <c:pt idx="7232">
                  <c:v>8.856472558378</c:v>
                </c:pt>
                <c:pt idx="7233">
                  <c:v>8.8564173170030003</c:v>
                </c:pt>
                <c:pt idx="7234">
                  <c:v>8.8563620660770006</c:v>
                </c:pt>
                <c:pt idx="7235">
                  <c:v>8.8563068056009993</c:v>
                </c:pt>
                <c:pt idx="7236">
                  <c:v>8.8562515355749998</c:v>
                </c:pt>
                <c:pt idx="7237">
                  <c:v>8.8561962560010006</c:v>
                </c:pt>
                <c:pt idx="7238">
                  <c:v>8.8561409668810001</c:v>
                </c:pt>
                <c:pt idx="7239">
                  <c:v>8.8560856682139999</c:v>
                </c:pt>
                <c:pt idx="7240">
                  <c:v>8.8560303600030004</c:v>
                </c:pt>
                <c:pt idx="7241">
                  <c:v>8.8559750422479997</c:v>
                </c:pt>
                <c:pt idx="7242">
                  <c:v>8.8559197149509998</c:v>
                </c:pt>
                <c:pt idx="7243">
                  <c:v>8.8558643781130009</c:v>
                </c:pt>
                <c:pt idx="7244">
                  <c:v>8.8558090317349993</c:v>
                </c:pt>
                <c:pt idx="7245">
                  <c:v>8.8557536758180007</c:v>
                </c:pt>
                <c:pt idx="7246">
                  <c:v>8.8556983103639997</c:v>
                </c:pt>
                <c:pt idx="7247">
                  <c:v>8.855642935373</c:v>
                </c:pt>
                <c:pt idx="7248">
                  <c:v>8.8555875508469999</c:v>
                </c:pt>
                <c:pt idx="7249">
                  <c:v>8.8555321567869996</c:v>
                </c:pt>
                <c:pt idx="7250">
                  <c:v>8.8554767531930008</c:v>
                </c:pt>
                <c:pt idx="7251">
                  <c:v>8.8554213400680002</c:v>
                </c:pt>
                <c:pt idx="7252">
                  <c:v>8.8553659174129997</c:v>
                </c:pt>
                <c:pt idx="7253">
                  <c:v>8.8553104852269993</c:v>
                </c:pt>
                <c:pt idx="7254">
                  <c:v>8.8552550435139992</c:v>
                </c:pt>
                <c:pt idx="7255">
                  <c:v>8.8551995922739994</c:v>
                </c:pt>
                <c:pt idx="7256">
                  <c:v>8.8551441315070001</c:v>
                </c:pt>
                <c:pt idx="7257">
                  <c:v>8.8550886612159996</c:v>
                </c:pt>
                <c:pt idx="7258">
                  <c:v>8.8550331814009997</c:v>
                </c:pt>
                <c:pt idx="7259">
                  <c:v>8.8549776920630006</c:v>
                </c:pt>
                <c:pt idx="7260">
                  <c:v>8.8549221932050006</c:v>
                </c:pt>
                <c:pt idx="7261">
                  <c:v>8.8548666848259998</c:v>
                </c:pt>
                <c:pt idx="7262">
                  <c:v>8.8548111669280001</c:v>
                </c:pt>
                <c:pt idx="7263">
                  <c:v>8.8547556395129998</c:v>
                </c:pt>
                <c:pt idx="7264">
                  <c:v>8.8547001025800007</c:v>
                </c:pt>
                <c:pt idx="7265">
                  <c:v>8.8546445561329996</c:v>
                </c:pt>
                <c:pt idx="7266">
                  <c:v>8.8545890001709999</c:v>
                </c:pt>
                <c:pt idx="7267">
                  <c:v>8.8545334346960001</c:v>
                </c:pt>
                <c:pt idx="7268">
                  <c:v>8.8544778597090001</c:v>
                </c:pt>
                <c:pt idx="7269">
                  <c:v>8.8544222752110002</c:v>
                </c:pt>
                <c:pt idx="7270">
                  <c:v>8.8543666812040005</c:v>
                </c:pt>
                <c:pt idx="7271">
                  <c:v>8.8543110776879992</c:v>
                </c:pt>
                <c:pt idx="7272">
                  <c:v>8.8542554646639999</c:v>
                </c:pt>
                <c:pt idx="7273">
                  <c:v>8.8541998421349994</c:v>
                </c:pt>
                <c:pt idx="7274">
                  <c:v>8.8541442101009995</c:v>
                </c:pt>
                <c:pt idx="7275">
                  <c:v>8.8540885685630002</c:v>
                </c:pt>
                <c:pt idx="7276">
                  <c:v>8.8540329175219998</c:v>
                </c:pt>
                <c:pt idx="7277">
                  <c:v>8.8539772569800004</c:v>
                </c:pt>
                <c:pt idx="7278">
                  <c:v>8.8539215869380001</c:v>
                </c:pt>
                <c:pt idx="7279">
                  <c:v>8.8538659073960009</c:v>
                </c:pt>
                <c:pt idx="7280">
                  <c:v>8.8538102183569993</c:v>
                </c:pt>
                <c:pt idx="7281">
                  <c:v>8.8537545198210008</c:v>
                </c:pt>
                <c:pt idx="7282">
                  <c:v>8.8536988117890001</c:v>
                </c:pt>
                <c:pt idx="7283">
                  <c:v>8.8536430942629991</c:v>
                </c:pt>
                <c:pt idx="7284">
                  <c:v>8.8535873672429997</c:v>
                </c:pt>
                <c:pt idx="7285">
                  <c:v>8.8535316307320002</c:v>
                </c:pt>
                <c:pt idx="7286">
                  <c:v>8.8534758847290007</c:v>
                </c:pt>
                <c:pt idx="7287">
                  <c:v>8.8534201292369996</c:v>
                </c:pt>
                <c:pt idx="7288">
                  <c:v>8.8533643642560005</c:v>
                </c:pt>
                <c:pt idx="7289">
                  <c:v>8.8533085897869999</c:v>
                </c:pt>
                <c:pt idx="7290">
                  <c:v>8.8532528058329998</c:v>
                </c:pt>
                <c:pt idx="7291">
                  <c:v>8.8531970123930002</c:v>
                </c:pt>
                <c:pt idx="7292">
                  <c:v>8.8531412094689994</c:v>
                </c:pt>
                <c:pt idx="7293">
                  <c:v>8.8530853970629995</c:v>
                </c:pt>
                <c:pt idx="7294">
                  <c:v>8.8530295751750003</c:v>
                </c:pt>
                <c:pt idx="7295">
                  <c:v>8.8529737438070004</c:v>
                </c:pt>
                <c:pt idx="7296">
                  <c:v>8.8529179029589997</c:v>
                </c:pt>
                <c:pt idx="7297">
                  <c:v>8.8528620526330002</c:v>
                </c:pt>
                <c:pt idx="7298">
                  <c:v>8.8528061928300001</c:v>
                </c:pt>
                <c:pt idx="7299">
                  <c:v>8.8527503235519998</c:v>
                </c:pt>
                <c:pt idx="7300">
                  <c:v>8.8526944447990008</c:v>
                </c:pt>
                <c:pt idx="7301">
                  <c:v>8.8526385565729999</c:v>
                </c:pt>
                <c:pt idx="7302">
                  <c:v>8.8525826588740006</c:v>
                </c:pt>
                <c:pt idx="7303">
                  <c:v>8.8525267517039996</c:v>
                </c:pt>
                <c:pt idx="7304">
                  <c:v>8.8524708350640005</c:v>
                </c:pt>
                <c:pt idx="7305">
                  <c:v>8.8524149089559998</c:v>
                </c:pt>
                <c:pt idx="7306">
                  <c:v>8.8523589733799994</c:v>
                </c:pt>
                <c:pt idx="7307">
                  <c:v>8.8523030283379995</c:v>
                </c:pt>
                <c:pt idx="7308">
                  <c:v>8.8522470738300001</c:v>
                </c:pt>
                <c:pt idx="7309">
                  <c:v>8.8521911098579995</c:v>
                </c:pt>
                <c:pt idx="7310">
                  <c:v>8.8521351364239997</c:v>
                </c:pt>
                <c:pt idx="7311">
                  <c:v>8.8520791535280008</c:v>
                </c:pt>
                <c:pt idx="7312">
                  <c:v>8.8520231611709992</c:v>
                </c:pt>
                <c:pt idx="7313">
                  <c:v>8.8519671593550004</c:v>
                </c:pt>
                <c:pt idx="7314">
                  <c:v>8.8519111480799992</c:v>
                </c:pt>
                <c:pt idx="7315">
                  <c:v>8.8518551273489994</c:v>
                </c:pt>
                <c:pt idx="7316">
                  <c:v>8.8517990971610008</c:v>
                </c:pt>
                <c:pt idx="7317">
                  <c:v>8.8517430575190001</c:v>
                </c:pt>
                <c:pt idx="7318">
                  <c:v>8.8516870084239994</c:v>
                </c:pt>
                <c:pt idx="7319">
                  <c:v>8.8516309498760002</c:v>
                </c:pt>
                <c:pt idx="7320">
                  <c:v>8.8515748818769993</c:v>
                </c:pt>
                <c:pt idx="7321">
                  <c:v>8.8515188044270001</c:v>
                </c:pt>
                <c:pt idx="7322">
                  <c:v>8.8514627175289995</c:v>
                </c:pt>
                <c:pt idx="7323">
                  <c:v>8.8514066211839992</c:v>
                </c:pt>
                <c:pt idx="7324">
                  <c:v>8.8513505153909993</c:v>
                </c:pt>
                <c:pt idx="7325">
                  <c:v>8.8512944001539999</c:v>
                </c:pt>
                <c:pt idx="7326">
                  <c:v>8.8512382754719994</c:v>
                </c:pt>
                <c:pt idx="7327">
                  <c:v>8.8511821413469995</c:v>
                </c:pt>
                <c:pt idx="7328">
                  <c:v>8.8511259977800005</c:v>
                </c:pt>
                <c:pt idx="7329">
                  <c:v>8.8510698447730007</c:v>
                </c:pt>
                <c:pt idx="7330">
                  <c:v>8.8510136823260002</c:v>
                </c:pt>
                <c:pt idx="7331">
                  <c:v>8.8509575104410008</c:v>
                </c:pt>
                <c:pt idx="7332">
                  <c:v>8.8509013291190008</c:v>
                </c:pt>
                <c:pt idx="7333">
                  <c:v>8.8508451383600004</c:v>
                </c:pt>
                <c:pt idx="7334">
                  <c:v>8.8507889381669997</c:v>
                </c:pt>
                <c:pt idx="7335">
                  <c:v>8.8507327285400006</c:v>
                </c:pt>
                <c:pt idx="7336">
                  <c:v>8.8506765094809996</c:v>
                </c:pt>
                <c:pt idx="7337">
                  <c:v>8.8506202809910004</c:v>
                </c:pt>
                <c:pt idx="7338">
                  <c:v>8.8505640430699994</c:v>
                </c:pt>
                <c:pt idx="7339">
                  <c:v>8.8505077957200005</c:v>
                </c:pt>
                <c:pt idx="7340">
                  <c:v>8.8504515389430001</c:v>
                </c:pt>
                <c:pt idx="7341">
                  <c:v>8.850395272738</c:v>
                </c:pt>
                <c:pt idx="7342">
                  <c:v>8.8503389971090005</c:v>
                </c:pt>
                <c:pt idx="7343">
                  <c:v>8.8502827120549998</c:v>
                </c:pt>
                <c:pt idx="7344">
                  <c:v>8.8502264175779999</c:v>
                </c:pt>
                <c:pt idx="7345">
                  <c:v>8.8501701136790007</c:v>
                </c:pt>
                <c:pt idx="7346">
                  <c:v>8.8501138003590007</c:v>
                </c:pt>
                <c:pt idx="7347">
                  <c:v>8.8500574776200001</c:v>
                </c:pt>
                <c:pt idx="7348">
                  <c:v>8.8500011454620005</c:v>
                </c:pt>
                <c:pt idx="7349">
                  <c:v>8.8499448038870003</c:v>
                </c:pt>
                <c:pt idx="7350">
                  <c:v>8.8498884528959998</c:v>
                </c:pt>
                <c:pt idx="7351">
                  <c:v>8.8498320924900007</c:v>
                </c:pt>
                <c:pt idx="7352">
                  <c:v>8.8497757226699996</c:v>
                </c:pt>
                <c:pt idx="7353">
                  <c:v>8.8497193434370001</c:v>
                </c:pt>
                <c:pt idx="7354">
                  <c:v>8.8496629547930006</c:v>
                </c:pt>
                <c:pt idx="7355">
                  <c:v>8.8496065567389994</c:v>
                </c:pt>
                <c:pt idx="7356">
                  <c:v>8.8495501492760003</c:v>
                </c:pt>
                <c:pt idx="7357">
                  <c:v>8.8494937324049996</c:v>
                </c:pt>
                <c:pt idx="7358">
                  <c:v>8.8494373061269993</c:v>
                </c:pt>
                <c:pt idx="7359">
                  <c:v>8.8493808704439996</c:v>
                </c:pt>
                <c:pt idx="7360">
                  <c:v>8.8493244253560004</c:v>
                </c:pt>
                <c:pt idx="7361">
                  <c:v>8.8492679708650002</c:v>
                </c:pt>
                <c:pt idx="7362">
                  <c:v>8.8492115069720008</c:v>
                </c:pt>
                <c:pt idx="7363">
                  <c:v>8.8491550336780005</c:v>
                </c:pt>
                <c:pt idx="7364">
                  <c:v>8.8490985509839994</c:v>
                </c:pt>
                <c:pt idx="7365">
                  <c:v>8.8490420588919996</c:v>
                </c:pt>
                <c:pt idx="7366">
                  <c:v>8.8489855574020009</c:v>
                </c:pt>
                <c:pt idx="7367">
                  <c:v>8.8489290465170001</c:v>
                </c:pt>
                <c:pt idx="7368">
                  <c:v>8.8488725262360006</c:v>
                </c:pt>
                <c:pt idx="7369">
                  <c:v>8.8488159965609992</c:v>
                </c:pt>
                <c:pt idx="7370">
                  <c:v>8.8487594574939994</c:v>
                </c:pt>
                <c:pt idx="7371">
                  <c:v>8.8487029090349996</c:v>
                </c:pt>
                <c:pt idx="7372">
                  <c:v>8.8486463511859998</c:v>
                </c:pt>
                <c:pt idx="7373">
                  <c:v>8.8485897839480003</c:v>
                </c:pt>
                <c:pt idx="7374">
                  <c:v>8.8485332073209992</c:v>
                </c:pt>
                <c:pt idx="7375">
                  <c:v>8.8484766213080004</c:v>
                </c:pt>
                <c:pt idx="7376">
                  <c:v>8.8484200259090002</c:v>
                </c:pt>
                <c:pt idx="7377">
                  <c:v>8.8483634211260007</c:v>
                </c:pt>
                <c:pt idx="7378">
                  <c:v>8.8483068069590001</c:v>
                </c:pt>
                <c:pt idx="7379">
                  <c:v>8.8482501834110003</c:v>
                </c:pt>
                <c:pt idx="7380">
                  <c:v>8.8481935504809996</c:v>
                </c:pt>
                <c:pt idx="7381">
                  <c:v>8.848136908171</c:v>
                </c:pt>
                <c:pt idx="7382">
                  <c:v>8.8480802564829997</c:v>
                </c:pt>
                <c:pt idx="7383">
                  <c:v>8.8480235954180007</c:v>
                </c:pt>
                <c:pt idx="7384">
                  <c:v>8.8479669249759993</c:v>
                </c:pt>
                <c:pt idx="7385">
                  <c:v>8.8479102451589995</c:v>
                </c:pt>
                <c:pt idx="7386">
                  <c:v>8.8478535559679994</c:v>
                </c:pt>
                <c:pt idx="7387">
                  <c:v>8.8477968574039991</c:v>
                </c:pt>
                <c:pt idx="7388">
                  <c:v>8.8477401494690007</c:v>
                </c:pt>
                <c:pt idx="7389">
                  <c:v>8.8476834321630005</c:v>
                </c:pt>
                <c:pt idx="7390">
                  <c:v>8.8476267054880005</c:v>
                </c:pt>
                <c:pt idx="7391">
                  <c:v>8.8475699694450007</c:v>
                </c:pt>
                <c:pt idx="7392">
                  <c:v>8.8475132240349996</c:v>
                </c:pt>
                <c:pt idx="7393">
                  <c:v>8.8474564692600008</c:v>
                </c:pt>
                <c:pt idx="7394">
                  <c:v>8.8473997051190008</c:v>
                </c:pt>
                <c:pt idx="7395">
                  <c:v>8.8473429316159997</c:v>
                </c:pt>
                <c:pt idx="7396">
                  <c:v>8.8472861487499994</c:v>
                </c:pt>
                <c:pt idx="7397">
                  <c:v>8.847229356523</c:v>
                </c:pt>
                <c:pt idx="7398">
                  <c:v>8.8471725549359999</c:v>
                </c:pt>
                <c:pt idx="7399">
                  <c:v>8.8471157439900008</c:v>
                </c:pt>
                <c:pt idx="7400">
                  <c:v>8.8470589236869994</c:v>
                </c:pt>
                <c:pt idx="7401">
                  <c:v>8.8470020940279994</c:v>
                </c:pt>
                <c:pt idx="7402">
                  <c:v>8.8469452550130008</c:v>
                </c:pt>
                <c:pt idx="7403">
                  <c:v>8.8468884066450002</c:v>
                </c:pt>
                <c:pt idx="7404">
                  <c:v>8.8468315489229994</c:v>
                </c:pt>
                <c:pt idx="7405">
                  <c:v>8.8467746818500004</c:v>
                </c:pt>
                <c:pt idx="7406">
                  <c:v>8.8467178054269997</c:v>
                </c:pt>
                <c:pt idx="7407">
                  <c:v>8.8466609196539991</c:v>
                </c:pt>
                <c:pt idx="7408">
                  <c:v>8.8466040245330007</c:v>
                </c:pt>
                <c:pt idx="7409">
                  <c:v>8.8465471200640007</c:v>
                </c:pt>
                <c:pt idx="7410">
                  <c:v>8.8464902062509996</c:v>
                </c:pt>
                <c:pt idx="7411">
                  <c:v>8.8464332830920007</c:v>
                </c:pt>
                <c:pt idx="7412">
                  <c:v>8.8463763505900008</c:v>
                </c:pt>
                <c:pt idx="7413">
                  <c:v>8.846319408746</c:v>
                </c:pt>
                <c:pt idx="7414">
                  <c:v>8.84626245756</c:v>
                </c:pt>
                <c:pt idx="7415">
                  <c:v>8.8462054970349993</c:v>
                </c:pt>
                <c:pt idx="7416">
                  <c:v>8.8461485271709996</c:v>
                </c:pt>
                <c:pt idx="7417">
                  <c:v>8.8460915479689994</c:v>
                </c:pt>
                <c:pt idx="7418">
                  <c:v>8.8460345594310006</c:v>
                </c:pt>
                <c:pt idx="7419">
                  <c:v>8.8459775615569995</c:v>
                </c:pt>
                <c:pt idx="7420">
                  <c:v>8.8459205543500001</c:v>
                </c:pt>
                <c:pt idx="7421">
                  <c:v>8.8458635378090005</c:v>
                </c:pt>
                <c:pt idx="7422">
                  <c:v>8.8458065119370008</c:v>
                </c:pt>
                <c:pt idx="7423">
                  <c:v>8.8457494767339995</c:v>
                </c:pt>
                <c:pt idx="7424">
                  <c:v>8.8456924322020001</c:v>
                </c:pt>
                <c:pt idx="7425">
                  <c:v>8.8456353783419992</c:v>
                </c:pt>
                <c:pt idx="7426">
                  <c:v>8.8455783151540004</c:v>
                </c:pt>
                <c:pt idx="7427">
                  <c:v>8.8455212426410004</c:v>
                </c:pt>
                <c:pt idx="7428">
                  <c:v>8.8454641608029991</c:v>
                </c:pt>
                <c:pt idx="7429">
                  <c:v>8.8454070696420004</c:v>
                </c:pt>
                <c:pt idx="7430">
                  <c:v>8.8453499691580006</c:v>
                </c:pt>
                <c:pt idx="7431">
                  <c:v>8.845292859353</c:v>
                </c:pt>
                <c:pt idx="7432">
                  <c:v>8.8452357402270003</c:v>
                </c:pt>
                <c:pt idx="7433">
                  <c:v>8.845178611783</c:v>
                </c:pt>
                <c:pt idx="7434">
                  <c:v>8.8451214740219992</c:v>
                </c:pt>
                <c:pt idx="7435">
                  <c:v>8.8450643269439997</c:v>
                </c:pt>
                <c:pt idx="7436">
                  <c:v>8.8450071705499997</c:v>
                </c:pt>
                <c:pt idx="7437">
                  <c:v>8.8449500048429996</c:v>
                </c:pt>
                <c:pt idx="7438">
                  <c:v>8.8448928298219993</c:v>
                </c:pt>
                <c:pt idx="7439">
                  <c:v>8.8448356454900008</c:v>
                </c:pt>
                <c:pt idx="7440">
                  <c:v>8.8447784518470005</c:v>
                </c:pt>
                <c:pt idx="7441">
                  <c:v>8.8447212488940004</c:v>
                </c:pt>
                <c:pt idx="7442">
                  <c:v>8.8446640366330005</c:v>
                </c:pt>
                <c:pt idx="7443">
                  <c:v>8.8446068150659993</c:v>
                </c:pt>
                <c:pt idx="7444">
                  <c:v>8.8445495841920003</c:v>
                </c:pt>
                <c:pt idx="7445">
                  <c:v>8.8444923440130001</c:v>
                </c:pt>
                <c:pt idx="7446">
                  <c:v>8.8444350945310006</c:v>
                </c:pt>
                <c:pt idx="7447">
                  <c:v>8.8443778357470002</c:v>
                </c:pt>
                <c:pt idx="7448">
                  <c:v>8.8443205676610006</c:v>
                </c:pt>
                <c:pt idx="7449">
                  <c:v>8.8442632902750002</c:v>
                </c:pt>
                <c:pt idx="7450">
                  <c:v>8.8442060035899992</c:v>
                </c:pt>
                <c:pt idx="7451">
                  <c:v>8.8441487076069993</c:v>
                </c:pt>
                <c:pt idx="7452">
                  <c:v>8.8440914023280008</c:v>
                </c:pt>
                <c:pt idx="7453">
                  <c:v>8.8440340877540002</c:v>
                </c:pt>
                <c:pt idx="7454">
                  <c:v>8.8439767638849993</c:v>
                </c:pt>
                <c:pt idx="7455">
                  <c:v>8.8439194307240001</c:v>
                </c:pt>
                <c:pt idx="7456">
                  <c:v>8.8438620882700008</c:v>
                </c:pt>
                <c:pt idx="7457">
                  <c:v>8.8438047365259997</c:v>
                </c:pt>
                <c:pt idx="7458">
                  <c:v>8.8437473754920006</c:v>
                </c:pt>
                <c:pt idx="7459">
                  <c:v>8.84369000517</c:v>
                </c:pt>
                <c:pt idx="7460">
                  <c:v>8.8436326255609998</c:v>
                </c:pt>
                <c:pt idx="7461">
                  <c:v>8.843575236665</c:v>
                </c:pt>
                <c:pt idx="7462">
                  <c:v>8.8435178384850008</c:v>
                </c:pt>
                <c:pt idx="7463">
                  <c:v>8.8434604310220006</c:v>
                </c:pt>
                <c:pt idx="7464">
                  <c:v>8.8434030142749993</c:v>
                </c:pt>
                <c:pt idx="7465">
                  <c:v>8.8433455882480008</c:v>
                </c:pt>
                <c:pt idx="7466">
                  <c:v>8.8432881529399996</c:v>
                </c:pt>
                <c:pt idx="7467">
                  <c:v>8.8432307083539996</c:v>
                </c:pt>
                <c:pt idx="7468">
                  <c:v>8.8431732544890007</c:v>
                </c:pt>
                <c:pt idx="7469">
                  <c:v>8.8431157913479996</c:v>
                </c:pt>
                <c:pt idx="7470">
                  <c:v>8.843058318932</c:v>
                </c:pt>
                <c:pt idx="7471">
                  <c:v>8.8430008372410001</c:v>
                </c:pt>
                <c:pt idx="7472">
                  <c:v>8.842943346277</c:v>
                </c:pt>
                <c:pt idx="7473">
                  <c:v>8.8428858460419999</c:v>
                </c:pt>
                <c:pt idx="7474">
                  <c:v>8.8428283365349998</c:v>
                </c:pt>
                <c:pt idx="7475">
                  <c:v>8.8427708177589999</c:v>
                </c:pt>
                <c:pt idx="7476">
                  <c:v>8.8427132897150003</c:v>
                </c:pt>
                <c:pt idx="7477">
                  <c:v>8.8426557524039993</c:v>
                </c:pt>
                <c:pt idx="7478">
                  <c:v>8.8425982058260004</c:v>
                </c:pt>
                <c:pt idx="7479">
                  <c:v>8.8425406499830004</c:v>
                </c:pt>
                <c:pt idx="7480">
                  <c:v>8.8424830848769993</c:v>
                </c:pt>
                <c:pt idx="7481">
                  <c:v>8.8424255105090008</c:v>
                </c:pt>
                <c:pt idx="7482">
                  <c:v>8.8423679268789996</c:v>
                </c:pt>
                <c:pt idx="7483">
                  <c:v>8.8423103339879994</c:v>
                </c:pt>
                <c:pt idx="7484">
                  <c:v>8.8422527318390003</c:v>
                </c:pt>
                <c:pt idx="7485">
                  <c:v>8.8421951204320006</c:v>
                </c:pt>
                <c:pt idx="7486">
                  <c:v>8.8421374997680005</c:v>
                </c:pt>
                <c:pt idx="7487">
                  <c:v>8.842079869849</c:v>
                </c:pt>
                <c:pt idx="7488">
                  <c:v>8.8420222306759992</c:v>
                </c:pt>
                <c:pt idx="7489">
                  <c:v>8.8419645822490001</c:v>
                </c:pt>
                <c:pt idx="7490">
                  <c:v>8.8419069245709991</c:v>
                </c:pt>
                <c:pt idx="7491">
                  <c:v>8.8418492576409999</c:v>
                </c:pt>
                <c:pt idx="7492">
                  <c:v>8.8417915814619992</c:v>
                </c:pt>
                <c:pt idx="7493">
                  <c:v>8.8417338960350005</c:v>
                </c:pt>
                <c:pt idx="7494">
                  <c:v>8.8416762013600003</c:v>
                </c:pt>
                <c:pt idx="7495">
                  <c:v>8.8416184974390006</c:v>
                </c:pt>
                <c:pt idx="7496">
                  <c:v>8.8415607842739998</c:v>
                </c:pt>
                <c:pt idx="7497">
                  <c:v>8.8415030618639996</c:v>
                </c:pt>
                <c:pt idx="7498">
                  <c:v>8.8414453302120002</c:v>
                </c:pt>
                <c:pt idx="7499">
                  <c:v>8.8413875893189999</c:v>
                </c:pt>
                <c:pt idx="7500">
                  <c:v>8.8413298391860007</c:v>
                </c:pt>
                <c:pt idx="7501">
                  <c:v>8.8412720798130007</c:v>
                </c:pt>
                <c:pt idx="7502">
                  <c:v>8.8412143112020001</c:v>
                </c:pt>
                <c:pt idx="7503">
                  <c:v>8.8411565333550008</c:v>
                </c:pt>
                <c:pt idx="7504">
                  <c:v>8.8410987462729995</c:v>
                </c:pt>
                <c:pt idx="7505">
                  <c:v>8.8410409499559997</c:v>
                </c:pt>
                <c:pt idx="7506">
                  <c:v>8.8409831444049995</c:v>
                </c:pt>
                <c:pt idx="7507">
                  <c:v>8.8409253296229995</c:v>
                </c:pt>
                <c:pt idx="7508">
                  <c:v>8.8408675056099995</c:v>
                </c:pt>
                <c:pt idx="7509">
                  <c:v>8.8408096723669995</c:v>
                </c:pt>
                <c:pt idx="7510">
                  <c:v>8.8407518298959999</c:v>
                </c:pt>
                <c:pt idx="7511">
                  <c:v>8.8406939781980007</c:v>
                </c:pt>
                <c:pt idx="7512">
                  <c:v>8.8406361172730001</c:v>
                </c:pt>
                <c:pt idx="7513">
                  <c:v>8.8405782471240002</c:v>
                </c:pt>
                <c:pt idx="7514">
                  <c:v>8.8405203677500008</c:v>
                </c:pt>
                <c:pt idx="7515">
                  <c:v>8.8404624791540005</c:v>
                </c:pt>
                <c:pt idx="7516">
                  <c:v>8.8404045813369994</c:v>
                </c:pt>
                <c:pt idx="7517">
                  <c:v>8.8403466742989991</c:v>
                </c:pt>
                <c:pt idx="7518">
                  <c:v>8.8402887580430001</c:v>
                </c:pt>
                <c:pt idx="7519">
                  <c:v>8.8402308325680004</c:v>
                </c:pt>
                <c:pt idx="7520">
                  <c:v>8.8401728978770002</c:v>
                </c:pt>
                <c:pt idx="7521">
                  <c:v>8.8401149539699997</c:v>
                </c:pt>
                <c:pt idx="7522">
                  <c:v>8.8400570008490007</c:v>
                </c:pt>
                <c:pt idx="7523">
                  <c:v>8.8399990385139997</c:v>
                </c:pt>
                <c:pt idx="7524">
                  <c:v>8.8399410669680005</c:v>
                </c:pt>
                <c:pt idx="7525">
                  <c:v>8.8398830862099995</c:v>
                </c:pt>
                <c:pt idx="7526">
                  <c:v>8.8398250962430005</c:v>
                </c:pt>
                <c:pt idx="7527">
                  <c:v>8.8397670970669999</c:v>
                </c:pt>
                <c:pt idx="7528">
                  <c:v>8.8397090886839997</c:v>
                </c:pt>
                <c:pt idx="7529">
                  <c:v>8.839651071095</c:v>
                </c:pt>
                <c:pt idx="7530">
                  <c:v>8.8395930443009991</c:v>
                </c:pt>
                <c:pt idx="7531">
                  <c:v>8.8395350083030007</c:v>
                </c:pt>
                <c:pt idx="7532">
                  <c:v>8.8394769631029995</c:v>
                </c:pt>
                <c:pt idx="7533">
                  <c:v>8.8394189087010009</c:v>
                </c:pt>
                <c:pt idx="7534">
                  <c:v>8.8393608450979997</c:v>
                </c:pt>
                <c:pt idx="7535">
                  <c:v>8.8393027722969997</c:v>
                </c:pt>
                <c:pt idx="7536">
                  <c:v>8.8392446902980009</c:v>
                </c:pt>
                <c:pt idx="7537">
                  <c:v>8.8391865991009997</c:v>
                </c:pt>
                <c:pt idx="7538">
                  <c:v>8.8391284987100001</c:v>
                </c:pt>
                <c:pt idx="7539">
                  <c:v>8.8390703891240001</c:v>
                </c:pt>
                <c:pt idx="7540">
                  <c:v>8.8390122703439999</c:v>
                </c:pt>
                <c:pt idx="7541">
                  <c:v>8.8389541423729998</c:v>
                </c:pt>
                <c:pt idx="7542">
                  <c:v>8.8388960052099996</c:v>
                </c:pt>
                <c:pt idx="7543">
                  <c:v>8.8388378588579997</c:v>
                </c:pt>
                <c:pt idx="7544">
                  <c:v>8.838779703318</c:v>
                </c:pt>
                <c:pt idx="7545">
                  <c:v>8.8387215385890006</c:v>
                </c:pt>
                <c:pt idx="7546">
                  <c:v>8.8386633646749999</c:v>
                </c:pt>
                <c:pt idx="7547">
                  <c:v>8.8386051815759998</c:v>
                </c:pt>
                <c:pt idx="7548">
                  <c:v>8.8385469892930004</c:v>
                </c:pt>
                <c:pt idx="7549">
                  <c:v>8.838488787827</c:v>
                </c:pt>
                <c:pt idx="7550">
                  <c:v>8.8384305771800005</c:v>
                </c:pt>
                <c:pt idx="7551">
                  <c:v>8.8383723573520001</c:v>
                </c:pt>
                <c:pt idx="7552">
                  <c:v>8.8383141283450009</c:v>
                </c:pt>
                <c:pt idx="7553">
                  <c:v>8.8382558901609993</c:v>
                </c:pt>
                <c:pt idx="7554">
                  <c:v>8.8381976427990008</c:v>
                </c:pt>
                <c:pt idx="7555">
                  <c:v>8.8381393862620001</c:v>
                </c:pt>
                <c:pt idx="7556">
                  <c:v>8.8380811205499992</c:v>
                </c:pt>
                <c:pt idx="7557">
                  <c:v>8.8380228456649998</c:v>
                </c:pt>
                <c:pt idx="7558">
                  <c:v>8.8379645616080005</c:v>
                </c:pt>
                <c:pt idx="7559">
                  <c:v>8.8379062683809995</c:v>
                </c:pt>
                <c:pt idx="7560">
                  <c:v>8.8378479659830003</c:v>
                </c:pt>
                <c:pt idx="7561">
                  <c:v>8.8377896544169996</c:v>
                </c:pt>
                <c:pt idx="7562">
                  <c:v>8.8377313336829992</c:v>
                </c:pt>
                <c:pt idx="7563">
                  <c:v>8.8376730037829994</c:v>
                </c:pt>
                <c:pt idx="7564">
                  <c:v>8.8376146647180001</c:v>
                </c:pt>
                <c:pt idx="7565">
                  <c:v>8.8375563164889996</c:v>
                </c:pt>
                <c:pt idx="7566">
                  <c:v>8.8374979590980001</c:v>
                </c:pt>
                <c:pt idx="7567">
                  <c:v>8.8374395925439995</c:v>
                </c:pt>
                <c:pt idx="7568">
                  <c:v>8.837381216831</c:v>
                </c:pt>
                <c:pt idx="7569">
                  <c:v>8.8373228319579997</c:v>
                </c:pt>
                <c:pt idx="7570">
                  <c:v>8.8372644379280008</c:v>
                </c:pt>
                <c:pt idx="7571">
                  <c:v>8.8372060347399994</c:v>
                </c:pt>
                <c:pt idx="7572">
                  <c:v>8.8371476223969996</c:v>
                </c:pt>
                <c:pt idx="7573">
                  <c:v>8.8370892008989994</c:v>
                </c:pt>
                <c:pt idx="7574">
                  <c:v>8.8370307702489992</c:v>
                </c:pt>
                <c:pt idx="7575">
                  <c:v>8.8369723304450005</c:v>
                </c:pt>
                <c:pt idx="7576">
                  <c:v>8.8369138814910002</c:v>
                </c:pt>
                <c:pt idx="7577">
                  <c:v>8.8368554233880001</c:v>
                </c:pt>
                <c:pt idx="7578">
                  <c:v>8.8367969561350002</c:v>
                </c:pt>
                <c:pt idx="7579">
                  <c:v>8.8367384797350006</c:v>
                </c:pt>
                <c:pt idx="7580">
                  <c:v>8.8366799941889997</c:v>
                </c:pt>
                <c:pt idx="7581">
                  <c:v>8.8366214994979995</c:v>
                </c:pt>
                <c:pt idx="7582">
                  <c:v>8.8365629956629999</c:v>
                </c:pt>
                <c:pt idx="7583">
                  <c:v>8.8365044826849992</c:v>
                </c:pt>
                <c:pt idx="7584">
                  <c:v>8.8364459605649994</c:v>
                </c:pt>
                <c:pt idx="7585">
                  <c:v>8.8363874293060007</c:v>
                </c:pt>
                <c:pt idx="7586">
                  <c:v>8.8363288889069995</c:v>
                </c:pt>
                <c:pt idx="7587">
                  <c:v>8.8362703393689994</c:v>
                </c:pt>
                <c:pt idx="7588">
                  <c:v>8.8362117806950007</c:v>
                </c:pt>
                <c:pt idx="7589">
                  <c:v>8.8361532128859999</c:v>
                </c:pt>
                <c:pt idx="7590">
                  <c:v>8.8360946359420005</c:v>
                </c:pt>
                <c:pt idx="7591">
                  <c:v>8.8360360498639992</c:v>
                </c:pt>
                <c:pt idx="7592">
                  <c:v>8.8359774546539995</c:v>
                </c:pt>
                <c:pt idx="7593">
                  <c:v>8.835918850314</c:v>
                </c:pt>
                <c:pt idx="7594">
                  <c:v>8.8358602368430006</c:v>
                </c:pt>
                <c:pt idx="7595">
                  <c:v>8.8358016142439997</c:v>
                </c:pt>
                <c:pt idx="7596">
                  <c:v>8.8357429825179992</c:v>
                </c:pt>
                <c:pt idx="7597">
                  <c:v>8.8356843416650008</c:v>
                </c:pt>
                <c:pt idx="7598">
                  <c:v>8.8356256916869995</c:v>
                </c:pt>
                <c:pt idx="7599">
                  <c:v>8.8355670325850006</c:v>
                </c:pt>
                <c:pt idx="7600">
                  <c:v>8.8355083643600008</c:v>
                </c:pt>
                <c:pt idx="7601">
                  <c:v>8.835449687014</c:v>
                </c:pt>
                <c:pt idx="7602">
                  <c:v>8.8353910005470002</c:v>
                </c:pt>
                <c:pt idx="7603">
                  <c:v>8.8353323049609997</c:v>
                </c:pt>
                <c:pt idx="7604">
                  <c:v>8.8352736002570005</c:v>
                </c:pt>
                <c:pt idx="7605">
                  <c:v>8.8352148864360007</c:v>
                </c:pt>
                <c:pt idx="7606">
                  <c:v>8.8351561634990006</c:v>
                </c:pt>
                <c:pt idx="7607">
                  <c:v>8.8350974314480002</c:v>
                </c:pt>
                <c:pt idx="7608">
                  <c:v>8.8350386902839997</c:v>
                </c:pt>
                <c:pt idx="7609">
                  <c:v>8.8349799400070008</c:v>
                </c:pt>
                <c:pt idx="7610">
                  <c:v>8.8349211806190002</c:v>
                </c:pt>
                <c:pt idx="7611">
                  <c:v>8.8348624121209998</c:v>
                </c:pt>
                <c:pt idx="7612">
                  <c:v>8.8348036345149996</c:v>
                </c:pt>
                <c:pt idx="7613">
                  <c:v>8.8347448478009998</c:v>
                </c:pt>
                <c:pt idx="7614">
                  <c:v>8.8346860519810004</c:v>
                </c:pt>
                <c:pt idx="7615">
                  <c:v>8.8346272470559999</c:v>
                </c:pt>
                <c:pt idx="7616">
                  <c:v>8.834568433027</c:v>
                </c:pt>
                <c:pt idx="7617">
                  <c:v>8.8345096098949991</c:v>
                </c:pt>
                <c:pt idx="7618">
                  <c:v>8.8344507776610008</c:v>
                </c:pt>
                <c:pt idx="7619">
                  <c:v>8.834391936327</c:v>
                </c:pt>
                <c:pt idx="7620">
                  <c:v>8.8343330858930003</c:v>
                </c:pt>
                <c:pt idx="7621">
                  <c:v>8.834274226362</c:v>
                </c:pt>
                <c:pt idx="7622">
                  <c:v>8.8342153577329992</c:v>
                </c:pt>
                <c:pt idx="7623">
                  <c:v>8.8341564800089998</c:v>
                </c:pt>
                <c:pt idx="7624">
                  <c:v>8.8340975931910002</c:v>
                </c:pt>
                <c:pt idx="7625">
                  <c:v>8.8340386972780003</c:v>
                </c:pt>
                <c:pt idx="7626">
                  <c:v>8.8339797922740004</c:v>
                </c:pt>
                <c:pt idx="7627">
                  <c:v>8.8339208781790006</c:v>
                </c:pt>
                <c:pt idx="7628">
                  <c:v>8.8338619549930009</c:v>
                </c:pt>
                <c:pt idx="7629">
                  <c:v>8.8338030227189996</c:v>
                </c:pt>
                <c:pt idx="7630">
                  <c:v>8.8337440813580006</c:v>
                </c:pt>
                <c:pt idx="7631">
                  <c:v>8.8336851309100002</c:v>
                </c:pt>
                <c:pt idx="7632">
                  <c:v>8.8336261713770003</c:v>
                </c:pt>
                <c:pt idx="7633">
                  <c:v>8.8335672027599994</c:v>
                </c:pt>
                <c:pt idx="7634">
                  <c:v>8.8335082250599992</c:v>
                </c:pt>
                <c:pt idx="7635">
                  <c:v>8.8334492382779999</c:v>
                </c:pt>
                <c:pt idx="7636">
                  <c:v>8.8333902424159998</c:v>
                </c:pt>
                <c:pt idx="7637">
                  <c:v>8.8333312374750008</c:v>
                </c:pt>
                <c:pt idx="7638">
                  <c:v>8.8332722234549994</c:v>
                </c:pt>
                <c:pt idx="7639">
                  <c:v>8.8332132003589994</c:v>
                </c:pt>
                <c:pt idx="7640">
                  <c:v>8.8331541681870007</c:v>
                </c:pt>
                <c:pt idx="7641">
                  <c:v>8.83309512694</c:v>
                </c:pt>
                <c:pt idx="7642">
                  <c:v>8.8330360766199991</c:v>
                </c:pt>
                <c:pt idx="7643">
                  <c:v>8.8329770172269999</c:v>
                </c:pt>
                <c:pt idx="7644">
                  <c:v>8.8329179487640008</c:v>
                </c:pt>
                <c:pt idx="7645">
                  <c:v>8.83285887123</c:v>
                </c:pt>
                <c:pt idx="7646">
                  <c:v>8.8327997846279995</c:v>
                </c:pt>
                <c:pt idx="7647">
                  <c:v>8.8327406889579994</c:v>
                </c:pt>
                <c:pt idx="7648">
                  <c:v>8.8326815842219997</c:v>
                </c:pt>
                <c:pt idx="7649">
                  <c:v>8.8326224704200005</c:v>
                </c:pt>
                <c:pt idx="7650">
                  <c:v>8.8325633475550003</c:v>
                </c:pt>
                <c:pt idx="7651">
                  <c:v>8.8325042156270008</c:v>
                </c:pt>
                <c:pt idx="7652">
                  <c:v>8.8324450746370005</c:v>
                </c:pt>
                <c:pt idx="7653">
                  <c:v>8.8323859245859992</c:v>
                </c:pt>
                <c:pt idx="7654">
                  <c:v>8.8323267654769992</c:v>
                </c:pt>
                <c:pt idx="7655">
                  <c:v>8.8322675973090004</c:v>
                </c:pt>
                <c:pt idx="7656">
                  <c:v>8.8322084200839992</c:v>
                </c:pt>
                <c:pt idx="7657">
                  <c:v>8.8321492338029994</c:v>
                </c:pt>
                <c:pt idx="7658">
                  <c:v>8.8320900384669994</c:v>
                </c:pt>
                <c:pt idx="7659">
                  <c:v>8.8320308340789992</c:v>
                </c:pt>
                <c:pt idx="7660">
                  <c:v>8.8319716206370007</c:v>
                </c:pt>
                <c:pt idx="7661">
                  <c:v>8.8319123981450005</c:v>
                </c:pt>
                <c:pt idx="7662">
                  <c:v>8.8318531666030005</c:v>
                </c:pt>
                <c:pt idx="7663">
                  <c:v>8.8317939260120006</c:v>
                </c:pt>
                <c:pt idx="7664">
                  <c:v>8.8317346763729994</c:v>
                </c:pt>
                <c:pt idx="7665">
                  <c:v>8.8316754176880004</c:v>
                </c:pt>
                <c:pt idx="7666">
                  <c:v>8.8316161499580002</c:v>
                </c:pt>
                <c:pt idx="7667">
                  <c:v>8.8315568731840006</c:v>
                </c:pt>
                <c:pt idx="7668">
                  <c:v>8.8314975873670001</c:v>
                </c:pt>
                <c:pt idx="7669">
                  <c:v>8.8314382925080004</c:v>
                </c:pt>
                <c:pt idx="7670">
                  <c:v>8.8313789886079999</c:v>
                </c:pt>
                <c:pt idx="7671">
                  <c:v>8.8313196756700005</c:v>
                </c:pt>
                <c:pt idx="7672">
                  <c:v>8.8312603536920005</c:v>
                </c:pt>
                <c:pt idx="7673">
                  <c:v>8.831201022678</c:v>
                </c:pt>
                <c:pt idx="7674">
                  <c:v>8.8311416826289992</c:v>
                </c:pt>
                <c:pt idx="7675">
                  <c:v>8.8310823335439999</c:v>
                </c:pt>
                <c:pt idx="7676">
                  <c:v>8.8310229754260003</c:v>
                </c:pt>
                <c:pt idx="7677">
                  <c:v>8.8309636082760008</c:v>
                </c:pt>
                <c:pt idx="7678">
                  <c:v>8.8309042320939994</c:v>
                </c:pt>
                <c:pt idx="7679">
                  <c:v>8.8308448468830001</c:v>
                </c:pt>
                <c:pt idx="7680">
                  <c:v>8.8307854526420009</c:v>
                </c:pt>
                <c:pt idx="7681">
                  <c:v>8.8307260493740003</c:v>
                </c:pt>
                <c:pt idx="7682">
                  <c:v>8.8306666370800002</c:v>
                </c:pt>
                <c:pt idx="7683">
                  <c:v>8.8306072157600006</c:v>
                </c:pt>
                <c:pt idx="7684">
                  <c:v>8.830547785417</c:v>
                </c:pt>
                <c:pt idx="7685">
                  <c:v>8.8304883460500001</c:v>
                </c:pt>
                <c:pt idx="7686">
                  <c:v>8.8304288976609993</c:v>
                </c:pt>
                <c:pt idx="7687">
                  <c:v>8.8303694402519994</c:v>
                </c:pt>
                <c:pt idx="7688">
                  <c:v>8.8303099738240007</c:v>
                </c:pt>
                <c:pt idx="7689">
                  <c:v>8.8302504983769996</c:v>
                </c:pt>
                <c:pt idx="7690">
                  <c:v>8.8301910139139999</c:v>
                </c:pt>
                <c:pt idx="7691">
                  <c:v>8.8301315204339996</c:v>
                </c:pt>
                <c:pt idx="7692">
                  <c:v>8.8300720179399992</c:v>
                </c:pt>
                <c:pt idx="7693">
                  <c:v>8.8300125064320003</c:v>
                </c:pt>
                <c:pt idx="7694">
                  <c:v>8.8299529859119996</c:v>
                </c:pt>
                <c:pt idx="7695">
                  <c:v>8.8298934563800007</c:v>
                </c:pt>
                <c:pt idx="7696">
                  <c:v>8.8298339178390002</c:v>
                </c:pt>
                <c:pt idx="7697">
                  <c:v>8.8297743702889999</c:v>
                </c:pt>
                <c:pt idx="7698">
                  <c:v>8.829714813731</c:v>
                </c:pt>
                <c:pt idx="7699">
                  <c:v>8.8296552481670005</c:v>
                </c:pt>
                <c:pt idx="7700">
                  <c:v>8.8295956735969998</c:v>
                </c:pt>
                <c:pt idx="7701">
                  <c:v>8.8295360900229998</c:v>
                </c:pt>
                <c:pt idx="7702">
                  <c:v>8.8294764974460005</c:v>
                </c:pt>
                <c:pt idx="7703">
                  <c:v>8.8294168958680004</c:v>
                </c:pt>
                <c:pt idx="7704">
                  <c:v>8.8293572852879993</c:v>
                </c:pt>
                <c:pt idx="7705">
                  <c:v>8.8292976657099995</c:v>
                </c:pt>
                <c:pt idx="7706">
                  <c:v>8.8292380371330008</c:v>
                </c:pt>
                <c:pt idx="7707">
                  <c:v>8.8291783995589999</c:v>
                </c:pt>
                <c:pt idx="7708">
                  <c:v>8.8291187529890003</c:v>
                </c:pt>
                <c:pt idx="7709">
                  <c:v>8.8290590974240004</c:v>
                </c:pt>
                <c:pt idx="7710">
                  <c:v>8.8289994328660004</c:v>
                </c:pt>
                <c:pt idx="7711">
                  <c:v>8.8289397593150003</c:v>
                </c:pt>
                <c:pt idx="7712">
                  <c:v>8.8288800767730002</c:v>
                </c:pt>
                <c:pt idx="7713">
                  <c:v>8.8288203852420004</c:v>
                </c:pt>
                <c:pt idx="7714">
                  <c:v>8.8287606847210007</c:v>
                </c:pt>
                <c:pt idx="7715">
                  <c:v>8.8287009752119996</c:v>
                </c:pt>
                <c:pt idx="7716">
                  <c:v>8.8286412567170007</c:v>
                </c:pt>
                <c:pt idx="7717">
                  <c:v>8.8285815292370007</c:v>
                </c:pt>
                <c:pt idx="7718">
                  <c:v>8.8285217927719994</c:v>
                </c:pt>
                <c:pt idx="7719">
                  <c:v>8.8284620473250008</c:v>
                </c:pt>
                <c:pt idx="7720">
                  <c:v>8.8284022928949994</c:v>
                </c:pt>
                <c:pt idx="7721">
                  <c:v>8.8283425294850009</c:v>
                </c:pt>
                <c:pt idx="7722">
                  <c:v>8.8282827570959999</c:v>
                </c:pt>
                <c:pt idx="7723">
                  <c:v>8.828222975728</c:v>
                </c:pt>
                <c:pt idx="7724">
                  <c:v>8.8281631853829996</c:v>
                </c:pt>
                <c:pt idx="7725">
                  <c:v>8.8281033860620006</c:v>
                </c:pt>
                <c:pt idx="7726">
                  <c:v>8.8280435777659996</c:v>
                </c:pt>
                <c:pt idx="7727">
                  <c:v>8.8279837604970002</c:v>
                </c:pt>
                <c:pt idx="7728">
                  <c:v>8.8279239342550007</c:v>
                </c:pt>
                <c:pt idx="7729">
                  <c:v>8.8278640990419994</c:v>
                </c:pt>
                <c:pt idx="7730">
                  <c:v>8.8278042548590001</c:v>
                </c:pt>
                <c:pt idx="7731">
                  <c:v>8.8277444017069993</c:v>
                </c:pt>
                <c:pt idx="7732">
                  <c:v>8.8276845395870005</c:v>
                </c:pt>
                <c:pt idx="7733">
                  <c:v>8.8276246685000004</c:v>
                </c:pt>
                <c:pt idx="7734">
                  <c:v>8.8275647884489992</c:v>
                </c:pt>
                <c:pt idx="7735">
                  <c:v>8.8275048994330003</c:v>
                </c:pt>
                <c:pt idx="7736">
                  <c:v>8.8274450014540005</c:v>
                </c:pt>
                <c:pt idx="7737">
                  <c:v>8.8273850945129997</c:v>
                </c:pt>
                <c:pt idx="7738">
                  <c:v>8.8273251786109999</c:v>
                </c:pt>
                <c:pt idx="7739">
                  <c:v>8.8272652537499994</c:v>
                </c:pt>
                <c:pt idx="7740">
                  <c:v>8.82720531993</c:v>
                </c:pt>
                <c:pt idx="7741">
                  <c:v>8.8271453771530002</c:v>
                </c:pt>
                <c:pt idx="7742">
                  <c:v>8.8270854254210001</c:v>
                </c:pt>
                <c:pt idx="7743">
                  <c:v>8.8270254647329995</c:v>
                </c:pt>
                <c:pt idx="7744">
                  <c:v>8.8269654950920007</c:v>
                </c:pt>
                <c:pt idx="7745">
                  <c:v>8.8269055164979999</c:v>
                </c:pt>
                <c:pt idx="7746">
                  <c:v>8.8268455289529992</c:v>
                </c:pt>
                <c:pt idx="7747">
                  <c:v>8.8267855324580005</c:v>
                </c:pt>
                <c:pt idx="7748">
                  <c:v>8.8267255270140001</c:v>
                </c:pt>
                <c:pt idx="7749">
                  <c:v>8.8266655126220002</c:v>
                </c:pt>
                <c:pt idx="7750">
                  <c:v>8.8266054892830006</c:v>
                </c:pt>
                <c:pt idx="7751">
                  <c:v>8.8265454569989998</c:v>
                </c:pt>
                <c:pt idx="7752">
                  <c:v>8.8264854157709998</c:v>
                </c:pt>
                <c:pt idx="7753">
                  <c:v>8.8264253656000005</c:v>
                </c:pt>
                <c:pt idx="7754">
                  <c:v>8.8263653064860002</c:v>
                </c:pt>
                <c:pt idx="7755">
                  <c:v>8.8263052384320009</c:v>
                </c:pt>
                <c:pt idx="7756">
                  <c:v>8.8262451614389992</c:v>
                </c:pt>
                <c:pt idx="7757">
                  <c:v>8.8261850755060003</c:v>
                </c:pt>
                <c:pt idx="7758">
                  <c:v>8.8261249806369992</c:v>
                </c:pt>
                <c:pt idx="7759">
                  <c:v>8.8260648768319996</c:v>
                </c:pt>
                <c:pt idx="7760">
                  <c:v>8.8260047640919996</c:v>
                </c:pt>
                <c:pt idx="7761">
                  <c:v>8.8259446424179995</c:v>
                </c:pt>
                <c:pt idx="7762">
                  <c:v>8.8258845118109992</c:v>
                </c:pt>
                <c:pt idx="7763">
                  <c:v>8.8258243722730008</c:v>
                </c:pt>
                <c:pt idx="7764">
                  <c:v>8.8257642238050007</c:v>
                </c:pt>
                <c:pt idx="7765">
                  <c:v>8.8257040664080009</c:v>
                </c:pt>
                <c:pt idx="7766">
                  <c:v>8.8256439000829996</c:v>
                </c:pt>
                <c:pt idx="7767">
                  <c:v>8.8255837248320006</c:v>
                </c:pt>
                <c:pt idx="7768">
                  <c:v>8.8255235406550003</c:v>
                </c:pt>
                <c:pt idx="7769">
                  <c:v>8.8254633475530007</c:v>
                </c:pt>
                <c:pt idx="7770">
                  <c:v>8.8254031455290001</c:v>
                </c:pt>
                <c:pt idx="7771">
                  <c:v>8.8253429345820003</c:v>
                </c:pt>
                <c:pt idx="7772">
                  <c:v>8.8252827147149997</c:v>
                </c:pt>
                <c:pt idx="7773">
                  <c:v>8.8252224859280002</c:v>
                </c:pt>
                <c:pt idx="7774">
                  <c:v>8.825162248222</c:v>
                </c:pt>
                <c:pt idx="7775">
                  <c:v>8.8251020015989994</c:v>
                </c:pt>
                <c:pt idx="7776">
                  <c:v>8.8250417460610002</c:v>
                </c:pt>
                <c:pt idx="7777">
                  <c:v>8.8249814816070007</c:v>
                </c:pt>
                <c:pt idx="7778">
                  <c:v>8.8249212082389992</c:v>
                </c:pt>
                <c:pt idx="7779">
                  <c:v>8.8248609259589994</c:v>
                </c:pt>
                <c:pt idx="7780">
                  <c:v>8.8248006347669996</c:v>
                </c:pt>
                <c:pt idx="7781">
                  <c:v>8.8247403346660001</c:v>
                </c:pt>
                <c:pt idx="7782">
                  <c:v>8.8246800256550006</c:v>
                </c:pt>
                <c:pt idx="7783">
                  <c:v>8.8246197077359998</c:v>
                </c:pt>
                <c:pt idx="7784">
                  <c:v>8.8245593809099994</c:v>
                </c:pt>
                <c:pt idx="7785">
                  <c:v>8.8244990451789995</c:v>
                </c:pt>
                <c:pt idx="7786">
                  <c:v>8.8244387005440004</c:v>
                </c:pt>
                <c:pt idx="7787">
                  <c:v>8.8243783470050001</c:v>
                </c:pt>
                <c:pt idx="7788">
                  <c:v>8.8243179845640007</c:v>
                </c:pt>
                <c:pt idx="7789">
                  <c:v>8.8242576132230006</c:v>
                </c:pt>
                <c:pt idx="7790">
                  <c:v>8.8241972329809997</c:v>
                </c:pt>
                <c:pt idx="7791">
                  <c:v>8.8241368438409999</c:v>
                </c:pt>
                <c:pt idx="7792">
                  <c:v>8.8240764458039997</c:v>
                </c:pt>
                <c:pt idx="7793">
                  <c:v>8.8240160388709992</c:v>
                </c:pt>
                <c:pt idx="7794">
                  <c:v>8.823955623042</c:v>
                </c:pt>
                <c:pt idx="7795">
                  <c:v>8.8238951983200007</c:v>
                </c:pt>
                <c:pt idx="7796">
                  <c:v>8.8238347647049995</c:v>
                </c:pt>
                <c:pt idx="7797">
                  <c:v>8.8237743221990002</c:v>
                </c:pt>
                <c:pt idx="7798">
                  <c:v>8.8237138708020009</c:v>
                </c:pt>
                <c:pt idx="7799">
                  <c:v>8.8236534105160001</c:v>
                </c:pt>
                <c:pt idx="7800">
                  <c:v>8.8235929413429997</c:v>
                </c:pt>
                <c:pt idx="7801">
                  <c:v>8.8235324632819996</c:v>
                </c:pt>
                <c:pt idx="7802">
                  <c:v>8.8234719763360001</c:v>
                </c:pt>
                <c:pt idx="7803">
                  <c:v>8.8234114805049995</c:v>
                </c:pt>
                <c:pt idx="7804">
                  <c:v>8.8233509757909996</c:v>
                </c:pt>
                <c:pt idx="7805">
                  <c:v>8.8232904621950006</c:v>
                </c:pt>
                <c:pt idx="7806">
                  <c:v>8.8232299397180007</c:v>
                </c:pt>
                <c:pt idx="7807">
                  <c:v>8.8231694083620003</c:v>
                </c:pt>
                <c:pt idx="7808">
                  <c:v>8.8231088681260008</c:v>
                </c:pt>
                <c:pt idx="7809">
                  <c:v>8.8230483190139992</c:v>
                </c:pt>
                <c:pt idx="7810">
                  <c:v>8.8229877610250007</c:v>
                </c:pt>
                <c:pt idx="7811">
                  <c:v>8.82292719416</c:v>
                </c:pt>
                <c:pt idx="7812">
                  <c:v>8.8228666184229994</c:v>
                </c:pt>
                <c:pt idx="7813">
                  <c:v>8.8228060338120002</c:v>
                </c:pt>
                <c:pt idx="7814">
                  <c:v>8.8227454403299994</c:v>
                </c:pt>
                <c:pt idx="7815">
                  <c:v>8.8226848379770004</c:v>
                </c:pt>
                <c:pt idx="7816">
                  <c:v>8.8226242267549999</c:v>
                </c:pt>
                <c:pt idx="7817">
                  <c:v>8.8225636066649997</c:v>
                </c:pt>
                <c:pt idx="7818">
                  <c:v>8.822502977708</c:v>
                </c:pt>
                <c:pt idx="7819">
                  <c:v>8.8224423398860008</c:v>
                </c:pt>
                <c:pt idx="7820">
                  <c:v>8.8223816931990005</c:v>
                </c:pt>
                <c:pt idx="7821">
                  <c:v>8.8223210376490009</c:v>
                </c:pt>
                <c:pt idx="7822">
                  <c:v>8.8222603732360003</c:v>
                </c:pt>
                <c:pt idx="7823">
                  <c:v>8.8221996999630008</c:v>
                </c:pt>
                <c:pt idx="7824">
                  <c:v>8.8221390178290005</c:v>
                </c:pt>
                <c:pt idx="7825">
                  <c:v>8.8220783268369996</c:v>
                </c:pt>
                <c:pt idx="7826">
                  <c:v>8.822017626988</c:v>
                </c:pt>
                <c:pt idx="7827">
                  <c:v>8.8219569182819999</c:v>
                </c:pt>
                <c:pt idx="7828">
                  <c:v>8.8218962007209996</c:v>
                </c:pt>
                <c:pt idx="7829">
                  <c:v>8.8218354743060008</c:v>
                </c:pt>
                <c:pt idx="7830">
                  <c:v>8.8217747390390002</c:v>
                </c:pt>
                <c:pt idx="7831">
                  <c:v>8.8217139949189995</c:v>
                </c:pt>
                <c:pt idx="7832">
                  <c:v>8.8216532419490008</c:v>
                </c:pt>
                <c:pt idx="7833">
                  <c:v>8.8215924801300005</c:v>
                </c:pt>
                <c:pt idx="7834">
                  <c:v>8.8215317094630006</c:v>
                </c:pt>
                <c:pt idx="7835">
                  <c:v>8.8214709299489993</c:v>
                </c:pt>
                <c:pt idx="7836">
                  <c:v>8.8214101415890003</c:v>
                </c:pt>
                <c:pt idx="7837">
                  <c:v>8.8213493443840001</c:v>
                </c:pt>
                <c:pt idx="7838">
                  <c:v>8.8212885383360007</c:v>
                </c:pt>
                <c:pt idx="7839">
                  <c:v>8.8212277234460004</c:v>
                </c:pt>
                <c:pt idx="7840">
                  <c:v>8.8211668997149992</c:v>
                </c:pt>
                <c:pt idx="7841">
                  <c:v>8.8211060671439991</c:v>
                </c:pt>
                <c:pt idx="7842">
                  <c:v>8.8210452257340002</c:v>
                </c:pt>
                <c:pt idx="7843">
                  <c:v>8.8209843754860007</c:v>
                </c:pt>
                <c:pt idx="7844">
                  <c:v>8.8209235164020008</c:v>
                </c:pt>
                <c:pt idx="7845">
                  <c:v>8.8208626484830006</c:v>
                </c:pt>
                <c:pt idx="7846">
                  <c:v>8.8208017717300002</c:v>
                </c:pt>
                <c:pt idx="7847">
                  <c:v>8.8207408861439998</c:v>
                </c:pt>
                <c:pt idx="7848">
                  <c:v>8.8206799917259993</c:v>
                </c:pt>
                <c:pt idx="7849">
                  <c:v>8.8206190884780007</c:v>
                </c:pt>
                <c:pt idx="7850">
                  <c:v>8.8205581764000005</c:v>
                </c:pt>
                <c:pt idx="7851">
                  <c:v>8.8204972554940007</c:v>
                </c:pt>
                <c:pt idx="7852">
                  <c:v>8.8204363257609995</c:v>
                </c:pt>
                <c:pt idx="7853">
                  <c:v>8.8203753872020005</c:v>
                </c:pt>
                <c:pt idx="7854">
                  <c:v>8.8203144398190005</c:v>
                </c:pt>
                <c:pt idx="7855">
                  <c:v>8.8202534836119995</c:v>
                </c:pt>
                <c:pt idx="7856">
                  <c:v>8.8201925185819992</c:v>
                </c:pt>
                <c:pt idx="7857">
                  <c:v>8.8201315447319999</c:v>
                </c:pt>
                <c:pt idx="7858">
                  <c:v>8.8200705620609998</c:v>
                </c:pt>
                <c:pt idx="7859">
                  <c:v>8.8200095705719992</c:v>
                </c:pt>
                <c:pt idx="7860">
                  <c:v>8.8199485702649998</c:v>
                </c:pt>
                <c:pt idx="7861">
                  <c:v>8.8198875611409999</c:v>
                </c:pt>
                <c:pt idx="7862">
                  <c:v>8.8198265432019998</c:v>
                </c:pt>
                <c:pt idx="7863">
                  <c:v>8.8197655164489994</c:v>
                </c:pt>
                <c:pt idx="7864">
                  <c:v>8.8197044808830007</c:v>
                </c:pt>
                <c:pt idx="7865">
                  <c:v>8.8196434365060004</c:v>
                </c:pt>
                <c:pt idx="7866">
                  <c:v>8.819582383317</c:v>
                </c:pt>
                <c:pt idx="7867">
                  <c:v>8.8195213213189998</c:v>
                </c:pt>
                <c:pt idx="7868">
                  <c:v>8.819460250513</c:v>
                </c:pt>
                <c:pt idx="7869">
                  <c:v>8.8193991709000006</c:v>
                </c:pt>
                <c:pt idx="7870">
                  <c:v>8.8193380824809999</c:v>
                </c:pt>
                <c:pt idx="7871">
                  <c:v>8.8192769852569999</c:v>
                </c:pt>
                <c:pt idx="7872">
                  <c:v>8.8192158792290005</c:v>
                </c:pt>
                <c:pt idx="7873">
                  <c:v>8.8191547643990003</c:v>
                </c:pt>
                <c:pt idx="7874">
                  <c:v>8.8190936407679992</c:v>
                </c:pt>
                <c:pt idx="7875">
                  <c:v>8.8190325083360008</c:v>
                </c:pt>
                <c:pt idx="7876">
                  <c:v>8.8189713671060002</c:v>
                </c:pt>
                <c:pt idx="7877">
                  <c:v>8.8189102170780007</c:v>
                </c:pt>
                <c:pt idx="7878">
                  <c:v>8.8188490582530008</c:v>
                </c:pt>
                <c:pt idx="7879">
                  <c:v>8.8187878906330006</c:v>
                </c:pt>
                <c:pt idx="7880">
                  <c:v>8.8187267142190002</c:v>
                </c:pt>
                <c:pt idx="7881">
                  <c:v>8.8186655290109996</c:v>
                </c:pt>
                <c:pt idx="7882">
                  <c:v>8.8186043350119991</c:v>
                </c:pt>
                <c:pt idx="7883">
                  <c:v>8.8185431322220005</c:v>
                </c:pt>
                <c:pt idx="7884">
                  <c:v>8.8184819206420002</c:v>
                </c:pt>
                <c:pt idx="7885">
                  <c:v>8.8184207002740003</c:v>
                </c:pt>
                <c:pt idx="7886">
                  <c:v>8.8183594711190008</c:v>
                </c:pt>
                <c:pt idx="7887">
                  <c:v>8.818298233178</c:v>
                </c:pt>
                <c:pt idx="7888">
                  <c:v>8.8182369864509997</c:v>
                </c:pt>
                <c:pt idx="7889">
                  <c:v>8.8181757309420004</c:v>
                </c:pt>
                <c:pt idx="7890">
                  <c:v>8.8181144666489999</c:v>
                </c:pt>
                <c:pt idx="7891">
                  <c:v>8.8180531935750004</c:v>
                </c:pt>
                <c:pt idx="7892">
                  <c:v>8.8179919117210002</c:v>
                </c:pt>
                <c:pt idx="7893">
                  <c:v>8.8179306210879993</c:v>
                </c:pt>
                <c:pt idx="7894">
                  <c:v>8.8178693216769997</c:v>
                </c:pt>
                <c:pt idx="7895">
                  <c:v>8.8178080134899997</c:v>
                </c:pt>
                <c:pt idx="7896">
                  <c:v>8.8177466965269993</c:v>
                </c:pt>
                <c:pt idx="7897">
                  <c:v>8.8176853707890004</c:v>
                </c:pt>
                <c:pt idx="7898">
                  <c:v>8.8176240362789997</c:v>
                </c:pt>
                <c:pt idx="7899">
                  <c:v>8.8175626929960007</c:v>
                </c:pt>
                <c:pt idx="7900">
                  <c:v>8.8175013409430001</c:v>
                </c:pt>
                <c:pt idx="7901">
                  <c:v>8.8174399801189995</c:v>
                </c:pt>
                <c:pt idx="7902">
                  <c:v>8.8173786105279994</c:v>
                </c:pt>
                <c:pt idx="7903">
                  <c:v>8.8173172321689997</c:v>
                </c:pt>
                <c:pt idx="7904">
                  <c:v>8.8172558450440004</c:v>
                </c:pt>
                <c:pt idx="7905">
                  <c:v>8.8171944491529999</c:v>
                </c:pt>
                <c:pt idx="7906">
                  <c:v>8.8171330445000002</c:v>
                </c:pt>
                <c:pt idx="7907">
                  <c:v>8.8170716310829995</c:v>
                </c:pt>
                <c:pt idx="7908">
                  <c:v>8.8170102089049998</c:v>
                </c:pt>
                <c:pt idx="7909">
                  <c:v>8.8169487779659992</c:v>
                </c:pt>
                <c:pt idx="7910">
                  <c:v>8.8168873382689998</c:v>
                </c:pt>
                <c:pt idx="7911">
                  <c:v>8.8168258898129999</c:v>
                </c:pt>
                <c:pt idx="7912">
                  <c:v>8.8167644326009995</c:v>
                </c:pt>
                <c:pt idx="7913">
                  <c:v>8.8167029666330006</c:v>
                </c:pt>
                <c:pt idx="7914">
                  <c:v>8.8166414919109997</c:v>
                </c:pt>
                <c:pt idx="7915">
                  <c:v>8.8165800084350003</c:v>
                </c:pt>
                <c:pt idx="7916">
                  <c:v>8.8165185162069992</c:v>
                </c:pt>
                <c:pt idx="7917">
                  <c:v>8.816457015228</c:v>
                </c:pt>
                <c:pt idx="7918">
                  <c:v>8.8163955054999992</c:v>
                </c:pt>
                <c:pt idx="7919">
                  <c:v>8.8163339870220003</c:v>
                </c:pt>
                <c:pt idx="7920">
                  <c:v>8.8162724597980002</c:v>
                </c:pt>
                <c:pt idx="7921">
                  <c:v>8.8162109238270006</c:v>
                </c:pt>
                <c:pt idx="7922">
                  <c:v>8.8161493791109997</c:v>
                </c:pt>
                <c:pt idx="7923">
                  <c:v>8.8160878256509996</c:v>
                </c:pt>
                <c:pt idx="7924">
                  <c:v>8.8160262634480002</c:v>
                </c:pt>
                <c:pt idx="7925">
                  <c:v>8.815964692503</c:v>
                </c:pt>
                <c:pt idx="7926">
                  <c:v>8.8159031128190009</c:v>
                </c:pt>
                <c:pt idx="7927">
                  <c:v>8.8158415243949992</c:v>
                </c:pt>
                <c:pt idx="7928">
                  <c:v>8.8157799272320005</c:v>
                </c:pt>
                <c:pt idx="7929">
                  <c:v>8.8157183213329997</c:v>
                </c:pt>
                <c:pt idx="7930">
                  <c:v>8.8156567066980003</c:v>
                </c:pt>
                <c:pt idx="7931">
                  <c:v>8.8155950833290007</c:v>
                </c:pt>
                <c:pt idx="7932">
                  <c:v>8.8155334512260008</c:v>
                </c:pt>
                <c:pt idx="7933">
                  <c:v>8.8154718103909993</c:v>
                </c:pt>
                <c:pt idx="7934">
                  <c:v>8.8154101608249995</c:v>
                </c:pt>
                <c:pt idx="7935">
                  <c:v>8.8153485025279998</c:v>
                </c:pt>
                <c:pt idx="7936">
                  <c:v>8.8152868355040006</c:v>
                </c:pt>
                <c:pt idx="7937">
                  <c:v>8.8152251597509999</c:v>
                </c:pt>
                <c:pt idx="7938">
                  <c:v>8.8151634752719996</c:v>
                </c:pt>
                <c:pt idx="7939">
                  <c:v>8.815101782068</c:v>
                </c:pt>
                <c:pt idx="7940">
                  <c:v>8.8150400801399993</c:v>
                </c:pt>
                <c:pt idx="7941">
                  <c:v>8.8149783694889994</c:v>
                </c:pt>
                <c:pt idx="7942">
                  <c:v>8.8149166501160003</c:v>
                </c:pt>
                <c:pt idx="7943">
                  <c:v>8.8148549220220005</c:v>
                </c:pt>
                <c:pt idx="7944">
                  <c:v>8.8147931852100001</c:v>
                </c:pt>
                <c:pt idx="7945">
                  <c:v>8.8147314396790009</c:v>
                </c:pt>
                <c:pt idx="7946">
                  <c:v>8.8146696854309994</c:v>
                </c:pt>
                <c:pt idx="7947">
                  <c:v>8.8146079224669993</c:v>
                </c:pt>
                <c:pt idx="7948">
                  <c:v>8.8145461507880007</c:v>
                </c:pt>
                <c:pt idx="7949">
                  <c:v>8.8144843703960003</c:v>
                </c:pt>
                <c:pt idx="7950">
                  <c:v>8.8144225812909998</c:v>
                </c:pt>
                <c:pt idx="7951">
                  <c:v>8.8143607834749993</c:v>
                </c:pt>
                <c:pt idx="7952">
                  <c:v>8.8142989769490008</c:v>
                </c:pt>
                <c:pt idx="7953">
                  <c:v>8.8142371617140007</c:v>
                </c:pt>
                <c:pt idx="7954">
                  <c:v>8.8141753377719994</c:v>
                </c:pt>
                <c:pt idx="7955">
                  <c:v>8.8141135051230002</c:v>
                </c:pt>
                <c:pt idx="7956">
                  <c:v>8.8140516637679998</c:v>
                </c:pt>
                <c:pt idx="7957">
                  <c:v>8.813989813709</c:v>
                </c:pt>
                <c:pt idx="7958">
                  <c:v>8.8139279549479994</c:v>
                </c:pt>
                <c:pt idx="7959">
                  <c:v>8.8138660874839996</c:v>
                </c:pt>
                <c:pt idx="7960">
                  <c:v>8.8138042113200008</c:v>
                </c:pt>
                <c:pt idx="7961">
                  <c:v>8.8137423264559995</c:v>
                </c:pt>
                <c:pt idx="7962">
                  <c:v>8.8136804328939995</c:v>
                </c:pt>
                <c:pt idx="7963">
                  <c:v>8.8136185306340007</c:v>
                </c:pt>
                <c:pt idx="7964">
                  <c:v>8.8135566196789998</c:v>
                </c:pt>
                <c:pt idx="7965">
                  <c:v>8.8134947000280004</c:v>
                </c:pt>
                <c:pt idx="7966">
                  <c:v>8.8134327716840009</c:v>
                </c:pt>
                <c:pt idx="7967">
                  <c:v>8.8133708346479995</c:v>
                </c:pt>
                <c:pt idx="7968">
                  <c:v>8.81330888892</c:v>
                </c:pt>
                <c:pt idx="7969">
                  <c:v>8.8132469345020006</c:v>
                </c:pt>
                <c:pt idx="7970">
                  <c:v>8.8131849713939996</c:v>
                </c:pt>
                <c:pt idx="7971">
                  <c:v>8.8131229995990008</c:v>
                </c:pt>
                <c:pt idx="7972">
                  <c:v>8.8130610191170007</c:v>
                </c:pt>
                <c:pt idx="7973">
                  <c:v>8.8129990299499994</c:v>
                </c:pt>
                <c:pt idx="7974">
                  <c:v>8.8129370320990006</c:v>
                </c:pt>
                <c:pt idx="7975">
                  <c:v>8.8128750255640007</c:v>
                </c:pt>
                <c:pt idx="7976">
                  <c:v>8.8128130103469999</c:v>
                </c:pt>
                <c:pt idx="7977">
                  <c:v>8.8127509864490001</c:v>
                </c:pt>
                <c:pt idx="7978">
                  <c:v>8.8126889538719997</c:v>
                </c:pt>
                <c:pt idx="7979">
                  <c:v>8.8126269126160004</c:v>
                </c:pt>
                <c:pt idx="7980">
                  <c:v>8.8125648626820006</c:v>
                </c:pt>
                <c:pt idx="7981">
                  <c:v>8.8125028040730005</c:v>
                </c:pt>
                <c:pt idx="7982">
                  <c:v>8.812440736788</c:v>
                </c:pt>
                <c:pt idx="7983">
                  <c:v>8.8123786608299994</c:v>
                </c:pt>
                <c:pt idx="7984">
                  <c:v>8.8123165761990006</c:v>
                </c:pt>
                <c:pt idx="7985">
                  <c:v>8.8122544828959999</c:v>
                </c:pt>
                <c:pt idx="7986">
                  <c:v>8.8121923809229994</c:v>
                </c:pt>
                <c:pt idx="7987">
                  <c:v>8.8121302702809992</c:v>
                </c:pt>
                <c:pt idx="7988">
                  <c:v>8.8120681509699992</c:v>
                </c:pt>
                <c:pt idx="7989">
                  <c:v>8.8120060229929997</c:v>
                </c:pt>
                <c:pt idx="7990">
                  <c:v>8.8119438863509991</c:v>
                </c:pt>
                <c:pt idx="7991">
                  <c:v>8.8118817410430008</c:v>
                </c:pt>
                <c:pt idx="7992">
                  <c:v>8.8118195870729998</c:v>
                </c:pt>
                <c:pt idx="7993">
                  <c:v>8.8117574244399997</c:v>
                </c:pt>
                <c:pt idx="7994">
                  <c:v>8.8116952531460004</c:v>
                </c:pt>
                <c:pt idx="7995">
                  <c:v>8.8116330731920005</c:v>
                </c:pt>
                <c:pt idx="7996">
                  <c:v>8.81157088458</c:v>
                </c:pt>
                <c:pt idx="7997">
                  <c:v>8.8115086873100008</c:v>
                </c:pt>
                <c:pt idx="7998">
                  <c:v>8.8114464813829994</c:v>
                </c:pt>
                <c:pt idx="7999">
                  <c:v>8.8113842668019995</c:v>
                </c:pt>
                <c:pt idx="8000">
                  <c:v>8.8113220435659994</c:v>
                </c:pt>
                <c:pt idx="8001">
                  <c:v>8.8112598116779992</c:v>
                </c:pt>
                <c:pt idx="8002">
                  <c:v>8.8111975711380008</c:v>
                </c:pt>
                <c:pt idx="8003">
                  <c:v>8.8111353219470008</c:v>
                </c:pt>
                <c:pt idx="8004">
                  <c:v>8.8110730641069992</c:v>
                </c:pt>
                <c:pt idx="8005">
                  <c:v>8.8110107976189997</c:v>
                </c:pt>
                <c:pt idx="8006">
                  <c:v>8.8109485224840007</c:v>
                </c:pt>
                <c:pt idx="8007">
                  <c:v>8.8108862387030005</c:v>
                </c:pt>
                <c:pt idx="8008">
                  <c:v>8.8108239462770008</c:v>
                </c:pt>
                <c:pt idx="8009">
                  <c:v>8.8107616452070001</c:v>
                </c:pt>
                <c:pt idx="8010">
                  <c:v>8.8106993354960004</c:v>
                </c:pt>
                <c:pt idx="8011">
                  <c:v>8.8106370171429997</c:v>
                </c:pt>
                <c:pt idx="8012">
                  <c:v>8.8105746901500002</c:v>
                </c:pt>
                <c:pt idx="8013">
                  <c:v>8.810512354518</c:v>
                </c:pt>
                <c:pt idx="8014">
                  <c:v>8.8104500102479992</c:v>
                </c:pt>
                <c:pt idx="8015">
                  <c:v>8.8103876573419999</c:v>
                </c:pt>
                <c:pt idx="8016">
                  <c:v>8.8103252958010003</c:v>
                </c:pt>
                <c:pt idx="8017">
                  <c:v>8.8102629256250005</c:v>
                </c:pt>
                <c:pt idx="8018">
                  <c:v>8.8102005468170006</c:v>
                </c:pt>
                <c:pt idx="8019">
                  <c:v>8.8101381593760006</c:v>
                </c:pt>
                <c:pt idx="8020">
                  <c:v>8.8100757633050009</c:v>
                </c:pt>
                <c:pt idx="8021">
                  <c:v>8.8100133586039995</c:v>
                </c:pt>
                <c:pt idx="8022">
                  <c:v>8.8099509452750002</c:v>
                </c:pt>
                <c:pt idx="8023">
                  <c:v>8.8098885233179995</c:v>
                </c:pt>
                <c:pt idx="8024">
                  <c:v>8.8098260927359995</c:v>
                </c:pt>
                <c:pt idx="8025">
                  <c:v>8.8097636535279999</c:v>
                </c:pt>
                <c:pt idx="8026">
                  <c:v>8.8097012056969994</c:v>
                </c:pt>
                <c:pt idx="8027">
                  <c:v>8.8096387492429997</c:v>
                </c:pt>
                <c:pt idx="8028">
                  <c:v>8.8095762841679992</c:v>
                </c:pt>
                <c:pt idx="8029">
                  <c:v>8.8095138104729998</c:v>
                </c:pt>
                <c:pt idx="8030">
                  <c:v>8.8094513281589997</c:v>
                </c:pt>
                <c:pt idx="8031">
                  <c:v>8.8093888372270008</c:v>
                </c:pt>
                <c:pt idx="8032">
                  <c:v>8.8093263376779998</c:v>
                </c:pt>
                <c:pt idx="8033">
                  <c:v>8.8092638295130001</c:v>
                </c:pt>
                <c:pt idx="8034">
                  <c:v>8.8092013127340003</c:v>
                </c:pt>
                <c:pt idx="8035">
                  <c:v>8.8091387873420004</c:v>
                </c:pt>
                <c:pt idx="8036">
                  <c:v>8.8090762533380005</c:v>
                </c:pt>
                <c:pt idx="8037">
                  <c:v>8.8090137107230007</c:v>
                </c:pt>
                <c:pt idx="8038">
                  <c:v>8.8089511594979992</c:v>
                </c:pt>
                <c:pt idx="8039">
                  <c:v>8.8088885996639998</c:v>
                </c:pt>
                <c:pt idx="8040">
                  <c:v>8.8088260312229991</c:v>
                </c:pt>
                <c:pt idx="8041">
                  <c:v>8.8087634541760007</c:v>
                </c:pt>
                <c:pt idx="8042">
                  <c:v>8.8087008685239994</c:v>
                </c:pt>
                <c:pt idx="8043">
                  <c:v>8.8086382742680005</c:v>
                </c:pt>
                <c:pt idx="8044">
                  <c:v>8.8085756714090007</c:v>
                </c:pt>
                <c:pt idx="8045">
                  <c:v>8.808513059949</c:v>
                </c:pt>
                <c:pt idx="8046">
                  <c:v>8.8084504398880004</c:v>
                </c:pt>
                <c:pt idx="8047">
                  <c:v>8.808387811227</c:v>
                </c:pt>
                <c:pt idx="8048">
                  <c:v>8.8083251739689992</c:v>
                </c:pt>
                <c:pt idx="8049">
                  <c:v>8.8082625281139997</c:v>
                </c:pt>
                <c:pt idx="8050">
                  <c:v>8.8081998736629998</c:v>
                </c:pt>
                <c:pt idx="8051">
                  <c:v>8.8081372106169997</c:v>
                </c:pt>
                <c:pt idx="8052">
                  <c:v>8.8080745389779995</c:v>
                </c:pt>
                <c:pt idx="8053">
                  <c:v>8.8080118587469993</c:v>
                </c:pt>
                <c:pt idx="8054">
                  <c:v>8.8079491699249992</c:v>
                </c:pt>
                <c:pt idx="8055">
                  <c:v>8.8078864725119992</c:v>
                </c:pt>
                <c:pt idx="8056">
                  <c:v>8.8078237665109995</c:v>
                </c:pt>
                <c:pt idx="8057">
                  <c:v>8.8077610519220002</c:v>
                </c:pt>
                <c:pt idx="8058">
                  <c:v>8.8076983287469996</c:v>
                </c:pt>
                <c:pt idx="8059">
                  <c:v>8.8076355969869997</c:v>
                </c:pt>
                <c:pt idx="8060">
                  <c:v>8.8075728566420004</c:v>
                </c:pt>
                <c:pt idx="8061">
                  <c:v>8.8075101077140001</c:v>
                </c:pt>
                <c:pt idx="8062">
                  <c:v>8.8074473502050008</c:v>
                </c:pt>
                <c:pt idx="8063">
                  <c:v>8.8073845841150007</c:v>
                </c:pt>
                <c:pt idx="8064">
                  <c:v>8.8073218094449999</c:v>
                </c:pt>
                <c:pt idx="8065">
                  <c:v>8.8072590261970003</c:v>
                </c:pt>
                <c:pt idx="8066">
                  <c:v>8.8071962343720003</c:v>
                </c:pt>
                <c:pt idx="8067">
                  <c:v>8.8071334339709999</c:v>
                </c:pt>
                <c:pt idx="8068">
                  <c:v>8.8070706249949993</c:v>
                </c:pt>
                <c:pt idx="8069">
                  <c:v>8.8070078074460003</c:v>
                </c:pt>
                <c:pt idx="8070">
                  <c:v>8.8069449813239995</c:v>
                </c:pt>
                <c:pt idx="8071">
                  <c:v>8.8068821466310006</c:v>
                </c:pt>
                <c:pt idx="8072">
                  <c:v>8.8068193033669999</c:v>
                </c:pt>
                <c:pt idx="8073">
                  <c:v>8.8067564515349996</c:v>
                </c:pt>
                <c:pt idx="8074">
                  <c:v>8.8066935911339996</c:v>
                </c:pt>
                <c:pt idx="8075">
                  <c:v>8.8066307221670002</c:v>
                </c:pt>
                <c:pt idx="8076">
                  <c:v>8.8065678446349995</c:v>
                </c:pt>
                <c:pt idx="8077">
                  <c:v>8.8065049585379995</c:v>
                </c:pt>
                <c:pt idx="8078">
                  <c:v>8.8064420638780003</c:v>
                </c:pt>
                <c:pt idx="8079">
                  <c:v>8.8063791606550001</c:v>
                </c:pt>
                <c:pt idx="8080">
                  <c:v>8.8063162488719993</c:v>
                </c:pt>
                <c:pt idx="8081">
                  <c:v>8.8062533285299995</c:v>
                </c:pt>
                <c:pt idx="8082">
                  <c:v>8.8061903996280009</c:v>
                </c:pt>
                <c:pt idx="8083">
                  <c:v>8.8061274621700001</c:v>
                </c:pt>
                <c:pt idx="8084">
                  <c:v>8.8060645161550006</c:v>
                </c:pt>
                <c:pt idx="8085">
                  <c:v>8.8060015615849991</c:v>
                </c:pt>
                <c:pt idx="8086">
                  <c:v>8.8059385984609992</c:v>
                </c:pt>
                <c:pt idx="8087">
                  <c:v>8.8058756267849994</c:v>
                </c:pt>
                <c:pt idx="8088">
                  <c:v>8.8058126465569995</c:v>
                </c:pt>
                <c:pt idx="8089">
                  <c:v>8.8057496577779997</c:v>
                </c:pt>
                <c:pt idx="8090">
                  <c:v>8.8056866604500001</c:v>
                </c:pt>
                <c:pt idx="8091">
                  <c:v>8.8056236545739992</c:v>
                </c:pt>
                <c:pt idx="8092">
                  <c:v>8.8055606401520006</c:v>
                </c:pt>
                <c:pt idx="8093">
                  <c:v>8.8054976171830006</c:v>
                </c:pt>
                <c:pt idx="8094">
                  <c:v>8.8054345856699996</c:v>
                </c:pt>
                <c:pt idx="8095">
                  <c:v>8.8053715456129993</c:v>
                </c:pt>
                <c:pt idx="8096">
                  <c:v>8.805308497015</c:v>
                </c:pt>
                <c:pt idx="8097">
                  <c:v>8.8052454398749997</c:v>
                </c:pt>
                <c:pt idx="8098">
                  <c:v>8.8051823741950006</c:v>
                </c:pt>
                <c:pt idx="8099">
                  <c:v>8.8051192999760008</c:v>
                </c:pt>
                <c:pt idx="8100">
                  <c:v>8.8050562172200006</c:v>
                </c:pt>
                <c:pt idx="8101">
                  <c:v>8.804993125927</c:v>
                </c:pt>
                <c:pt idx="8102">
                  <c:v>8.8049300260990009</c:v>
                </c:pt>
                <c:pt idx="8103">
                  <c:v>8.8048669177369998</c:v>
                </c:pt>
                <c:pt idx="8104">
                  <c:v>8.8048038008420004</c:v>
                </c:pt>
                <c:pt idx="8105">
                  <c:v>8.8047406754149993</c:v>
                </c:pt>
                <c:pt idx="8106">
                  <c:v>8.804677541457</c:v>
                </c:pt>
                <c:pt idx="8107">
                  <c:v>8.8046143989699992</c:v>
                </c:pt>
                <c:pt idx="8108">
                  <c:v>8.8045512479540005</c:v>
                </c:pt>
                <c:pt idx="8109">
                  <c:v>8.8044880884120005</c:v>
                </c:pt>
                <c:pt idx="8110">
                  <c:v>8.8044249203429992</c:v>
                </c:pt>
                <c:pt idx="8111">
                  <c:v>8.8043617437500004</c:v>
                </c:pt>
                <c:pt idx="8112">
                  <c:v>8.8042985586320004</c:v>
                </c:pt>
                <c:pt idx="8113">
                  <c:v>8.8042353649929996</c:v>
                </c:pt>
                <c:pt idx="8114">
                  <c:v>8.8041721628319998</c:v>
                </c:pt>
                <c:pt idx="8115">
                  <c:v>8.8041089521499991</c:v>
                </c:pt>
                <c:pt idx="8116">
                  <c:v>8.8040457329499997</c:v>
                </c:pt>
                <c:pt idx="8117">
                  <c:v>8.8039825052319998</c:v>
                </c:pt>
                <c:pt idx="8118">
                  <c:v>8.8039192689969994</c:v>
                </c:pt>
                <c:pt idx="8119">
                  <c:v>8.8038560242460004</c:v>
                </c:pt>
                <c:pt idx="8120">
                  <c:v>8.8037927709819996</c:v>
                </c:pt>
                <c:pt idx="8121">
                  <c:v>8.8037295092030003</c:v>
                </c:pt>
                <c:pt idx="8122">
                  <c:v>8.8036662389129994</c:v>
                </c:pt>
                <c:pt idx="8123">
                  <c:v>8.8036029601120003</c:v>
                </c:pt>
                <c:pt idx="8124">
                  <c:v>8.8035396728009996</c:v>
                </c:pt>
                <c:pt idx="8125">
                  <c:v>8.8034763769819993</c:v>
                </c:pt>
                <c:pt idx="8126">
                  <c:v>8.8034130726549993</c:v>
                </c:pt>
                <c:pt idx="8127">
                  <c:v>8.8033497598219999</c:v>
                </c:pt>
                <c:pt idx="8128">
                  <c:v>8.8032864384829992</c:v>
                </c:pt>
                <c:pt idx="8129">
                  <c:v>8.8032231086409993</c:v>
                </c:pt>
                <c:pt idx="8130">
                  <c:v>8.8031597702960003</c:v>
                </c:pt>
                <c:pt idx="8131">
                  <c:v>8.8030964234490003</c:v>
                </c:pt>
                <c:pt idx="8132">
                  <c:v>8.8030330681019997</c:v>
                </c:pt>
                <c:pt idx="8133">
                  <c:v>8.8029697042560002</c:v>
                </c:pt>
                <c:pt idx="8134">
                  <c:v>8.8029063319110001</c:v>
                </c:pt>
                <c:pt idx="8135">
                  <c:v>8.8028429510689996</c:v>
                </c:pt>
                <c:pt idx="8136">
                  <c:v>8.8027795617320006</c:v>
                </c:pt>
                <c:pt idx="8137">
                  <c:v>8.8027161638999996</c:v>
                </c:pt>
                <c:pt idx="8138">
                  <c:v>8.8026527575740001</c:v>
                </c:pt>
                <c:pt idx="8139">
                  <c:v>8.8025893427560007</c:v>
                </c:pt>
                <c:pt idx="8140">
                  <c:v>8.8025259194469996</c:v>
                </c:pt>
                <c:pt idx="8141">
                  <c:v>8.8024624876480004</c:v>
                </c:pt>
                <c:pt idx="8142">
                  <c:v>8.8023990473589997</c:v>
                </c:pt>
                <c:pt idx="8143">
                  <c:v>8.8023355985839995</c:v>
                </c:pt>
                <c:pt idx="8144">
                  <c:v>8.8022721413209997</c:v>
                </c:pt>
                <c:pt idx="8145">
                  <c:v>8.8022086755730005</c:v>
                </c:pt>
                <c:pt idx="8146">
                  <c:v>8.8021452013410002</c:v>
                </c:pt>
                <c:pt idx="8147">
                  <c:v>8.8020817186260008</c:v>
                </c:pt>
                <c:pt idx="8148">
                  <c:v>8.8020182274290004</c:v>
                </c:pt>
                <c:pt idx="8149">
                  <c:v>8.8019547277509993</c:v>
                </c:pt>
                <c:pt idx="8150">
                  <c:v>8.8018912195939993</c:v>
                </c:pt>
                <c:pt idx="8151">
                  <c:v>8.8018277029580005</c:v>
                </c:pt>
                <c:pt idx="8152">
                  <c:v>8.8017641778449995</c:v>
                </c:pt>
                <c:pt idx="8153">
                  <c:v>8.801700644256</c:v>
                </c:pt>
                <c:pt idx="8154">
                  <c:v>8.8016371021920001</c:v>
                </c:pt>
                <c:pt idx="8155">
                  <c:v>8.8015735516540001</c:v>
                </c:pt>
                <c:pt idx="8156">
                  <c:v>8.801509992643</c:v>
                </c:pt>
                <c:pt idx="8157">
                  <c:v>8.8014464251610001</c:v>
                </c:pt>
                <c:pt idx="8158">
                  <c:v>8.8013828492080002</c:v>
                </c:pt>
                <c:pt idx="8159">
                  <c:v>8.8013192647870007</c:v>
                </c:pt>
                <c:pt idx="8160">
                  <c:v>8.8012556718969996</c:v>
                </c:pt>
                <c:pt idx="8161">
                  <c:v>8.8011920705400009</c:v>
                </c:pt>
                <c:pt idx="8162">
                  <c:v>8.8011284607179991</c:v>
                </c:pt>
                <c:pt idx="8163">
                  <c:v>8.8010648424319999</c:v>
                </c:pt>
                <c:pt idx="8164">
                  <c:v>8.8010012156809996</c:v>
                </c:pt>
                <c:pt idx="8165">
                  <c:v>8.8009375804690002</c:v>
                </c:pt>
                <c:pt idx="8166">
                  <c:v>8.8008739367960001</c:v>
                </c:pt>
                <c:pt idx="8167">
                  <c:v>8.8008102846620009</c:v>
                </c:pt>
                <c:pt idx="8168">
                  <c:v>8.8007466240699994</c:v>
                </c:pt>
                <c:pt idx="8169">
                  <c:v>8.8006829550209993</c:v>
                </c:pt>
                <c:pt idx="8170">
                  <c:v>8.8006192775150005</c:v>
                </c:pt>
                <c:pt idx="8171">
                  <c:v>8.8005555915529996</c:v>
                </c:pt>
                <c:pt idx="8172">
                  <c:v>8.8004918971380004</c:v>
                </c:pt>
                <c:pt idx="8173">
                  <c:v>8.8004281942689992</c:v>
                </c:pt>
                <c:pt idx="8174">
                  <c:v>8.800364482949</c:v>
                </c:pt>
                <c:pt idx="8175">
                  <c:v>8.8003007631780008</c:v>
                </c:pt>
                <c:pt idx="8176">
                  <c:v>8.8002370349580001</c:v>
                </c:pt>
                <c:pt idx="8177">
                  <c:v>8.8001732982889997</c:v>
                </c:pt>
                <c:pt idx="8178">
                  <c:v>8.8001095531729998</c:v>
                </c:pt>
                <c:pt idx="8179">
                  <c:v>8.8000457996120005</c:v>
                </c:pt>
                <c:pt idx="8180">
                  <c:v>8.799982037605</c:v>
                </c:pt>
                <c:pt idx="8181">
                  <c:v>8.7999182671550003</c:v>
                </c:pt>
                <c:pt idx="8182">
                  <c:v>8.7998544882619996</c:v>
                </c:pt>
                <c:pt idx="8183">
                  <c:v>8.7997907009269998</c:v>
                </c:pt>
                <c:pt idx="8184">
                  <c:v>8.7997269051529994</c:v>
                </c:pt>
                <c:pt idx="8185">
                  <c:v>8.7996631009390001</c:v>
                </c:pt>
                <c:pt idx="8186">
                  <c:v>8.7995992882880003</c:v>
                </c:pt>
                <c:pt idx="8187">
                  <c:v>8.7995354672000001</c:v>
                </c:pt>
                <c:pt idx="8188">
                  <c:v>8.7994716376759996</c:v>
                </c:pt>
                <c:pt idx="8189">
                  <c:v>8.7994077997180007</c:v>
                </c:pt>
                <c:pt idx="8190">
                  <c:v>8.7993439533259998</c:v>
                </c:pt>
                <c:pt idx="8191">
                  <c:v>8.7992800985020008</c:v>
                </c:pt>
                <c:pt idx="8192">
                  <c:v>8.7992162352480001</c:v>
                </c:pt>
                <c:pt idx="8193">
                  <c:v>8.7991523635629996</c:v>
                </c:pt>
                <c:pt idx="8194">
                  <c:v>8.7990884834499994</c:v>
                </c:pt>
                <c:pt idx="8195">
                  <c:v>8.7990245949099997</c:v>
                </c:pt>
                <c:pt idx="8196">
                  <c:v>8.7989606979430004</c:v>
                </c:pt>
                <c:pt idx="8197">
                  <c:v>8.798896792551</c:v>
                </c:pt>
                <c:pt idx="8198">
                  <c:v>8.7988328787350003</c:v>
                </c:pt>
                <c:pt idx="8199">
                  <c:v>8.7987689564959997</c:v>
                </c:pt>
                <c:pt idx="8200">
                  <c:v>8.7987050258349999</c:v>
                </c:pt>
                <c:pt idx="8201">
                  <c:v>8.7986410867539995</c:v>
                </c:pt>
                <c:pt idx="8202">
                  <c:v>8.7985771392530001</c:v>
                </c:pt>
                <c:pt idx="8203">
                  <c:v>8.7985131833340002</c:v>
                </c:pt>
                <c:pt idx="8204">
                  <c:v>8.7984492189979999</c:v>
                </c:pt>
                <c:pt idx="8205">
                  <c:v>8.7983852462459993</c:v>
                </c:pt>
                <c:pt idx="8206">
                  <c:v>8.7983212650800002</c:v>
                </c:pt>
                <c:pt idx="8207">
                  <c:v>8.7982572754999993</c:v>
                </c:pt>
                <c:pt idx="8208">
                  <c:v>8.798193277507</c:v>
                </c:pt>
                <c:pt idx="8209">
                  <c:v>8.7981292711030008</c:v>
                </c:pt>
                <c:pt idx="8210">
                  <c:v>8.798065256289</c:v>
                </c:pt>
                <c:pt idx="8211">
                  <c:v>8.7980012330649995</c:v>
                </c:pt>
                <c:pt idx="8212">
                  <c:v>8.7979372014339994</c:v>
                </c:pt>
                <c:pt idx="8213">
                  <c:v>8.7978731613969998</c:v>
                </c:pt>
                <c:pt idx="8214">
                  <c:v>8.7978091129530007</c:v>
                </c:pt>
                <c:pt idx="8215">
                  <c:v>8.7977450561060007</c:v>
                </c:pt>
                <c:pt idx="8216">
                  <c:v>8.7976809908549995</c:v>
                </c:pt>
                <c:pt idx="8217">
                  <c:v>8.7976169172019993</c:v>
                </c:pt>
                <c:pt idx="8218">
                  <c:v>8.7975528351480001</c:v>
                </c:pt>
                <c:pt idx="8219">
                  <c:v>8.7974887446950003</c:v>
                </c:pt>
                <c:pt idx="8220">
                  <c:v>8.7974246458429999</c:v>
                </c:pt>
                <c:pt idx="8221">
                  <c:v>8.7973605385930007</c:v>
                </c:pt>
                <c:pt idx="8222">
                  <c:v>8.7972964229469994</c:v>
                </c:pt>
                <c:pt idx="8223">
                  <c:v>8.7972322989059997</c:v>
                </c:pt>
                <c:pt idx="8224">
                  <c:v>8.7971681664709998</c:v>
                </c:pt>
                <c:pt idx="8225">
                  <c:v>8.7971040256439998</c:v>
                </c:pt>
                <c:pt idx="8226">
                  <c:v>8.7970398764239999</c:v>
                </c:pt>
                <c:pt idx="8227">
                  <c:v>8.7969757188140001</c:v>
                </c:pt>
                <c:pt idx="8228">
                  <c:v>8.7969115528150006</c:v>
                </c:pt>
                <c:pt idx="8229">
                  <c:v>8.7968473784269996</c:v>
                </c:pt>
                <c:pt idx="8230">
                  <c:v>8.7967831956529992</c:v>
                </c:pt>
                <c:pt idx="8231">
                  <c:v>8.7967190044919992</c:v>
                </c:pt>
                <c:pt idx="8232">
                  <c:v>8.7966548049469999</c:v>
                </c:pt>
                <c:pt idx="8233">
                  <c:v>8.7965905970189997</c:v>
                </c:pt>
                <c:pt idx="8234">
                  <c:v>8.7965263807070002</c:v>
                </c:pt>
                <c:pt idx="8235">
                  <c:v>8.796462156015</c:v>
                </c:pt>
                <c:pt idx="8236">
                  <c:v>8.7963979229420008</c:v>
                </c:pt>
                <c:pt idx="8237">
                  <c:v>8.7963336814909994</c:v>
                </c:pt>
                <c:pt idx="8238">
                  <c:v>8.7962694316619991</c:v>
                </c:pt>
                <c:pt idx="8239">
                  <c:v>8.7962051734560003</c:v>
                </c:pt>
                <c:pt idx="8240">
                  <c:v>8.7961409068739993</c:v>
                </c:pt>
                <c:pt idx="8241">
                  <c:v>8.7960766319179999</c:v>
                </c:pt>
                <c:pt idx="8242">
                  <c:v>8.7960123485890005</c:v>
                </c:pt>
                <c:pt idx="8243">
                  <c:v>8.7959480568879993</c:v>
                </c:pt>
                <c:pt idx="8244">
                  <c:v>8.795883756816</c:v>
                </c:pt>
                <c:pt idx="8245">
                  <c:v>8.7958194483749992</c:v>
                </c:pt>
                <c:pt idx="8246">
                  <c:v>8.7957551315640004</c:v>
                </c:pt>
                <c:pt idx="8247">
                  <c:v>8.7956908063870003</c:v>
                </c:pt>
                <c:pt idx="8248">
                  <c:v>8.7956264728430007</c:v>
                </c:pt>
                <c:pt idx="8249">
                  <c:v>8.795562130934</c:v>
                </c:pt>
                <c:pt idx="8250">
                  <c:v>8.795497780661</c:v>
                </c:pt>
                <c:pt idx="8251">
                  <c:v>8.7954334220250008</c:v>
                </c:pt>
                <c:pt idx="8252">
                  <c:v>8.7953690550270007</c:v>
                </c:pt>
                <c:pt idx="8253">
                  <c:v>8.795304679669</c:v>
                </c:pt>
                <c:pt idx="8254">
                  <c:v>8.7952402959520004</c:v>
                </c:pt>
                <c:pt idx="8255">
                  <c:v>8.7951759038770003</c:v>
                </c:pt>
                <c:pt idx="8256">
                  <c:v>8.7951115034439997</c:v>
                </c:pt>
                <c:pt idx="8257">
                  <c:v>8.7950470946560007</c:v>
                </c:pt>
                <c:pt idx="8258">
                  <c:v>8.7949826775119995</c:v>
                </c:pt>
                <c:pt idx="8259">
                  <c:v>8.7949182520160001</c:v>
                </c:pt>
                <c:pt idx="8260">
                  <c:v>8.7948538181660005</c:v>
                </c:pt>
                <c:pt idx="8261">
                  <c:v>8.7947893759659994</c:v>
                </c:pt>
                <c:pt idx="8262">
                  <c:v>8.7947249254150002</c:v>
                </c:pt>
                <c:pt idx="8263">
                  <c:v>8.7946604665159995</c:v>
                </c:pt>
                <c:pt idx="8264">
                  <c:v>8.7945959992679992</c:v>
                </c:pt>
                <c:pt idx="8265">
                  <c:v>8.7945315236739994</c:v>
                </c:pt>
                <c:pt idx="8266">
                  <c:v>8.7944670397350002</c:v>
                </c:pt>
                <c:pt idx="8267">
                  <c:v>8.7944025474509999</c:v>
                </c:pt>
                <c:pt idx="8268">
                  <c:v>8.7943380468240004</c:v>
                </c:pt>
                <c:pt idx="8269">
                  <c:v>8.794273537854</c:v>
                </c:pt>
                <c:pt idx="8270">
                  <c:v>8.7942090205440007</c:v>
                </c:pt>
                <c:pt idx="8271">
                  <c:v>8.7941444948940006</c:v>
                </c:pt>
                <c:pt idx="8272">
                  <c:v>8.7940799609060001</c:v>
                </c:pt>
                <c:pt idx="8273">
                  <c:v>8.7940154185800008</c:v>
                </c:pt>
                <c:pt idx="8274">
                  <c:v>8.7939508679179994</c:v>
                </c:pt>
                <c:pt idx="8275">
                  <c:v>8.7938863089199995</c:v>
                </c:pt>
                <c:pt idx="8276">
                  <c:v>8.7938217415889994</c:v>
                </c:pt>
                <c:pt idx="8277">
                  <c:v>8.7937571659249993</c:v>
                </c:pt>
                <c:pt idx="8278">
                  <c:v>8.7936925819289993</c:v>
                </c:pt>
                <c:pt idx="8279">
                  <c:v>8.7936279896029994</c:v>
                </c:pt>
                <c:pt idx="8280">
                  <c:v>8.7935633889469997</c:v>
                </c:pt>
                <c:pt idx="8281">
                  <c:v>8.7934987799630004</c:v>
                </c:pt>
                <c:pt idx="8282">
                  <c:v>8.7934341626519998</c:v>
                </c:pt>
                <c:pt idx="8283">
                  <c:v>8.7933695370149998</c:v>
                </c:pt>
                <c:pt idx="8284">
                  <c:v>8.7933049030530004</c:v>
                </c:pt>
                <c:pt idx="8285">
                  <c:v>8.7932402607669999</c:v>
                </c:pt>
                <c:pt idx="8286">
                  <c:v>8.7931756101590004</c:v>
                </c:pt>
                <c:pt idx="8287">
                  <c:v>8.7931109512300001</c:v>
                </c:pt>
                <c:pt idx="8288">
                  <c:v>8.7930462839810009</c:v>
                </c:pt>
                <c:pt idx="8289">
                  <c:v>8.7929816084119992</c:v>
                </c:pt>
                <c:pt idx="8290">
                  <c:v>8.7929169245260006</c:v>
                </c:pt>
                <c:pt idx="8291">
                  <c:v>8.7928522323229998</c:v>
                </c:pt>
                <c:pt idx="8292">
                  <c:v>8.7927875318040005</c:v>
                </c:pt>
                <c:pt idx="8293">
                  <c:v>8.7927228229709993</c:v>
                </c:pt>
                <c:pt idx="8294">
                  <c:v>8.7926581058249997</c:v>
                </c:pt>
                <c:pt idx="8295">
                  <c:v>8.7925933803670002</c:v>
                </c:pt>
                <c:pt idx="8296">
                  <c:v>8.7925286465970007</c:v>
                </c:pt>
                <c:pt idx="8297">
                  <c:v>8.7924639045179998</c:v>
                </c:pt>
                <c:pt idx="8298">
                  <c:v>8.7923991541300008</c:v>
                </c:pt>
                <c:pt idx="8299">
                  <c:v>8.7923343954350006</c:v>
                </c:pt>
                <c:pt idx="8300">
                  <c:v>8.7922696284330009</c:v>
                </c:pt>
                <c:pt idx="8301">
                  <c:v>8.792204853126</c:v>
                </c:pt>
                <c:pt idx="8302">
                  <c:v>8.7921400695149998</c:v>
                </c:pt>
                <c:pt idx="8303">
                  <c:v>8.7920752776010005</c:v>
                </c:pt>
                <c:pt idx="8304">
                  <c:v>8.7920104773860004</c:v>
                </c:pt>
                <c:pt idx="8305">
                  <c:v>8.7919456688689994</c:v>
                </c:pt>
                <c:pt idx="8306">
                  <c:v>8.7918808520539997</c:v>
                </c:pt>
                <c:pt idx="8307">
                  <c:v>8.7918160269389993</c:v>
                </c:pt>
                <c:pt idx="8308">
                  <c:v>8.7917511935280004</c:v>
                </c:pt>
                <c:pt idx="8309">
                  <c:v>8.7916863518209993</c:v>
                </c:pt>
                <c:pt idx="8310">
                  <c:v>8.7916215018189998</c:v>
                </c:pt>
                <c:pt idx="8311">
                  <c:v>8.7915566435230001</c:v>
                </c:pt>
                <c:pt idx="8312">
                  <c:v>8.7914917769350005</c:v>
                </c:pt>
                <c:pt idx="8313">
                  <c:v>8.7914269020550009</c:v>
                </c:pt>
                <c:pt idx="8314">
                  <c:v>8.7913620188849997</c:v>
                </c:pt>
                <c:pt idx="8315">
                  <c:v>8.7912971274260006</c:v>
                </c:pt>
                <c:pt idx="8316">
                  <c:v>8.7912322276779999</c:v>
                </c:pt>
                <c:pt idx="8317">
                  <c:v>8.7911673196439999</c:v>
                </c:pt>
                <c:pt idx="8318">
                  <c:v>8.7911024033250005</c:v>
                </c:pt>
                <c:pt idx="8319">
                  <c:v>8.7910374787209999</c:v>
                </c:pt>
                <c:pt idx="8320">
                  <c:v>8.7909725458330001</c:v>
                </c:pt>
                <c:pt idx="8321">
                  <c:v>8.7909076046629995</c:v>
                </c:pt>
                <c:pt idx="8322">
                  <c:v>8.7908426552119998</c:v>
                </c:pt>
                <c:pt idx="8323">
                  <c:v>8.7907776974819996</c:v>
                </c:pt>
                <c:pt idx="8324">
                  <c:v>8.7907127314720004</c:v>
                </c:pt>
                <c:pt idx="8325">
                  <c:v>8.7906477571850008</c:v>
                </c:pt>
                <c:pt idx="8326">
                  <c:v>8.7905827746210008</c:v>
                </c:pt>
                <c:pt idx="8327">
                  <c:v>8.7905177837820005</c:v>
                </c:pt>
                <c:pt idx="8328">
                  <c:v>8.7904527846690002</c:v>
                </c:pt>
                <c:pt idx="8329">
                  <c:v>8.7903877772829997</c:v>
                </c:pt>
                <c:pt idx="8330">
                  <c:v>8.7903227616249993</c:v>
                </c:pt>
                <c:pt idx="8331">
                  <c:v>8.7902577376960007</c:v>
                </c:pt>
                <c:pt idx="8332">
                  <c:v>8.7901927054980007</c:v>
                </c:pt>
                <c:pt idx="8333">
                  <c:v>8.7901276650309992</c:v>
                </c:pt>
                <c:pt idx="8334">
                  <c:v>8.7900626162969999</c:v>
                </c:pt>
                <c:pt idx="8335">
                  <c:v>8.7899975592969994</c:v>
                </c:pt>
                <c:pt idx="8336">
                  <c:v>8.7899324940319996</c:v>
                </c:pt>
                <c:pt idx="8337">
                  <c:v>8.7898674205030005</c:v>
                </c:pt>
                <c:pt idx="8338">
                  <c:v>8.7898023387110005</c:v>
                </c:pt>
                <c:pt idx="8339">
                  <c:v>8.7897372486569996</c:v>
                </c:pt>
                <c:pt idx="8340">
                  <c:v>8.7896721503439998</c:v>
                </c:pt>
                <c:pt idx="8341">
                  <c:v>8.7896070437709994</c:v>
                </c:pt>
                <c:pt idx="8342">
                  <c:v>8.7895419289400003</c:v>
                </c:pt>
                <c:pt idx="8343">
                  <c:v>8.7894768058520008</c:v>
                </c:pt>
                <c:pt idx="8344">
                  <c:v>8.7894116745080009</c:v>
                </c:pt>
                <c:pt idx="8345">
                  <c:v>8.7893465349090008</c:v>
                </c:pt>
                <c:pt idx="8346">
                  <c:v>8.7892813870570006</c:v>
                </c:pt>
                <c:pt idx="8347">
                  <c:v>8.7892162309530004</c:v>
                </c:pt>
                <c:pt idx="8348">
                  <c:v>8.7891510665970003</c:v>
                </c:pt>
                <c:pt idx="8349">
                  <c:v>8.7890858939920005</c:v>
                </c:pt>
                <c:pt idx="8350">
                  <c:v>8.7890207131370008</c:v>
                </c:pt>
                <c:pt idx="8351">
                  <c:v>8.7889555240349999</c:v>
                </c:pt>
                <c:pt idx="8352">
                  <c:v>8.7888903266859995</c:v>
                </c:pt>
                <c:pt idx="8353">
                  <c:v>8.7888251210909996</c:v>
                </c:pt>
                <c:pt idx="8354">
                  <c:v>8.7887599072520004</c:v>
                </c:pt>
                <c:pt idx="8355">
                  <c:v>8.7886946851700003</c:v>
                </c:pt>
                <c:pt idx="8356">
                  <c:v>8.7886294548459993</c:v>
                </c:pt>
                <c:pt idx="8357">
                  <c:v>8.7885642162809994</c:v>
                </c:pt>
                <c:pt idx="8358">
                  <c:v>8.7884989694760005</c:v>
                </c:pt>
                <c:pt idx="8359">
                  <c:v>8.7884337144329994</c:v>
                </c:pt>
                <c:pt idx="8360">
                  <c:v>8.7883684511519995</c:v>
                </c:pt>
                <c:pt idx="8361">
                  <c:v>8.7883031796349993</c:v>
                </c:pt>
                <c:pt idx="8362">
                  <c:v>8.7882378998830006</c:v>
                </c:pt>
                <c:pt idx="8363">
                  <c:v>8.7881726118970001</c:v>
                </c:pt>
                <c:pt idx="8364">
                  <c:v>8.7881073156769993</c:v>
                </c:pt>
                <c:pt idx="8365">
                  <c:v>8.7880420112270006</c:v>
                </c:pt>
                <c:pt idx="8366">
                  <c:v>8.7879766985450001</c:v>
                </c:pt>
                <c:pt idx="8367">
                  <c:v>8.7879113776339999</c:v>
                </c:pt>
                <c:pt idx="8368">
                  <c:v>8.7878460484950001</c:v>
                </c:pt>
                <c:pt idx="8369">
                  <c:v>8.7877807111290007</c:v>
                </c:pt>
                <c:pt idx="8370">
                  <c:v>8.7877153655360001</c:v>
                </c:pt>
                <c:pt idx="8371">
                  <c:v>8.7876500117190002</c:v>
                </c:pt>
                <c:pt idx="8372">
                  <c:v>8.7875846496779992</c:v>
                </c:pt>
                <c:pt idx="8373">
                  <c:v>8.7875192794149992</c:v>
                </c:pt>
                <c:pt idx="8374">
                  <c:v>8.7874539009300001</c:v>
                </c:pt>
                <c:pt idx="8375">
                  <c:v>8.7873885142250003</c:v>
                </c:pt>
                <c:pt idx="8376">
                  <c:v>8.7873231192999999</c:v>
                </c:pt>
                <c:pt idx="8377">
                  <c:v>8.7872577161580008</c:v>
                </c:pt>
                <c:pt idx="8378">
                  <c:v>8.7871923047989995</c:v>
                </c:pt>
                <c:pt idx="8379">
                  <c:v>8.7871268852239997</c:v>
                </c:pt>
                <c:pt idx="8380">
                  <c:v>8.7870614574349997</c:v>
                </c:pt>
                <c:pt idx="8381">
                  <c:v>8.7869960214319995</c:v>
                </c:pt>
                <c:pt idx="8382">
                  <c:v>8.7869305772169994</c:v>
                </c:pt>
                <c:pt idx="8383">
                  <c:v>8.7868651247909995</c:v>
                </c:pt>
                <c:pt idx="8384">
                  <c:v>8.7867996641549997</c:v>
                </c:pt>
                <c:pt idx="8385">
                  <c:v>8.7867341953100002</c:v>
                </c:pt>
                <c:pt idx="8386">
                  <c:v>8.7866687182579994</c:v>
                </c:pt>
                <c:pt idx="8387">
                  <c:v>8.7866032329989991</c:v>
                </c:pt>
                <c:pt idx="8388">
                  <c:v>8.7865377395339994</c:v>
                </c:pt>
                <c:pt idx="8389">
                  <c:v>8.7864722378660005</c:v>
                </c:pt>
                <c:pt idx="8390">
                  <c:v>8.7864067279940006</c:v>
                </c:pt>
                <c:pt idx="8391">
                  <c:v>8.7863412099199998</c:v>
                </c:pt>
                <c:pt idx="8392">
                  <c:v>8.7862756836460001</c:v>
                </c:pt>
                <c:pt idx="8393">
                  <c:v>8.7862101491709996</c:v>
                </c:pt>
                <c:pt idx="8394">
                  <c:v>8.7861446064990005</c:v>
                </c:pt>
                <c:pt idx="8395">
                  <c:v>8.7860790556280008</c:v>
                </c:pt>
                <c:pt idx="8396">
                  <c:v>8.7860134965619991</c:v>
                </c:pt>
                <c:pt idx="8397">
                  <c:v>8.7859479293010008</c:v>
                </c:pt>
                <c:pt idx="8398">
                  <c:v>8.7858823538450004</c:v>
                </c:pt>
                <c:pt idx="8399">
                  <c:v>8.785816770197</c:v>
                </c:pt>
                <c:pt idx="8400">
                  <c:v>8.7857511783569997</c:v>
                </c:pt>
                <c:pt idx="8401">
                  <c:v>8.7856855783269996</c:v>
                </c:pt>
                <c:pt idx="8402">
                  <c:v>8.7856199701069997</c:v>
                </c:pt>
                <c:pt idx="8403">
                  <c:v>8.7855543536990002</c:v>
                </c:pt>
                <c:pt idx="8404">
                  <c:v>8.7854887291039994</c:v>
                </c:pt>
                <c:pt idx="8405">
                  <c:v>8.7854230963229991</c:v>
                </c:pt>
                <c:pt idx="8406">
                  <c:v>8.7853574553579996</c:v>
                </c:pt>
                <c:pt idx="8407">
                  <c:v>8.7852918062080008</c:v>
                </c:pt>
                <c:pt idx="8408">
                  <c:v>8.7852261488759993</c:v>
                </c:pt>
                <c:pt idx="8409">
                  <c:v>8.7851604833630006</c:v>
                </c:pt>
                <c:pt idx="8410">
                  <c:v>8.7850948096699994</c:v>
                </c:pt>
                <c:pt idx="8411">
                  <c:v>8.7850291277969994</c:v>
                </c:pt>
                <c:pt idx="8412">
                  <c:v>8.7849634377470007</c:v>
                </c:pt>
                <c:pt idx="8413">
                  <c:v>8.7848977395189998</c:v>
                </c:pt>
                <c:pt idx="8414">
                  <c:v>8.7848320331160004</c:v>
                </c:pt>
                <c:pt idx="8415">
                  <c:v>8.7847663185390008</c:v>
                </c:pt>
                <c:pt idx="8416">
                  <c:v>8.7847005957879993</c:v>
                </c:pt>
                <c:pt idx="8417">
                  <c:v>8.7846348648649997</c:v>
                </c:pt>
                <c:pt idx="8418">
                  <c:v>8.7845691257710001</c:v>
                </c:pt>
                <c:pt idx="8419">
                  <c:v>8.7845033785070008</c:v>
                </c:pt>
                <c:pt idx="8420">
                  <c:v>8.784437623074</c:v>
                </c:pt>
                <c:pt idx="8421">
                  <c:v>8.7843718594729996</c:v>
                </c:pt>
                <c:pt idx="8422">
                  <c:v>8.7843060877059997</c:v>
                </c:pt>
                <c:pt idx="8423">
                  <c:v>8.7842403077740006</c:v>
                </c:pt>
                <c:pt idx="8424">
                  <c:v>8.7841745196770002</c:v>
                </c:pt>
                <c:pt idx="8425">
                  <c:v>8.7841087234170008</c:v>
                </c:pt>
                <c:pt idx="8426">
                  <c:v>8.7840429189960005</c:v>
                </c:pt>
                <c:pt idx="8427">
                  <c:v>8.7839771064129994</c:v>
                </c:pt>
                <c:pt idx="8428">
                  <c:v>8.7839112856709995</c:v>
                </c:pt>
                <c:pt idx="8429">
                  <c:v>8.7838454567700008</c:v>
                </c:pt>
                <c:pt idx="8430">
                  <c:v>8.7837796197119999</c:v>
                </c:pt>
                <c:pt idx="8431">
                  <c:v>8.7837137744980005</c:v>
                </c:pt>
                <c:pt idx="8432">
                  <c:v>8.7836479211290008</c:v>
                </c:pt>
                <c:pt idx="8433">
                  <c:v>8.7835820596049992</c:v>
                </c:pt>
                <c:pt idx="8434">
                  <c:v>8.7835161899289993</c:v>
                </c:pt>
                <c:pt idx="8435">
                  <c:v>8.7834503121009995</c:v>
                </c:pt>
                <c:pt idx="8436">
                  <c:v>8.7833844261229999</c:v>
                </c:pt>
                <c:pt idx="8437">
                  <c:v>8.7833185319950005</c:v>
                </c:pt>
                <c:pt idx="8438">
                  <c:v>8.7832526297189997</c:v>
                </c:pt>
                <c:pt idx="8439">
                  <c:v>8.7831867192959994</c:v>
                </c:pt>
                <c:pt idx="8440">
                  <c:v>8.7831208007269996</c:v>
                </c:pt>
                <c:pt idx="8441">
                  <c:v>8.7830548740130006</c:v>
                </c:pt>
                <c:pt idx="8442">
                  <c:v>8.7829889391560005</c:v>
                </c:pt>
                <c:pt idx="8443">
                  <c:v>8.7829229961559996</c:v>
                </c:pt>
                <c:pt idx="8444">
                  <c:v>8.7828570450139996</c:v>
                </c:pt>
                <c:pt idx="8445">
                  <c:v>8.7827910857330007</c:v>
                </c:pt>
                <c:pt idx="8446">
                  <c:v>8.7827251183119994</c:v>
                </c:pt>
                <c:pt idx="8447">
                  <c:v>8.7826591427529994</c:v>
                </c:pt>
                <c:pt idx="8448">
                  <c:v>8.7825931590570008</c:v>
                </c:pt>
                <c:pt idx="8449">
                  <c:v>8.7825271672260001</c:v>
                </c:pt>
                <c:pt idx="8450">
                  <c:v>8.7824611672599993</c:v>
                </c:pt>
                <c:pt idx="8451">
                  <c:v>8.78239515916</c:v>
                </c:pt>
                <c:pt idx="8452">
                  <c:v>8.7823291429289991</c:v>
                </c:pt>
                <c:pt idx="8453">
                  <c:v>8.7822631185660001</c:v>
                </c:pt>
                <c:pt idx="8454">
                  <c:v>8.7821970860729994</c:v>
                </c:pt>
                <c:pt idx="8455">
                  <c:v>8.7821310454510009</c:v>
                </c:pt>
                <c:pt idx="8456">
                  <c:v>8.7820649967019992</c:v>
                </c:pt>
                <c:pt idx="8457">
                  <c:v>8.7819989398259999</c:v>
                </c:pt>
                <c:pt idx="8458">
                  <c:v>8.7819328748239993</c:v>
                </c:pt>
                <c:pt idx="8459">
                  <c:v>8.7818668016989996</c:v>
                </c:pt>
                <c:pt idx="8460">
                  <c:v>8.7818007204500006</c:v>
                </c:pt>
                <c:pt idx="8461">
                  <c:v>8.7817346310790008</c:v>
                </c:pt>
                <c:pt idx="8462">
                  <c:v>8.7816685335870002</c:v>
                </c:pt>
                <c:pt idx="8463">
                  <c:v>8.7816024279750007</c:v>
                </c:pt>
                <c:pt idx="8464">
                  <c:v>8.7815363142450007</c:v>
                </c:pt>
                <c:pt idx="8465">
                  <c:v>8.7814701923980003</c:v>
                </c:pt>
                <c:pt idx="8466">
                  <c:v>8.7814040624339995</c:v>
                </c:pt>
                <c:pt idx="8467">
                  <c:v>8.7813379243550003</c:v>
                </c:pt>
                <c:pt idx="8468">
                  <c:v>8.7812717781610008</c:v>
                </c:pt>
                <c:pt idx="8469">
                  <c:v>8.7812056238549996</c:v>
                </c:pt>
                <c:pt idx="8470">
                  <c:v>8.7811394614370002</c:v>
                </c:pt>
                <c:pt idx="8471">
                  <c:v>8.7810732909089992</c:v>
                </c:pt>
                <c:pt idx="8472">
                  <c:v>8.7810071122710003</c:v>
                </c:pt>
                <c:pt idx="8473">
                  <c:v>8.7809409255239999</c:v>
                </c:pt>
                <c:pt idx="8474">
                  <c:v>8.780874730671</c:v>
                </c:pt>
                <c:pt idx="8475">
                  <c:v>8.7808085277110006</c:v>
                </c:pt>
                <c:pt idx="8476">
                  <c:v>8.7807423166460001</c:v>
                </c:pt>
                <c:pt idx="8477">
                  <c:v>8.7806760974780005</c:v>
                </c:pt>
                <c:pt idx="8478">
                  <c:v>8.7806098702069999</c:v>
                </c:pt>
                <c:pt idx="8479">
                  <c:v>8.7805436348340002</c:v>
                </c:pt>
                <c:pt idx="8480">
                  <c:v>8.7804773913609999</c:v>
                </c:pt>
                <c:pt idx="8481">
                  <c:v>8.7804111397890008</c:v>
                </c:pt>
                <c:pt idx="8482">
                  <c:v>8.7803448801189994</c:v>
                </c:pt>
                <c:pt idx="8483">
                  <c:v>8.7802786123509993</c:v>
                </c:pt>
                <c:pt idx="8484">
                  <c:v>8.7802123364880007</c:v>
                </c:pt>
                <c:pt idx="8485">
                  <c:v>8.7801460525300001</c:v>
                </c:pt>
                <c:pt idx="8486">
                  <c:v>8.7800797604789995</c:v>
                </c:pt>
                <c:pt idx="8487">
                  <c:v>8.7800134603350006</c:v>
                </c:pt>
                <c:pt idx="8488">
                  <c:v>8.779947152099</c:v>
                </c:pt>
                <c:pt idx="8489">
                  <c:v>8.7798808357739997</c:v>
                </c:pt>
                <c:pt idx="8490">
                  <c:v>8.7798145113599997</c:v>
                </c:pt>
                <c:pt idx="8491">
                  <c:v>8.779748178857</c:v>
                </c:pt>
                <c:pt idx="8492">
                  <c:v>8.7796818382680009</c:v>
                </c:pt>
                <c:pt idx="8493">
                  <c:v>8.7796154895940006</c:v>
                </c:pt>
                <c:pt idx="8494">
                  <c:v>8.7795491328349993</c:v>
                </c:pt>
                <c:pt idx="8495">
                  <c:v>8.7794827679920004</c:v>
                </c:pt>
                <c:pt idx="8496">
                  <c:v>8.7794163950680009</c:v>
                </c:pt>
                <c:pt idx="8497">
                  <c:v>8.7793500140620004</c:v>
                </c:pt>
                <c:pt idx="8498">
                  <c:v>8.7792836249759993</c:v>
                </c:pt>
                <c:pt idx="8499">
                  <c:v>8.7792172278119995</c:v>
                </c:pt>
                <c:pt idx="8500">
                  <c:v>8.7791508225699992</c:v>
                </c:pt>
                <c:pt idx="8501">
                  <c:v>8.7790844092510003</c:v>
                </c:pt>
                <c:pt idx="8502">
                  <c:v>8.7790179878569994</c:v>
                </c:pt>
                <c:pt idx="8503">
                  <c:v>8.7789515583890001</c:v>
                </c:pt>
                <c:pt idx="8504">
                  <c:v>8.7788851208480008</c:v>
                </c:pt>
                <c:pt idx="8505">
                  <c:v>8.7788186752349997</c:v>
                </c:pt>
                <c:pt idx="8506">
                  <c:v>8.7787522215510005</c:v>
                </c:pt>
                <c:pt idx="8507">
                  <c:v>8.7786857597969998</c:v>
                </c:pt>
                <c:pt idx="8508">
                  <c:v>8.7786192899749995</c:v>
                </c:pt>
                <c:pt idx="8509">
                  <c:v>8.7785528120849996</c:v>
                </c:pt>
                <c:pt idx="8510">
                  <c:v>8.7784863261290003</c:v>
                </c:pt>
                <c:pt idx="8511">
                  <c:v>8.7784198321079998</c:v>
                </c:pt>
                <c:pt idx="8512">
                  <c:v>8.778353330022</c:v>
                </c:pt>
                <c:pt idx="8513">
                  <c:v>8.7782868198739994</c:v>
                </c:pt>
                <c:pt idx="8514">
                  <c:v>8.7782203016639997</c:v>
                </c:pt>
                <c:pt idx="8515">
                  <c:v>8.7781537753939993</c:v>
                </c:pt>
                <c:pt idx="8516">
                  <c:v>8.7780872410640001</c:v>
                </c:pt>
                <c:pt idx="8517">
                  <c:v>8.7780206986760003</c:v>
                </c:pt>
                <c:pt idx="8518">
                  <c:v>8.7779541482300001</c:v>
                </c:pt>
                <c:pt idx="8519">
                  <c:v>8.7778875897289996</c:v>
                </c:pt>
                <c:pt idx="8520">
                  <c:v>8.7778210231720006</c:v>
                </c:pt>
                <c:pt idx="8521">
                  <c:v>8.7777544485619998</c:v>
                </c:pt>
                <c:pt idx="8522">
                  <c:v>8.7776878658990007</c:v>
                </c:pt>
                <c:pt idx="8523">
                  <c:v>8.7776212751839999</c:v>
                </c:pt>
                <c:pt idx="8524">
                  <c:v>8.7775546764189993</c:v>
                </c:pt>
                <c:pt idx="8525">
                  <c:v>8.7774880696050008</c:v>
                </c:pt>
                <c:pt idx="8526">
                  <c:v>8.7774214547429992</c:v>
                </c:pt>
                <c:pt idx="8527">
                  <c:v>8.7773548318329997</c:v>
                </c:pt>
                <c:pt idx="8528">
                  <c:v>8.7772882008780009</c:v>
                </c:pt>
                <c:pt idx="8529">
                  <c:v>8.7772215618779992</c:v>
                </c:pt>
                <c:pt idx="8530">
                  <c:v>8.7771549148350001</c:v>
                </c:pt>
                <c:pt idx="8531">
                  <c:v>8.7770882597490001</c:v>
                </c:pt>
                <c:pt idx="8532">
                  <c:v>8.7770215966219993</c:v>
                </c:pt>
                <c:pt idx="8533">
                  <c:v>8.7769549254539996</c:v>
                </c:pt>
                <c:pt idx="8534">
                  <c:v>8.7768882462479993</c:v>
                </c:pt>
                <c:pt idx="8535">
                  <c:v>8.7768215590030003</c:v>
                </c:pt>
                <c:pt idx="8536">
                  <c:v>8.7767548637219992</c:v>
                </c:pt>
                <c:pt idx="8537">
                  <c:v>8.7766881604049996</c:v>
                </c:pt>
                <c:pt idx="8538">
                  <c:v>8.7766214490539998</c:v>
                </c:pt>
                <c:pt idx="8539">
                  <c:v>8.7765547296689999</c:v>
                </c:pt>
                <c:pt idx="8540">
                  <c:v>8.776488002252</c:v>
                </c:pt>
                <c:pt idx="8541">
                  <c:v>8.7764212668030002</c:v>
                </c:pt>
                <c:pt idx="8542">
                  <c:v>8.7763545233250007</c:v>
                </c:pt>
                <c:pt idx="8543">
                  <c:v>8.7762877718179997</c:v>
                </c:pt>
                <c:pt idx="8544">
                  <c:v>8.7762210122829991</c:v>
                </c:pt>
                <c:pt idx="8545">
                  <c:v>8.7761542447219991</c:v>
                </c:pt>
                <c:pt idx="8546">
                  <c:v>8.7760874691349997</c:v>
                </c:pt>
                <c:pt idx="8547">
                  <c:v>8.7760206855239993</c:v>
                </c:pt>
                <c:pt idx="8548">
                  <c:v>8.7759538938899997</c:v>
                </c:pt>
                <c:pt idx="8549">
                  <c:v>8.7758870942329992</c:v>
                </c:pt>
                <c:pt idx="8550">
                  <c:v>8.7758202865559998</c:v>
                </c:pt>
                <c:pt idx="8551">
                  <c:v>8.7757534708589997</c:v>
                </c:pt>
                <c:pt idx="8552">
                  <c:v>8.7756866471430008</c:v>
                </c:pt>
                <c:pt idx="8553">
                  <c:v>8.7756198154099998</c:v>
                </c:pt>
                <c:pt idx="8554">
                  <c:v>8.7755529756600001</c:v>
                </c:pt>
                <c:pt idx="8555">
                  <c:v>8.7754861278950003</c:v>
                </c:pt>
                <c:pt idx="8556">
                  <c:v>8.7754192721160003</c:v>
                </c:pt>
                <c:pt idx="8557">
                  <c:v>8.7753524083240002</c:v>
                </c:pt>
                <c:pt idx="8558">
                  <c:v>8.7752855365200002</c:v>
                </c:pt>
                <c:pt idx="8559">
                  <c:v>8.7752186567050003</c:v>
                </c:pt>
                <c:pt idx="8560">
                  <c:v>8.7751517688810008</c:v>
                </c:pt>
                <c:pt idx="8561">
                  <c:v>8.7750848730479998</c:v>
                </c:pt>
                <c:pt idx="8562">
                  <c:v>8.7750179692079993</c:v>
                </c:pt>
                <c:pt idx="8563">
                  <c:v>8.7749510573609992</c:v>
                </c:pt>
                <c:pt idx="8564">
                  <c:v>8.77488413751</c:v>
                </c:pt>
                <c:pt idx="8565">
                  <c:v>8.7748172096539996</c:v>
                </c:pt>
                <c:pt idx="8566">
                  <c:v>8.7747502737960001</c:v>
                </c:pt>
                <c:pt idx="8567">
                  <c:v>8.7746833299359999</c:v>
                </c:pt>
                <c:pt idx="8568">
                  <c:v>8.7746163780760007</c:v>
                </c:pt>
                <c:pt idx="8569">
                  <c:v>8.7745494182160009</c:v>
                </c:pt>
                <c:pt idx="8570">
                  <c:v>8.7744824503570005</c:v>
                </c:pt>
                <c:pt idx="8571">
                  <c:v>8.7744154745019998</c:v>
                </c:pt>
                <c:pt idx="8572">
                  <c:v>8.7743484906510005</c:v>
                </c:pt>
                <c:pt idx="8573">
                  <c:v>8.7742814988039992</c:v>
                </c:pt>
                <c:pt idx="8574">
                  <c:v>8.7742144989639996</c:v>
                </c:pt>
                <c:pt idx="8575">
                  <c:v>8.774147491131</c:v>
                </c:pt>
                <c:pt idx="8576">
                  <c:v>8.7740804753070005</c:v>
                </c:pt>
                <c:pt idx="8577">
                  <c:v>8.7740134514929995</c:v>
                </c:pt>
                <c:pt idx="8578">
                  <c:v>8.7739464196890005</c:v>
                </c:pt>
                <c:pt idx="8579">
                  <c:v>8.7738793798970001</c:v>
                </c:pt>
                <c:pt idx="8580">
                  <c:v>8.7738123321180002</c:v>
                </c:pt>
                <c:pt idx="8581">
                  <c:v>8.7737452763530008</c:v>
                </c:pt>
                <c:pt idx="8582">
                  <c:v>8.7736782126030004</c:v>
                </c:pt>
                <c:pt idx="8583">
                  <c:v>8.7736111408700008</c:v>
                </c:pt>
                <c:pt idx="8584">
                  <c:v>8.7735440611540003</c:v>
                </c:pt>
                <c:pt idx="8585">
                  <c:v>8.7734769734570008</c:v>
                </c:pt>
                <c:pt idx="8586">
                  <c:v>8.7734098777800007</c:v>
                </c:pt>
                <c:pt idx="8587">
                  <c:v>8.773342774124</c:v>
                </c:pt>
                <c:pt idx="8588">
                  <c:v>8.7732756624900006</c:v>
                </c:pt>
                <c:pt idx="8589">
                  <c:v>8.7732085428790008</c:v>
                </c:pt>
                <c:pt idx="8590">
                  <c:v>8.7731414152920006</c:v>
                </c:pt>
                <c:pt idx="8591">
                  <c:v>8.7730742797310004</c:v>
                </c:pt>
                <c:pt idx="8592">
                  <c:v>8.773007136196</c:v>
                </c:pt>
                <c:pt idx="8593">
                  <c:v>8.7729399846889997</c:v>
                </c:pt>
                <c:pt idx="8594">
                  <c:v>8.7728728252109995</c:v>
                </c:pt>
                <c:pt idx="8595">
                  <c:v>8.7728056577619995</c:v>
                </c:pt>
                <c:pt idx="8596">
                  <c:v>8.7727384823449999</c:v>
                </c:pt>
                <c:pt idx="8597">
                  <c:v>8.7726712989600006</c:v>
                </c:pt>
                <c:pt idx="8598">
                  <c:v>8.7726041076080001</c:v>
                </c:pt>
                <c:pt idx="8599">
                  <c:v>8.7725369082910003</c:v>
                </c:pt>
                <c:pt idx="8600">
                  <c:v>8.7724697010099995</c:v>
                </c:pt>
                <c:pt idx="8601">
                  <c:v>8.7724024857649994</c:v>
                </c:pt>
                <c:pt idx="8602">
                  <c:v>8.7723352625580002</c:v>
                </c:pt>
                <c:pt idx="8603">
                  <c:v>8.7722680313900003</c:v>
                </c:pt>
                <c:pt idx="8604">
                  <c:v>8.7722007922619998</c:v>
                </c:pt>
                <c:pt idx="8605">
                  <c:v>8.7721335451750004</c:v>
                </c:pt>
                <c:pt idx="8606">
                  <c:v>8.7720662901310007</c:v>
                </c:pt>
                <c:pt idx="8607">
                  <c:v>8.7719990271300006</c:v>
                </c:pt>
                <c:pt idx="8608">
                  <c:v>8.7719317561740002</c:v>
                </c:pt>
                <c:pt idx="8609">
                  <c:v>8.7718644772629997</c:v>
                </c:pt>
                <c:pt idx="8610">
                  <c:v>8.7717971903999992</c:v>
                </c:pt>
                <c:pt idx="8611">
                  <c:v>8.7717298955840004</c:v>
                </c:pt>
                <c:pt idx="8612">
                  <c:v>8.7716625928180001</c:v>
                </c:pt>
                <c:pt idx="8613">
                  <c:v>8.7715952821009999</c:v>
                </c:pt>
                <c:pt idx="8614">
                  <c:v>8.7715279634370003</c:v>
                </c:pt>
                <c:pt idx="8615">
                  <c:v>8.7714606368239991</c:v>
                </c:pt>
                <c:pt idx="8616">
                  <c:v>8.7713933022660004</c:v>
                </c:pt>
                <c:pt idx="8617">
                  <c:v>8.7713259597620006</c:v>
                </c:pt>
                <c:pt idx="8618">
                  <c:v>8.7712586093139997</c:v>
                </c:pt>
                <c:pt idx="8619">
                  <c:v>8.7711912509229997</c:v>
                </c:pt>
                <c:pt idx="8620">
                  <c:v>8.7711238845900006</c:v>
                </c:pt>
                <c:pt idx="8621">
                  <c:v>8.7710565103160008</c:v>
                </c:pt>
                <c:pt idx="8622">
                  <c:v>8.7709891281030004</c:v>
                </c:pt>
                <c:pt idx="8623">
                  <c:v>8.7709217379519995</c:v>
                </c:pt>
                <c:pt idx="8624">
                  <c:v>8.7708543398629999</c:v>
                </c:pt>
                <c:pt idx="8625">
                  <c:v>8.770786933838</c:v>
                </c:pt>
                <c:pt idx="8626">
                  <c:v>8.7707195198769998</c:v>
                </c:pt>
                <c:pt idx="8627">
                  <c:v>8.7706520979829996</c:v>
                </c:pt>
                <c:pt idx="8628">
                  <c:v>8.7705846681559994</c:v>
                </c:pt>
                <c:pt idx="8629">
                  <c:v>8.7705172303969992</c:v>
                </c:pt>
                <c:pt idx="8630">
                  <c:v>8.7704497847079992</c:v>
                </c:pt>
                <c:pt idx="8631">
                  <c:v>8.7703823310889995</c:v>
                </c:pt>
                <c:pt idx="8632">
                  <c:v>8.7703148695420001</c:v>
                </c:pt>
                <c:pt idx="8633">
                  <c:v>8.7702474000669994</c:v>
                </c:pt>
                <c:pt idx="8634">
                  <c:v>8.7701799226669994</c:v>
                </c:pt>
                <c:pt idx="8635">
                  <c:v>8.770112437341</c:v>
                </c:pt>
                <c:pt idx="8636">
                  <c:v>8.7700449440919996</c:v>
                </c:pt>
                <c:pt idx="8637">
                  <c:v>8.7699774429200001</c:v>
                </c:pt>
                <c:pt idx="8638">
                  <c:v>8.7699099338269999</c:v>
                </c:pt>
                <c:pt idx="8639">
                  <c:v>8.7698424168130007</c:v>
                </c:pt>
                <c:pt idx="8640">
                  <c:v>8.7697748918790008</c:v>
                </c:pt>
                <c:pt idx="8641">
                  <c:v>8.7697073590280006</c:v>
                </c:pt>
                <c:pt idx="8642">
                  <c:v>8.7696398182589999</c:v>
                </c:pt>
                <c:pt idx="8643">
                  <c:v>8.7695722695740006</c:v>
                </c:pt>
                <c:pt idx="8644">
                  <c:v>8.7695047129749994</c:v>
                </c:pt>
                <c:pt idx="8645">
                  <c:v>8.769437148462</c:v>
                </c:pt>
                <c:pt idx="8646">
                  <c:v>8.7693695760360004</c:v>
                </c:pt>
                <c:pt idx="8647">
                  <c:v>8.7693019956989993</c:v>
                </c:pt>
                <c:pt idx="8648">
                  <c:v>8.769234407451</c:v>
                </c:pt>
                <c:pt idx="8649">
                  <c:v>8.7691668112949994</c:v>
                </c:pt>
                <c:pt idx="8650">
                  <c:v>8.7690992072299991</c:v>
                </c:pt>
                <c:pt idx="8651">
                  <c:v>8.7690315952579994</c:v>
                </c:pt>
                <c:pt idx="8652">
                  <c:v>8.7689639753810003</c:v>
                </c:pt>
                <c:pt idx="8653">
                  <c:v>8.768896347598</c:v>
                </c:pt>
                <c:pt idx="8654">
                  <c:v>8.7688287119120005</c:v>
                </c:pt>
                <c:pt idx="8655">
                  <c:v>8.7687610683240003</c:v>
                </c:pt>
                <c:pt idx="8656">
                  <c:v>8.7686934168339992</c:v>
                </c:pt>
                <c:pt idx="8657">
                  <c:v>8.7686257574439992</c:v>
                </c:pt>
                <c:pt idx="8658">
                  <c:v>8.7685580901550004</c:v>
                </c:pt>
                <c:pt idx="8659">
                  <c:v>8.7684904149679994</c:v>
                </c:pt>
                <c:pt idx="8660">
                  <c:v>8.7684227318849999</c:v>
                </c:pt>
                <c:pt idx="8661">
                  <c:v>8.768355040905</c:v>
                </c:pt>
                <c:pt idx="8662">
                  <c:v>8.7682873420309999</c:v>
                </c:pt>
                <c:pt idx="8663">
                  <c:v>8.7682196352629997</c:v>
                </c:pt>
                <c:pt idx="8664">
                  <c:v>8.7681519206029996</c:v>
                </c:pt>
                <c:pt idx="8665">
                  <c:v>8.7680841980519997</c:v>
                </c:pt>
                <c:pt idx="8666">
                  <c:v>8.768016467611</c:v>
                </c:pt>
                <c:pt idx="8667">
                  <c:v>8.7679487292810006</c:v>
                </c:pt>
                <c:pt idx="8668">
                  <c:v>8.7678809830619997</c:v>
                </c:pt>
                <c:pt idx="8669">
                  <c:v>8.7678132289579995</c:v>
                </c:pt>
                <c:pt idx="8670">
                  <c:v>8.7677454669669999</c:v>
                </c:pt>
                <c:pt idx="8671">
                  <c:v>8.7676776970919992</c:v>
                </c:pt>
                <c:pt idx="8672">
                  <c:v>8.7676099193339994</c:v>
                </c:pt>
                <c:pt idx="8673">
                  <c:v>8.7675421336930004</c:v>
                </c:pt>
                <c:pt idx="8674">
                  <c:v>8.7674743401710007</c:v>
                </c:pt>
                <c:pt idx="8675">
                  <c:v>8.7674065387700004</c:v>
                </c:pt>
                <c:pt idx="8676">
                  <c:v>8.7673387294889995</c:v>
                </c:pt>
                <c:pt idx="8677">
                  <c:v>8.767270912331</c:v>
                </c:pt>
                <c:pt idx="8678">
                  <c:v>8.7672030872960001</c:v>
                </c:pt>
                <c:pt idx="8679">
                  <c:v>8.7671352543849999</c:v>
                </c:pt>
                <c:pt idx="8680">
                  <c:v>8.7670674135999995</c:v>
                </c:pt>
                <c:pt idx="8681">
                  <c:v>8.7669995649419992</c:v>
                </c:pt>
                <c:pt idx="8682">
                  <c:v>8.7669317084120006</c:v>
                </c:pt>
                <c:pt idx="8683">
                  <c:v>8.7668638440100004</c:v>
                </c:pt>
                <c:pt idx="8684">
                  <c:v>8.7667959717390005</c:v>
                </c:pt>
                <c:pt idx="8685">
                  <c:v>8.7667280915989991</c:v>
                </c:pt>
                <c:pt idx="8686">
                  <c:v>8.766660203591</c:v>
                </c:pt>
                <c:pt idx="8687">
                  <c:v>8.7665923077169996</c:v>
                </c:pt>
                <c:pt idx="8688">
                  <c:v>8.7665244039769998</c:v>
                </c:pt>
                <c:pt idx="8689">
                  <c:v>8.7664564923730008</c:v>
                </c:pt>
                <c:pt idx="8690">
                  <c:v>8.7663885729059992</c:v>
                </c:pt>
                <c:pt idx="8691">
                  <c:v>8.7663206455770002</c:v>
                </c:pt>
                <c:pt idx="8692">
                  <c:v>8.7662527103870005</c:v>
                </c:pt>
                <c:pt idx="8693">
                  <c:v>8.7661847673370001</c:v>
                </c:pt>
                <c:pt idx="8694">
                  <c:v>8.7661168164279992</c:v>
                </c:pt>
                <c:pt idx="8695">
                  <c:v>8.7660488576619997</c:v>
                </c:pt>
                <c:pt idx="8696">
                  <c:v>8.7659808910389998</c:v>
                </c:pt>
                <c:pt idx="8697">
                  <c:v>8.7659129165609997</c:v>
                </c:pt>
                <c:pt idx="8698">
                  <c:v>8.7658449342289995</c:v>
                </c:pt>
                <c:pt idx="8699">
                  <c:v>8.7657769440439992</c:v>
                </c:pt>
                <c:pt idx="8700">
                  <c:v>8.7657089460060007</c:v>
                </c:pt>
                <c:pt idx="8701">
                  <c:v>8.7656409401180007</c:v>
                </c:pt>
                <c:pt idx="8702">
                  <c:v>8.7655729263800009</c:v>
                </c:pt>
                <c:pt idx="8703">
                  <c:v>8.7655049047939997</c:v>
                </c:pt>
                <c:pt idx="8704">
                  <c:v>8.7654368753600007</c:v>
                </c:pt>
                <c:pt idx="8705">
                  <c:v>8.7653688380790005</c:v>
                </c:pt>
                <c:pt idx="8706">
                  <c:v>8.7653007929539992</c:v>
                </c:pt>
                <c:pt idx="8707">
                  <c:v>8.7652327399840004</c:v>
                </c:pt>
                <c:pt idx="8708">
                  <c:v>8.7651646791710007</c:v>
                </c:pt>
                <c:pt idx="8709">
                  <c:v>8.7650966105160002</c:v>
                </c:pt>
                <c:pt idx="8710">
                  <c:v>8.7650285340210008</c:v>
                </c:pt>
                <c:pt idx="8711">
                  <c:v>8.7649604496860007</c:v>
                </c:pt>
                <c:pt idx="8712">
                  <c:v>8.7648923575120001</c:v>
                </c:pt>
                <c:pt idx="8713">
                  <c:v>8.7648242575009991</c:v>
                </c:pt>
                <c:pt idx="8714">
                  <c:v>8.7647561496539996</c:v>
                </c:pt>
                <c:pt idx="8715">
                  <c:v>8.7646880339709998</c:v>
                </c:pt>
                <c:pt idx="8716">
                  <c:v>8.764619910455</c:v>
                </c:pt>
                <c:pt idx="8717">
                  <c:v>8.7645517791050001</c:v>
                </c:pt>
                <c:pt idx="8718">
                  <c:v>8.7644836399240003</c:v>
                </c:pt>
                <c:pt idx="8719">
                  <c:v>8.7644154929120006</c:v>
                </c:pt>
                <c:pt idx="8720">
                  <c:v>8.7643473380699994</c:v>
                </c:pt>
                <c:pt idx="8721">
                  <c:v>8.7642791754000005</c:v>
                </c:pt>
                <c:pt idx="8722">
                  <c:v>8.7642110049020001</c:v>
                </c:pt>
                <c:pt idx="8723">
                  <c:v>8.7641428265780004</c:v>
                </c:pt>
                <c:pt idx="8724">
                  <c:v>8.7640746404299996</c:v>
                </c:pt>
                <c:pt idx="8725">
                  <c:v>8.7640064464569996</c:v>
                </c:pt>
                <c:pt idx="8726">
                  <c:v>8.7639382446610004</c:v>
                </c:pt>
                <c:pt idx="8727">
                  <c:v>8.7638700350430003</c:v>
                </c:pt>
                <c:pt idx="8728">
                  <c:v>8.7638018176049997</c:v>
                </c:pt>
                <c:pt idx="8729">
                  <c:v>8.7637335923480002</c:v>
                </c:pt>
                <c:pt idx="8730">
                  <c:v>8.7636653592710001</c:v>
                </c:pt>
                <c:pt idx="8731">
                  <c:v>8.7635971183779997</c:v>
                </c:pt>
                <c:pt idx="8732">
                  <c:v>8.7635288696680007</c:v>
                </c:pt>
                <c:pt idx="8733">
                  <c:v>8.7634606131439998</c:v>
                </c:pt>
                <c:pt idx="8734">
                  <c:v>8.7633923488050005</c:v>
                </c:pt>
                <c:pt idx="8735">
                  <c:v>8.7633240766539995</c:v>
                </c:pt>
                <c:pt idx="8736">
                  <c:v>8.7632557966910003</c:v>
                </c:pt>
                <c:pt idx="8737">
                  <c:v>8.7631875089169995</c:v>
                </c:pt>
                <c:pt idx="8738">
                  <c:v>8.7631192133340008</c:v>
                </c:pt>
                <c:pt idx="8739">
                  <c:v>8.7630509099420006</c:v>
                </c:pt>
                <c:pt idx="8740">
                  <c:v>8.7629825987439993</c:v>
                </c:pt>
                <c:pt idx="8741">
                  <c:v>8.7629142797390003</c:v>
                </c:pt>
                <c:pt idx="8742">
                  <c:v>8.7628459529290001</c:v>
                </c:pt>
                <c:pt idx="8743">
                  <c:v>8.7627776183150008</c:v>
                </c:pt>
                <c:pt idx="8744">
                  <c:v>8.7627092758990006</c:v>
                </c:pt>
                <c:pt idx="8745">
                  <c:v>8.7626409256799995</c:v>
                </c:pt>
                <c:pt idx="8746">
                  <c:v>8.7625725676619997</c:v>
                </c:pt>
                <c:pt idx="8747">
                  <c:v>8.7625042018430008</c:v>
                </c:pt>
                <c:pt idx="8748">
                  <c:v>8.7624358282269998</c:v>
                </c:pt>
                <c:pt idx="8749">
                  <c:v>8.7623674468130002</c:v>
                </c:pt>
                <c:pt idx="8750">
                  <c:v>8.7622990576030002</c:v>
                </c:pt>
                <c:pt idx="8751">
                  <c:v>8.7622306605990001</c:v>
                </c:pt>
                <c:pt idx="8752">
                  <c:v>8.7621622557999999</c:v>
                </c:pt>
                <c:pt idx="8753">
                  <c:v>8.7620938432089996</c:v>
                </c:pt>
                <c:pt idx="8754">
                  <c:v>8.7620254228259995</c:v>
                </c:pt>
                <c:pt idx="8755">
                  <c:v>8.7619569946529996</c:v>
                </c:pt>
                <c:pt idx="8756">
                  <c:v>8.7618885586899999</c:v>
                </c:pt>
                <c:pt idx="8757">
                  <c:v>8.7618201149390007</c:v>
                </c:pt>
                <c:pt idx="8758">
                  <c:v>8.7617516634000001</c:v>
                </c:pt>
                <c:pt idx="8759">
                  <c:v>8.7616832040760002</c:v>
                </c:pt>
                <c:pt idx="8760">
                  <c:v>8.7616147369669992</c:v>
                </c:pt>
                <c:pt idx="8761">
                  <c:v>8.7615462620740008</c:v>
                </c:pt>
                <c:pt idx="8762">
                  <c:v>8.7614777793979997</c:v>
                </c:pt>
                <c:pt idx="8763">
                  <c:v>8.7614092889409996</c:v>
                </c:pt>
                <c:pt idx="8764">
                  <c:v>8.7613407907030005</c:v>
                </c:pt>
                <c:pt idx="8765">
                  <c:v>8.7612722846859992</c:v>
                </c:pt>
                <c:pt idx="8766">
                  <c:v>8.7612037708910009</c:v>
                </c:pt>
                <c:pt idx="8767">
                  <c:v>8.7611352493180004</c:v>
                </c:pt>
                <c:pt idx="8768">
                  <c:v>8.7610667199699996</c:v>
                </c:pt>
                <c:pt idx="8769">
                  <c:v>8.7609981828460004</c:v>
                </c:pt>
                <c:pt idx="8770">
                  <c:v>8.7609296379489994</c:v>
                </c:pt>
                <c:pt idx="8771">
                  <c:v>8.7608610852790001</c:v>
                </c:pt>
                <c:pt idx="8772">
                  <c:v>8.7607925248379992</c:v>
                </c:pt>
                <c:pt idx="8773">
                  <c:v>8.7607239566260002</c:v>
                </c:pt>
                <c:pt idx="8774">
                  <c:v>8.7606553806449998</c:v>
                </c:pt>
                <c:pt idx="8775">
                  <c:v>8.7605867968949998</c:v>
                </c:pt>
                <c:pt idx="8776">
                  <c:v>8.7605182053790003</c:v>
                </c:pt>
                <c:pt idx="8777">
                  <c:v>8.7604496060969996</c:v>
                </c:pt>
                <c:pt idx="8778">
                  <c:v>8.7603809990489996</c:v>
                </c:pt>
                <c:pt idx="8779">
                  <c:v>8.7603123842380004</c:v>
                </c:pt>
                <c:pt idx="8780">
                  <c:v>8.7602437616640003</c:v>
                </c:pt>
                <c:pt idx="8781">
                  <c:v>8.7601751313289995</c:v>
                </c:pt>
                <c:pt idx="8782">
                  <c:v>8.7601064932329997</c:v>
                </c:pt>
                <c:pt idx="8783">
                  <c:v>8.7600378473779994</c:v>
                </c:pt>
                <c:pt idx="8784">
                  <c:v>8.7599691937650004</c:v>
                </c:pt>
                <c:pt idx="8785">
                  <c:v>8.7599005323949992</c:v>
                </c:pt>
                <c:pt idx="8786">
                  <c:v>8.7598318632689995</c:v>
                </c:pt>
                <c:pt idx="8787">
                  <c:v>8.7597631863869996</c:v>
                </c:pt>
                <c:pt idx="8788">
                  <c:v>8.7596945017529997</c:v>
                </c:pt>
                <c:pt idx="8789">
                  <c:v>8.7596258093649997</c:v>
                </c:pt>
                <c:pt idx="8790">
                  <c:v>8.7595571092259998</c:v>
                </c:pt>
                <c:pt idx="8791">
                  <c:v>8.7594884013370002</c:v>
                </c:pt>
                <c:pt idx="8792">
                  <c:v>8.7594196856979991</c:v>
                </c:pt>
                <c:pt idx="8793">
                  <c:v>8.7593509623110002</c:v>
                </c:pt>
                <c:pt idx="8794">
                  <c:v>8.759282231177</c:v>
                </c:pt>
                <c:pt idx="8795">
                  <c:v>8.7592134922970004</c:v>
                </c:pt>
                <c:pt idx="8796">
                  <c:v>8.7591447456719997</c:v>
                </c:pt>
                <c:pt idx="8797">
                  <c:v>8.7590759913039999</c:v>
                </c:pt>
                <c:pt idx="8798">
                  <c:v>8.7590072291919991</c:v>
                </c:pt>
                <c:pt idx="8799">
                  <c:v>8.7589384593399995</c:v>
                </c:pt>
                <c:pt idx="8800">
                  <c:v>8.7588696817470009</c:v>
                </c:pt>
                <c:pt idx="8801">
                  <c:v>8.7588008964139998</c:v>
                </c:pt>
                <c:pt idx="8802">
                  <c:v>8.7587321033440002</c:v>
                </c:pt>
                <c:pt idx="8803">
                  <c:v>8.7586633025360001</c:v>
                </c:pt>
                <c:pt idx="8804">
                  <c:v>8.7585944939919997</c:v>
                </c:pt>
                <c:pt idx="8805">
                  <c:v>8.7585256777139993</c:v>
                </c:pt>
                <c:pt idx="8806">
                  <c:v>8.7584568537020004</c:v>
                </c:pt>
                <c:pt idx="8807">
                  <c:v>8.7583880219569998</c:v>
                </c:pt>
                <c:pt idx="8808">
                  <c:v>8.7583191824809994</c:v>
                </c:pt>
                <c:pt idx="8809">
                  <c:v>8.7582503352740009</c:v>
                </c:pt>
                <c:pt idx="8810">
                  <c:v>8.7581814803379991</c:v>
                </c:pt>
                <c:pt idx="8811">
                  <c:v>8.7581126176739996</c:v>
                </c:pt>
                <c:pt idx="8812">
                  <c:v>8.7580437472820005</c:v>
                </c:pt>
                <c:pt idx="8813">
                  <c:v>8.7579748691650003</c:v>
                </c:pt>
                <c:pt idx="8814">
                  <c:v>8.7579059833230009</c:v>
                </c:pt>
                <c:pt idx="8815">
                  <c:v>8.7578370897570004</c:v>
                </c:pt>
                <c:pt idx="8816">
                  <c:v>8.7577681884690008</c:v>
                </c:pt>
                <c:pt idx="8817">
                  <c:v>8.7576992794580004</c:v>
                </c:pt>
                <c:pt idx="8818">
                  <c:v>8.7576303627279994</c:v>
                </c:pt>
                <c:pt idx="8819">
                  <c:v>8.7575614382779996</c:v>
                </c:pt>
                <c:pt idx="8820">
                  <c:v>8.7574925061099993</c:v>
                </c:pt>
                <c:pt idx="8821">
                  <c:v>8.7574235662250004</c:v>
                </c:pt>
                <c:pt idx="8822">
                  <c:v>8.7573546186239994</c:v>
                </c:pt>
                <c:pt idx="8823">
                  <c:v>8.7572856633080001</c:v>
                </c:pt>
                <c:pt idx="8824">
                  <c:v>8.7572167002790007</c:v>
                </c:pt>
                <c:pt idx="8825">
                  <c:v>8.7571477295359994</c:v>
                </c:pt>
                <c:pt idx="8826">
                  <c:v>8.7570787510820001</c:v>
                </c:pt>
                <c:pt idx="8827">
                  <c:v>8.7570097649179992</c:v>
                </c:pt>
                <c:pt idx="8828">
                  <c:v>8.7569407710440004</c:v>
                </c:pt>
                <c:pt idx="8829">
                  <c:v>8.7568717694630003</c:v>
                </c:pt>
                <c:pt idx="8830">
                  <c:v>8.7568027601740006</c:v>
                </c:pt>
                <c:pt idx="8831">
                  <c:v>8.7567337431789998</c:v>
                </c:pt>
                <c:pt idx="8832">
                  <c:v>8.7566647184789996</c:v>
                </c:pt>
                <c:pt idx="8833">
                  <c:v>8.7565956860750003</c:v>
                </c:pt>
                <c:pt idx="8834">
                  <c:v>8.7565266459690001</c:v>
                </c:pt>
                <c:pt idx="8835">
                  <c:v>8.7564575981609991</c:v>
                </c:pt>
                <c:pt idx="8836">
                  <c:v>8.7563885426529993</c:v>
                </c:pt>
                <c:pt idx="8837">
                  <c:v>8.7563194794450006</c:v>
                </c:pt>
                <c:pt idx="8838">
                  <c:v>8.7562504085389996</c:v>
                </c:pt>
                <c:pt idx="8839">
                  <c:v>8.7561813299360001</c:v>
                </c:pt>
                <c:pt idx="8840">
                  <c:v>8.7561122436370002</c:v>
                </c:pt>
                <c:pt idx="8841">
                  <c:v>8.7560431496430002</c:v>
                </c:pt>
                <c:pt idx="8842">
                  <c:v>8.7559740479550001</c:v>
                </c:pt>
                <c:pt idx="8843">
                  <c:v>8.755904938574</c:v>
                </c:pt>
                <c:pt idx="8844">
                  <c:v>8.755835821502</c:v>
                </c:pt>
                <c:pt idx="8845">
                  <c:v>8.7557666967400003</c:v>
                </c:pt>
                <c:pt idx="8846">
                  <c:v>8.7556975642880008</c:v>
                </c:pt>
                <c:pt idx="8847">
                  <c:v>8.7556284241469999</c:v>
                </c:pt>
                <c:pt idx="8848">
                  <c:v>8.7555592763199996</c:v>
                </c:pt>
                <c:pt idx="8849">
                  <c:v>8.7554901208059999</c:v>
                </c:pt>
                <c:pt idx="8850">
                  <c:v>8.7554209576080009</c:v>
                </c:pt>
                <c:pt idx="8851">
                  <c:v>8.7553517867250008</c:v>
                </c:pt>
                <c:pt idx="8852">
                  <c:v>8.7552826081599999</c:v>
                </c:pt>
                <c:pt idx="8853">
                  <c:v>8.755213421913</c:v>
                </c:pt>
                <c:pt idx="8854">
                  <c:v>8.7551442279859994</c:v>
                </c:pt>
                <c:pt idx="8855">
                  <c:v>8.7550750263800001</c:v>
                </c:pt>
                <c:pt idx="8856">
                  <c:v>8.7550058170940002</c:v>
                </c:pt>
                <c:pt idx="8857">
                  <c:v>8.7549366001319999</c:v>
                </c:pt>
                <c:pt idx="8858">
                  <c:v>8.7548673754939994</c:v>
                </c:pt>
                <c:pt idx="8859">
                  <c:v>8.7547981431810005</c:v>
                </c:pt>
                <c:pt idx="8860">
                  <c:v>8.7547289031929996</c:v>
                </c:pt>
                <c:pt idx="8861">
                  <c:v>8.7546596555330005</c:v>
                </c:pt>
                <c:pt idx="8862">
                  <c:v>8.7545904002019999</c:v>
                </c:pt>
                <c:pt idx="8863">
                  <c:v>8.7545211371989993</c:v>
                </c:pt>
                <c:pt idx="8864">
                  <c:v>8.7544518665279991</c:v>
                </c:pt>
                <c:pt idx="8865">
                  <c:v>8.7543825881869992</c:v>
                </c:pt>
                <c:pt idx="8866">
                  <c:v>8.7543133021799999</c:v>
                </c:pt>
                <c:pt idx="8867">
                  <c:v>8.7542440085059994</c:v>
                </c:pt>
                <c:pt idx="8868">
                  <c:v>8.7541747071679996</c:v>
                </c:pt>
                <c:pt idx="8869">
                  <c:v>8.7541053981650006</c:v>
                </c:pt>
                <c:pt idx="8870">
                  <c:v>8.7540360815000007</c:v>
                </c:pt>
                <c:pt idx="8871">
                  <c:v>8.753966757173</c:v>
                </c:pt>
                <c:pt idx="8872">
                  <c:v>8.7538974251850004</c:v>
                </c:pt>
                <c:pt idx="8873">
                  <c:v>8.7538280855380002</c:v>
                </c:pt>
                <c:pt idx="8874">
                  <c:v>8.7537587382319995</c:v>
                </c:pt>
                <c:pt idx="8875">
                  <c:v>8.7536893832690001</c:v>
                </c:pt>
                <c:pt idx="8876">
                  <c:v>8.7536200206500006</c:v>
                </c:pt>
                <c:pt idx="8877">
                  <c:v>8.7535506503750007</c:v>
                </c:pt>
                <c:pt idx="8878">
                  <c:v>8.7534812724470008</c:v>
                </c:pt>
                <c:pt idx="8879">
                  <c:v>8.7534118868650008</c:v>
                </c:pt>
                <c:pt idx="8880">
                  <c:v>8.7533424936319992</c:v>
                </c:pt>
                <c:pt idx="8881">
                  <c:v>8.7532730927489997</c:v>
                </c:pt>
                <c:pt idx="8882">
                  <c:v>8.7532036842150003</c:v>
                </c:pt>
                <c:pt idx="8883">
                  <c:v>8.7531342680329995</c:v>
                </c:pt>
                <c:pt idx="8884">
                  <c:v>8.7530648442039993</c:v>
                </c:pt>
                <c:pt idx="8885">
                  <c:v>8.7529954127279996</c:v>
                </c:pt>
                <c:pt idx="8886">
                  <c:v>8.7529259736080007</c:v>
                </c:pt>
                <c:pt idx="8887">
                  <c:v>8.7528565268430008</c:v>
                </c:pt>
                <c:pt idx="8888">
                  <c:v>8.7527870724349999</c:v>
                </c:pt>
                <c:pt idx="8889">
                  <c:v>8.752717610386</c:v>
                </c:pt>
                <c:pt idx="8890">
                  <c:v>8.7526481406949994</c:v>
                </c:pt>
                <c:pt idx="8891">
                  <c:v>8.752578663365</c:v>
                </c:pt>
                <c:pt idx="8892">
                  <c:v>8.7525091783960001</c:v>
                </c:pt>
                <c:pt idx="8893">
                  <c:v>8.7524396857899998</c:v>
                </c:pt>
                <c:pt idx="8894">
                  <c:v>8.7523701855479992</c:v>
                </c:pt>
                <c:pt idx="8895">
                  <c:v>8.7523006776700001</c:v>
                </c:pt>
                <c:pt idx="8896">
                  <c:v>8.7522311621579991</c:v>
                </c:pt>
                <c:pt idx="8897">
                  <c:v>8.7521616390129999</c:v>
                </c:pt>
                <c:pt idx="8898">
                  <c:v>8.7520921082360008</c:v>
                </c:pt>
                <c:pt idx="8899">
                  <c:v>8.7520225698290002</c:v>
                </c:pt>
                <c:pt idx="8900">
                  <c:v>8.7519530237909997</c:v>
                </c:pt>
                <c:pt idx="8901">
                  <c:v>8.7518834701249997</c:v>
                </c:pt>
                <c:pt idx="8902">
                  <c:v>8.7518139088320002</c:v>
                </c:pt>
                <c:pt idx="8903">
                  <c:v>8.7517443399109993</c:v>
                </c:pt>
                <c:pt idx="8904">
                  <c:v>8.7516747633659993</c:v>
                </c:pt>
                <c:pt idx="8905">
                  <c:v>8.7516051791959999</c:v>
                </c:pt>
                <c:pt idx="8906">
                  <c:v>8.7515355874039997</c:v>
                </c:pt>
                <c:pt idx="8907">
                  <c:v>8.7514659879890004</c:v>
                </c:pt>
                <c:pt idx="8908">
                  <c:v>8.7513963809530004</c:v>
                </c:pt>
                <c:pt idx="8909">
                  <c:v>8.7513267662979999</c:v>
                </c:pt>
                <c:pt idx="8910">
                  <c:v>8.7512571440230005</c:v>
                </c:pt>
                <c:pt idx="8911">
                  <c:v>8.7511875141310007</c:v>
                </c:pt>
                <c:pt idx="8912">
                  <c:v>8.7511178766230007</c:v>
                </c:pt>
                <c:pt idx="8913">
                  <c:v>8.7510482314990004</c:v>
                </c:pt>
                <c:pt idx="8914">
                  <c:v>8.7509785787609999</c:v>
                </c:pt>
                <c:pt idx="8915">
                  <c:v>8.7509089184089994</c:v>
                </c:pt>
                <c:pt idx="8916">
                  <c:v>8.7508392504460009</c:v>
                </c:pt>
                <c:pt idx="8917">
                  <c:v>8.7507695748710006</c:v>
                </c:pt>
                <c:pt idx="8918">
                  <c:v>8.7506998916870007</c:v>
                </c:pt>
                <c:pt idx="8919">
                  <c:v>8.7506302008929993</c:v>
                </c:pt>
                <c:pt idx="8920">
                  <c:v>8.7505605024920001</c:v>
                </c:pt>
                <c:pt idx="8921">
                  <c:v>8.7504907964849998</c:v>
                </c:pt>
                <c:pt idx="8922">
                  <c:v>8.7504210828720002</c:v>
                </c:pt>
                <c:pt idx="8923">
                  <c:v>8.7503513616539994</c:v>
                </c:pt>
                <c:pt idx="8924">
                  <c:v>8.7502816328329995</c:v>
                </c:pt>
                <c:pt idx="8925">
                  <c:v>8.7502118964100006</c:v>
                </c:pt>
                <c:pt idx="8926">
                  <c:v>8.7501421523859992</c:v>
                </c:pt>
                <c:pt idx="8927">
                  <c:v>8.7500724007610007</c:v>
                </c:pt>
                <c:pt idx="8928">
                  <c:v>8.7500026415379999</c:v>
                </c:pt>
                <c:pt idx="8929">
                  <c:v>8.7499328747170004</c:v>
                </c:pt>
                <c:pt idx="8930">
                  <c:v>8.7498631002990006</c:v>
                </c:pt>
                <c:pt idx="8931">
                  <c:v>8.7497933182860006</c:v>
                </c:pt>
                <c:pt idx="8932">
                  <c:v>8.7497235286780004</c:v>
                </c:pt>
                <c:pt idx="8933">
                  <c:v>8.7496537314770002</c:v>
                </c:pt>
                <c:pt idx="8934">
                  <c:v>8.749583926683</c:v>
                </c:pt>
                <c:pt idx="8935">
                  <c:v>8.749514114298</c:v>
                </c:pt>
                <c:pt idx="8936">
                  <c:v>8.7494442943230002</c:v>
                </c:pt>
                <c:pt idx="8937">
                  <c:v>8.7493744667590008</c:v>
                </c:pt>
                <c:pt idx="8938">
                  <c:v>8.749304631607</c:v>
                </c:pt>
                <c:pt idx="8939">
                  <c:v>8.7492347888679998</c:v>
                </c:pt>
                <c:pt idx="8940">
                  <c:v>8.7491649385430001</c:v>
                </c:pt>
                <c:pt idx="8941">
                  <c:v>8.7490950806339995</c:v>
                </c:pt>
                <c:pt idx="8942">
                  <c:v>8.7490252151409997</c:v>
                </c:pt>
                <c:pt idx="8943">
                  <c:v>8.7489553420659991</c:v>
                </c:pt>
                <c:pt idx="8944">
                  <c:v>8.7488854614089995</c:v>
                </c:pt>
                <c:pt idx="8945">
                  <c:v>8.7488155731719992</c:v>
                </c:pt>
                <c:pt idx="8946">
                  <c:v>8.7487456773560002</c:v>
                </c:pt>
                <c:pt idx="8947">
                  <c:v>8.7486757739620007</c:v>
                </c:pt>
                <c:pt idx="8948">
                  <c:v>8.7486058629910008</c:v>
                </c:pt>
                <c:pt idx="8949">
                  <c:v>8.7485359444440007</c:v>
                </c:pt>
                <c:pt idx="8950">
                  <c:v>8.7484660183230005</c:v>
                </c:pt>
                <c:pt idx="8951">
                  <c:v>8.7483960846270001</c:v>
                </c:pt>
                <c:pt idx="8952">
                  <c:v>8.7483261433599999</c:v>
                </c:pt>
                <c:pt idx="8953">
                  <c:v>8.7482561945199997</c:v>
                </c:pt>
                <c:pt idx="8954">
                  <c:v>8.7481862381099997</c:v>
                </c:pt>
                <c:pt idx="8955">
                  <c:v>8.7481162741310001</c:v>
                </c:pt>
                <c:pt idx="8956">
                  <c:v>8.7480463025839992</c:v>
                </c:pt>
                <c:pt idx="8957">
                  <c:v>8.7479763234700005</c:v>
                </c:pt>
                <c:pt idx="8958">
                  <c:v>8.7479063367900007</c:v>
                </c:pt>
                <c:pt idx="8959">
                  <c:v>8.7478363425439998</c:v>
                </c:pt>
                <c:pt idx="8960">
                  <c:v>8.7477663407359998</c:v>
                </c:pt>
                <c:pt idx="8961">
                  <c:v>8.7476963313640006</c:v>
                </c:pt>
                <c:pt idx="8962">
                  <c:v>8.7476263144310007</c:v>
                </c:pt>
                <c:pt idx="8963">
                  <c:v>8.7475562899370001</c:v>
                </c:pt>
                <c:pt idx="8964">
                  <c:v>8.7474862578840007</c:v>
                </c:pt>
                <c:pt idx="8965">
                  <c:v>8.7474162182720008</c:v>
                </c:pt>
                <c:pt idx="8966">
                  <c:v>8.7473461711030005</c:v>
                </c:pt>
                <c:pt idx="8967">
                  <c:v>8.747276116378</c:v>
                </c:pt>
                <c:pt idx="8968">
                  <c:v>8.7472060540989993</c:v>
                </c:pt>
                <c:pt idx="8969">
                  <c:v>8.7471359842650003</c:v>
                </c:pt>
                <c:pt idx="8970">
                  <c:v>8.7470659068779995</c:v>
                </c:pt>
                <c:pt idx="8971">
                  <c:v>8.7469958219400006</c:v>
                </c:pt>
                <c:pt idx="8972">
                  <c:v>8.7469257294510001</c:v>
                </c:pt>
                <c:pt idx="8973">
                  <c:v>8.7468556294119999</c:v>
                </c:pt>
                <c:pt idx="8974">
                  <c:v>8.7467855218250001</c:v>
                </c:pt>
                <c:pt idx="8975">
                  <c:v>8.7467154066900008</c:v>
                </c:pt>
                <c:pt idx="8976">
                  <c:v>8.7466452840100004</c:v>
                </c:pt>
                <c:pt idx="8977">
                  <c:v>8.7465751537840006</c:v>
                </c:pt>
                <c:pt idx="8978">
                  <c:v>8.7465050160139999</c:v>
                </c:pt>
                <c:pt idx="8979">
                  <c:v>8.746434870701</c:v>
                </c:pt>
                <c:pt idx="8980">
                  <c:v>8.7463647178459993</c:v>
                </c:pt>
                <c:pt idx="8981">
                  <c:v>8.7462945574499997</c:v>
                </c:pt>
                <c:pt idx="8982">
                  <c:v>8.7462243895149996</c:v>
                </c:pt>
                <c:pt idx="8983">
                  <c:v>8.7461542140410007</c:v>
                </c:pt>
                <c:pt idx="8984">
                  <c:v>8.7460840310299997</c:v>
                </c:pt>
                <c:pt idx="8985">
                  <c:v>8.746013840482</c:v>
                </c:pt>
                <c:pt idx="8986">
                  <c:v>8.7459436423990002</c:v>
                </c:pt>
                <c:pt idx="8987">
                  <c:v>8.7458734367810003</c:v>
                </c:pt>
                <c:pt idx="8988">
                  <c:v>8.7458032236300003</c:v>
                </c:pt>
                <c:pt idx="8989">
                  <c:v>8.7457330029480005</c:v>
                </c:pt>
                <c:pt idx="8990">
                  <c:v>8.7456627747340008</c:v>
                </c:pt>
                <c:pt idx="8991">
                  <c:v>8.7455925389909996</c:v>
                </c:pt>
                <c:pt idx="8992">
                  <c:v>8.7455222957180005</c:v>
                </c:pt>
                <c:pt idx="8993">
                  <c:v>8.7454520449190003</c:v>
                </c:pt>
                <c:pt idx="8994">
                  <c:v>8.7453817865920005</c:v>
                </c:pt>
                <c:pt idx="8995">
                  <c:v>8.7453115207399996</c:v>
                </c:pt>
                <c:pt idx="8996">
                  <c:v>8.7452412473639995</c:v>
                </c:pt>
                <c:pt idx="8997">
                  <c:v>8.7451709664640003</c:v>
                </c:pt>
                <c:pt idx="8998">
                  <c:v>8.7451006780420002</c:v>
                </c:pt>
                <c:pt idx="8999">
                  <c:v>8.7450303820989994</c:v>
                </c:pt>
                <c:pt idx="9000">
                  <c:v>8.7449600786359998</c:v>
                </c:pt>
                <c:pt idx="9001">
                  <c:v>8.7448897676539996</c:v>
                </c:pt>
                <c:pt idx="9002">
                  <c:v>8.7448194491540008</c:v>
                </c:pt>
                <c:pt idx="9003">
                  <c:v>8.7447491231379999</c:v>
                </c:pt>
                <c:pt idx="9004">
                  <c:v>8.7446787896050004</c:v>
                </c:pt>
                <c:pt idx="9005">
                  <c:v>8.7446084485589992</c:v>
                </c:pt>
                <c:pt idx="9006">
                  <c:v>8.7445380999979996</c:v>
                </c:pt>
                <c:pt idx="9007">
                  <c:v>8.7444677439260001</c:v>
                </c:pt>
                <c:pt idx="9008">
                  <c:v>8.7443973803420008</c:v>
                </c:pt>
                <c:pt idx="9009">
                  <c:v>8.7443270092479999</c:v>
                </c:pt>
                <c:pt idx="9010">
                  <c:v>8.7442566306439993</c:v>
                </c:pt>
                <c:pt idx="9011">
                  <c:v>8.7441862445329992</c:v>
                </c:pt>
                <c:pt idx="9012">
                  <c:v>8.7441158509149997</c:v>
                </c:pt>
                <c:pt idx="9013">
                  <c:v>8.7440454497910007</c:v>
                </c:pt>
                <c:pt idx="9014">
                  <c:v>8.7439750411620007</c:v>
                </c:pt>
                <c:pt idx="9015">
                  <c:v>8.7439046250299999</c:v>
                </c:pt>
                <c:pt idx="9016">
                  <c:v>8.7438342013949999</c:v>
                </c:pt>
                <c:pt idx="9017">
                  <c:v>8.7437637702579991</c:v>
                </c:pt>
                <c:pt idx="9018">
                  <c:v>8.7436933316209995</c:v>
                </c:pt>
                <c:pt idx="9019">
                  <c:v>8.7436228854849993</c:v>
                </c:pt>
                <c:pt idx="9020">
                  <c:v>8.7435524318510005</c:v>
                </c:pt>
                <c:pt idx="9021">
                  <c:v>8.7434819707189995</c:v>
                </c:pt>
                <c:pt idx="9022">
                  <c:v>8.743411502092</c:v>
                </c:pt>
                <c:pt idx="9023">
                  <c:v>8.7433410259690003</c:v>
                </c:pt>
                <c:pt idx="9024">
                  <c:v>8.7432705423530006</c:v>
                </c:pt>
                <c:pt idx="9025">
                  <c:v>8.7432000512439991</c:v>
                </c:pt>
                <c:pt idx="9026">
                  <c:v>8.7431295526439996</c:v>
                </c:pt>
                <c:pt idx="9027">
                  <c:v>8.7430590465520002</c:v>
                </c:pt>
                <c:pt idx="9028">
                  <c:v>8.7429885329719994</c:v>
                </c:pt>
                <c:pt idx="9029">
                  <c:v>8.7429180119030008</c:v>
                </c:pt>
                <c:pt idx="9030">
                  <c:v>8.7428474833460008</c:v>
                </c:pt>
                <c:pt idx="9031">
                  <c:v>8.7427769473039998</c:v>
                </c:pt>
                <c:pt idx="9032">
                  <c:v>8.7427064037759994</c:v>
                </c:pt>
                <c:pt idx="9033">
                  <c:v>8.7426358527639998</c:v>
                </c:pt>
                <c:pt idx="9034">
                  <c:v>8.7425652942689993</c:v>
                </c:pt>
                <c:pt idx="9035">
                  <c:v>8.7424947282929999</c:v>
                </c:pt>
                <c:pt idx="9036">
                  <c:v>8.7424241548359998</c:v>
                </c:pt>
                <c:pt idx="9037">
                  <c:v>8.7423535738990008</c:v>
                </c:pt>
                <c:pt idx="9038">
                  <c:v>8.7422829854829995</c:v>
                </c:pt>
                <c:pt idx="9039">
                  <c:v>8.7422123895899997</c:v>
                </c:pt>
                <c:pt idx="9040">
                  <c:v>8.7421417862199995</c:v>
                </c:pt>
                <c:pt idx="9041">
                  <c:v>8.7420711753749991</c:v>
                </c:pt>
                <c:pt idx="9042">
                  <c:v>8.7420005570560004</c:v>
                </c:pt>
                <c:pt idx="9043">
                  <c:v>8.741929931264</c:v>
                </c:pt>
                <c:pt idx="9044">
                  <c:v>8.7418592979999996</c:v>
                </c:pt>
                <c:pt idx="9045">
                  <c:v>8.7417886572649994</c:v>
                </c:pt>
                <c:pt idx="9046">
                  <c:v>8.7417180090599995</c:v>
                </c:pt>
                <c:pt idx="9047">
                  <c:v>8.741647353386</c:v>
                </c:pt>
                <c:pt idx="9048">
                  <c:v>8.7415766902440009</c:v>
                </c:pt>
                <c:pt idx="9049">
                  <c:v>8.7415060196360006</c:v>
                </c:pt>
                <c:pt idx="9050">
                  <c:v>8.7414353415619992</c:v>
                </c:pt>
                <c:pt idx="9051">
                  <c:v>8.7413646560240004</c:v>
                </c:pt>
                <c:pt idx="9052">
                  <c:v>8.7412939630220006</c:v>
                </c:pt>
                <c:pt idx="9053">
                  <c:v>8.741223262558</c:v>
                </c:pt>
                <c:pt idx="9054">
                  <c:v>8.7411525546330004</c:v>
                </c:pt>
                <c:pt idx="9055">
                  <c:v>8.7410818392480003</c:v>
                </c:pt>
                <c:pt idx="9056">
                  <c:v>8.7410111164039996</c:v>
                </c:pt>
                <c:pt idx="9057">
                  <c:v>8.7409403861020003</c:v>
                </c:pt>
                <c:pt idx="9058">
                  <c:v>8.7408696483430006</c:v>
                </c:pt>
                <c:pt idx="9059">
                  <c:v>8.7407989031280007</c:v>
                </c:pt>
                <c:pt idx="9060">
                  <c:v>8.7407281504590006</c:v>
                </c:pt>
                <c:pt idx="9061">
                  <c:v>8.7406573903360005</c:v>
                </c:pt>
                <c:pt idx="9062">
                  <c:v>8.7405866227600004</c:v>
                </c:pt>
                <c:pt idx="9063">
                  <c:v>8.7405158477330005</c:v>
                </c:pt>
                <c:pt idx="9064">
                  <c:v>8.7404450652560008</c:v>
                </c:pt>
                <c:pt idx="9065">
                  <c:v>8.7403742753299998</c:v>
                </c:pt>
                <c:pt idx="9066">
                  <c:v>8.7403034779550008</c:v>
                </c:pt>
                <c:pt idx="9067">
                  <c:v>8.7402326731340008</c:v>
                </c:pt>
                <c:pt idx="9068">
                  <c:v>8.7401618608659994</c:v>
                </c:pt>
                <c:pt idx="9069">
                  <c:v>8.7400910411540007</c:v>
                </c:pt>
                <c:pt idx="9070">
                  <c:v>8.7400202139969991</c:v>
                </c:pt>
                <c:pt idx="9071">
                  <c:v>8.7399493793980003</c:v>
                </c:pt>
                <c:pt idx="9072">
                  <c:v>8.7398785373580008</c:v>
                </c:pt>
                <c:pt idx="9073">
                  <c:v>8.7398076878760005</c:v>
                </c:pt>
                <c:pt idx="9074">
                  <c:v>8.7397368309559997</c:v>
                </c:pt>
                <c:pt idx="9075">
                  <c:v>8.7396659665970002</c:v>
                </c:pt>
                <c:pt idx="9076">
                  <c:v>8.7395950948000003</c:v>
                </c:pt>
                <c:pt idx="9077">
                  <c:v>8.7395242155680002</c:v>
                </c:pt>
                <c:pt idx="9078">
                  <c:v>8.7394533288999998</c:v>
                </c:pt>
                <c:pt idx="9079">
                  <c:v>8.7393824347979994</c:v>
                </c:pt>
                <c:pt idx="9080">
                  <c:v>8.7393115332640008</c:v>
                </c:pt>
                <c:pt idx="9081">
                  <c:v>8.7392406242970004</c:v>
                </c:pt>
                <c:pt idx="9082">
                  <c:v>8.7391697079000004</c:v>
                </c:pt>
                <c:pt idx="9083">
                  <c:v>8.7390987840730006</c:v>
                </c:pt>
                <c:pt idx="9084">
                  <c:v>8.7390278528169993</c:v>
                </c:pt>
                <c:pt idx="9085">
                  <c:v>8.7389569141340004</c:v>
                </c:pt>
                <c:pt idx="9086">
                  <c:v>8.7388859680240003</c:v>
                </c:pt>
                <c:pt idx="9087">
                  <c:v>8.7388150144890009</c:v>
                </c:pt>
                <c:pt idx="9088">
                  <c:v>8.7387440535300005</c:v>
                </c:pt>
                <c:pt idx="9089">
                  <c:v>8.7386730851469991</c:v>
                </c:pt>
                <c:pt idx="9090">
                  <c:v>8.7386021093420005</c:v>
                </c:pt>
                <c:pt idx="9091">
                  <c:v>8.7385311261169996</c:v>
                </c:pt>
                <c:pt idx="9092">
                  <c:v>8.7384601354709996</c:v>
                </c:pt>
                <c:pt idx="9093">
                  <c:v>8.7383891374069993</c:v>
                </c:pt>
                <c:pt idx="9094">
                  <c:v>8.7383181319240002</c:v>
                </c:pt>
                <c:pt idx="9095">
                  <c:v>8.7382471190250008</c:v>
                </c:pt>
                <c:pt idx="9096">
                  <c:v>8.7381760987109995</c:v>
                </c:pt>
                <c:pt idx="9097">
                  <c:v>8.7381050709809998</c:v>
                </c:pt>
                <c:pt idx="9098">
                  <c:v>8.7380340358390001</c:v>
                </c:pt>
                <c:pt idx="9099">
                  <c:v>8.7379629932840004</c:v>
                </c:pt>
                <c:pt idx="9100">
                  <c:v>8.7378919433179991</c:v>
                </c:pt>
                <c:pt idx="9101">
                  <c:v>8.7378208859409998</c:v>
                </c:pt>
                <c:pt idx="9102">
                  <c:v>8.7377498211550009</c:v>
                </c:pt>
                <c:pt idx="9103">
                  <c:v>8.7376787489620007</c:v>
                </c:pt>
                <c:pt idx="9104">
                  <c:v>8.7376076693609992</c:v>
                </c:pt>
                <c:pt idx="9105">
                  <c:v>8.7375365823550002</c:v>
                </c:pt>
                <c:pt idx="9106">
                  <c:v>8.737465487943</c:v>
                </c:pt>
                <c:pt idx="9107">
                  <c:v>8.7373943861280008</c:v>
                </c:pt>
                <c:pt idx="9108">
                  <c:v>8.7373232769110007</c:v>
                </c:pt>
                <c:pt idx="9109">
                  <c:v>8.7372521602909998</c:v>
                </c:pt>
                <c:pt idx="9110">
                  <c:v>8.7371810362720002</c:v>
                </c:pt>
                <c:pt idx="9111">
                  <c:v>8.7371099048519998</c:v>
                </c:pt>
                <c:pt idx="9112">
                  <c:v>8.7370387660350008</c:v>
                </c:pt>
                <c:pt idx="9113">
                  <c:v>8.7369676198199997</c:v>
                </c:pt>
                <c:pt idx="9114">
                  <c:v>8.7368964662100002</c:v>
                </c:pt>
                <c:pt idx="9115">
                  <c:v>8.7368253052040004</c:v>
                </c:pt>
                <c:pt idx="9116">
                  <c:v>8.7367541368040005</c:v>
                </c:pt>
                <c:pt idx="9117">
                  <c:v>8.7366829610110006</c:v>
                </c:pt>
                <c:pt idx="9118">
                  <c:v>8.7366117778269992</c:v>
                </c:pt>
                <c:pt idx="9119">
                  <c:v>8.7365405872509996</c:v>
                </c:pt>
                <c:pt idx="9120">
                  <c:v>8.7364693892860004</c:v>
                </c:pt>
                <c:pt idx="9121">
                  <c:v>8.7363981839329998</c:v>
                </c:pt>
                <c:pt idx="9122">
                  <c:v>8.7363269711919997</c:v>
                </c:pt>
                <c:pt idx="9123">
                  <c:v>8.7362557510640002</c:v>
                </c:pt>
                <c:pt idx="9124">
                  <c:v>8.7361845235509996</c:v>
                </c:pt>
                <c:pt idx="9125">
                  <c:v>8.7361132886539998</c:v>
                </c:pt>
                <c:pt idx="9126">
                  <c:v>8.7360420463739992</c:v>
                </c:pt>
                <c:pt idx="9127">
                  <c:v>8.7359707967109994</c:v>
                </c:pt>
                <c:pt idx="9128">
                  <c:v>8.7358995396680008</c:v>
                </c:pt>
                <c:pt idx="9129">
                  <c:v>8.7358282752449998</c:v>
                </c:pt>
                <c:pt idx="9130">
                  <c:v>8.735757003442</c:v>
                </c:pt>
                <c:pt idx="9131">
                  <c:v>8.7356857242619999</c:v>
                </c:pt>
                <c:pt idx="9132">
                  <c:v>8.7356144377059994</c:v>
                </c:pt>
                <c:pt idx="9133">
                  <c:v>8.7355431437730005</c:v>
                </c:pt>
                <c:pt idx="9134">
                  <c:v>8.7354718424659996</c:v>
                </c:pt>
                <c:pt idx="9135">
                  <c:v>8.7354005337860006</c:v>
                </c:pt>
                <c:pt idx="9136">
                  <c:v>8.7353292177329998</c:v>
                </c:pt>
                <c:pt idx="9137">
                  <c:v>8.7352578943089991</c:v>
                </c:pt>
                <c:pt idx="9138">
                  <c:v>8.7351865635150006</c:v>
                </c:pt>
                <c:pt idx="9139">
                  <c:v>8.7351152253510005</c:v>
                </c:pt>
                <c:pt idx="9140">
                  <c:v>8.7350438798199992</c:v>
                </c:pt>
                <c:pt idx="9141">
                  <c:v>8.7349725269210001</c:v>
                </c:pt>
                <c:pt idx="9142">
                  <c:v>8.7349011666559999</c:v>
                </c:pt>
                <c:pt idx="9143">
                  <c:v>8.7348297990270005</c:v>
                </c:pt>
                <c:pt idx="9144">
                  <c:v>8.7347584240340002</c:v>
                </c:pt>
                <c:pt idx="9145">
                  <c:v>8.7346870416780007</c:v>
                </c:pt>
                <c:pt idx="9146">
                  <c:v>8.7346156519610005</c:v>
                </c:pt>
                <c:pt idx="9147">
                  <c:v>8.7345442548829997</c:v>
                </c:pt>
                <c:pt idx="9148">
                  <c:v>8.734472850445</c:v>
                </c:pt>
                <c:pt idx="9149">
                  <c:v>8.73440143865</c:v>
                </c:pt>
                <c:pt idx="9150">
                  <c:v>8.7343300194959994</c:v>
                </c:pt>
                <c:pt idx="9151">
                  <c:v>8.7342585929870005</c:v>
                </c:pt>
                <c:pt idx="9152">
                  <c:v>8.7341871591229996</c:v>
                </c:pt>
                <c:pt idx="9153">
                  <c:v>8.7341157179040003</c:v>
                </c:pt>
                <c:pt idx="9154">
                  <c:v>8.7340442693329994</c:v>
                </c:pt>
                <c:pt idx="9155">
                  <c:v>8.7339728134090002</c:v>
                </c:pt>
                <c:pt idx="9156">
                  <c:v>8.7339013501349996</c:v>
                </c:pt>
                <c:pt idx="9157">
                  <c:v>8.7338298795109992</c:v>
                </c:pt>
                <c:pt idx="9158">
                  <c:v>8.7337584015379992</c:v>
                </c:pt>
                <c:pt idx="9159">
                  <c:v>8.7336869162179998</c:v>
                </c:pt>
                <c:pt idx="9160">
                  <c:v>8.7336154235510008</c:v>
                </c:pt>
                <c:pt idx="9161">
                  <c:v>8.7335439235380008</c:v>
                </c:pt>
                <c:pt idx="9162">
                  <c:v>8.7334724161819999</c:v>
                </c:pt>
                <c:pt idx="9163">
                  <c:v>8.7334009014819998</c:v>
                </c:pt>
                <c:pt idx="9164">
                  <c:v>8.7333293794390006</c:v>
                </c:pt>
                <c:pt idx="9165">
                  <c:v>8.7332578500560007</c:v>
                </c:pt>
                <c:pt idx="9166">
                  <c:v>8.7331863133320002</c:v>
                </c:pt>
                <c:pt idx="9167">
                  <c:v>8.7331147692699993</c:v>
                </c:pt>
                <c:pt idx="9168">
                  <c:v>8.7330432178689996</c:v>
                </c:pt>
                <c:pt idx="9169">
                  <c:v>8.7329716591319997</c:v>
                </c:pt>
                <c:pt idx="9170">
                  <c:v>8.7329000930589995</c:v>
                </c:pt>
                <c:pt idx="9171">
                  <c:v>8.7328285196509992</c:v>
                </c:pt>
                <c:pt idx="9172">
                  <c:v>8.7327569389100006</c:v>
                </c:pt>
                <c:pt idx="9173">
                  <c:v>8.7326853508360003</c:v>
                </c:pt>
                <c:pt idx="9174">
                  <c:v>8.7326137554300001</c:v>
                </c:pt>
                <c:pt idx="9175">
                  <c:v>8.7325421526950002</c:v>
                </c:pt>
                <c:pt idx="9176">
                  <c:v>8.7324705426290006</c:v>
                </c:pt>
                <c:pt idx="9177">
                  <c:v>8.7323989252359997</c:v>
                </c:pt>
                <c:pt idx="9178">
                  <c:v>8.7323273005149993</c:v>
                </c:pt>
                <c:pt idx="9179">
                  <c:v>8.7322556684689996</c:v>
                </c:pt>
                <c:pt idx="9180">
                  <c:v>8.7321840290970005</c:v>
                </c:pt>
                <c:pt idx="9181">
                  <c:v>8.7321123824010005</c:v>
                </c:pt>
                <c:pt idx="9182">
                  <c:v>8.7320407283829997</c:v>
                </c:pt>
                <c:pt idx="9183">
                  <c:v>8.7319690670419998</c:v>
                </c:pt>
                <c:pt idx="9184">
                  <c:v>8.7318973983809993</c:v>
                </c:pt>
                <c:pt idx="9185">
                  <c:v>8.7318257224</c:v>
                </c:pt>
                <c:pt idx="9186">
                  <c:v>8.7317540391010002</c:v>
                </c:pt>
                <c:pt idx="9187">
                  <c:v>8.731682348484</c:v>
                </c:pt>
                <c:pt idx="9188">
                  <c:v>8.7316106505509996</c:v>
                </c:pt>
                <c:pt idx="9189">
                  <c:v>8.7315389453020007</c:v>
                </c:pt>
                <c:pt idx="9190">
                  <c:v>8.7314672327389999</c:v>
                </c:pt>
                <c:pt idx="9191">
                  <c:v>8.7313955128629992</c:v>
                </c:pt>
                <c:pt idx="9192">
                  <c:v>8.7313237856740002</c:v>
                </c:pt>
                <c:pt idx="9193">
                  <c:v>8.7312520511749998</c:v>
                </c:pt>
                <c:pt idx="9194">
                  <c:v>8.7311803093649996</c:v>
                </c:pt>
                <c:pt idx="9195">
                  <c:v>8.7311085602469998</c:v>
                </c:pt>
                <c:pt idx="9196">
                  <c:v>8.7310368038210004</c:v>
                </c:pt>
                <c:pt idx="9197">
                  <c:v>8.7309650400869998</c:v>
                </c:pt>
                <c:pt idx="9198">
                  <c:v>8.730893269049</c:v>
                </c:pt>
                <c:pt idx="9199">
                  <c:v>8.7308214907050008</c:v>
                </c:pt>
                <c:pt idx="9200">
                  <c:v>8.7307497050580007</c:v>
                </c:pt>
                <c:pt idx="9201">
                  <c:v>8.7306779121089999</c:v>
                </c:pt>
                <c:pt idx="9202">
                  <c:v>8.7306061118580001</c:v>
                </c:pt>
                <c:pt idx="9203">
                  <c:v>8.7305343043069996</c:v>
                </c:pt>
                <c:pt idx="9204">
                  <c:v>8.7304624894560003</c:v>
                </c:pt>
                <c:pt idx="9205">
                  <c:v>8.7303906673070006</c:v>
                </c:pt>
                <c:pt idx="9206">
                  <c:v>8.7303188378620007</c:v>
                </c:pt>
                <c:pt idx="9207">
                  <c:v>8.7302470011200004</c:v>
                </c:pt>
                <c:pt idx="9208">
                  <c:v>8.730175157083</c:v>
                </c:pt>
                <c:pt idx="9209">
                  <c:v>8.7301033057519994</c:v>
                </c:pt>
                <c:pt idx="9210">
                  <c:v>8.7300314471280007</c:v>
                </c:pt>
                <c:pt idx="9211">
                  <c:v>8.7299595812120003</c:v>
                </c:pt>
                <c:pt idx="9212">
                  <c:v>8.7298877080060002</c:v>
                </c:pt>
                <c:pt idx="9213">
                  <c:v>8.7298158275100004</c:v>
                </c:pt>
                <c:pt idx="9214">
                  <c:v>8.7297439397259993</c:v>
                </c:pt>
                <c:pt idx="9215">
                  <c:v>8.7296720446540004</c:v>
                </c:pt>
                <c:pt idx="9216">
                  <c:v>8.7296001422960003</c:v>
                </c:pt>
                <c:pt idx="9217">
                  <c:v>8.7295282326519992</c:v>
                </c:pt>
                <c:pt idx="9218">
                  <c:v>8.7294563157240006</c:v>
                </c:pt>
                <c:pt idx="9219">
                  <c:v>8.7293843915129994</c:v>
                </c:pt>
                <c:pt idx="9220">
                  <c:v>8.7293124600190009</c:v>
                </c:pt>
                <c:pt idx="9221">
                  <c:v>8.7292405212449999</c:v>
                </c:pt>
                <c:pt idx="9222">
                  <c:v>8.7291685751900001</c:v>
                </c:pt>
                <c:pt idx="9223">
                  <c:v>8.7290966218569999</c:v>
                </c:pt>
                <c:pt idx="9224">
                  <c:v>8.7290246612450009</c:v>
                </c:pt>
                <c:pt idx="9225">
                  <c:v>8.7289526933569999</c:v>
                </c:pt>
                <c:pt idx="9226">
                  <c:v>8.7288807181940005</c:v>
                </c:pt>
                <c:pt idx="9227">
                  <c:v>8.7288087357550008</c:v>
                </c:pt>
                <c:pt idx="9228">
                  <c:v>8.7287367460429994</c:v>
                </c:pt>
                <c:pt idx="9229">
                  <c:v>8.7286647490579998</c:v>
                </c:pt>
                <c:pt idx="9230">
                  <c:v>8.7285927448020004</c:v>
                </c:pt>
                <c:pt idx="9231">
                  <c:v>8.7285207332759995</c:v>
                </c:pt>
                <c:pt idx="9232">
                  <c:v>8.7284487144800007</c:v>
                </c:pt>
                <c:pt idx="9233">
                  <c:v>8.7283766884160006</c:v>
                </c:pt>
                <c:pt idx="9234">
                  <c:v>8.7283046550849992</c:v>
                </c:pt>
                <c:pt idx="9235">
                  <c:v>8.7282326144880003</c:v>
                </c:pt>
                <c:pt idx="9236">
                  <c:v>8.7281605666250002</c:v>
                </c:pt>
                <c:pt idx="9237">
                  <c:v>8.7280885114989992</c:v>
                </c:pt>
                <c:pt idx="9238">
                  <c:v>8.7280164491099992</c:v>
                </c:pt>
                <c:pt idx="9239">
                  <c:v>8.7279443794580001</c:v>
                </c:pt>
                <c:pt idx="9240">
                  <c:v>8.7278723025470004</c:v>
                </c:pt>
                <c:pt idx="9241">
                  <c:v>8.7278002183750001</c:v>
                </c:pt>
                <c:pt idx="9242">
                  <c:v>8.7277281269449993</c:v>
                </c:pt>
                <c:pt idx="9243">
                  <c:v>8.7276560282569999</c:v>
                </c:pt>
                <c:pt idx="9244">
                  <c:v>8.7275839223130003</c:v>
                </c:pt>
                <c:pt idx="9245">
                  <c:v>8.7275118091130004</c:v>
                </c:pt>
                <c:pt idx="9246">
                  <c:v>8.7274396886590004</c:v>
                </c:pt>
                <c:pt idx="9247">
                  <c:v>8.7273675609520005</c:v>
                </c:pt>
                <c:pt idx="9248">
                  <c:v>8.7272954259920006</c:v>
                </c:pt>
                <c:pt idx="9249">
                  <c:v>8.7272232837810009</c:v>
                </c:pt>
                <c:pt idx="9250">
                  <c:v>8.7271511343199997</c:v>
                </c:pt>
                <c:pt idx="9251">
                  <c:v>8.7270789776110007</c:v>
                </c:pt>
                <c:pt idx="9252">
                  <c:v>8.7270068136530003</c:v>
                </c:pt>
                <c:pt idx="9253">
                  <c:v>8.7269346424480005</c:v>
                </c:pt>
                <c:pt idx="9254">
                  <c:v>8.7268624639969996</c:v>
                </c:pt>
                <c:pt idx="9255">
                  <c:v>8.7267902783019995</c:v>
                </c:pt>
                <c:pt idx="9256">
                  <c:v>8.7267180853630002</c:v>
                </c:pt>
                <c:pt idx="9257">
                  <c:v>8.726645885181</c:v>
                </c:pt>
                <c:pt idx="9258">
                  <c:v>8.7265736777579992</c:v>
                </c:pt>
                <c:pt idx="9259">
                  <c:v>8.7265014630939994</c:v>
                </c:pt>
                <c:pt idx="9260">
                  <c:v>8.7264292411909992</c:v>
                </c:pt>
                <c:pt idx="9261">
                  <c:v>8.7263570120500003</c:v>
                </c:pt>
                <c:pt idx="9262">
                  <c:v>8.7262847756709991</c:v>
                </c:pt>
                <c:pt idx="9263">
                  <c:v>8.7262125320559996</c:v>
                </c:pt>
                <c:pt idx="9264">
                  <c:v>8.7261402812049997</c:v>
                </c:pt>
                <c:pt idx="9265">
                  <c:v>8.7260680231209999</c:v>
                </c:pt>
                <c:pt idx="9266">
                  <c:v>8.7259957578040002</c:v>
                </c:pt>
                <c:pt idx="9267">
                  <c:v>8.7259234852540004</c:v>
                </c:pt>
                <c:pt idx="9268">
                  <c:v>8.7258512054739992</c:v>
                </c:pt>
                <c:pt idx="9269">
                  <c:v>8.725778918464</c:v>
                </c:pt>
                <c:pt idx="9270">
                  <c:v>8.7257066242249994</c:v>
                </c:pt>
                <c:pt idx="9271">
                  <c:v>8.7256343227579993</c:v>
                </c:pt>
                <c:pt idx="9272">
                  <c:v>8.7255620140649999</c:v>
                </c:pt>
                <c:pt idx="9273">
                  <c:v>8.7254896981459993</c:v>
                </c:pt>
                <c:pt idx="9274">
                  <c:v>8.7254173750019994</c:v>
                </c:pt>
                <c:pt idx="9275">
                  <c:v>8.7253450446350005</c:v>
                </c:pt>
                <c:pt idx="9276">
                  <c:v>8.7252727070460008</c:v>
                </c:pt>
                <c:pt idx="9277">
                  <c:v>8.7252003622360004</c:v>
                </c:pt>
                <c:pt idx="9278">
                  <c:v>8.7251280102049993</c:v>
                </c:pt>
                <c:pt idx="9279">
                  <c:v>8.7250556509549995</c:v>
                </c:pt>
                <c:pt idx="9280">
                  <c:v>8.7249832844859991</c:v>
                </c:pt>
                <c:pt idx="9281">
                  <c:v>8.7249109108010003</c:v>
                </c:pt>
                <c:pt idx="9282">
                  <c:v>8.7248385298999995</c:v>
                </c:pt>
                <c:pt idx="9283">
                  <c:v>8.7247661417830003</c:v>
                </c:pt>
                <c:pt idx="9284">
                  <c:v>8.7246937464529992</c:v>
                </c:pt>
                <c:pt idx="9285">
                  <c:v>8.72462134391</c:v>
                </c:pt>
                <c:pt idx="9286">
                  <c:v>8.7245489341559992</c:v>
                </c:pt>
                <c:pt idx="9287">
                  <c:v>8.7244765171900003</c:v>
                </c:pt>
                <c:pt idx="9288">
                  <c:v>8.724404093015</c:v>
                </c:pt>
                <c:pt idx="9289">
                  <c:v>8.724331661631</c:v>
                </c:pt>
                <c:pt idx="9290">
                  <c:v>8.7242592230400007</c:v>
                </c:pt>
                <c:pt idx="9291">
                  <c:v>8.7241867772430002</c:v>
                </c:pt>
                <c:pt idx="9292">
                  <c:v>8.7241143242400003</c:v>
                </c:pt>
                <c:pt idx="9293">
                  <c:v>8.7240418640319994</c:v>
                </c:pt>
                <c:pt idx="9294">
                  <c:v>8.7239693966219996</c:v>
                </c:pt>
                <c:pt idx="9295">
                  <c:v>8.7238969220090006</c:v>
                </c:pt>
                <c:pt idx="9296">
                  <c:v>8.7238244401949991</c:v>
                </c:pt>
                <c:pt idx="9297">
                  <c:v>8.7237519511810007</c:v>
                </c:pt>
                <c:pt idx="9298">
                  <c:v>8.7236794549679999</c:v>
                </c:pt>
                <c:pt idx="9299">
                  <c:v>8.7236069515570005</c:v>
                </c:pt>
                <c:pt idx="9300">
                  <c:v>8.7235344409490008</c:v>
                </c:pt>
                <c:pt idx="9301">
                  <c:v>8.7234619231450008</c:v>
                </c:pt>
                <c:pt idx="9302">
                  <c:v>8.7233893981470008</c:v>
                </c:pt>
                <c:pt idx="9303">
                  <c:v>8.7233168659550007</c:v>
                </c:pt>
                <c:pt idx="9304">
                  <c:v>8.7232443265700006</c:v>
                </c:pt>
                <c:pt idx="9305">
                  <c:v>8.7231717799940007</c:v>
                </c:pt>
                <c:pt idx="9306">
                  <c:v>8.7230992262269993</c:v>
                </c:pt>
                <c:pt idx="9307">
                  <c:v>8.7230266652699999</c:v>
                </c:pt>
                <c:pt idx="9308">
                  <c:v>8.7229540971259993</c:v>
                </c:pt>
                <c:pt idx="9309">
                  <c:v>8.7228815217929991</c:v>
                </c:pt>
                <c:pt idx="9310">
                  <c:v>8.7228089392749997</c:v>
                </c:pt>
                <c:pt idx="9311">
                  <c:v>8.7227363495710009</c:v>
                </c:pt>
                <c:pt idx="9312">
                  <c:v>8.7226637526839994</c:v>
                </c:pt>
                <c:pt idx="9313">
                  <c:v>8.7225911486130006</c:v>
                </c:pt>
                <c:pt idx="9314">
                  <c:v>8.7225185373599992</c:v>
                </c:pt>
                <c:pt idx="9315">
                  <c:v>8.7224459189260006</c:v>
                </c:pt>
                <c:pt idx="9316">
                  <c:v>8.7223732933119997</c:v>
                </c:pt>
                <c:pt idx="9317">
                  <c:v>8.7223006605190001</c:v>
                </c:pt>
                <c:pt idx="9318">
                  <c:v>8.7222280205490001</c:v>
                </c:pt>
                <c:pt idx="9319">
                  <c:v>8.7221553734019999</c:v>
                </c:pt>
                <c:pt idx="9320">
                  <c:v>8.7220827190789993</c:v>
                </c:pt>
                <c:pt idx="9321">
                  <c:v>8.7220100575810005</c:v>
                </c:pt>
                <c:pt idx="9322">
                  <c:v>8.7219373889099998</c:v>
                </c:pt>
                <c:pt idx="9323">
                  <c:v>8.7218647130669993</c:v>
                </c:pt>
                <c:pt idx="9324">
                  <c:v>8.7217920300520007</c:v>
                </c:pt>
                <c:pt idx="9325">
                  <c:v>8.7217193398660005</c:v>
                </c:pt>
                <c:pt idx="9326">
                  <c:v>8.7216466425120007</c:v>
                </c:pt>
                <c:pt idx="9327">
                  <c:v>8.7215739379889996</c:v>
                </c:pt>
                <c:pt idx="9328">
                  <c:v>8.7215012262980007</c:v>
                </c:pt>
                <c:pt idx="9329">
                  <c:v>8.7214285074420008</c:v>
                </c:pt>
                <c:pt idx="9330">
                  <c:v>8.7213557814209999</c:v>
                </c:pt>
                <c:pt idx="9331">
                  <c:v>8.7212830482349997</c:v>
                </c:pt>
                <c:pt idx="9332">
                  <c:v>8.7212103078870005</c:v>
                </c:pt>
                <c:pt idx="9333">
                  <c:v>8.7211375603760004</c:v>
                </c:pt>
                <c:pt idx="9334">
                  <c:v>8.7210648057049998</c:v>
                </c:pt>
                <c:pt idx="9335">
                  <c:v>8.7209920438740003</c:v>
                </c:pt>
                <c:pt idx="9336">
                  <c:v>8.7209192748840003</c:v>
                </c:pt>
                <c:pt idx="9337">
                  <c:v>8.720846498737</c:v>
                </c:pt>
                <c:pt idx="9338">
                  <c:v>8.7207737154329994</c:v>
                </c:pt>
                <c:pt idx="9339">
                  <c:v>8.7207009249730003</c:v>
                </c:pt>
                <c:pt idx="9340">
                  <c:v>8.7206281273589994</c:v>
                </c:pt>
                <c:pt idx="9341">
                  <c:v>8.7205553225910002</c:v>
                </c:pt>
                <c:pt idx="9342">
                  <c:v>8.7204825106709993</c:v>
                </c:pt>
                <c:pt idx="9343">
                  <c:v>8.7204096916000005</c:v>
                </c:pt>
                <c:pt idx="9344">
                  <c:v>8.720336865378</c:v>
                </c:pt>
                <c:pt idx="9345">
                  <c:v>8.720264032007</c:v>
                </c:pt>
                <c:pt idx="9346">
                  <c:v>8.7201911914880004</c:v>
                </c:pt>
                <c:pt idx="9347">
                  <c:v>8.7201183438219996</c:v>
                </c:pt>
                <c:pt idx="9348">
                  <c:v>8.7200454890089993</c:v>
                </c:pt>
                <c:pt idx="9349">
                  <c:v>8.7199726270519999</c:v>
                </c:pt>
                <c:pt idx="9350">
                  <c:v>8.7198997579509996</c:v>
                </c:pt>
                <c:pt idx="9351">
                  <c:v>8.7198268817070002</c:v>
                </c:pt>
                <c:pt idx="9352">
                  <c:v>8.719753998321</c:v>
                </c:pt>
                <c:pt idx="9353">
                  <c:v>8.7196811077940009</c:v>
                </c:pt>
                <c:pt idx="9354">
                  <c:v>8.7196082101279995</c:v>
                </c:pt>
                <c:pt idx="9355">
                  <c:v>8.7195353053219993</c:v>
                </c:pt>
                <c:pt idx="9356">
                  <c:v>8.7194623933800006</c:v>
                </c:pt>
                <c:pt idx="9357">
                  <c:v>8.7193894742999998</c:v>
                </c:pt>
                <c:pt idx="9358">
                  <c:v>8.7193165480860007</c:v>
                </c:pt>
                <c:pt idx="9359">
                  <c:v>8.7192436147359995</c:v>
                </c:pt>
                <c:pt idx="9360">
                  <c:v>8.7191706742540003</c:v>
                </c:pt>
                <c:pt idx="9361">
                  <c:v>8.7190977266389993</c:v>
                </c:pt>
                <c:pt idx="9362">
                  <c:v>8.7190247718930003</c:v>
                </c:pt>
                <c:pt idx="9363">
                  <c:v>8.7189518100159997</c:v>
                </c:pt>
                <c:pt idx="9364">
                  <c:v>8.7188788410099995</c:v>
                </c:pt>
                <c:pt idx="9365">
                  <c:v>8.7188058648769999</c:v>
                </c:pt>
                <c:pt idx="9366">
                  <c:v>8.7187328816160008</c:v>
                </c:pt>
                <c:pt idx="9367">
                  <c:v>8.7186598912290005</c:v>
                </c:pt>
                <c:pt idx="9368">
                  <c:v>8.7185868937169992</c:v>
                </c:pt>
                <c:pt idx="9369">
                  <c:v>8.7185138890810006</c:v>
                </c:pt>
                <c:pt idx="9370">
                  <c:v>8.7184408773229993</c:v>
                </c:pt>
                <c:pt idx="9371">
                  <c:v>8.7183678584430009</c:v>
                </c:pt>
                <c:pt idx="9372">
                  <c:v>8.7182948324409999</c:v>
                </c:pt>
                <c:pt idx="9373">
                  <c:v>8.7182217993210003</c:v>
                </c:pt>
                <c:pt idx="9374">
                  <c:v>8.7181487590810001</c:v>
                </c:pt>
                <c:pt idx="9375">
                  <c:v>8.7180757117239995</c:v>
                </c:pt>
                <c:pt idx="9376">
                  <c:v>8.7180026572510005</c:v>
                </c:pt>
                <c:pt idx="9377">
                  <c:v>8.7179295956619995</c:v>
                </c:pt>
                <c:pt idx="9378">
                  <c:v>8.7178565269580002</c:v>
                </c:pt>
                <c:pt idx="9379">
                  <c:v>8.7177834511419992</c:v>
                </c:pt>
                <c:pt idx="9380">
                  <c:v>8.7177103682129999</c:v>
                </c:pt>
                <c:pt idx="9381">
                  <c:v>8.7176372781720008</c:v>
                </c:pt>
                <c:pt idx="9382">
                  <c:v>8.7175641810220004</c:v>
                </c:pt>
                <c:pt idx="9383">
                  <c:v>8.7174910767620002</c:v>
                </c:pt>
                <c:pt idx="9384">
                  <c:v>8.7174179653940005</c:v>
                </c:pt>
                <c:pt idx="9385">
                  <c:v>8.7173448469189996</c:v>
                </c:pt>
                <c:pt idx="9386">
                  <c:v>8.7172717213389994</c:v>
                </c:pt>
                <c:pt idx="9387">
                  <c:v>8.7171985886529999</c:v>
                </c:pt>
                <c:pt idx="9388">
                  <c:v>8.7171254488629994</c:v>
                </c:pt>
                <c:pt idx="9389">
                  <c:v>8.717052301971</c:v>
                </c:pt>
                <c:pt idx="9390">
                  <c:v>8.7169791479759997</c:v>
                </c:pt>
                <c:pt idx="9391">
                  <c:v>8.7169059868810006</c:v>
                </c:pt>
                <c:pt idx="9392">
                  <c:v>8.7168328186859991</c:v>
                </c:pt>
                <c:pt idx="9393">
                  <c:v>8.7167596433930008</c:v>
                </c:pt>
                <c:pt idx="9394">
                  <c:v>8.7166864610020003</c:v>
                </c:pt>
                <c:pt idx="9395">
                  <c:v>8.7166132715149995</c:v>
                </c:pt>
                <c:pt idx="9396">
                  <c:v>8.7165400749320003</c:v>
                </c:pt>
                <c:pt idx="9397">
                  <c:v>8.7164668712539992</c:v>
                </c:pt>
                <c:pt idx="9398">
                  <c:v>8.716393660484</c:v>
                </c:pt>
                <c:pt idx="9399">
                  <c:v>8.7163204426200007</c:v>
                </c:pt>
                <c:pt idx="9400">
                  <c:v>8.716247217666</c:v>
                </c:pt>
                <c:pt idx="9401">
                  <c:v>8.7161739856209994</c:v>
                </c:pt>
                <c:pt idx="9402">
                  <c:v>8.7161007464879994</c:v>
                </c:pt>
                <c:pt idx="9403">
                  <c:v>8.7160275002659997</c:v>
                </c:pt>
                <c:pt idx="9404">
                  <c:v>8.7159542469570006</c:v>
                </c:pt>
                <c:pt idx="9405">
                  <c:v>8.7158809865620004</c:v>
                </c:pt>
                <c:pt idx="9406">
                  <c:v>8.7158077190819991</c:v>
                </c:pt>
                <c:pt idx="9407">
                  <c:v>8.7157344445180005</c:v>
                </c:pt>
                <c:pt idx="9408">
                  <c:v>8.7156611628709992</c:v>
                </c:pt>
                <c:pt idx="9409">
                  <c:v>8.7155878741430008</c:v>
                </c:pt>
                <c:pt idx="9410">
                  <c:v>8.7155145783329999</c:v>
                </c:pt>
                <c:pt idx="9411">
                  <c:v>8.7154412754440003</c:v>
                </c:pt>
                <c:pt idx="9412">
                  <c:v>8.7153679654760001</c:v>
                </c:pt>
                <c:pt idx="9413">
                  <c:v>8.7152946484309997</c:v>
                </c:pt>
                <c:pt idx="9414">
                  <c:v>8.7152213243090007</c:v>
                </c:pt>
                <c:pt idx="9415">
                  <c:v>8.7151479931119997</c:v>
                </c:pt>
                <c:pt idx="9416">
                  <c:v>8.7150746548400004</c:v>
                </c:pt>
                <c:pt idx="9417">
                  <c:v>8.7150013094939993</c:v>
                </c:pt>
                <c:pt idx="9418">
                  <c:v>8.7149279570760001</c:v>
                </c:pt>
                <c:pt idx="9419">
                  <c:v>8.7148545975869993</c:v>
                </c:pt>
                <c:pt idx="9420">
                  <c:v>8.7147812310280006</c:v>
                </c:pt>
                <c:pt idx="9421">
                  <c:v>8.7147078573990004</c:v>
                </c:pt>
                <c:pt idx="9422">
                  <c:v>8.7146344767030008</c:v>
                </c:pt>
                <c:pt idx="9423">
                  <c:v>8.7145610889389999</c:v>
                </c:pt>
                <c:pt idx="9424">
                  <c:v>8.7144876941089997</c:v>
                </c:pt>
                <c:pt idx="9425">
                  <c:v>8.7144142922130001</c:v>
                </c:pt>
                <c:pt idx="9426">
                  <c:v>8.7143408832539997</c:v>
                </c:pt>
                <c:pt idx="9427">
                  <c:v>8.7142674672320002</c:v>
                </c:pt>
                <c:pt idx="9428">
                  <c:v>8.7141940441479999</c:v>
                </c:pt>
                <c:pt idx="9429">
                  <c:v>8.7141206140040008</c:v>
                </c:pt>
                <c:pt idx="9430">
                  <c:v>8.7140471767989993</c:v>
                </c:pt>
                <c:pt idx="9431">
                  <c:v>8.7139737325359992</c:v>
                </c:pt>
                <c:pt idx="9432">
                  <c:v>8.7139002812150004</c:v>
                </c:pt>
                <c:pt idx="9433">
                  <c:v>8.7138268228369995</c:v>
                </c:pt>
                <c:pt idx="9434">
                  <c:v>8.7137533574040003</c:v>
                </c:pt>
                <c:pt idx="9435">
                  <c:v>8.7136798849160009</c:v>
                </c:pt>
                <c:pt idx="9436">
                  <c:v>8.7136064053739997</c:v>
                </c:pt>
                <c:pt idx="9437">
                  <c:v>8.7135329187800004</c:v>
                </c:pt>
                <c:pt idx="9438">
                  <c:v>8.7134594251349995</c:v>
                </c:pt>
                <c:pt idx="9439">
                  <c:v>8.7133859244390006</c:v>
                </c:pt>
                <c:pt idx="9440">
                  <c:v>8.7133124166940004</c:v>
                </c:pt>
                <c:pt idx="9441">
                  <c:v>8.7132389019010006</c:v>
                </c:pt>
                <c:pt idx="9442">
                  <c:v>8.7131653800609996</c:v>
                </c:pt>
                <c:pt idx="9443">
                  <c:v>8.7130918511739992</c:v>
                </c:pt>
                <c:pt idx="9444">
                  <c:v>8.7130183152419995</c:v>
                </c:pt>
                <c:pt idx="9445">
                  <c:v>8.7129447722660007</c:v>
                </c:pt>
                <c:pt idx="9446">
                  <c:v>8.7128712222469993</c:v>
                </c:pt>
                <c:pt idx="9447">
                  <c:v>8.7127976651860006</c:v>
                </c:pt>
                <c:pt idx="9448">
                  <c:v>8.7127241010839995</c:v>
                </c:pt>
                <c:pt idx="9449">
                  <c:v>8.7126505299419996</c:v>
                </c:pt>
                <c:pt idx="9450">
                  <c:v>8.7125769517609992</c:v>
                </c:pt>
                <c:pt idx="9451">
                  <c:v>8.7125033665420002</c:v>
                </c:pt>
                <c:pt idx="9452">
                  <c:v>8.7124297742869992</c:v>
                </c:pt>
                <c:pt idx="9453">
                  <c:v>8.7123561749959997</c:v>
                </c:pt>
                <c:pt idx="9454">
                  <c:v>8.7122825686700001</c:v>
                </c:pt>
                <c:pt idx="9455">
                  <c:v>8.7122089553100004</c:v>
                </c:pt>
                <c:pt idx="9456">
                  <c:v>8.7121353349180009</c:v>
                </c:pt>
                <c:pt idx="9457">
                  <c:v>8.7120617074939997</c:v>
                </c:pt>
                <c:pt idx="9458">
                  <c:v>8.7119880730400006</c:v>
                </c:pt>
                <c:pt idx="9459">
                  <c:v>8.711914431556</c:v>
                </c:pt>
                <c:pt idx="9460">
                  <c:v>8.7118407830439999</c:v>
                </c:pt>
                <c:pt idx="9461">
                  <c:v>8.7117671275050004</c:v>
                </c:pt>
                <c:pt idx="9462">
                  <c:v>8.7116934649389997</c:v>
                </c:pt>
                <c:pt idx="9463">
                  <c:v>8.7116197953479997</c:v>
                </c:pt>
                <c:pt idx="9464">
                  <c:v>8.7115461187320005</c:v>
                </c:pt>
                <c:pt idx="9465">
                  <c:v>8.7114724350940005</c:v>
                </c:pt>
                <c:pt idx="9466">
                  <c:v>8.7113987444329997</c:v>
                </c:pt>
                <c:pt idx="9467">
                  <c:v>8.7113250467509999</c:v>
                </c:pt>
                <c:pt idx="9468">
                  <c:v>8.7112513420489996</c:v>
                </c:pt>
                <c:pt idx="9469">
                  <c:v>8.7111776303280006</c:v>
                </c:pt>
                <c:pt idx="9470">
                  <c:v>8.7111039115889994</c:v>
                </c:pt>
                <c:pt idx="9471">
                  <c:v>8.7110301858329997</c:v>
                </c:pt>
                <c:pt idx="9472">
                  <c:v>8.7109564530609997</c:v>
                </c:pt>
                <c:pt idx="9473">
                  <c:v>8.7108827132749997</c:v>
                </c:pt>
                <c:pt idx="9474">
                  <c:v>8.7108089664739996</c:v>
                </c:pt>
                <c:pt idx="9475">
                  <c:v>8.7107352126609996</c:v>
                </c:pt>
                <c:pt idx="9476">
                  <c:v>8.7106614518359997</c:v>
                </c:pt>
                <c:pt idx="9477">
                  <c:v>8.7105876840000001</c:v>
                </c:pt>
                <c:pt idx="9478">
                  <c:v>8.7105139091540007</c:v>
                </c:pt>
                <c:pt idx="9479">
                  <c:v>8.7104401273000001</c:v>
                </c:pt>
                <c:pt idx="9480">
                  <c:v>8.710366338439</c:v>
                </c:pt>
                <c:pt idx="9481">
                  <c:v>8.7102925425710005</c:v>
                </c:pt>
                <c:pt idx="9482">
                  <c:v>8.7102187396969999</c:v>
                </c:pt>
                <c:pt idx="9483">
                  <c:v>8.7101449298190001</c:v>
                </c:pt>
                <c:pt idx="9484">
                  <c:v>8.7100711129379995</c:v>
                </c:pt>
                <c:pt idx="9485">
                  <c:v>8.7099972890539998</c:v>
                </c:pt>
                <c:pt idx="9486">
                  <c:v>8.7099234581689995</c:v>
                </c:pt>
                <c:pt idx="9487">
                  <c:v>8.7098496202830002</c:v>
                </c:pt>
                <c:pt idx="9488">
                  <c:v>8.7097757753990006</c:v>
                </c:pt>
                <c:pt idx="9489">
                  <c:v>8.7097019235160005</c:v>
                </c:pt>
                <c:pt idx="9490">
                  <c:v>8.709628064636</c:v>
                </c:pt>
                <c:pt idx="9491">
                  <c:v>8.7095541987599994</c:v>
                </c:pt>
                <c:pt idx="9492">
                  <c:v>8.7094803258880003</c:v>
                </c:pt>
                <c:pt idx="9493">
                  <c:v>8.7094064460229994</c:v>
                </c:pt>
                <c:pt idx="9494">
                  <c:v>8.7093325591650004</c:v>
                </c:pt>
                <c:pt idx="9495">
                  <c:v>8.7092586653149997</c:v>
                </c:pt>
                <c:pt idx="9496">
                  <c:v>8.7091847644739993</c:v>
                </c:pt>
                <c:pt idx="9497">
                  <c:v>8.7091108566430009</c:v>
                </c:pt>
                <c:pt idx="9498">
                  <c:v>8.7090369418229994</c:v>
                </c:pt>
                <c:pt idx="9499">
                  <c:v>8.7089630200160002</c:v>
                </c:pt>
                <c:pt idx="9500">
                  <c:v>8.7088890912209997</c:v>
                </c:pt>
                <c:pt idx="9501">
                  <c:v>8.708815155441</c:v>
                </c:pt>
                <c:pt idx="9502">
                  <c:v>8.7087412126769994</c:v>
                </c:pt>
                <c:pt idx="9503">
                  <c:v>8.7086672629279995</c:v>
                </c:pt>
                <c:pt idx="9504">
                  <c:v>8.7085933061970007</c:v>
                </c:pt>
                <c:pt idx="9505">
                  <c:v>8.7085193424849994</c:v>
                </c:pt>
                <c:pt idx="9506">
                  <c:v>8.7084453717919992</c:v>
                </c:pt>
                <c:pt idx="9507">
                  <c:v>8.7083713941200003</c:v>
                </c:pt>
                <c:pt idx="9508">
                  <c:v>8.7082974094690009</c:v>
                </c:pt>
                <c:pt idx="9509">
                  <c:v>8.7082234178399993</c:v>
                </c:pt>
                <c:pt idx="9510">
                  <c:v>8.7081494192359994</c:v>
                </c:pt>
                <c:pt idx="9511">
                  <c:v>8.7080754136559992</c:v>
                </c:pt>
                <c:pt idx="9512">
                  <c:v>8.7080014011020008</c:v>
                </c:pt>
                <c:pt idx="9513">
                  <c:v>8.7079273815740006</c:v>
                </c:pt>
                <c:pt idx="9514">
                  <c:v>8.7078533550740005</c:v>
                </c:pt>
                <c:pt idx="9515">
                  <c:v>8.7077793216030006</c:v>
                </c:pt>
                <c:pt idx="9516">
                  <c:v>8.7077052811629994</c:v>
                </c:pt>
                <c:pt idx="9517">
                  <c:v>8.7076312337520001</c:v>
                </c:pt>
                <c:pt idx="9518">
                  <c:v>8.7075571793739996</c:v>
                </c:pt>
                <c:pt idx="9519">
                  <c:v>8.7074831180289998</c:v>
                </c:pt>
                <c:pt idx="9520">
                  <c:v>8.7074090497180006</c:v>
                </c:pt>
                <c:pt idx="9521">
                  <c:v>8.7073349744420003</c:v>
                </c:pt>
                <c:pt idx="9522">
                  <c:v>8.7072608922019992</c:v>
                </c:pt>
                <c:pt idx="9523">
                  <c:v>8.7071868029990007</c:v>
                </c:pt>
                <c:pt idx="9524">
                  <c:v>8.7071127068339997</c:v>
                </c:pt>
                <c:pt idx="9525">
                  <c:v>8.707038603709</c:v>
                </c:pt>
                <c:pt idx="9526">
                  <c:v>8.7069644936239996</c:v>
                </c:pt>
                <c:pt idx="9527">
                  <c:v>8.7068903765800005</c:v>
                </c:pt>
                <c:pt idx="9528">
                  <c:v>8.7068162525779993</c:v>
                </c:pt>
                <c:pt idx="9529">
                  <c:v>8.7067421216199996</c:v>
                </c:pt>
                <c:pt idx="9530">
                  <c:v>8.7066679837059997</c:v>
                </c:pt>
                <c:pt idx="9531">
                  <c:v>8.7065938388379998</c:v>
                </c:pt>
                <c:pt idx="9532">
                  <c:v>8.7065196870159998</c:v>
                </c:pt>
                <c:pt idx="9533">
                  <c:v>8.7064455282409998</c:v>
                </c:pt>
                <c:pt idx="9534">
                  <c:v>8.7063713625150001</c:v>
                </c:pt>
                <c:pt idx="9535">
                  <c:v>8.7062971898390007</c:v>
                </c:pt>
                <c:pt idx="9536">
                  <c:v>8.7062230102129998</c:v>
                </c:pt>
                <c:pt idx="9537">
                  <c:v>8.7061488236389994</c:v>
                </c:pt>
                <c:pt idx="9538">
                  <c:v>8.7060746301179996</c:v>
                </c:pt>
                <c:pt idx="9539">
                  <c:v>8.7060004296500004</c:v>
                </c:pt>
                <c:pt idx="9540">
                  <c:v>8.7059262222370002</c:v>
                </c:pt>
                <c:pt idx="9541">
                  <c:v>8.7058520078800008</c:v>
                </c:pt>
                <c:pt idx="9542">
                  <c:v>8.7057777865790005</c:v>
                </c:pt>
                <c:pt idx="9543">
                  <c:v>8.7057035583369995</c:v>
                </c:pt>
                <c:pt idx="9544">
                  <c:v>8.7056293231529995</c:v>
                </c:pt>
                <c:pt idx="9545">
                  <c:v>8.7055550810300009</c:v>
                </c:pt>
                <c:pt idx="9546">
                  <c:v>8.7054808319669998</c:v>
                </c:pt>
                <c:pt idx="9547">
                  <c:v>8.7054065759660002</c:v>
                </c:pt>
                <c:pt idx="9548">
                  <c:v>8.7053323130280003</c:v>
                </c:pt>
                <c:pt idx="9549">
                  <c:v>8.7052580431550002</c:v>
                </c:pt>
                <c:pt idx="9550">
                  <c:v>8.7051837663459999</c:v>
                </c:pt>
                <c:pt idx="9551">
                  <c:v>8.7051094826039996</c:v>
                </c:pt>
                <c:pt idx="9552">
                  <c:v>8.7050351919289994</c:v>
                </c:pt>
                <c:pt idx="9553">
                  <c:v>8.7049608943219994</c:v>
                </c:pt>
                <c:pt idx="9554">
                  <c:v>8.7048865897839995</c:v>
                </c:pt>
                <c:pt idx="9555">
                  <c:v>8.704812278316</c:v>
                </c:pt>
                <c:pt idx="9556">
                  <c:v>8.7047379599199992</c:v>
                </c:pt>
                <c:pt idx="9557">
                  <c:v>8.7046636345960007</c:v>
                </c:pt>
                <c:pt idx="9558">
                  <c:v>8.7045893023459993</c:v>
                </c:pt>
                <c:pt idx="9559">
                  <c:v>8.7045149631690002</c:v>
                </c:pt>
                <c:pt idx="9560">
                  <c:v>8.7044406170690003</c:v>
                </c:pt>
                <c:pt idx="9561">
                  <c:v>8.7043662640439994</c:v>
                </c:pt>
                <c:pt idx="9562">
                  <c:v>8.7042919040979996</c:v>
                </c:pt>
                <c:pt idx="9563">
                  <c:v>8.7042175372290007</c:v>
                </c:pt>
                <c:pt idx="9564">
                  <c:v>8.7041431634409996</c:v>
                </c:pt>
                <c:pt idx="9565">
                  <c:v>8.7040687827329997</c:v>
                </c:pt>
                <c:pt idx="9566">
                  <c:v>8.7039943951059993</c:v>
                </c:pt>
                <c:pt idx="9567">
                  <c:v>8.7039200005630004</c:v>
                </c:pt>
                <c:pt idx="9568">
                  <c:v>8.7038455991029995</c:v>
                </c:pt>
                <c:pt idx="9569">
                  <c:v>8.7037711907270001</c:v>
                </c:pt>
                <c:pt idx="9570">
                  <c:v>8.7036967754380008</c:v>
                </c:pt>
                <c:pt idx="9571">
                  <c:v>8.7036223532349997</c:v>
                </c:pt>
                <c:pt idx="9572">
                  <c:v>8.7035479241200004</c:v>
                </c:pt>
                <c:pt idx="9573">
                  <c:v>8.7034734880939997</c:v>
                </c:pt>
                <c:pt idx="9574">
                  <c:v>8.7033990451579992</c:v>
                </c:pt>
                <c:pt idx="9575">
                  <c:v>8.7033245953120009</c:v>
                </c:pt>
                <c:pt idx="9576">
                  <c:v>8.7032501385589995</c:v>
                </c:pt>
                <c:pt idx="9577">
                  <c:v>8.7031756748990006</c:v>
                </c:pt>
                <c:pt idx="9578">
                  <c:v>8.7031012043320004</c:v>
                </c:pt>
                <c:pt idx="9579">
                  <c:v>8.7030267268609993</c:v>
                </c:pt>
                <c:pt idx="9580">
                  <c:v>8.7029522424860009</c:v>
                </c:pt>
                <c:pt idx="9581">
                  <c:v>8.7028777512069997</c:v>
                </c:pt>
                <c:pt idx="9582">
                  <c:v>8.7028032530269996</c:v>
                </c:pt>
                <c:pt idx="9583">
                  <c:v>8.7027287479470008</c:v>
                </c:pt>
                <c:pt idx="9584">
                  <c:v>8.7026542359659995</c:v>
                </c:pt>
                <c:pt idx="9585">
                  <c:v>8.7025797170859995</c:v>
                </c:pt>
                <c:pt idx="9586">
                  <c:v>8.7025051913089992</c:v>
                </c:pt>
                <c:pt idx="9587">
                  <c:v>8.7024306586350004</c:v>
                </c:pt>
                <c:pt idx="9588">
                  <c:v>8.7023561190659997</c:v>
                </c:pt>
                <c:pt idx="9589">
                  <c:v>8.7022815726020006</c:v>
                </c:pt>
                <c:pt idx="9590">
                  <c:v>8.7022070192439998</c:v>
                </c:pt>
                <c:pt idx="9591">
                  <c:v>8.7021324589930007</c:v>
                </c:pt>
                <c:pt idx="9592">
                  <c:v>8.7020578918510001</c:v>
                </c:pt>
                <c:pt idx="9593">
                  <c:v>8.7019833178189998</c:v>
                </c:pt>
                <c:pt idx="9594">
                  <c:v>8.7019087368969998</c:v>
                </c:pt>
                <c:pt idx="9595">
                  <c:v>8.7018341490860003</c:v>
                </c:pt>
                <c:pt idx="9596">
                  <c:v>8.7017595543879995</c:v>
                </c:pt>
                <c:pt idx="9597">
                  <c:v>8.7016849528039995</c:v>
                </c:pt>
                <c:pt idx="9598">
                  <c:v>8.701610344334</c:v>
                </c:pt>
                <c:pt idx="9599">
                  <c:v>8.7015357289799997</c:v>
                </c:pt>
                <c:pt idx="9600">
                  <c:v>8.7014611067420002</c:v>
                </c:pt>
                <c:pt idx="9601">
                  <c:v>8.7013864776230001</c:v>
                </c:pt>
                <c:pt idx="9602">
                  <c:v>8.7013118416219992</c:v>
                </c:pt>
                <c:pt idx="9603">
                  <c:v>8.7012371987399995</c:v>
                </c:pt>
                <c:pt idx="9604">
                  <c:v>8.7011625489799993</c:v>
                </c:pt>
                <c:pt idx="9605">
                  <c:v>8.7010878923410004</c:v>
                </c:pt>
                <c:pt idx="9606">
                  <c:v>8.7010132288249995</c:v>
                </c:pt>
                <c:pt idx="9607">
                  <c:v>8.7009385584330001</c:v>
                </c:pt>
                <c:pt idx="9608">
                  <c:v>8.7008638811660006</c:v>
                </c:pt>
                <c:pt idx="9609">
                  <c:v>8.7007891970249993</c:v>
                </c:pt>
                <c:pt idx="9610">
                  <c:v>8.7007145060099997</c:v>
                </c:pt>
                <c:pt idx="9611">
                  <c:v>8.7006398081240004</c:v>
                </c:pt>
                <c:pt idx="9612">
                  <c:v>8.7005651033669995</c:v>
                </c:pt>
                <c:pt idx="9613">
                  <c:v>8.7004903917400007</c:v>
                </c:pt>
                <c:pt idx="9614">
                  <c:v>8.7004156732430005</c:v>
                </c:pt>
                <c:pt idx="9615">
                  <c:v>8.7003409478790008</c:v>
                </c:pt>
                <c:pt idx="9616">
                  <c:v>8.700266215648</c:v>
                </c:pt>
                <c:pt idx="9617">
                  <c:v>8.7001914765509998</c:v>
                </c:pt>
                <c:pt idx="9618">
                  <c:v>8.7001167305900005</c:v>
                </c:pt>
                <c:pt idx="9619">
                  <c:v>8.7000419777640001</c:v>
                </c:pt>
                <c:pt idx="9620">
                  <c:v>8.6999672180760008</c:v>
                </c:pt>
                <c:pt idx="9621">
                  <c:v>8.6998924515260008</c:v>
                </c:pt>
                <c:pt idx="9622">
                  <c:v>8.6998176781150001</c:v>
                </c:pt>
                <c:pt idx="9623">
                  <c:v>8.6997428978450007</c:v>
                </c:pt>
                <c:pt idx="9624">
                  <c:v>8.6996681107150007</c:v>
                </c:pt>
                <c:pt idx="9625">
                  <c:v>8.6995933167290005</c:v>
                </c:pt>
                <c:pt idx="9626">
                  <c:v>8.6995185158849999</c:v>
                </c:pt>
                <c:pt idx="9627">
                  <c:v>8.6994437081859992</c:v>
                </c:pt>
                <c:pt idx="9628">
                  <c:v>8.6993688936320002</c:v>
                </c:pt>
                <c:pt idx="9629">
                  <c:v>8.6992940722249994</c:v>
                </c:pt>
                <c:pt idx="9630">
                  <c:v>8.6992192439650005</c:v>
                </c:pt>
                <c:pt idx="9631">
                  <c:v>8.699144408854</c:v>
                </c:pt>
                <c:pt idx="9632">
                  <c:v>8.6990695668929998</c:v>
                </c:pt>
                <c:pt idx="9633">
                  <c:v>8.6989947180809999</c:v>
                </c:pt>
                <c:pt idx="9634">
                  <c:v>8.6989198624220005</c:v>
                </c:pt>
                <c:pt idx="9635">
                  <c:v>8.6988449999149999</c:v>
                </c:pt>
                <c:pt idx="9636">
                  <c:v>8.698770130562</c:v>
                </c:pt>
                <c:pt idx="9637">
                  <c:v>8.6986952543630007</c:v>
                </c:pt>
                <c:pt idx="9638">
                  <c:v>8.6986203713200005</c:v>
                </c:pt>
                <c:pt idx="9639">
                  <c:v>8.6985454814329994</c:v>
                </c:pt>
                <c:pt idx="9640">
                  <c:v>8.6984705847049995</c:v>
                </c:pt>
                <c:pt idx="9641">
                  <c:v>8.6983956811350005</c:v>
                </c:pt>
                <c:pt idx="9642">
                  <c:v>8.6983207707249992</c:v>
                </c:pt>
                <c:pt idx="9643">
                  <c:v>8.6982458534759992</c:v>
                </c:pt>
                <c:pt idx="9644">
                  <c:v>8.6981709293880005</c:v>
                </c:pt>
                <c:pt idx="9645">
                  <c:v>8.6980959984629997</c:v>
                </c:pt>
                <c:pt idx="9646">
                  <c:v>8.6980210607030006</c:v>
                </c:pt>
                <c:pt idx="9647">
                  <c:v>8.6979461161069995</c:v>
                </c:pt>
                <c:pt idx="9648">
                  <c:v>8.6978711646770002</c:v>
                </c:pt>
                <c:pt idx="9649">
                  <c:v>8.6977962064140009</c:v>
                </c:pt>
                <c:pt idx="9650">
                  <c:v>8.6977212413179998</c:v>
                </c:pt>
                <c:pt idx="9651">
                  <c:v>8.6976462693919991</c:v>
                </c:pt>
                <c:pt idx="9652">
                  <c:v>8.6975712906360005</c:v>
                </c:pt>
                <c:pt idx="9653">
                  <c:v>8.6974963050510006</c:v>
                </c:pt>
                <c:pt idx="9654">
                  <c:v>8.6974213126379993</c:v>
                </c:pt>
                <c:pt idx="9655">
                  <c:v>8.6973463133980005</c:v>
                </c:pt>
                <c:pt idx="9656">
                  <c:v>8.6972713073320005</c:v>
                </c:pt>
                <c:pt idx="9657">
                  <c:v>8.6971962944409995</c:v>
                </c:pt>
                <c:pt idx="9658">
                  <c:v>8.6971212747269995</c:v>
                </c:pt>
                <c:pt idx="9659">
                  <c:v>8.6970462481890003</c:v>
                </c:pt>
                <c:pt idx="9660">
                  <c:v>8.6969712148300005</c:v>
                </c:pt>
                <c:pt idx="9661">
                  <c:v>8.69689617465</c:v>
                </c:pt>
                <c:pt idx="9662">
                  <c:v>8.6968211276500007</c:v>
                </c:pt>
                <c:pt idx="9663">
                  <c:v>8.6967460738309992</c:v>
                </c:pt>
                <c:pt idx="9664">
                  <c:v>8.6966710131949991</c:v>
                </c:pt>
                <c:pt idx="9665">
                  <c:v>8.6965959457420006</c:v>
                </c:pt>
                <c:pt idx="9666">
                  <c:v>8.696520871473</c:v>
                </c:pt>
                <c:pt idx="9667">
                  <c:v>8.6964457903889993</c:v>
                </c:pt>
                <c:pt idx="9668">
                  <c:v>8.6963707024920005</c:v>
                </c:pt>
                <c:pt idx="9669">
                  <c:v>8.696295607783</c:v>
                </c:pt>
                <c:pt idx="9670">
                  <c:v>8.6962205062609996</c:v>
                </c:pt>
                <c:pt idx="9671">
                  <c:v>8.6961453979289995</c:v>
                </c:pt>
                <c:pt idx="9672">
                  <c:v>8.6960702827879999</c:v>
                </c:pt>
                <c:pt idx="9673">
                  <c:v>8.6959951608380006</c:v>
                </c:pt>
                <c:pt idx="9674">
                  <c:v>8.6959200320800001</c:v>
                </c:pt>
                <c:pt idx="9675">
                  <c:v>8.6958448965160002</c:v>
                </c:pt>
                <c:pt idx="9676">
                  <c:v>8.6957697541459993</c:v>
                </c:pt>
                <c:pt idx="9677">
                  <c:v>8.6956946049719992</c:v>
                </c:pt>
                <c:pt idx="9678">
                  <c:v>8.6956194489950001</c:v>
                </c:pt>
                <c:pt idx="9679">
                  <c:v>8.6955442862150001</c:v>
                </c:pt>
                <c:pt idx="9680">
                  <c:v>8.6954691166339995</c:v>
                </c:pt>
                <c:pt idx="9681">
                  <c:v>8.695393940252</c:v>
                </c:pt>
                <c:pt idx="9682">
                  <c:v>8.695318757071</c:v>
                </c:pt>
                <c:pt idx="9683">
                  <c:v>8.6952435670909995</c:v>
                </c:pt>
                <c:pt idx="9684">
                  <c:v>8.6951683703150007</c:v>
                </c:pt>
                <c:pt idx="9685">
                  <c:v>8.6950931667409996</c:v>
                </c:pt>
                <c:pt idx="9686">
                  <c:v>8.6950179563730003</c:v>
                </c:pt>
                <c:pt idx="9687">
                  <c:v>8.6949427392099992</c:v>
                </c:pt>
                <c:pt idx="9688">
                  <c:v>8.6948675152549999</c:v>
                </c:pt>
                <c:pt idx="9689">
                  <c:v>8.6947922845060006</c:v>
                </c:pt>
                <c:pt idx="9690">
                  <c:v>8.6947170469669999</c:v>
                </c:pt>
                <c:pt idx="9691">
                  <c:v>8.6946418026379995</c:v>
                </c:pt>
                <c:pt idx="9692">
                  <c:v>8.6945665515189994</c:v>
                </c:pt>
                <c:pt idx="9693">
                  <c:v>8.6944912936119998</c:v>
                </c:pt>
                <c:pt idx="9694">
                  <c:v>8.6944160289180008</c:v>
                </c:pt>
                <c:pt idx="9695">
                  <c:v>8.6943407574380007</c:v>
                </c:pt>
                <c:pt idx="9696">
                  <c:v>8.6942654791719995</c:v>
                </c:pt>
                <c:pt idx="9697">
                  <c:v>8.6941901941229993</c:v>
                </c:pt>
                <c:pt idx="9698">
                  <c:v>8.694114902291</c:v>
                </c:pt>
                <c:pt idx="9699">
                  <c:v>8.6940396036759999</c:v>
                </c:pt>
                <c:pt idx="9700">
                  <c:v>8.6939642982809993</c:v>
                </c:pt>
                <c:pt idx="9701">
                  <c:v>8.6938889861049997</c:v>
                </c:pt>
                <c:pt idx="9702">
                  <c:v>8.6938136671499997</c:v>
                </c:pt>
                <c:pt idx="9703">
                  <c:v>8.6937383414179994</c:v>
                </c:pt>
                <c:pt idx="9704">
                  <c:v>8.6936630089080005</c:v>
                </c:pt>
                <c:pt idx="9705">
                  <c:v>8.6935876696229997</c:v>
                </c:pt>
                <c:pt idx="9706">
                  <c:v>8.6935123235620004</c:v>
                </c:pt>
                <c:pt idx="9707">
                  <c:v>8.6934369707279995</c:v>
                </c:pt>
                <c:pt idx="9708">
                  <c:v>8.6933616111210004</c:v>
                </c:pt>
                <c:pt idx="9709">
                  <c:v>8.6932862447419996</c:v>
                </c:pt>
                <c:pt idx="9710">
                  <c:v>8.6932108715919991</c:v>
                </c:pt>
                <c:pt idx="9711">
                  <c:v>8.6931354916720007</c:v>
                </c:pt>
                <c:pt idx="9712">
                  <c:v>8.6930601049829992</c:v>
                </c:pt>
                <c:pt idx="9713">
                  <c:v>8.692984711527</c:v>
                </c:pt>
                <c:pt idx="9714">
                  <c:v>8.6929093113029996</c:v>
                </c:pt>
                <c:pt idx="9715">
                  <c:v>8.6928339043139999</c:v>
                </c:pt>
                <c:pt idx="9716">
                  <c:v>8.6927584905599993</c:v>
                </c:pt>
                <c:pt idx="9717">
                  <c:v>8.6926830700419995</c:v>
                </c:pt>
                <c:pt idx="9718">
                  <c:v>8.6926076427620007</c:v>
                </c:pt>
                <c:pt idx="9719">
                  <c:v>8.6925322087199994</c:v>
                </c:pt>
                <c:pt idx="9720">
                  <c:v>8.6924567679169993</c:v>
                </c:pt>
                <c:pt idx="9721">
                  <c:v>8.6923813203540004</c:v>
                </c:pt>
                <c:pt idx="9722">
                  <c:v>8.6923058660329993</c:v>
                </c:pt>
                <c:pt idx="9723">
                  <c:v>8.6922304049539996</c:v>
                </c:pt>
                <c:pt idx="9724">
                  <c:v>8.6921549371189997</c:v>
                </c:pt>
                <c:pt idx="9725">
                  <c:v>8.6920794625269995</c:v>
                </c:pt>
                <c:pt idx="9726">
                  <c:v>8.6920039811809993</c:v>
                </c:pt>
                <c:pt idx="9727">
                  <c:v>8.6919284930820009</c:v>
                </c:pt>
                <c:pt idx="9728">
                  <c:v>8.6918529982300008</c:v>
                </c:pt>
                <c:pt idx="9729">
                  <c:v>8.6917774966260009</c:v>
                </c:pt>
                <c:pt idx="9730">
                  <c:v>8.6917019882719995</c:v>
                </c:pt>
                <c:pt idx="9731">
                  <c:v>8.6916264731680002</c:v>
                </c:pt>
                <c:pt idx="9732">
                  <c:v>8.6915509513159996</c:v>
                </c:pt>
                <c:pt idx="9733">
                  <c:v>8.6914754227159996</c:v>
                </c:pt>
                <c:pt idx="9734">
                  <c:v>8.6913998873700002</c:v>
                </c:pt>
                <c:pt idx="9735">
                  <c:v>8.6913243452779998</c:v>
                </c:pt>
                <c:pt idx="9736">
                  <c:v>8.6912487964410001</c:v>
                </c:pt>
                <c:pt idx="9737">
                  <c:v>8.6911732408609996</c:v>
                </c:pt>
                <c:pt idx="9738">
                  <c:v>8.6910976785390002</c:v>
                </c:pt>
                <c:pt idx="9739">
                  <c:v>8.691022109475</c:v>
                </c:pt>
                <c:pt idx="9740">
                  <c:v>8.6909465336709992</c:v>
                </c:pt>
                <c:pt idx="9741">
                  <c:v>8.6908709511269997</c:v>
                </c:pt>
                <c:pt idx="9742">
                  <c:v>8.6907953618449998</c:v>
                </c:pt>
                <c:pt idx="9743">
                  <c:v>8.6907197658259996</c:v>
                </c:pt>
                <c:pt idx="9744">
                  <c:v>8.6906441630700009</c:v>
                </c:pt>
                <c:pt idx="9745">
                  <c:v>8.6905685535790003</c:v>
                </c:pt>
                <c:pt idx="9746">
                  <c:v>8.6904929373529995</c:v>
                </c:pt>
                <c:pt idx="9747">
                  <c:v>8.6904173143940007</c:v>
                </c:pt>
                <c:pt idx="9748">
                  <c:v>8.6903416847030002</c:v>
                </c:pt>
                <c:pt idx="9749">
                  <c:v>8.6902660482799998</c:v>
                </c:pt>
                <c:pt idx="9750">
                  <c:v>8.6901904051269998</c:v>
                </c:pt>
                <c:pt idx="9751">
                  <c:v>8.6901147552450002</c:v>
                </c:pt>
                <c:pt idx="9752">
                  <c:v>8.6900390986339993</c:v>
                </c:pt>
                <c:pt idx="9753">
                  <c:v>8.6899634352960007</c:v>
                </c:pt>
                <c:pt idx="9754">
                  <c:v>8.6898877652319992</c:v>
                </c:pt>
                <c:pt idx="9755">
                  <c:v>8.6898120884430003</c:v>
                </c:pt>
                <c:pt idx="9756">
                  <c:v>8.6897364049290005</c:v>
                </c:pt>
                <c:pt idx="9757">
                  <c:v>8.6896607146919997</c:v>
                </c:pt>
                <c:pt idx="9758">
                  <c:v>8.6895850177330001</c:v>
                </c:pt>
                <c:pt idx="9759">
                  <c:v>8.6895093140529998</c:v>
                </c:pt>
                <c:pt idx="9760">
                  <c:v>8.6894336036520006</c:v>
                </c:pt>
                <c:pt idx="9761">
                  <c:v>8.6893578865329992</c:v>
                </c:pt>
                <c:pt idx="9762">
                  <c:v>8.6892821626949992</c:v>
                </c:pt>
                <c:pt idx="9763">
                  <c:v>8.6892064321400007</c:v>
                </c:pt>
                <c:pt idx="9764">
                  <c:v>8.689130694868</c:v>
                </c:pt>
                <c:pt idx="9765">
                  <c:v>8.6890549508819994</c:v>
                </c:pt>
                <c:pt idx="9766">
                  <c:v>8.6889792001810005</c:v>
                </c:pt>
                <c:pt idx="9767">
                  <c:v>8.6889034427679999</c:v>
                </c:pt>
                <c:pt idx="9768">
                  <c:v>8.6888276786419993</c:v>
                </c:pt>
                <c:pt idx="9769">
                  <c:v>8.6887519078050008</c:v>
                </c:pt>
                <c:pt idx="9770">
                  <c:v>8.6886761302579991</c:v>
                </c:pt>
                <c:pt idx="9771">
                  <c:v>8.6886003460019996</c:v>
                </c:pt>
                <c:pt idx="9772">
                  <c:v>8.6885245550370005</c:v>
                </c:pt>
                <c:pt idx="9773">
                  <c:v>8.6884487573660003</c:v>
                </c:pt>
                <c:pt idx="9774">
                  <c:v>8.6883729529890008</c:v>
                </c:pt>
                <c:pt idx="9775">
                  <c:v>8.6882971419060002</c:v>
                </c:pt>
                <c:pt idx="9776">
                  <c:v>8.6882213241190005</c:v>
                </c:pt>
                <c:pt idx="9777">
                  <c:v>8.68814549963</c:v>
                </c:pt>
                <c:pt idx="9778">
                  <c:v>8.6880696684380005</c:v>
                </c:pt>
                <c:pt idx="9779">
                  <c:v>8.6879938305460005</c:v>
                </c:pt>
                <c:pt idx="9780">
                  <c:v>8.6879179859529998</c:v>
                </c:pt>
                <c:pt idx="9781">
                  <c:v>8.6878421346610004</c:v>
                </c:pt>
                <c:pt idx="9782">
                  <c:v>8.6877662766710007</c:v>
                </c:pt>
                <c:pt idx="9783">
                  <c:v>8.6876904119850007</c:v>
                </c:pt>
                <c:pt idx="9784">
                  <c:v>8.6876145406020004</c:v>
                </c:pt>
                <c:pt idx="9785">
                  <c:v>8.6875386625240001</c:v>
                </c:pt>
                <c:pt idx="9786">
                  <c:v>8.6874627777529998</c:v>
                </c:pt>
                <c:pt idx="9787">
                  <c:v>8.6873868862879995</c:v>
                </c:pt>
                <c:pt idx="9788">
                  <c:v>8.6873109881309993</c:v>
                </c:pt>
                <c:pt idx="9789">
                  <c:v>8.6872350832839995</c:v>
                </c:pt>
                <c:pt idx="9790">
                  <c:v>8.6871591717459999</c:v>
                </c:pt>
                <c:pt idx="9791">
                  <c:v>8.6870832535200009</c:v>
                </c:pt>
                <c:pt idx="9792">
                  <c:v>8.6870073286050005</c:v>
                </c:pt>
                <c:pt idx="9793">
                  <c:v>8.6869313970040007</c:v>
                </c:pt>
                <c:pt idx="9794">
                  <c:v>8.6868554587169999</c:v>
                </c:pt>
                <c:pt idx="9795">
                  <c:v>8.6867795137449999</c:v>
                </c:pt>
                <c:pt idx="9796">
                  <c:v>8.6867035620890007</c:v>
                </c:pt>
                <c:pt idx="9797">
                  <c:v>8.6866276037500008</c:v>
                </c:pt>
                <c:pt idx="9798">
                  <c:v>8.686551638729</c:v>
                </c:pt>
                <c:pt idx="9799">
                  <c:v>8.6864756670270005</c:v>
                </c:pt>
                <c:pt idx="9800">
                  <c:v>8.6863996886450003</c:v>
                </c:pt>
                <c:pt idx="9801">
                  <c:v>8.6863237035849998</c:v>
                </c:pt>
                <c:pt idx="9802">
                  <c:v>8.6862477118460006</c:v>
                </c:pt>
                <c:pt idx="9803">
                  <c:v>8.6861717134309995</c:v>
                </c:pt>
                <c:pt idx="9804">
                  <c:v>8.6860957083399999</c:v>
                </c:pt>
                <c:pt idx="9805">
                  <c:v>8.6860196965740002</c:v>
                </c:pt>
                <c:pt idx="9806">
                  <c:v>8.6859436781340005</c:v>
                </c:pt>
                <c:pt idx="9807">
                  <c:v>8.6858676530219991</c:v>
                </c:pt>
                <c:pt idx="9808">
                  <c:v>8.6857916212369997</c:v>
                </c:pt>
                <c:pt idx="9809">
                  <c:v>8.6857155827820005</c:v>
                </c:pt>
                <c:pt idx="9810">
                  <c:v>8.6856395376559998</c:v>
                </c:pt>
                <c:pt idx="9811">
                  <c:v>8.6855634858619997</c:v>
                </c:pt>
                <c:pt idx="9812">
                  <c:v>8.6854874274010001</c:v>
                </c:pt>
                <c:pt idx="9813">
                  <c:v>8.6854113622719993</c:v>
                </c:pt>
                <c:pt idx="9814">
                  <c:v>8.6853352904769991</c:v>
                </c:pt>
                <c:pt idx="9815">
                  <c:v>8.6852592120179999</c:v>
                </c:pt>
                <c:pt idx="9816">
                  <c:v>8.6851831268949997</c:v>
                </c:pt>
                <c:pt idx="9817">
                  <c:v>8.6851070351090005</c:v>
                </c:pt>
                <c:pt idx="9818">
                  <c:v>8.6850309366620007</c:v>
                </c:pt>
                <c:pt idx="9819">
                  <c:v>8.6849548315530001</c:v>
                </c:pt>
                <c:pt idx="9820">
                  <c:v>8.6848787197850008</c:v>
                </c:pt>
                <c:pt idx="9821">
                  <c:v>8.6848026013579993</c:v>
                </c:pt>
                <c:pt idx="9822">
                  <c:v>8.6847264762729992</c:v>
                </c:pt>
                <c:pt idx="9823">
                  <c:v>8.6846503445310006</c:v>
                </c:pt>
                <c:pt idx="9824">
                  <c:v>8.6845742061340001</c:v>
                </c:pt>
                <c:pt idx="9825">
                  <c:v>8.6844980610819995</c:v>
                </c:pt>
                <c:pt idx="9826">
                  <c:v>8.6844219093760007</c:v>
                </c:pt>
                <c:pt idx="9827">
                  <c:v>8.6843457510170001</c:v>
                </c:pt>
                <c:pt idx="9828">
                  <c:v>8.6842695860059997</c:v>
                </c:pt>
                <c:pt idx="9829">
                  <c:v>8.6841934143449997</c:v>
                </c:pt>
                <c:pt idx="9830">
                  <c:v>8.684117236034</c:v>
                </c:pt>
                <c:pt idx="9831">
                  <c:v>8.6840410510740007</c:v>
                </c:pt>
                <c:pt idx="9832">
                  <c:v>8.6839648594670003</c:v>
                </c:pt>
                <c:pt idx="9833">
                  <c:v>8.6838886612130004</c:v>
                </c:pt>
                <c:pt idx="9834">
                  <c:v>8.6838124563129995</c:v>
                </c:pt>
                <c:pt idx="9835">
                  <c:v>8.6837362447679993</c:v>
                </c:pt>
                <c:pt idx="9836">
                  <c:v>8.683660026579</c:v>
                </c:pt>
                <c:pt idx="9837">
                  <c:v>8.683583801748</c:v>
                </c:pt>
                <c:pt idx="9838">
                  <c:v>8.6835075702749993</c:v>
                </c:pt>
                <c:pt idx="9839">
                  <c:v>8.6834313321609997</c:v>
                </c:pt>
                <c:pt idx="9840">
                  <c:v>8.6833550874079997</c:v>
                </c:pt>
                <c:pt idx="9841">
                  <c:v>8.6832788360150008</c:v>
                </c:pt>
                <c:pt idx="9842">
                  <c:v>8.6832025779849999</c:v>
                </c:pt>
                <c:pt idx="9843">
                  <c:v>8.6831263133180006</c:v>
                </c:pt>
                <c:pt idx="9844">
                  <c:v>8.6830500420159993</c:v>
                </c:pt>
                <c:pt idx="9845">
                  <c:v>8.6829737640789997</c:v>
                </c:pt>
                <c:pt idx="9846">
                  <c:v>8.6828974795080001</c:v>
                </c:pt>
                <c:pt idx="9847">
                  <c:v>8.6828211883040005</c:v>
                </c:pt>
                <c:pt idx="9848">
                  <c:v>8.6827448904689994</c:v>
                </c:pt>
                <c:pt idx="9849">
                  <c:v>8.6826685860020003</c:v>
                </c:pt>
                <c:pt idx="9850">
                  <c:v>8.6825922749069999</c:v>
                </c:pt>
                <c:pt idx="9851">
                  <c:v>8.6825159571819999</c:v>
                </c:pt>
                <c:pt idx="9852">
                  <c:v>8.6824396328290003</c:v>
                </c:pt>
                <c:pt idx="9853">
                  <c:v>8.6823633018499997</c:v>
                </c:pt>
                <c:pt idx="9854">
                  <c:v>8.6822869642449998</c:v>
                </c:pt>
                <c:pt idx="9855">
                  <c:v>8.6822106200160007</c:v>
                </c:pt>
                <c:pt idx="9856">
                  <c:v>8.6821342691620007</c:v>
                </c:pt>
                <c:pt idx="9857">
                  <c:v>8.6820579116859999</c:v>
                </c:pt>
                <c:pt idx="9858">
                  <c:v>8.6819815475890003</c:v>
                </c:pt>
                <c:pt idx="9859">
                  <c:v>8.68190517687</c:v>
                </c:pt>
                <c:pt idx="9860">
                  <c:v>8.6818287995319992</c:v>
                </c:pt>
                <c:pt idx="9861">
                  <c:v>8.6817524155749997</c:v>
                </c:pt>
                <c:pt idx="9862">
                  <c:v>8.6816760249999998</c:v>
                </c:pt>
                <c:pt idx="9863">
                  <c:v>8.6815996278079997</c:v>
                </c:pt>
                <c:pt idx="9864">
                  <c:v>8.6815232240009994</c:v>
                </c:pt>
                <c:pt idx="9865">
                  <c:v>8.6814468135790008</c:v>
                </c:pt>
                <c:pt idx="9866">
                  <c:v>8.6813703965430005</c:v>
                </c:pt>
                <c:pt idx="9867">
                  <c:v>8.6812939728940002</c:v>
                </c:pt>
                <c:pt idx="9868">
                  <c:v>8.6812175426340001</c:v>
                </c:pt>
                <c:pt idx="9869">
                  <c:v>8.6811411057630004</c:v>
                </c:pt>
                <c:pt idx="9870">
                  <c:v>8.6810646622819991</c:v>
                </c:pt>
                <c:pt idx="9871">
                  <c:v>8.6809882121930002</c:v>
                </c:pt>
                <c:pt idx="9872">
                  <c:v>8.6809117554949999</c:v>
                </c:pt>
                <c:pt idx="9873">
                  <c:v>8.6808352921910004</c:v>
                </c:pt>
                <c:pt idx="9874">
                  <c:v>8.6807588222809997</c:v>
                </c:pt>
                <c:pt idx="9875">
                  <c:v>8.6806823457669999</c:v>
                </c:pt>
                <c:pt idx="9876">
                  <c:v>8.6806058626479992</c:v>
                </c:pt>
                <c:pt idx="9877">
                  <c:v>8.6805293729269994</c:v>
                </c:pt>
                <c:pt idx="9878">
                  <c:v>8.6804528766040008</c:v>
                </c:pt>
                <c:pt idx="9879">
                  <c:v>8.6803763736799997</c:v>
                </c:pt>
                <c:pt idx="9880">
                  <c:v>8.6802998641569999</c:v>
                </c:pt>
                <c:pt idx="9881">
                  <c:v>8.6802233480339996</c:v>
                </c:pt>
                <c:pt idx="9882">
                  <c:v>8.6801468253140008</c:v>
                </c:pt>
                <c:pt idx="9883">
                  <c:v>8.680070295997</c:v>
                </c:pt>
                <c:pt idx="9884">
                  <c:v>8.6799937600840007</c:v>
                </c:pt>
                <c:pt idx="9885">
                  <c:v>8.6799172175769996</c:v>
                </c:pt>
                <c:pt idx="9886">
                  <c:v>8.6798406684750002</c:v>
                </c:pt>
                <c:pt idx="9887">
                  <c:v>8.6797641127809992</c:v>
                </c:pt>
                <c:pt idx="9888">
                  <c:v>8.6796875504950002</c:v>
                </c:pt>
                <c:pt idx="9889">
                  <c:v>8.6796109816179996</c:v>
                </c:pt>
                <c:pt idx="9890">
                  <c:v>8.6795344061519994</c:v>
                </c:pt>
                <c:pt idx="9891">
                  <c:v>8.6794578240959996</c:v>
                </c:pt>
                <c:pt idx="9892">
                  <c:v>8.6793812354530004</c:v>
                </c:pt>
                <c:pt idx="9893">
                  <c:v>8.6793046402230001</c:v>
                </c:pt>
                <c:pt idx="9894">
                  <c:v>8.6792280384060003</c:v>
                </c:pt>
                <c:pt idx="9895">
                  <c:v>8.6791514300059998</c:v>
                </c:pt>
                <c:pt idx="9896">
                  <c:v>8.679074815021</c:v>
                </c:pt>
                <c:pt idx="9897">
                  <c:v>8.6789981934529994</c:v>
                </c:pt>
                <c:pt idx="9898">
                  <c:v>8.6789215653039999</c:v>
                </c:pt>
                <c:pt idx="9899">
                  <c:v>8.6788449305729998</c:v>
                </c:pt>
                <c:pt idx="9900">
                  <c:v>8.6787682892629991</c:v>
                </c:pt>
                <c:pt idx="9901">
                  <c:v>8.6786916413739998</c:v>
                </c:pt>
                <c:pt idx="9902">
                  <c:v>8.6786149869070002</c:v>
                </c:pt>
                <c:pt idx="9903">
                  <c:v>8.6785383258630002</c:v>
                </c:pt>
                <c:pt idx="9904">
                  <c:v>8.6784616582430001</c:v>
                </c:pt>
                <c:pt idx="9905">
                  <c:v>8.6783849840489999</c:v>
                </c:pt>
                <c:pt idx="9906">
                  <c:v>8.6783083032799997</c:v>
                </c:pt>
                <c:pt idx="9907">
                  <c:v>8.6782316159379995</c:v>
                </c:pt>
                <c:pt idx="9908">
                  <c:v>8.6781549220249996</c:v>
                </c:pt>
                <c:pt idx="9909">
                  <c:v>8.6780782215409999</c:v>
                </c:pt>
                <c:pt idx="9910">
                  <c:v>8.6780015144860005</c:v>
                </c:pt>
                <c:pt idx="9911">
                  <c:v>8.6779248008629999</c:v>
                </c:pt>
                <c:pt idx="9912">
                  <c:v>8.6778480806719998</c:v>
                </c:pt>
                <c:pt idx="9913">
                  <c:v>8.6777713539130001</c:v>
                </c:pt>
                <c:pt idx="9914">
                  <c:v>8.6776946205889995</c:v>
                </c:pt>
                <c:pt idx="9915">
                  <c:v>8.6776178806999997</c:v>
                </c:pt>
                <c:pt idx="9916">
                  <c:v>8.6775411342470008</c:v>
                </c:pt>
                <c:pt idx="9917">
                  <c:v>8.6774643812309993</c:v>
                </c:pt>
                <c:pt idx="9918">
                  <c:v>8.6773876216520005</c:v>
                </c:pt>
                <c:pt idx="9919">
                  <c:v>8.6773108555129994</c:v>
                </c:pt>
                <c:pt idx="9920">
                  <c:v>8.6772340828139995</c:v>
                </c:pt>
                <c:pt idx="9921">
                  <c:v>8.6771573035559992</c:v>
                </c:pt>
                <c:pt idx="9922">
                  <c:v>8.6770805177400003</c:v>
                </c:pt>
                <c:pt idx="9923">
                  <c:v>8.6770037253659993</c:v>
                </c:pt>
                <c:pt idx="9924">
                  <c:v>8.6769269264369999</c:v>
                </c:pt>
                <c:pt idx="9925">
                  <c:v>8.6768501209530005</c:v>
                </c:pt>
                <c:pt idx="9926">
                  <c:v>8.6767733089139991</c:v>
                </c:pt>
                <c:pt idx="9927">
                  <c:v>8.6766964903229997</c:v>
                </c:pt>
                <c:pt idx="9928">
                  <c:v>8.6766196651790004</c:v>
                </c:pt>
                <c:pt idx="9929">
                  <c:v>8.6765428334839996</c:v>
                </c:pt>
                <c:pt idx="9930">
                  <c:v>8.6764659952390009</c:v>
                </c:pt>
                <c:pt idx="9931">
                  <c:v>8.6763891504450008</c:v>
                </c:pt>
                <c:pt idx="9932">
                  <c:v>8.6763122991029995</c:v>
                </c:pt>
                <c:pt idx="9933">
                  <c:v>8.6762354412140006</c:v>
                </c:pt>
                <c:pt idx="9934">
                  <c:v>8.6761585767790006</c:v>
                </c:pt>
                <c:pt idx="9935">
                  <c:v>8.6760817057979995</c:v>
                </c:pt>
                <c:pt idx="9936">
                  <c:v>8.6760048282739994</c:v>
                </c:pt>
                <c:pt idx="9937">
                  <c:v>8.6759279442060002</c:v>
                </c:pt>
                <c:pt idx="9938">
                  <c:v>8.6758510535960003</c:v>
                </c:pt>
                <c:pt idx="9939">
                  <c:v>8.6757741564449997</c:v>
                </c:pt>
                <c:pt idx="9940">
                  <c:v>8.6756972527530003</c:v>
                </c:pt>
                <c:pt idx="9941">
                  <c:v>8.6756203425230005</c:v>
                </c:pt>
                <c:pt idx="9942">
                  <c:v>8.6755434257540003</c:v>
                </c:pt>
                <c:pt idx="9943">
                  <c:v>8.6754665024479998</c:v>
                </c:pt>
                <c:pt idx="9944">
                  <c:v>8.6753895726050008</c:v>
                </c:pt>
                <c:pt idx="9945">
                  <c:v>8.675312636228</c:v>
                </c:pt>
                <c:pt idx="9946">
                  <c:v>8.6752356933160009</c:v>
                </c:pt>
                <c:pt idx="9947">
                  <c:v>8.6751587438710001</c:v>
                </c:pt>
                <c:pt idx="9948">
                  <c:v>8.6750817878929993</c:v>
                </c:pt>
                <c:pt idx="9949">
                  <c:v>8.6750048253850007</c:v>
                </c:pt>
                <c:pt idx="9950">
                  <c:v>8.6749278563460006</c:v>
                </c:pt>
                <c:pt idx="9951">
                  <c:v>8.6748508807770008</c:v>
                </c:pt>
                <c:pt idx="9952">
                  <c:v>8.6747738986809999</c:v>
                </c:pt>
                <c:pt idx="9953">
                  <c:v>8.6746969100569995</c:v>
                </c:pt>
                <c:pt idx="9954">
                  <c:v>8.6746199149059997</c:v>
                </c:pt>
                <c:pt idx="9955">
                  <c:v>8.6745429132300007</c:v>
                </c:pt>
                <c:pt idx="9956">
                  <c:v>8.6744659050300008</c:v>
                </c:pt>
                <c:pt idx="9957">
                  <c:v>8.6743888903070001</c:v>
                </c:pt>
                <c:pt idx="9958">
                  <c:v>8.6743118690610004</c:v>
                </c:pt>
                <c:pt idx="9959">
                  <c:v>8.6742348412929999</c:v>
                </c:pt>
                <c:pt idx="9960">
                  <c:v>8.6741578070060008</c:v>
                </c:pt>
                <c:pt idx="9961">
                  <c:v>8.6740807661979993</c:v>
                </c:pt>
                <c:pt idx="9962">
                  <c:v>8.6740037188729993</c:v>
                </c:pt>
                <c:pt idx="9963">
                  <c:v>8.6739266650300006</c:v>
                </c:pt>
                <c:pt idx="9964">
                  <c:v>8.67384960467</c:v>
                </c:pt>
                <c:pt idx="9965">
                  <c:v>8.6737725377949992</c:v>
                </c:pt>
                <c:pt idx="9966">
                  <c:v>8.6736954644050002</c:v>
                </c:pt>
                <c:pt idx="9967">
                  <c:v>8.6736183845019994</c:v>
                </c:pt>
                <c:pt idx="9968">
                  <c:v>8.6735412980860005</c:v>
                </c:pt>
                <c:pt idx="9969">
                  <c:v>8.6734642051590001</c:v>
                </c:pt>
                <c:pt idx="9970">
                  <c:v>8.6733871057209999</c:v>
                </c:pt>
                <c:pt idx="9971">
                  <c:v>8.6733099997740002</c:v>
                </c:pt>
                <c:pt idx="9972">
                  <c:v>8.6732328873179991</c:v>
                </c:pt>
                <c:pt idx="9973">
                  <c:v>8.6731557683540004</c:v>
                </c:pt>
                <c:pt idx="9974">
                  <c:v>8.6730786428840005</c:v>
                </c:pt>
                <c:pt idx="9975">
                  <c:v>8.6730015109079996</c:v>
                </c:pt>
                <c:pt idx="9976">
                  <c:v>8.6729243724269995</c:v>
                </c:pt>
                <c:pt idx="9977">
                  <c:v>8.6728472274430004</c:v>
                </c:pt>
                <c:pt idx="9978">
                  <c:v>8.6727700759560005</c:v>
                </c:pt>
                <c:pt idx="9979">
                  <c:v>8.6726929179679999</c:v>
                </c:pt>
                <c:pt idx="9980">
                  <c:v>8.6726157534780004</c:v>
                </c:pt>
                <c:pt idx="9981">
                  <c:v>8.6725385824890004</c:v>
                </c:pt>
                <c:pt idx="9982">
                  <c:v>8.672461405001</c:v>
                </c:pt>
                <c:pt idx="9983">
                  <c:v>8.6723842210159994</c:v>
                </c:pt>
                <c:pt idx="9984">
                  <c:v>8.6723070305340002</c:v>
                </c:pt>
                <c:pt idx="9985">
                  <c:v>8.6722298335560009</c:v>
                </c:pt>
                <c:pt idx="9986">
                  <c:v>8.6721526300829996</c:v>
                </c:pt>
                <c:pt idx="9987">
                  <c:v>8.6720754201160002</c:v>
                </c:pt>
                <c:pt idx="9988">
                  <c:v>8.6719982036560008</c:v>
                </c:pt>
                <c:pt idx="9989">
                  <c:v>8.6719209807049999</c:v>
                </c:pt>
                <c:pt idx="9990">
                  <c:v>8.6718437512629993</c:v>
                </c:pt>
                <c:pt idx="9991">
                  <c:v>8.6717665153310008</c:v>
                </c:pt>
                <c:pt idx="9992">
                  <c:v>8.6716892729099992</c:v>
                </c:pt>
                <c:pt idx="9993">
                  <c:v>8.671612024001</c:v>
                </c:pt>
                <c:pt idx="9994">
                  <c:v>8.6715347686049995</c:v>
                </c:pt>
                <c:pt idx="9995">
                  <c:v>8.6714575067229998</c:v>
                </c:pt>
                <c:pt idx="9996">
                  <c:v>8.6713802383560008</c:v>
                </c:pt>
                <c:pt idx="9997">
                  <c:v>8.6713029635049992</c:v>
                </c:pt>
                <c:pt idx="9998">
                  <c:v>8.6712256821720004</c:v>
                </c:pt>
                <c:pt idx="9999">
                  <c:v>8.6711483943560008</c:v>
                </c:pt>
                <c:pt idx="10000">
                  <c:v>8.6710711000590006</c:v>
                </c:pt>
                <c:pt idx="10001">
                  <c:v>8.6709937992819999</c:v>
                </c:pt>
                <c:pt idx="10002">
                  <c:v>8.6709164920260005</c:v>
                </c:pt>
                <c:pt idx="10003">
                  <c:v>8.6708391782920007</c:v>
                </c:pt>
                <c:pt idx="10004">
                  <c:v>8.6707618580810006</c:v>
                </c:pt>
                <c:pt idx="10005">
                  <c:v>8.6706845313940004</c:v>
                </c:pt>
                <c:pt idx="10006">
                  <c:v>8.670607198231</c:v>
                </c:pt>
                <c:pt idx="10007">
                  <c:v>8.6705298585949997</c:v>
                </c:pt>
                <c:pt idx="10008">
                  <c:v>8.6704525124849994</c:v>
                </c:pt>
                <c:pt idx="10009">
                  <c:v>8.6703751599029992</c:v>
                </c:pt>
                <c:pt idx="10010">
                  <c:v>8.6702978008499993</c:v>
                </c:pt>
                <c:pt idx="10011">
                  <c:v>8.6702204353259997</c:v>
                </c:pt>
                <c:pt idx="10012">
                  <c:v>8.6701430633340006</c:v>
                </c:pt>
                <c:pt idx="10013">
                  <c:v>8.6700656848730002</c:v>
                </c:pt>
                <c:pt idx="10014">
                  <c:v>8.6699882999450004</c:v>
                </c:pt>
                <c:pt idx="10015">
                  <c:v>8.6699109085499995</c:v>
                </c:pt>
                <c:pt idx="10016">
                  <c:v>8.6698335106899993</c:v>
                </c:pt>
                <c:pt idx="10017">
                  <c:v>8.669756106366</c:v>
                </c:pt>
                <c:pt idx="10018">
                  <c:v>8.6696786955779999</c:v>
                </c:pt>
                <c:pt idx="10019">
                  <c:v>8.6696012783280008</c:v>
                </c:pt>
                <c:pt idx="10020">
                  <c:v>8.6695238546169993</c:v>
                </c:pt>
                <c:pt idx="10021">
                  <c:v>8.6694464244450007</c:v>
                </c:pt>
                <c:pt idx="10022">
                  <c:v>8.6693689878139999</c:v>
                </c:pt>
                <c:pt idx="10023">
                  <c:v>8.6692915447240004</c:v>
                </c:pt>
                <c:pt idx="10024">
                  <c:v>8.6692140951770007</c:v>
                </c:pt>
                <c:pt idx="10025">
                  <c:v>8.6691366391740008</c:v>
                </c:pt>
                <c:pt idx="10026">
                  <c:v>8.6690591767140006</c:v>
                </c:pt>
                <c:pt idx="10027">
                  <c:v>8.6689817078010005</c:v>
                </c:pt>
                <c:pt idx="10028">
                  <c:v>8.6689042324330003</c:v>
                </c:pt>
                <c:pt idx="10029">
                  <c:v>8.6688267506130003</c:v>
                </c:pt>
                <c:pt idx="10030">
                  <c:v>8.6687492623420006</c:v>
                </c:pt>
                <c:pt idx="10031">
                  <c:v>8.6686717676199994</c:v>
                </c:pt>
                <c:pt idx="10032">
                  <c:v>8.6685942664480002</c:v>
                </c:pt>
                <c:pt idx="10033">
                  <c:v>8.6685167588269998</c:v>
                </c:pt>
                <c:pt idx="10034">
                  <c:v>8.668439244759</c:v>
                </c:pt>
                <c:pt idx="10035">
                  <c:v>8.6683617242440008</c:v>
                </c:pt>
                <c:pt idx="10036">
                  <c:v>8.6682841972840006</c:v>
                </c:pt>
                <c:pt idx="10037">
                  <c:v>8.6682066638779993</c:v>
                </c:pt>
                <c:pt idx="10038">
                  <c:v>8.6681291240290008</c:v>
                </c:pt>
                <c:pt idx="10039">
                  <c:v>8.6680515777369997</c:v>
                </c:pt>
                <c:pt idx="10040">
                  <c:v>8.6679740250039998</c:v>
                </c:pt>
                <c:pt idx="10041">
                  <c:v>8.6678964658289992</c:v>
                </c:pt>
                <c:pt idx="10042">
                  <c:v>8.6678189002139998</c:v>
                </c:pt>
                <c:pt idx="10043">
                  <c:v>8.6677413281610001</c:v>
                </c:pt>
                <c:pt idx="10044">
                  <c:v>8.66766374967</c:v>
                </c:pt>
                <c:pt idx="10045">
                  <c:v>8.6675861647409995</c:v>
                </c:pt>
                <c:pt idx="10046">
                  <c:v>8.6675085733770008</c:v>
                </c:pt>
                <c:pt idx="10047">
                  <c:v>8.6674309755780001</c:v>
                </c:pt>
                <c:pt idx="10048">
                  <c:v>8.6673533713449995</c:v>
                </c:pt>
                <c:pt idx="10049">
                  <c:v>8.6672757606790007</c:v>
                </c:pt>
                <c:pt idx="10050">
                  <c:v>8.6671981435800003</c:v>
                </c:pt>
                <c:pt idx="10051">
                  <c:v>8.6671205200510002</c:v>
                </c:pt>
                <c:pt idx="10052">
                  <c:v>8.6670428900920005</c:v>
                </c:pt>
                <c:pt idx="10053">
                  <c:v>8.6669652537029993</c:v>
                </c:pt>
                <c:pt idx="10054">
                  <c:v>8.6668876108870005</c:v>
                </c:pt>
                <c:pt idx="10055">
                  <c:v>8.6668099616430005</c:v>
                </c:pt>
                <c:pt idx="10056">
                  <c:v>8.6667323059729995</c:v>
                </c:pt>
                <c:pt idx="10057">
                  <c:v>8.6666546438769991</c:v>
                </c:pt>
                <c:pt idx="10058">
                  <c:v>8.6665769753579998</c:v>
                </c:pt>
                <c:pt idx="10059">
                  <c:v>8.6664993004149995</c:v>
                </c:pt>
                <c:pt idx="10060">
                  <c:v>8.6664216190500003</c:v>
                </c:pt>
                <c:pt idx="10061">
                  <c:v>8.6663439312640005</c:v>
                </c:pt>
                <c:pt idx="10062">
                  <c:v>8.6662662370570001</c:v>
                </c:pt>
                <c:pt idx="10063">
                  <c:v>8.6661885364309992</c:v>
                </c:pt>
                <c:pt idx="10064">
                  <c:v>8.6661108293859996</c:v>
                </c:pt>
                <c:pt idx="10065">
                  <c:v>8.6660331159249999</c:v>
                </c:pt>
                <c:pt idx="10066">
                  <c:v>8.6659553960459998</c:v>
                </c:pt>
                <c:pt idx="10067">
                  <c:v>8.6658776697529998</c:v>
                </c:pt>
                <c:pt idx="10068">
                  <c:v>8.6657999370439995</c:v>
                </c:pt>
                <c:pt idx="10069">
                  <c:v>8.6657221979229995</c:v>
                </c:pt>
                <c:pt idx="10070">
                  <c:v>8.6656444523879994</c:v>
                </c:pt>
                <c:pt idx="10071">
                  <c:v>8.6655667004419996</c:v>
                </c:pt>
                <c:pt idx="10072">
                  <c:v>8.6654889420860002</c:v>
                </c:pt>
                <c:pt idx="10073">
                  <c:v>8.6654111773199993</c:v>
                </c:pt>
                <c:pt idx="10074">
                  <c:v>8.6653334061450007</c:v>
                </c:pt>
                <c:pt idx="10075">
                  <c:v>8.6652556285629991</c:v>
                </c:pt>
                <c:pt idx="10076">
                  <c:v>8.665177844574</c:v>
                </c:pt>
                <c:pt idx="10077">
                  <c:v>8.6651000541789998</c:v>
                </c:pt>
                <c:pt idx="10078">
                  <c:v>8.6650222573790003</c:v>
                </c:pt>
                <c:pt idx="10079">
                  <c:v>8.6649444541760001</c:v>
                </c:pt>
                <c:pt idx="10080">
                  <c:v>8.6648666445700009</c:v>
                </c:pt>
                <c:pt idx="10081">
                  <c:v>8.6647888285619992</c:v>
                </c:pt>
                <c:pt idx="10082">
                  <c:v>8.6647110061530004</c:v>
                </c:pt>
                <c:pt idx="10083">
                  <c:v>8.6646331773449994</c:v>
                </c:pt>
                <c:pt idx="10084">
                  <c:v>8.6645553421369996</c:v>
                </c:pt>
                <c:pt idx="10085">
                  <c:v>8.6644775005319996</c:v>
                </c:pt>
                <c:pt idx="10086">
                  <c:v>8.6643996525289992</c:v>
                </c:pt>
                <c:pt idx="10087">
                  <c:v>8.6643217981310006</c:v>
                </c:pt>
                <c:pt idx="10088">
                  <c:v>8.6642439373369999</c:v>
                </c:pt>
                <c:pt idx="10089">
                  <c:v>8.6641660701499994</c:v>
                </c:pt>
                <c:pt idx="10090">
                  <c:v>8.6640881965690006</c:v>
                </c:pt>
                <c:pt idx="10091">
                  <c:v>8.6640103165960003</c:v>
                </c:pt>
                <c:pt idx="10092">
                  <c:v>8.6639324302320002</c:v>
                </c:pt>
                <c:pt idx="10093">
                  <c:v>8.6638545374780005</c:v>
                </c:pt>
                <c:pt idx="10094">
                  <c:v>8.6637766383349994</c:v>
                </c:pt>
                <c:pt idx="10095">
                  <c:v>8.6636987328040007</c:v>
                </c:pt>
                <c:pt idx="10096">
                  <c:v>8.6636208208850007</c:v>
                </c:pt>
                <c:pt idx="10097">
                  <c:v>8.6635429025799997</c:v>
                </c:pt>
                <c:pt idx="10098">
                  <c:v>8.6634649778899995</c:v>
                </c:pt>
                <c:pt idx="10099">
                  <c:v>8.6633870468160001</c:v>
                </c:pt>
                <c:pt idx="10100">
                  <c:v>8.6633091093579999</c:v>
                </c:pt>
                <c:pt idx="10101">
                  <c:v>8.6632311655180008</c:v>
                </c:pt>
                <c:pt idx="10102">
                  <c:v>8.6631532152959991</c:v>
                </c:pt>
                <c:pt idx="10103">
                  <c:v>8.6630752586940005</c:v>
                </c:pt>
                <c:pt idx="10104">
                  <c:v>8.6629972957119996</c:v>
                </c:pt>
                <c:pt idx="10105">
                  <c:v>8.6629193263520001</c:v>
                </c:pt>
                <c:pt idx="10106">
                  <c:v>8.6628413506140003</c:v>
                </c:pt>
                <c:pt idx="10107">
                  <c:v>8.6627633685000003</c:v>
                </c:pt>
                <c:pt idx="10108">
                  <c:v>8.6626853800100001</c:v>
                </c:pt>
                <c:pt idx="10109">
                  <c:v>8.6626073851459999</c:v>
                </c:pt>
                <c:pt idx="10110">
                  <c:v>8.6625293839079998</c:v>
                </c:pt>
                <c:pt idx="10111">
                  <c:v>8.6624513762969997</c:v>
                </c:pt>
                <c:pt idx="10112">
                  <c:v>8.6623733623149999</c:v>
                </c:pt>
                <c:pt idx="10113">
                  <c:v>8.6622953419610003</c:v>
                </c:pt>
                <c:pt idx="10114">
                  <c:v>8.6622173152379993</c:v>
                </c:pt>
                <c:pt idx="10115">
                  <c:v>8.6621392821460006</c:v>
                </c:pt>
                <c:pt idx="10116">
                  <c:v>8.6620612426870007</c:v>
                </c:pt>
                <c:pt idx="10117">
                  <c:v>8.6619831968599996</c:v>
                </c:pt>
                <c:pt idx="10118">
                  <c:v>8.6619051446679993</c:v>
                </c:pt>
                <c:pt idx="10119">
                  <c:v>8.6618270861109998</c:v>
                </c:pt>
                <c:pt idx="10120">
                  <c:v>8.6617490211889994</c:v>
                </c:pt>
                <c:pt idx="10121">
                  <c:v>8.661670949905</c:v>
                </c:pt>
                <c:pt idx="10122">
                  <c:v>8.6615928722589999</c:v>
                </c:pt>
                <c:pt idx="10123">
                  <c:v>8.6615147882510009</c:v>
                </c:pt>
                <c:pt idx="10124">
                  <c:v>8.6614366978839996</c:v>
                </c:pt>
                <c:pt idx="10125">
                  <c:v>8.6613586011569996</c:v>
                </c:pt>
                <c:pt idx="10126">
                  <c:v>8.6612804980719993</c:v>
                </c:pt>
                <c:pt idx="10127">
                  <c:v>8.6612023886300005</c:v>
                </c:pt>
                <c:pt idx="10128">
                  <c:v>8.6611242728319997</c:v>
                </c:pt>
                <c:pt idx="10129">
                  <c:v>8.6610461506790006</c:v>
                </c:pt>
                <c:pt idx="10130">
                  <c:v>8.6609680221709997</c:v>
                </c:pt>
                <c:pt idx="10131">
                  <c:v>8.6608898873100006</c:v>
                </c:pt>
                <c:pt idx="10132">
                  <c:v>8.660811746097</c:v>
                </c:pt>
                <c:pt idx="10133">
                  <c:v>8.6607335985319995</c:v>
                </c:pt>
                <c:pt idx="10134">
                  <c:v>8.6606554446169994</c:v>
                </c:pt>
                <c:pt idx="10135">
                  <c:v>8.6605772843519997</c:v>
                </c:pt>
                <c:pt idx="10136">
                  <c:v>8.6604991177390005</c:v>
                </c:pt>
                <c:pt idx="10137">
                  <c:v>8.6604209447780001</c:v>
                </c:pt>
                <c:pt idx="10138">
                  <c:v>8.6603427654710003</c:v>
                </c:pt>
                <c:pt idx="10139">
                  <c:v>8.6602645798189997</c:v>
                </c:pt>
                <c:pt idx="10140">
                  <c:v>8.6601863878209997</c:v>
                </c:pt>
                <c:pt idx="10141">
                  <c:v>8.6601081894800007</c:v>
                </c:pt>
                <c:pt idx="10142">
                  <c:v>8.6600299847959992</c:v>
                </c:pt>
                <c:pt idx="10143">
                  <c:v>8.6599517737710006</c:v>
                </c:pt>
                <c:pt idx="10144">
                  <c:v>8.6598735564049996</c:v>
                </c:pt>
                <c:pt idx="10145">
                  <c:v>8.6597953326989998</c:v>
                </c:pt>
                <c:pt idx="10146">
                  <c:v>8.6597171026539996</c:v>
                </c:pt>
                <c:pt idx="10147">
                  <c:v>8.6596388662719992</c:v>
                </c:pt>
                <c:pt idx="10148">
                  <c:v>8.6595606235520002</c:v>
                </c:pt>
                <c:pt idx="10149">
                  <c:v>8.6594823744969993</c:v>
                </c:pt>
                <c:pt idx="10150">
                  <c:v>8.6594041191060001</c:v>
                </c:pt>
                <c:pt idx="10151">
                  <c:v>8.6593258573819991</c:v>
                </c:pt>
                <c:pt idx="10152">
                  <c:v>8.659247589324</c:v>
                </c:pt>
                <c:pt idx="10153">
                  <c:v>8.6591693149349993</c:v>
                </c:pt>
                <c:pt idx="10154">
                  <c:v>8.6590910342140006</c:v>
                </c:pt>
                <c:pt idx="10155">
                  <c:v>8.6590127471640006</c:v>
                </c:pt>
                <c:pt idx="10156">
                  <c:v>8.6589344537839992</c:v>
                </c:pt>
                <c:pt idx="10157">
                  <c:v>8.6588561540760001</c:v>
                </c:pt>
                <c:pt idx="10158">
                  <c:v>8.6587778480399997</c:v>
                </c:pt>
                <c:pt idx="10159">
                  <c:v>8.6586995356790002</c:v>
                </c:pt>
                <c:pt idx="10160">
                  <c:v>8.6586212169919996</c:v>
                </c:pt>
                <c:pt idx="10161">
                  <c:v>8.6585428919809999</c:v>
                </c:pt>
                <c:pt idx="10162">
                  <c:v>8.6584645606459993</c:v>
                </c:pt>
                <c:pt idx="10163">
                  <c:v>8.6583862229889998</c:v>
                </c:pt>
                <c:pt idx="10164">
                  <c:v>8.6583078790099997</c:v>
                </c:pt>
                <c:pt idx="10165">
                  <c:v>8.6582295287110007</c:v>
                </c:pt>
                <c:pt idx="10166">
                  <c:v>8.6581511720929996</c:v>
                </c:pt>
                <c:pt idx="10167">
                  <c:v>8.6580728091549997</c:v>
                </c:pt>
                <c:pt idx="10168">
                  <c:v>8.6579944399009996</c:v>
                </c:pt>
                <c:pt idx="10169">
                  <c:v>8.6579160643289992</c:v>
                </c:pt>
                <c:pt idx="10170">
                  <c:v>8.6578376824420005</c:v>
                </c:pt>
                <c:pt idx="10171">
                  <c:v>8.6577592942399999</c:v>
                </c:pt>
                <c:pt idx="10172">
                  <c:v>8.6576808997249994</c:v>
                </c:pt>
                <c:pt idx="10173">
                  <c:v>8.6576024988960008</c:v>
                </c:pt>
                <c:pt idx="10174">
                  <c:v>8.6575240917560006</c:v>
                </c:pt>
                <c:pt idx="10175">
                  <c:v>8.6574456783050007</c:v>
                </c:pt>
                <c:pt idx="10176">
                  <c:v>8.6573672585439994</c:v>
                </c:pt>
                <c:pt idx="10177">
                  <c:v>8.6572888324740003</c:v>
                </c:pt>
                <c:pt idx="10178">
                  <c:v>8.657210400096</c:v>
                </c:pt>
                <c:pt idx="10179">
                  <c:v>8.6571319614110003</c:v>
                </c:pt>
                <c:pt idx="10180">
                  <c:v>8.6570535164199995</c:v>
                </c:pt>
                <c:pt idx="10181">
                  <c:v>8.6569750651239996</c:v>
                </c:pt>
                <c:pt idx="10182">
                  <c:v>8.6568966075240006</c:v>
                </c:pt>
                <c:pt idx="10183">
                  <c:v>8.6568181436210008</c:v>
                </c:pt>
                <c:pt idx="10184">
                  <c:v>8.6567396734150002</c:v>
                </c:pt>
                <c:pt idx="10185">
                  <c:v>8.6566611969080007</c:v>
                </c:pt>
                <c:pt idx="10186">
                  <c:v>8.6565827141010008</c:v>
                </c:pt>
                <c:pt idx="10187">
                  <c:v>8.6565042249950004</c:v>
                </c:pt>
                <c:pt idx="10188">
                  <c:v>8.6564257295899996</c:v>
                </c:pt>
                <c:pt idx="10189">
                  <c:v>8.6563472278870002</c:v>
                </c:pt>
                <c:pt idx="10190">
                  <c:v>8.6562687198890007</c:v>
                </c:pt>
                <c:pt idx="10191">
                  <c:v>8.6561902055939992</c:v>
                </c:pt>
                <c:pt idx="10192">
                  <c:v>8.6561116850059996</c:v>
                </c:pt>
                <c:pt idx="10193">
                  <c:v>8.6560331581229999</c:v>
                </c:pt>
                <c:pt idx="10194">
                  <c:v>8.6559546249480004</c:v>
                </c:pt>
                <c:pt idx="10195">
                  <c:v>8.6558760854819994</c:v>
                </c:pt>
                <c:pt idx="10196">
                  <c:v>8.6557975397240003</c:v>
                </c:pt>
                <c:pt idx="10197">
                  <c:v>8.655718987677</c:v>
                </c:pt>
                <c:pt idx="10198">
                  <c:v>8.6556404293420002</c:v>
                </c:pt>
                <c:pt idx="10199">
                  <c:v>8.6555618647180008</c:v>
                </c:pt>
                <c:pt idx="10200">
                  <c:v>8.6554832938080004</c:v>
                </c:pt>
                <c:pt idx="10201">
                  <c:v>8.6554047166110006</c:v>
                </c:pt>
                <c:pt idx="10202">
                  <c:v>8.65532613313</c:v>
                </c:pt>
                <c:pt idx="10203">
                  <c:v>8.6552475433650002</c:v>
                </c:pt>
                <c:pt idx="10204">
                  <c:v>8.6551689473159996</c:v>
                </c:pt>
                <c:pt idx="10205">
                  <c:v>8.6550903449860002</c:v>
                </c:pt>
                <c:pt idx="10206">
                  <c:v>8.6550117363750001</c:v>
                </c:pt>
                <c:pt idx="10207">
                  <c:v>8.6549331214829994</c:v>
                </c:pt>
                <c:pt idx="10208">
                  <c:v>8.6548545003120001</c:v>
                </c:pt>
                <c:pt idx="10209">
                  <c:v>8.6547758728630004</c:v>
                </c:pt>
                <c:pt idx="10210">
                  <c:v>8.6546972391370005</c:v>
                </c:pt>
                <c:pt idx="10211">
                  <c:v>8.6546185991340003</c:v>
                </c:pt>
                <c:pt idx="10212">
                  <c:v>8.6545399528560001</c:v>
                </c:pt>
                <c:pt idx="10213">
                  <c:v>8.6544613003039998</c:v>
                </c:pt>
                <c:pt idx="10214">
                  <c:v>8.6543826414779996</c:v>
                </c:pt>
                <c:pt idx="10215">
                  <c:v>8.6543039763799996</c:v>
                </c:pt>
                <c:pt idx="10216">
                  <c:v>8.6542253050099998</c:v>
                </c:pt>
                <c:pt idx="10217">
                  <c:v>8.6541466273700003</c:v>
                </c:pt>
                <c:pt idx="10218">
                  <c:v>8.6540679434599994</c:v>
                </c:pt>
                <c:pt idx="10219">
                  <c:v>8.6539892532810008</c:v>
                </c:pt>
                <c:pt idx="10220">
                  <c:v>8.6539105568349992</c:v>
                </c:pt>
                <c:pt idx="10221">
                  <c:v>8.6538318541220001</c:v>
                </c:pt>
                <c:pt idx="10222">
                  <c:v>8.6537531451429999</c:v>
                </c:pt>
                <c:pt idx="10223">
                  <c:v>8.6536744298990005</c:v>
                </c:pt>
                <c:pt idx="10224">
                  <c:v>8.6535957083920003</c:v>
                </c:pt>
                <c:pt idx="10225">
                  <c:v>8.6535169806209993</c:v>
                </c:pt>
                <c:pt idx="10226">
                  <c:v>8.6534382465889994</c:v>
                </c:pt>
                <c:pt idx="10227">
                  <c:v>8.6533595062960007</c:v>
                </c:pt>
                <c:pt idx="10228">
                  <c:v>8.6532807597419996</c:v>
                </c:pt>
                <c:pt idx="10229">
                  <c:v>8.65320200693</c:v>
                </c:pt>
                <c:pt idx="10230">
                  <c:v>8.6531232478589999</c:v>
                </c:pt>
                <c:pt idx="10231">
                  <c:v>8.6530444825309996</c:v>
                </c:pt>
                <c:pt idx="10232">
                  <c:v>8.6529657109470008</c:v>
                </c:pt>
                <c:pt idx="10233">
                  <c:v>8.6528869331080003</c:v>
                </c:pt>
                <c:pt idx="10234">
                  <c:v>8.6528081490139996</c:v>
                </c:pt>
                <c:pt idx="10235">
                  <c:v>8.6527293586670009</c:v>
                </c:pt>
                <c:pt idx="10236">
                  <c:v>8.6526505620680005</c:v>
                </c:pt>
                <c:pt idx="10237">
                  <c:v>8.6525717592170004</c:v>
                </c:pt>
                <c:pt idx="10238">
                  <c:v>8.6524929501150005</c:v>
                </c:pt>
                <c:pt idx="10239">
                  <c:v>8.6524141347649994</c:v>
                </c:pt>
                <c:pt idx="10240">
                  <c:v>8.6523353131650005</c:v>
                </c:pt>
                <c:pt idx="10241">
                  <c:v>8.6522564853180004</c:v>
                </c:pt>
                <c:pt idx="10242">
                  <c:v>8.6521776512239992</c:v>
                </c:pt>
                <c:pt idx="10243">
                  <c:v>8.6520988108850005</c:v>
                </c:pt>
                <c:pt idx="10244">
                  <c:v>8.6520199643000009</c:v>
                </c:pt>
                <c:pt idx="10245">
                  <c:v>8.6519411114720004</c:v>
                </c:pt>
                <c:pt idx="10246">
                  <c:v>8.6518622524009992</c:v>
                </c:pt>
                <c:pt idx="10247">
                  <c:v>8.6517833870890009</c:v>
                </c:pt>
                <c:pt idx="10248">
                  <c:v>8.6517045155350001</c:v>
                </c:pt>
                <c:pt idx="10249">
                  <c:v>8.6516256377410006</c:v>
                </c:pt>
                <c:pt idx="10250">
                  <c:v>8.6515467537080006</c:v>
                </c:pt>
                <c:pt idx="10251">
                  <c:v>8.6514678634370004</c:v>
                </c:pt>
                <c:pt idx="10252">
                  <c:v>8.6513889669289998</c:v>
                </c:pt>
                <c:pt idx="10253">
                  <c:v>8.6513100641849991</c:v>
                </c:pt>
                <c:pt idx="10254">
                  <c:v>8.6512311552060002</c:v>
                </c:pt>
                <c:pt idx="10255">
                  <c:v>8.6511522399919993</c:v>
                </c:pt>
                <c:pt idx="10256">
                  <c:v>8.6510733185450004</c:v>
                </c:pt>
                <c:pt idx="10257">
                  <c:v>8.6509943908649998</c:v>
                </c:pt>
                <c:pt idx="10258">
                  <c:v>8.6509154569539994</c:v>
                </c:pt>
                <c:pt idx="10259">
                  <c:v>8.6508365168129995</c:v>
                </c:pt>
                <c:pt idx="10260">
                  <c:v>8.6507575704419999</c:v>
                </c:pt>
                <c:pt idx="10261">
                  <c:v>8.6506786178430009</c:v>
                </c:pt>
                <c:pt idx="10262">
                  <c:v>8.6505996590160006</c:v>
                </c:pt>
                <c:pt idx="10263">
                  <c:v>8.6505206939619992</c:v>
                </c:pt>
                <c:pt idx="10264">
                  <c:v>8.6504417226830004</c:v>
                </c:pt>
                <c:pt idx="10265">
                  <c:v>8.6503627451780005</c:v>
                </c:pt>
                <c:pt idx="10266">
                  <c:v>8.6502837614499999</c:v>
                </c:pt>
                <c:pt idx="10267">
                  <c:v>8.6502047715000003</c:v>
                </c:pt>
                <c:pt idx="10268">
                  <c:v>8.650125775327</c:v>
                </c:pt>
                <c:pt idx="10269">
                  <c:v>8.6500467729330008</c:v>
                </c:pt>
                <c:pt idx="10270">
                  <c:v>8.6499677643189994</c:v>
                </c:pt>
                <c:pt idx="10271">
                  <c:v>8.6498887494869994</c:v>
                </c:pt>
                <c:pt idx="10272">
                  <c:v>8.6498097284360007</c:v>
                </c:pt>
                <c:pt idx="10273">
                  <c:v>8.649730701168</c:v>
                </c:pt>
                <c:pt idx="10274">
                  <c:v>8.6496516676830009</c:v>
                </c:pt>
                <c:pt idx="10275">
                  <c:v>8.649572627984</c:v>
                </c:pt>
                <c:pt idx="10276">
                  <c:v>8.6494935820700007</c:v>
                </c:pt>
                <c:pt idx="10277">
                  <c:v>8.6494145299429999</c:v>
                </c:pt>
                <c:pt idx="10278">
                  <c:v>8.6493354716039992</c:v>
                </c:pt>
                <c:pt idx="10279">
                  <c:v>8.6492564070530005</c:v>
                </c:pt>
                <c:pt idx="10280">
                  <c:v>8.6491773362910003</c:v>
                </c:pt>
                <c:pt idx="10281">
                  <c:v>8.6490982593200005</c:v>
                </c:pt>
                <c:pt idx="10282">
                  <c:v>8.6490191761399995</c:v>
                </c:pt>
                <c:pt idx="10283">
                  <c:v>8.6489400867530009</c:v>
                </c:pt>
                <c:pt idx="10284">
                  <c:v>8.6488609911589993</c:v>
                </c:pt>
                <c:pt idx="10285">
                  <c:v>8.6487818893600004</c:v>
                </c:pt>
                <c:pt idx="10286">
                  <c:v>8.6487027813550004</c:v>
                </c:pt>
                <c:pt idx="10287">
                  <c:v>8.6486236671469996</c:v>
                </c:pt>
                <c:pt idx="10288">
                  <c:v>8.6485445467349997</c:v>
                </c:pt>
                <c:pt idx="10289">
                  <c:v>8.6484654201219993</c:v>
                </c:pt>
                <c:pt idx="10290">
                  <c:v>8.648386287308</c:v>
                </c:pt>
                <c:pt idx="10291">
                  <c:v>8.6483071482930001</c:v>
                </c:pt>
                <c:pt idx="10292">
                  <c:v>8.6482280030799998</c:v>
                </c:pt>
                <c:pt idx="10293">
                  <c:v>8.6481488516679992</c:v>
                </c:pt>
                <c:pt idx="10294">
                  <c:v>8.6480696940600001</c:v>
                </c:pt>
                <c:pt idx="10295">
                  <c:v>8.6479905302550009</c:v>
                </c:pt>
                <c:pt idx="10296">
                  <c:v>8.6479113602539996</c:v>
                </c:pt>
                <c:pt idx="10297">
                  <c:v>8.6478321840590002</c:v>
                </c:pt>
                <c:pt idx="10298">
                  <c:v>8.6477530016709991</c:v>
                </c:pt>
                <c:pt idx="10299">
                  <c:v>8.6476738130899999</c:v>
                </c:pt>
                <c:pt idx="10300">
                  <c:v>8.6475946183179992</c:v>
                </c:pt>
                <c:pt idx="10301">
                  <c:v>8.6475154173550006</c:v>
                </c:pt>
                <c:pt idx="10302">
                  <c:v>8.6474362102030007</c:v>
                </c:pt>
                <c:pt idx="10303">
                  <c:v>8.6473569968619994</c:v>
                </c:pt>
                <c:pt idx="10304">
                  <c:v>8.6472777773330005</c:v>
                </c:pt>
                <c:pt idx="10305">
                  <c:v>8.6471985516170005</c:v>
                </c:pt>
                <c:pt idx="10306">
                  <c:v>8.6471193197159995</c:v>
                </c:pt>
                <c:pt idx="10307">
                  <c:v>8.6470400816299993</c:v>
                </c:pt>
                <c:pt idx="10308">
                  <c:v>8.6469608373589999</c:v>
                </c:pt>
                <c:pt idx="10309">
                  <c:v>8.6468815869059998</c:v>
                </c:pt>
                <c:pt idx="10310">
                  <c:v>8.6468023302700008</c:v>
                </c:pt>
                <c:pt idx="10311">
                  <c:v>8.6467230674539994</c:v>
                </c:pt>
                <c:pt idx="10312">
                  <c:v>8.6466437984569993</c:v>
                </c:pt>
                <c:pt idx="10313">
                  <c:v>8.6465645232810004</c:v>
                </c:pt>
                <c:pt idx="10314">
                  <c:v>8.6464852419269995</c:v>
                </c:pt>
                <c:pt idx="10315">
                  <c:v>8.646405954395</c:v>
                </c:pt>
                <c:pt idx="10316">
                  <c:v>8.6463266606870004</c:v>
                </c:pt>
                <c:pt idx="10317">
                  <c:v>8.6462473608040007</c:v>
                </c:pt>
                <c:pt idx="10318">
                  <c:v>8.6461680547459991</c:v>
                </c:pt>
                <c:pt idx="10319">
                  <c:v>8.6460887425149995</c:v>
                </c:pt>
                <c:pt idx="10320">
                  <c:v>8.6460094241109999</c:v>
                </c:pt>
                <c:pt idx="10321">
                  <c:v>8.6459300995350006</c:v>
                </c:pt>
                <c:pt idx="10322">
                  <c:v>8.6458507687889998</c:v>
                </c:pt>
                <c:pt idx="10323">
                  <c:v>8.6457714318719994</c:v>
                </c:pt>
                <c:pt idx="10324">
                  <c:v>8.6456920887869995</c:v>
                </c:pt>
                <c:pt idx="10325">
                  <c:v>8.6456127395350002</c:v>
                </c:pt>
                <c:pt idx="10326">
                  <c:v>8.6455333841149997</c:v>
                </c:pt>
                <c:pt idx="10327">
                  <c:v>8.645454022529</c:v>
                </c:pt>
                <c:pt idx="10328">
                  <c:v>8.6453746547779993</c:v>
                </c:pt>
                <c:pt idx="10329">
                  <c:v>8.6452952808629995</c:v>
                </c:pt>
                <c:pt idx="10330">
                  <c:v>8.6452159007850007</c:v>
                </c:pt>
                <c:pt idx="10331">
                  <c:v>8.6451365145449994</c:v>
                </c:pt>
                <c:pt idx="10332">
                  <c:v>8.6450571221429993</c:v>
                </c:pt>
                <c:pt idx="10333">
                  <c:v>8.6449777235810004</c:v>
                </c:pt>
                <c:pt idx="10334">
                  <c:v>8.6448983188599993</c:v>
                </c:pt>
                <c:pt idx="10335">
                  <c:v>8.6448189079799995</c:v>
                </c:pt>
                <c:pt idx="10336">
                  <c:v>8.6447394909419994</c:v>
                </c:pt>
                <c:pt idx="10337">
                  <c:v>8.6446600677489993</c:v>
                </c:pt>
                <c:pt idx="10338">
                  <c:v>8.6445806383990007</c:v>
                </c:pt>
                <c:pt idx="10339">
                  <c:v>8.6445012028950003</c:v>
                </c:pt>
                <c:pt idx="10340">
                  <c:v>8.644421761237</c:v>
                </c:pt>
                <c:pt idx="10341">
                  <c:v>8.6443423134259998</c:v>
                </c:pt>
                <c:pt idx="10342">
                  <c:v>8.6442628594639999</c:v>
                </c:pt>
                <c:pt idx="10343">
                  <c:v>8.6441833993500001</c:v>
                </c:pt>
                <c:pt idx="10344">
                  <c:v>8.6441039330870009</c:v>
                </c:pt>
                <c:pt idx="10345">
                  <c:v>8.6440244606750003</c:v>
                </c:pt>
                <c:pt idx="10346">
                  <c:v>8.6439449821140002</c:v>
                </c:pt>
                <c:pt idx="10347">
                  <c:v>8.6438654974070008</c:v>
                </c:pt>
                <c:pt idx="10348">
                  <c:v>8.6437860065530003</c:v>
                </c:pt>
                <c:pt idx="10349">
                  <c:v>8.6437065095540007</c:v>
                </c:pt>
                <c:pt idx="10350">
                  <c:v>8.64362700641</c:v>
                </c:pt>
                <c:pt idx="10351">
                  <c:v>8.6435474971240005</c:v>
                </c:pt>
                <c:pt idx="10352">
                  <c:v>8.6434679816940001</c:v>
                </c:pt>
                <c:pt idx="10353">
                  <c:v>8.6433884601239992</c:v>
                </c:pt>
                <c:pt idx="10354">
                  <c:v>8.6433089324129995</c:v>
                </c:pt>
                <c:pt idx="10355">
                  <c:v>8.6432293985619992</c:v>
                </c:pt>
                <c:pt idx="10356">
                  <c:v>8.6431498585720004</c:v>
                </c:pt>
                <c:pt idx="10357">
                  <c:v>8.6430703124449995</c:v>
                </c:pt>
                <c:pt idx="10358">
                  <c:v>8.6429907601810001</c:v>
                </c:pt>
                <c:pt idx="10359">
                  <c:v>8.6429112017810006</c:v>
                </c:pt>
                <c:pt idx="10360">
                  <c:v>8.6428316372469993</c:v>
                </c:pt>
                <c:pt idx="10361">
                  <c:v>8.6427520665779998</c:v>
                </c:pt>
                <c:pt idx="10362">
                  <c:v>8.6426724897760003</c:v>
                </c:pt>
                <c:pt idx="10363">
                  <c:v>8.6425929068419993</c:v>
                </c:pt>
                <c:pt idx="10364">
                  <c:v>8.6425133177770004</c:v>
                </c:pt>
                <c:pt idx="10365">
                  <c:v>8.642433722582</c:v>
                </c:pt>
                <c:pt idx="10366">
                  <c:v>8.6423541212580002</c:v>
                </c:pt>
                <c:pt idx="10367">
                  <c:v>8.6422745138050008</c:v>
                </c:pt>
                <c:pt idx="10368">
                  <c:v>8.6421949002250003</c:v>
                </c:pt>
                <c:pt idx="10369">
                  <c:v>8.6421152805190005</c:v>
                </c:pt>
                <c:pt idx="10370">
                  <c:v>8.6420356546869996</c:v>
                </c:pt>
                <c:pt idx="10371">
                  <c:v>8.6419560227299996</c:v>
                </c:pt>
                <c:pt idx="10372">
                  <c:v>8.6418763846500006</c:v>
                </c:pt>
                <c:pt idx="10373">
                  <c:v>8.6417967404470009</c:v>
                </c:pt>
                <c:pt idx="10374">
                  <c:v>8.6417170901220004</c:v>
                </c:pt>
                <c:pt idx="10375">
                  <c:v>8.6416374336769994</c:v>
                </c:pt>
                <c:pt idx="10376">
                  <c:v>8.6415577711109997</c:v>
                </c:pt>
                <c:pt idx="10377">
                  <c:v>8.6414781024269995</c:v>
                </c:pt>
                <c:pt idx="10378">
                  <c:v>8.6413984276250009</c:v>
                </c:pt>
                <c:pt idx="10379">
                  <c:v>8.6413187467050001</c:v>
                </c:pt>
                <c:pt idx="10380">
                  <c:v>8.6412390596699993</c:v>
                </c:pt>
                <c:pt idx="10381">
                  <c:v>8.6411593665190001</c:v>
                </c:pt>
                <c:pt idx="10382">
                  <c:v>8.6410796672539991</c:v>
                </c:pt>
                <c:pt idx="10383">
                  <c:v>8.6409999618760001</c:v>
                </c:pt>
                <c:pt idx="10384">
                  <c:v>8.6409202503859994</c:v>
                </c:pt>
                <c:pt idx="10385">
                  <c:v>8.6408405327840008</c:v>
                </c:pt>
                <c:pt idx="10386">
                  <c:v>8.6407608090710006</c:v>
                </c:pt>
                <c:pt idx="10387">
                  <c:v>8.6406810792489992</c:v>
                </c:pt>
                <c:pt idx="10388">
                  <c:v>8.640601343318</c:v>
                </c:pt>
                <c:pt idx="10389">
                  <c:v>8.6405216012799997</c:v>
                </c:pt>
                <c:pt idx="10390">
                  <c:v>8.640441853135</c:v>
                </c:pt>
                <c:pt idx="10391">
                  <c:v>8.6403620988839993</c:v>
                </c:pt>
                <c:pt idx="10392">
                  <c:v>8.6402823385279994</c:v>
                </c:pt>
                <c:pt idx="10393">
                  <c:v>8.6402025720680005</c:v>
                </c:pt>
                <c:pt idx="10394">
                  <c:v>8.6401227995060008</c:v>
                </c:pt>
                <c:pt idx="10395">
                  <c:v>8.6400430208410004</c:v>
                </c:pt>
                <c:pt idx="10396">
                  <c:v>8.6399632360749994</c:v>
                </c:pt>
                <c:pt idx="10397">
                  <c:v>8.6398834452089996</c:v>
                </c:pt>
                <c:pt idx="10398">
                  <c:v>8.6398036482439995</c:v>
                </c:pt>
                <c:pt idx="10399">
                  <c:v>8.6397238451800007</c:v>
                </c:pt>
                <c:pt idx="10400">
                  <c:v>8.6396440360189999</c:v>
                </c:pt>
                <c:pt idx="10401">
                  <c:v>8.6395642207610006</c:v>
                </c:pt>
                <c:pt idx="10402">
                  <c:v>8.6394843994079995</c:v>
                </c:pt>
                <c:pt idx="10403">
                  <c:v>8.6394045719610002</c:v>
                </c:pt>
                <c:pt idx="10404">
                  <c:v>8.6393247384190008</c:v>
                </c:pt>
                <c:pt idx="10405">
                  <c:v>8.6392448987849999</c:v>
                </c:pt>
                <c:pt idx="10406">
                  <c:v>8.6391650530599993</c:v>
                </c:pt>
                <c:pt idx="10407">
                  <c:v>8.6390852012430006</c:v>
                </c:pt>
                <c:pt idx="10408">
                  <c:v>8.6390053433360006</c:v>
                </c:pt>
                <c:pt idx="10409">
                  <c:v>8.6389254793409993</c:v>
                </c:pt>
                <c:pt idx="10410">
                  <c:v>8.6388456092570003</c:v>
                </c:pt>
                <c:pt idx="10411">
                  <c:v>8.6387657330870002</c:v>
                </c:pt>
                <c:pt idx="10412">
                  <c:v>8.6386858508300008</c:v>
                </c:pt>
                <c:pt idx="10413">
                  <c:v>8.6386059624880005</c:v>
                </c:pt>
                <c:pt idx="10414">
                  <c:v>8.6385260680619993</c:v>
                </c:pt>
                <c:pt idx="10415">
                  <c:v>8.6384461675520008</c:v>
                </c:pt>
                <c:pt idx="10416">
                  <c:v>8.6383662609599998</c:v>
                </c:pt>
                <c:pt idx="10417">
                  <c:v>8.6382863482859999</c:v>
                </c:pt>
                <c:pt idx="10418">
                  <c:v>8.6382064295319996</c:v>
                </c:pt>
                <c:pt idx="10419">
                  <c:v>8.6381265046980005</c:v>
                </c:pt>
                <c:pt idx="10420">
                  <c:v>8.6380465737859993</c:v>
                </c:pt>
                <c:pt idx="10421">
                  <c:v>8.6379666367959995</c:v>
                </c:pt>
                <c:pt idx="10422">
                  <c:v>8.6378866937279994</c:v>
                </c:pt>
                <c:pt idx="10423">
                  <c:v>8.6378067445849993</c:v>
                </c:pt>
                <c:pt idx="10424">
                  <c:v>8.6377267893669991</c:v>
                </c:pt>
                <c:pt idx="10425">
                  <c:v>8.6376468280750007</c:v>
                </c:pt>
                <c:pt idx="10426">
                  <c:v>8.6375668607100007</c:v>
                </c:pt>
                <c:pt idx="10427">
                  <c:v>8.6374868872730008</c:v>
                </c:pt>
                <c:pt idx="10428">
                  <c:v>8.6374069077649995</c:v>
                </c:pt>
                <c:pt idx="10429">
                  <c:v>8.6373269221860003</c:v>
                </c:pt>
                <c:pt idx="10430">
                  <c:v>8.6372469305369997</c:v>
                </c:pt>
                <c:pt idx="10431">
                  <c:v>8.6371669328209997</c:v>
                </c:pt>
                <c:pt idx="10432">
                  <c:v>8.6370869290370003</c:v>
                </c:pt>
                <c:pt idx="10433">
                  <c:v>8.6370069191859997</c:v>
                </c:pt>
                <c:pt idx="10434">
                  <c:v>8.63692690327</c:v>
                </c:pt>
                <c:pt idx="10435">
                  <c:v>8.6368468812879993</c:v>
                </c:pt>
                <c:pt idx="10436">
                  <c:v>8.6367668532439996</c:v>
                </c:pt>
                <c:pt idx="10437">
                  <c:v>8.6366868191359991</c:v>
                </c:pt>
                <c:pt idx="10438">
                  <c:v>8.6366067789659997</c:v>
                </c:pt>
                <c:pt idx="10439">
                  <c:v>8.6365267327359998</c:v>
                </c:pt>
                <c:pt idx="10440">
                  <c:v>8.6364466804449993</c:v>
                </c:pt>
                <c:pt idx="10441">
                  <c:v>8.6363666220950002</c:v>
                </c:pt>
                <c:pt idx="10442">
                  <c:v>8.6362865576870007</c:v>
                </c:pt>
                <c:pt idx="10443">
                  <c:v>8.6362064872219992</c:v>
                </c:pt>
                <c:pt idx="10444">
                  <c:v>8.6361264106999993</c:v>
                </c:pt>
                <c:pt idx="10445">
                  <c:v>8.6360463281229993</c:v>
                </c:pt>
                <c:pt idx="10446">
                  <c:v>8.6359662394919994</c:v>
                </c:pt>
                <c:pt idx="10447">
                  <c:v>8.6358861448069995</c:v>
                </c:pt>
                <c:pt idx="10448">
                  <c:v>8.6358060440689997</c:v>
                </c:pt>
                <c:pt idx="10449">
                  <c:v>8.6357259372790001</c:v>
                </c:pt>
                <c:pt idx="10450">
                  <c:v>8.6356458244390009</c:v>
                </c:pt>
                <c:pt idx="10451">
                  <c:v>8.6355657055490003</c:v>
                </c:pt>
                <c:pt idx="10452">
                  <c:v>8.6354855806110002</c:v>
                </c:pt>
                <c:pt idx="10453">
                  <c:v>8.6354054496240007</c:v>
                </c:pt>
                <c:pt idx="10454">
                  <c:v>8.63532531259</c:v>
                </c:pt>
                <c:pt idx="10455">
                  <c:v>8.6352451695100001</c:v>
                </c:pt>
                <c:pt idx="10456">
                  <c:v>8.6351650203849992</c:v>
                </c:pt>
                <c:pt idx="10457">
                  <c:v>8.6350848652149992</c:v>
                </c:pt>
                <c:pt idx="10458">
                  <c:v>8.6350047040030002</c:v>
                </c:pt>
                <c:pt idx="10459">
                  <c:v>8.6349245367480005</c:v>
                </c:pt>
                <c:pt idx="10460">
                  <c:v>8.6348443634510001</c:v>
                </c:pt>
                <c:pt idx="10461">
                  <c:v>8.6347641841139993</c:v>
                </c:pt>
                <c:pt idx="10462">
                  <c:v>8.6346839987369997</c:v>
                </c:pt>
                <c:pt idx="10463">
                  <c:v>8.6346038073219997</c:v>
                </c:pt>
                <c:pt idx="10464">
                  <c:v>8.6345236098679994</c:v>
                </c:pt>
                <c:pt idx="10465">
                  <c:v>8.6344434063780007</c:v>
                </c:pt>
                <c:pt idx="10466">
                  <c:v>8.6343631968530001</c:v>
                </c:pt>
                <c:pt idx="10467">
                  <c:v>8.6342829812919994</c:v>
                </c:pt>
                <c:pt idx="10468">
                  <c:v>8.6342027596970006</c:v>
                </c:pt>
                <c:pt idx="10469">
                  <c:v>8.634122532069</c:v>
                </c:pt>
                <c:pt idx="10470">
                  <c:v>8.6340422984089997</c:v>
                </c:pt>
                <c:pt idx="10471">
                  <c:v>8.6339620587169996</c:v>
                </c:pt>
                <c:pt idx="10472">
                  <c:v>8.6338818129949999</c:v>
                </c:pt>
                <c:pt idx="10473">
                  <c:v>8.6338015612440007</c:v>
                </c:pt>
                <c:pt idx="10474">
                  <c:v>8.6337213034640001</c:v>
                </c:pt>
                <c:pt idx="10475">
                  <c:v>8.6336410396570002</c:v>
                </c:pt>
                <c:pt idx="10476">
                  <c:v>8.6335607698229992</c:v>
                </c:pt>
                <c:pt idx="10477">
                  <c:v>8.6334804939640009</c:v>
                </c:pt>
                <c:pt idx="10478">
                  <c:v>8.6334002120789997</c:v>
                </c:pt>
                <c:pt idx="10479">
                  <c:v>8.6333199241709995</c:v>
                </c:pt>
                <c:pt idx="10480">
                  <c:v>8.6332396302400003</c:v>
                </c:pt>
                <c:pt idx="10481">
                  <c:v>8.6331593302870004</c:v>
                </c:pt>
                <c:pt idx="10482">
                  <c:v>8.633079024313</c:v>
                </c:pt>
                <c:pt idx="10483">
                  <c:v>8.6329987123180008</c:v>
                </c:pt>
                <c:pt idx="10484">
                  <c:v>8.6329183943049994</c:v>
                </c:pt>
                <c:pt idx="10485">
                  <c:v>8.6328380702729994</c:v>
                </c:pt>
                <c:pt idx="10486">
                  <c:v>8.6327577402239992</c:v>
                </c:pt>
                <c:pt idx="10487">
                  <c:v>8.6326774041580006</c:v>
                </c:pt>
                <c:pt idx="10488">
                  <c:v>8.6325970620770001</c:v>
                </c:pt>
                <c:pt idx="10489">
                  <c:v>8.6325167139809995</c:v>
                </c:pt>
                <c:pt idx="10490">
                  <c:v>8.6324363598720009</c:v>
                </c:pt>
                <c:pt idx="10491">
                  <c:v>8.6323559997490005</c:v>
                </c:pt>
                <c:pt idx="10492">
                  <c:v>8.6322756336150004</c:v>
                </c:pt>
                <c:pt idx="10493">
                  <c:v>8.6321952614700006</c:v>
                </c:pt>
                <c:pt idx="10494">
                  <c:v>8.6321148833159995</c:v>
                </c:pt>
                <c:pt idx="10495">
                  <c:v>8.6320344991520006</c:v>
                </c:pt>
                <c:pt idx="10496">
                  <c:v>8.6319541089800005</c:v>
                </c:pt>
                <c:pt idx="10497">
                  <c:v>8.6318737127999992</c:v>
                </c:pt>
                <c:pt idx="10498">
                  <c:v>8.6317933106150004</c:v>
                </c:pt>
                <c:pt idx="10499">
                  <c:v>8.6317129024240007</c:v>
                </c:pt>
                <c:pt idx="10500">
                  <c:v>8.6316324882290001</c:v>
                </c:pt>
                <c:pt idx="10501">
                  <c:v>8.6315520680300004</c:v>
                </c:pt>
                <c:pt idx="10502">
                  <c:v>8.6314716418290001</c:v>
                </c:pt>
                <c:pt idx="10503">
                  <c:v>8.6313912096260008</c:v>
                </c:pt>
                <c:pt idx="10504">
                  <c:v>8.6313107714219992</c:v>
                </c:pt>
                <c:pt idx="10505">
                  <c:v>8.6312303272180007</c:v>
                </c:pt>
                <c:pt idx="10506">
                  <c:v>8.631149877016</c:v>
                </c:pt>
                <c:pt idx="10507">
                  <c:v>8.6310694208160008</c:v>
                </c:pt>
                <c:pt idx="10508">
                  <c:v>8.6309889586179995</c:v>
                </c:pt>
                <c:pt idx="10509">
                  <c:v>8.630908490425</c:v>
                </c:pt>
                <c:pt idx="10510">
                  <c:v>8.6308280162360003</c:v>
                </c:pt>
                <c:pt idx="10511">
                  <c:v>8.6307475360530006</c:v>
                </c:pt>
                <c:pt idx="10512">
                  <c:v>8.6306670498769993</c:v>
                </c:pt>
                <c:pt idx="10513">
                  <c:v>8.6305865577079999</c:v>
                </c:pt>
                <c:pt idx="10514">
                  <c:v>8.6305060595480008</c:v>
                </c:pt>
                <c:pt idx="10515">
                  <c:v>8.6304255553970002</c:v>
                </c:pt>
                <c:pt idx="10516">
                  <c:v>8.630345045256</c:v>
                </c:pt>
                <c:pt idx="10517">
                  <c:v>8.6302645291270004</c:v>
                </c:pt>
                <c:pt idx="10518">
                  <c:v>8.6301840070099995</c:v>
                </c:pt>
                <c:pt idx="10519">
                  <c:v>8.6301034789059994</c:v>
                </c:pt>
                <c:pt idx="10520">
                  <c:v>8.630022944816</c:v>
                </c:pt>
                <c:pt idx="10521">
                  <c:v>8.6299424047409996</c:v>
                </c:pt>
                <c:pt idx="10522">
                  <c:v>8.6298618586820002</c:v>
                </c:pt>
                <c:pt idx="10523">
                  <c:v>8.6297813066389999</c:v>
                </c:pt>
                <c:pt idx="10524">
                  <c:v>8.6297007486150008</c:v>
                </c:pt>
                <c:pt idx="10525">
                  <c:v>8.6296201846089993</c:v>
                </c:pt>
                <c:pt idx="10526">
                  <c:v>8.6295396146220007</c:v>
                </c:pt>
                <c:pt idx="10527">
                  <c:v>8.6294590386559999</c:v>
                </c:pt>
                <c:pt idx="10528">
                  <c:v>8.6293784567120007</c:v>
                </c:pt>
                <c:pt idx="10529">
                  <c:v>8.6292978687899993</c:v>
                </c:pt>
                <c:pt idx="10530">
                  <c:v>8.6292172748899993</c:v>
                </c:pt>
                <c:pt idx="10531">
                  <c:v>8.6291366750159995</c:v>
                </c:pt>
                <c:pt idx="10532">
                  <c:v>8.6290560691659994</c:v>
                </c:pt>
                <c:pt idx="10533">
                  <c:v>8.6289754573419994</c:v>
                </c:pt>
                <c:pt idx="10534">
                  <c:v>8.6288948395449996</c:v>
                </c:pt>
                <c:pt idx="10535">
                  <c:v>8.6288142157759999</c:v>
                </c:pt>
                <c:pt idx="10536">
                  <c:v>8.6287335860360006</c:v>
                </c:pt>
                <c:pt idx="10537">
                  <c:v>8.6286529503249998</c:v>
                </c:pt>
                <c:pt idx="10538">
                  <c:v>8.6285723086449995</c:v>
                </c:pt>
                <c:pt idx="10539">
                  <c:v>8.6284916609959996</c:v>
                </c:pt>
                <c:pt idx="10540">
                  <c:v>8.6284110073800004</c:v>
                </c:pt>
                <c:pt idx="10541">
                  <c:v>8.6283303477980002</c:v>
                </c:pt>
                <c:pt idx="10542">
                  <c:v>8.6282496822490007</c:v>
                </c:pt>
                <c:pt idx="10543">
                  <c:v>8.6281690107360003</c:v>
                </c:pt>
                <c:pt idx="10544">
                  <c:v>8.6280883332590008</c:v>
                </c:pt>
                <c:pt idx="10545">
                  <c:v>8.6280076498180005</c:v>
                </c:pt>
                <c:pt idx="10546">
                  <c:v>8.6279269604159996</c:v>
                </c:pt>
                <c:pt idx="10547">
                  <c:v>8.6278462650529999</c:v>
                </c:pt>
                <c:pt idx="10548">
                  <c:v>8.6277655637289996</c:v>
                </c:pt>
                <c:pt idx="10549">
                  <c:v>8.6276848564460007</c:v>
                </c:pt>
                <c:pt idx="10550">
                  <c:v>8.6276041432049997</c:v>
                </c:pt>
                <c:pt idx="10551">
                  <c:v>8.6275234240060001</c:v>
                </c:pt>
                <c:pt idx="10552">
                  <c:v>8.6274426988510005</c:v>
                </c:pt>
                <c:pt idx="10553">
                  <c:v>8.6273619677400006</c:v>
                </c:pt>
                <c:pt idx="10554">
                  <c:v>8.6272812306740008</c:v>
                </c:pt>
                <c:pt idx="10555">
                  <c:v>8.6272004876549993</c:v>
                </c:pt>
                <c:pt idx="10556">
                  <c:v>8.6271197386819996</c:v>
                </c:pt>
                <c:pt idx="10557">
                  <c:v>8.6270389837580002</c:v>
                </c:pt>
                <c:pt idx="10558">
                  <c:v>8.6269582228829993</c:v>
                </c:pt>
                <c:pt idx="10559">
                  <c:v>8.6268774560570005</c:v>
                </c:pt>
                <c:pt idx="10560">
                  <c:v>8.6267966832820004</c:v>
                </c:pt>
                <c:pt idx="10561">
                  <c:v>8.6267159045589992</c:v>
                </c:pt>
                <c:pt idx="10562">
                  <c:v>8.6266351198890003</c:v>
                </c:pt>
                <c:pt idx="10563">
                  <c:v>8.6265543292720004</c:v>
                </c:pt>
                <c:pt idx="10564">
                  <c:v>8.6264735327099995</c:v>
                </c:pt>
                <c:pt idx="10565">
                  <c:v>8.6263927302029995</c:v>
                </c:pt>
                <c:pt idx="10566">
                  <c:v>8.6263119217520003</c:v>
                </c:pt>
                <c:pt idx="10567">
                  <c:v>8.6262311073580005</c:v>
                </c:pt>
                <c:pt idx="10568">
                  <c:v>8.626150287023</c:v>
                </c:pt>
                <c:pt idx="10569">
                  <c:v>8.6260694607460007</c:v>
                </c:pt>
                <c:pt idx="10570">
                  <c:v>8.6259886285299991</c:v>
                </c:pt>
                <c:pt idx="10571">
                  <c:v>8.6259077903740007</c:v>
                </c:pt>
                <c:pt idx="10572">
                  <c:v>8.6258269462800001</c:v>
                </c:pt>
                <c:pt idx="10573">
                  <c:v>8.6257460962489994</c:v>
                </c:pt>
                <c:pt idx="10574">
                  <c:v>8.6256652402820002</c:v>
                </c:pt>
                <c:pt idx="10575">
                  <c:v>8.6255843783789992</c:v>
                </c:pt>
                <c:pt idx="10576">
                  <c:v>8.6255035105409998</c:v>
                </c:pt>
                <c:pt idx="10577">
                  <c:v>8.6254226367700007</c:v>
                </c:pt>
                <c:pt idx="10578">
                  <c:v>8.6253417570659998</c:v>
                </c:pt>
                <c:pt idx="10579">
                  <c:v>8.6252608714299992</c:v>
                </c:pt>
                <c:pt idx="10580">
                  <c:v>8.6251799798630007</c:v>
                </c:pt>
                <c:pt idx="10581">
                  <c:v>8.6250990823670008</c:v>
                </c:pt>
                <c:pt idx="10582">
                  <c:v>8.6250181789409996</c:v>
                </c:pt>
                <c:pt idx="10583">
                  <c:v>8.6249372695870008</c:v>
                </c:pt>
                <c:pt idx="10584">
                  <c:v>8.6248563543060008</c:v>
                </c:pt>
                <c:pt idx="10585">
                  <c:v>8.6247754330979998</c:v>
                </c:pt>
                <c:pt idx="10586">
                  <c:v>8.6246945059649995</c:v>
                </c:pt>
                <c:pt idx="10587">
                  <c:v>8.6246135729080002</c:v>
                </c:pt>
                <c:pt idx="10588">
                  <c:v>8.6245326339270001</c:v>
                </c:pt>
                <c:pt idx="10589">
                  <c:v>8.6244516890229992</c:v>
                </c:pt>
                <c:pt idx="10590">
                  <c:v>8.6243707381969994</c:v>
                </c:pt>
                <c:pt idx="10591">
                  <c:v>8.6242897814509991</c:v>
                </c:pt>
                <c:pt idx="10592">
                  <c:v>8.6242088187850001</c:v>
                </c:pt>
                <c:pt idx="10593">
                  <c:v>8.6241278501990006</c:v>
                </c:pt>
                <c:pt idx="10594">
                  <c:v>8.6240468756959991</c:v>
                </c:pt>
                <c:pt idx="10595">
                  <c:v>8.6239658952749991</c:v>
                </c:pt>
                <c:pt idx="10596">
                  <c:v>8.6238849089380007</c:v>
                </c:pt>
                <c:pt idx="10597">
                  <c:v>8.6238039166860005</c:v>
                </c:pt>
                <c:pt idx="10598">
                  <c:v>8.6237229185190003</c:v>
                </c:pt>
                <c:pt idx="10599">
                  <c:v>8.6236419144390002</c:v>
                </c:pt>
                <c:pt idx="10600">
                  <c:v>8.6235609044460002</c:v>
                </c:pt>
                <c:pt idx="10601">
                  <c:v>8.6234798885410004</c:v>
                </c:pt>
                <c:pt idx="10602">
                  <c:v>8.6233988667259993</c:v>
                </c:pt>
                <c:pt idx="10603">
                  <c:v>8.6233178390000003</c:v>
                </c:pt>
                <c:pt idx="10604">
                  <c:v>8.623236805366</c:v>
                </c:pt>
                <c:pt idx="10605">
                  <c:v>8.6231557658230003</c:v>
                </c:pt>
                <c:pt idx="10606">
                  <c:v>8.6230747203729994</c:v>
                </c:pt>
                <c:pt idx="10607">
                  <c:v>8.6229936690169993</c:v>
                </c:pt>
                <c:pt idx="10608">
                  <c:v>8.622912611756</c:v>
                </c:pt>
                <c:pt idx="10609">
                  <c:v>8.6228315485899998</c:v>
                </c:pt>
                <c:pt idx="10610">
                  <c:v>8.6227504795210006</c:v>
                </c:pt>
                <c:pt idx="10611">
                  <c:v>8.6226694045490007</c:v>
                </c:pt>
                <c:pt idx="10612">
                  <c:v>8.6225883236750001</c:v>
                </c:pt>
                <c:pt idx="10613">
                  <c:v>8.6225072369010007</c:v>
                </c:pt>
                <c:pt idx="10614">
                  <c:v>8.6224261442260008</c:v>
                </c:pt>
                <c:pt idx="10615">
                  <c:v>8.6223450456530006</c:v>
                </c:pt>
                <c:pt idx="10616">
                  <c:v>8.6222639411820001</c:v>
                </c:pt>
                <c:pt idx="10617">
                  <c:v>8.6221828308129993</c:v>
                </c:pt>
                <c:pt idx="10618">
                  <c:v>8.6221017145480001</c:v>
                </c:pt>
                <c:pt idx="10619">
                  <c:v>8.6220205923879991</c:v>
                </c:pt>
                <c:pt idx="10620">
                  <c:v>8.6219394643329998</c:v>
                </c:pt>
                <c:pt idx="10621">
                  <c:v>8.6218583303850007</c:v>
                </c:pt>
                <c:pt idx="10622">
                  <c:v>8.621777190545</c:v>
                </c:pt>
                <c:pt idx="10623">
                  <c:v>8.6216960448119995</c:v>
                </c:pt>
                <c:pt idx="10624">
                  <c:v>8.6216148931889993</c:v>
                </c:pt>
                <c:pt idx="10625">
                  <c:v>8.6215337356759996</c:v>
                </c:pt>
                <c:pt idx="10626">
                  <c:v>8.6214525722740003</c:v>
                </c:pt>
                <c:pt idx="10627">
                  <c:v>8.6213714029839998</c:v>
                </c:pt>
                <c:pt idx="10628">
                  <c:v>8.621290227806</c:v>
                </c:pt>
                <c:pt idx="10629">
                  <c:v>8.6212090467429991</c:v>
                </c:pt>
                <c:pt idx="10630">
                  <c:v>8.6211278597940009</c:v>
                </c:pt>
                <c:pt idx="10631">
                  <c:v>8.6210466669599999</c:v>
                </c:pt>
                <c:pt idx="10632">
                  <c:v>8.620965468244</c:v>
                </c:pt>
                <c:pt idx="10633">
                  <c:v>8.6208842636439993</c:v>
                </c:pt>
                <c:pt idx="10634">
                  <c:v>8.6208030531629998</c:v>
                </c:pt>
                <c:pt idx="10635">
                  <c:v>8.6207218368009997</c:v>
                </c:pt>
                <c:pt idx="10636">
                  <c:v>8.6206406145590009</c:v>
                </c:pt>
                <c:pt idx="10637">
                  <c:v>8.6205593864379999</c:v>
                </c:pt>
                <c:pt idx="10638">
                  <c:v>8.6204781524390004</c:v>
                </c:pt>
                <c:pt idx="10639">
                  <c:v>8.6203969125630007</c:v>
                </c:pt>
                <c:pt idx="10640">
                  <c:v>8.6203156668110008</c:v>
                </c:pt>
                <c:pt idx="10641">
                  <c:v>8.6202344151830008</c:v>
                </c:pt>
                <c:pt idx="10642">
                  <c:v>8.6201531576810009</c:v>
                </c:pt>
                <c:pt idx="10643">
                  <c:v>8.6200718943049992</c:v>
                </c:pt>
                <c:pt idx="10644">
                  <c:v>8.6199906250569995</c:v>
                </c:pt>
                <c:pt idx="10645">
                  <c:v>8.619909349936</c:v>
                </c:pt>
                <c:pt idx="10646">
                  <c:v>8.6198280689459992</c:v>
                </c:pt>
                <c:pt idx="10647">
                  <c:v>8.6197467820850004</c:v>
                </c:pt>
                <c:pt idx="10648">
                  <c:v>8.6196654893550004</c:v>
                </c:pt>
                <c:pt idx="10649">
                  <c:v>8.6195841907569992</c:v>
                </c:pt>
                <c:pt idx="10650">
                  <c:v>8.6195028862920005</c:v>
                </c:pt>
                <c:pt idx="10651">
                  <c:v>8.6194215759600006</c:v>
                </c:pt>
                <c:pt idx="10652">
                  <c:v>8.6193402597629998</c:v>
                </c:pt>
                <c:pt idx="10653">
                  <c:v>8.6192589377019999</c:v>
                </c:pt>
                <c:pt idx="10654">
                  <c:v>8.6191776097769992</c:v>
                </c:pt>
                <c:pt idx="10655">
                  <c:v>8.6190962759899996</c:v>
                </c:pt>
                <c:pt idx="10656">
                  <c:v>8.6190149363399993</c:v>
                </c:pt>
                <c:pt idx="10657">
                  <c:v>8.6189335908300002</c:v>
                </c:pt>
                <c:pt idx="10658">
                  <c:v>8.6188522394600007</c:v>
                </c:pt>
                <c:pt idx="10659">
                  <c:v>8.6187708822310007</c:v>
                </c:pt>
                <c:pt idx="10660">
                  <c:v>8.6186895191430004</c:v>
                </c:pt>
                <c:pt idx="10661">
                  <c:v>8.618608150199</c:v>
                </c:pt>
                <c:pt idx="10662">
                  <c:v>8.6185267753979993</c:v>
                </c:pt>
                <c:pt idx="10663">
                  <c:v>8.6184453947420003</c:v>
                </c:pt>
                <c:pt idx="10664">
                  <c:v>8.6183640082309996</c:v>
                </c:pt>
                <c:pt idx="10665">
                  <c:v>8.6182826158660006</c:v>
                </c:pt>
                <c:pt idx="10666">
                  <c:v>8.6182012176490002</c:v>
                </c:pt>
                <c:pt idx="10667">
                  <c:v>8.6181198135799999</c:v>
                </c:pt>
                <c:pt idx="10668">
                  <c:v>8.61803840366</c:v>
                </c:pt>
                <c:pt idx="10669">
                  <c:v>8.6179569878900004</c:v>
                </c:pt>
                <c:pt idx="10670">
                  <c:v>8.6178755662709996</c:v>
                </c:pt>
                <c:pt idx="10671">
                  <c:v>8.6177941388039994</c:v>
                </c:pt>
                <c:pt idx="10672">
                  <c:v>8.6177127054889997</c:v>
                </c:pt>
                <c:pt idx="10673">
                  <c:v>8.6176312663280008</c:v>
                </c:pt>
                <c:pt idx="10674">
                  <c:v>8.6175498213219992</c:v>
                </c:pt>
                <c:pt idx="10675">
                  <c:v>8.6174683704710002</c:v>
                </c:pt>
                <c:pt idx="10676">
                  <c:v>8.6173869137760004</c:v>
                </c:pt>
                <c:pt idx="10677">
                  <c:v>8.6173054512389999</c:v>
                </c:pt>
                <c:pt idx="10678">
                  <c:v>8.6172239828590005</c:v>
                </c:pt>
                <c:pt idx="10679">
                  <c:v>8.6171425086390006</c:v>
                </c:pt>
                <c:pt idx="10680">
                  <c:v>8.6170610285790001</c:v>
                </c:pt>
                <c:pt idx="10681">
                  <c:v>8.6169795426789992</c:v>
                </c:pt>
                <c:pt idx="10682">
                  <c:v>8.6168980509409998</c:v>
                </c:pt>
                <c:pt idx="10683">
                  <c:v>8.6168165533660002</c:v>
                </c:pt>
                <c:pt idx="10684">
                  <c:v>8.6167350499540003</c:v>
                </c:pt>
                <c:pt idx="10685">
                  <c:v>8.6166535407070004</c:v>
                </c:pt>
                <c:pt idx="10686">
                  <c:v>8.6165720256250005</c:v>
                </c:pt>
                <c:pt idx="10687">
                  <c:v>8.6164905047090006</c:v>
                </c:pt>
                <c:pt idx="10688">
                  <c:v>8.6164089779609991</c:v>
                </c:pt>
                <c:pt idx="10689">
                  <c:v>8.6163274453799996</c:v>
                </c:pt>
                <c:pt idx="10690">
                  <c:v>8.6162459069690005</c:v>
                </c:pt>
                <c:pt idx="10691">
                  <c:v>8.6161643627269999</c:v>
                </c:pt>
                <c:pt idx="10692">
                  <c:v>8.6160828126559998</c:v>
                </c:pt>
                <c:pt idx="10693">
                  <c:v>8.6160012567570003</c:v>
                </c:pt>
                <c:pt idx="10694">
                  <c:v>8.6159196950299997</c:v>
                </c:pt>
                <c:pt idx="10695">
                  <c:v>8.6158381274769997</c:v>
                </c:pt>
                <c:pt idx="10696">
                  <c:v>8.6157565540980006</c:v>
                </c:pt>
                <c:pt idx="10697">
                  <c:v>8.6156749748940005</c:v>
                </c:pt>
                <c:pt idx="10698">
                  <c:v>8.6155933898669996</c:v>
                </c:pt>
                <c:pt idx="10699">
                  <c:v>8.6155117990169998</c:v>
                </c:pt>
                <c:pt idx="10700">
                  <c:v>8.6154302023439993</c:v>
                </c:pt>
                <c:pt idx="10701">
                  <c:v>8.6153485998499999</c:v>
                </c:pt>
                <c:pt idx="10702">
                  <c:v>8.6152669915360001</c:v>
                </c:pt>
                <c:pt idx="10703">
                  <c:v>8.6151853774029998</c:v>
                </c:pt>
                <c:pt idx="10704">
                  <c:v>8.6151037574509992</c:v>
                </c:pt>
                <c:pt idx="10705">
                  <c:v>8.6150221316820002</c:v>
                </c:pt>
                <c:pt idx="10706">
                  <c:v>8.6149405000960009</c:v>
                </c:pt>
                <c:pt idx="10707">
                  <c:v>8.6148588626949998</c:v>
                </c:pt>
                <c:pt idx="10708">
                  <c:v>8.6147772194780003</c:v>
                </c:pt>
                <c:pt idx="10709">
                  <c:v>8.6146955704479993</c:v>
                </c:pt>
                <c:pt idx="10710">
                  <c:v>8.614613915604</c:v>
                </c:pt>
                <c:pt idx="10711">
                  <c:v>8.6145322549489993</c:v>
                </c:pt>
                <c:pt idx="10712">
                  <c:v>8.6144505884820006</c:v>
                </c:pt>
                <c:pt idx="10713">
                  <c:v>8.6143689162040005</c:v>
                </c:pt>
                <c:pt idx="10714">
                  <c:v>8.6142872381179991</c:v>
                </c:pt>
                <c:pt idx="10715">
                  <c:v>8.614205554222</c:v>
                </c:pt>
                <c:pt idx="10716">
                  <c:v>8.6141238645189997</c:v>
                </c:pt>
                <c:pt idx="10717">
                  <c:v>8.6140421690100002</c:v>
                </c:pt>
                <c:pt idx="10718">
                  <c:v>8.6139604676939996</c:v>
                </c:pt>
                <c:pt idx="10719">
                  <c:v>8.6138787605739999</c:v>
                </c:pt>
                <c:pt idx="10720">
                  <c:v>8.6137970476489993</c:v>
                </c:pt>
                <c:pt idx="10721">
                  <c:v>8.6137153289209998</c:v>
                </c:pt>
                <c:pt idx="10722">
                  <c:v>8.6136336043909996</c:v>
                </c:pt>
                <c:pt idx="10723">
                  <c:v>8.6135518740600006</c:v>
                </c:pt>
                <c:pt idx="10724">
                  <c:v>8.6134701379279992</c:v>
                </c:pt>
                <c:pt idx="10725">
                  <c:v>8.6133883959959991</c:v>
                </c:pt>
                <c:pt idx="10726">
                  <c:v>8.6133066482660006</c:v>
                </c:pt>
                <c:pt idx="10727">
                  <c:v>8.6132248947379999</c:v>
                </c:pt>
                <c:pt idx="10728">
                  <c:v>8.6131431354130008</c:v>
                </c:pt>
                <c:pt idx="10729">
                  <c:v>8.6130613702919998</c:v>
                </c:pt>
                <c:pt idx="10730">
                  <c:v>8.6129795993760006</c:v>
                </c:pt>
                <c:pt idx="10731">
                  <c:v>8.6128978226659996</c:v>
                </c:pt>
                <c:pt idx="10732">
                  <c:v>8.6128160401630005</c:v>
                </c:pt>
                <c:pt idx="10733">
                  <c:v>8.6127342518669998</c:v>
                </c:pt>
                <c:pt idx="10734">
                  <c:v>8.6126524577799994</c:v>
                </c:pt>
                <c:pt idx="10735">
                  <c:v>8.6125706579019994</c:v>
                </c:pt>
                <c:pt idx="10736">
                  <c:v>8.6124888522339997</c:v>
                </c:pt>
                <c:pt idx="10737">
                  <c:v>8.6124070407770006</c:v>
                </c:pt>
                <c:pt idx="10738">
                  <c:v>8.6123252235330003</c:v>
                </c:pt>
                <c:pt idx="10739">
                  <c:v>8.6122434005010007</c:v>
                </c:pt>
                <c:pt idx="10740">
                  <c:v>8.6121615716840001</c:v>
                </c:pt>
                <c:pt idx="10741">
                  <c:v>8.6120797370810003</c:v>
                </c:pt>
                <c:pt idx="10742">
                  <c:v>8.6119978966939996</c:v>
                </c:pt>
                <c:pt idx="10743">
                  <c:v>8.6119160505229999</c:v>
                </c:pt>
                <c:pt idx="10744">
                  <c:v>8.6118341985699995</c:v>
                </c:pt>
                <c:pt idx="10745">
                  <c:v>8.6117523408350003</c:v>
                </c:pt>
                <c:pt idx="10746">
                  <c:v>8.6116704773190005</c:v>
                </c:pt>
                <c:pt idx="10747">
                  <c:v>8.6115886080230002</c:v>
                </c:pt>
                <c:pt idx="10748">
                  <c:v>8.6115067329489996</c:v>
                </c:pt>
                <c:pt idx="10749">
                  <c:v>8.6114248520960004</c:v>
                </c:pt>
                <c:pt idx="10750">
                  <c:v>8.6113429654669993</c:v>
                </c:pt>
                <c:pt idx="10751">
                  <c:v>8.6112610730599997</c:v>
                </c:pt>
                <c:pt idx="10752">
                  <c:v>8.6111791748790001</c:v>
                </c:pt>
                <c:pt idx="10753">
                  <c:v>8.6110972709230005</c:v>
                </c:pt>
                <c:pt idx="10754">
                  <c:v>8.6110153611929992</c:v>
                </c:pt>
                <c:pt idx="10755">
                  <c:v>8.6109334456909998</c:v>
                </c:pt>
                <c:pt idx="10756">
                  <c:v>8.6108515244170007</c:v>
                </c:pt>
                <c:pt idx="10757">
                  <c:v>8.6107695973720002</c:v>
                </c:pt>
                <c:pt idx="10758">
                  <c:v>8.610687664556</c:v>
                </c:pt>
                <c:pt idx="10759">
                  <c:v>8.6106057259720004</c:v>
                </c:pt>
                <c:pt idx="10760">
                  <c:v>8.6105237816199995</c:v>
                </c:pt>
                <c:pt idx="10761">
                  <c:v>8.6104418314999993</c:v>
                </c:pt>
                <c:pt idx="10762">
                  <c:v>8.6103598756129998</c:v>
                </c:pt>
                <c:pt idx="10763">
                  <c:v>8.6102779139609993</c:v>
                </c:pt>
                <c:pt idx="10764">
                  <c:v>8.6101959465449998</c:v>
                </c:pt>
                <c:pt idx="10765">
                  <c:v>8.6101139733639993</c:v>
                </c:pt>
                <c:pt idx="10766">
                  <c:v>8.610031994421</c:v>
                </c:pt>
                <c:pt idx="10767">
                  <c:v>8.609950009716</c:v>
                </c:pt>
                <c:pt idx="10768">
                  <c:v>8.6098680192489994</c:v>
                </c:pt>
                <c:pt idx="10769">
                  <c:v>8.609786023022</c:v>
                </c:pt>
                <c:pt idx="10770">
                  <c:v>8.6097040210360003</c:v>
                </c:pt>
                <c:pt idx="10771">
                  <c:v>8.6096220132920003</c:v>
                </c:pt>
                <c:pt idx="10772">
                  <c:v>8.60953999979</c:v>
                </c:pt>
                <c:pt idx="10773">
                  <c:v>8.6094579805309994</c:v>
                </c:pt>
                <c:pt idx="10774">
                  <c:v>8.6093759555170006</c:v>
                </c:pt>
                <c:pt idx="10775">
                  <c:v>8.609293924748</c:v>
                </c:pt>
                <c:pt idx="10776">
                  <c:v>8.6092118882239994</c:v>
                </c:pt>
                <c:pt idx="10777">
                  <c:v>8.6091298459480008</c:v>
                </c:pt>
                <c:pt idx="10778">
                  <c:v>8.6090477979190005</c:v>
                </c:pt>
                <c:pt idx="10779">
                  <c:v>8.6089657441400007</c:v>
                </c:pt>
                <c:pt idx="10780">
                  <c:v>8.6088836846089993</c:v>
                </c:pt>
                <c:pt idx="10781">
                  <c:v>8.6088016193290002</c:v>
                </c:pt>
                <c:pt idx="10782">
                  <c:v>8.6087195483009999</c:v>
                </c:pt>
                <c:pt idx="10783">
                  <c:v>8.6086374715250003</c:v>
                </c:pt>
                <c:pt idx="10784">
                  <c:v>8.6085553890019995</c:v>
                </c:pt>
                <c:pt idx="10785">
                  <c:v>8.6084733007329994</c:v>
                </c:pt>
                <c:pt idx="10786">
                  <c:v>8.6083912067190003</c:v>
                </c:pt>
                <c:pt idx="10787">
                  <c:v>8.6083091069600002</c:v>
                </c:pt>
                <c:pt idx="10788">
                  <c:v>8.6082270014589994</c:v>
                </c:pt>
                <c:pt idx="10789">
                  <c:v>8.6081448902149997</c:v>
                </c:pt>
                <c:pt idx="10790">
                  <c:v>8.6080627732289994</c:v>
                </c:pt>
                <c:pt idx="10791">
                  <c:v>8.6079806505030003</c:v>
                </c:pt>
                <c:pt idx="10792">
                  <c:v>8.6078985220370008</c:v>
                </c:pt>
                <c:pt idx="10793">
                  <c:v>8.6078163878329992</c:v>
                </c:pt>
                <c:pt idx="10794">
                  <c:v>8.6077342478900007</c:v>
                </c:pt>
                <c:pt idx="10795">
                  <c:v>8.6076521022100003</c:v>
                </c:pt>
                <c:pt idx="10796">
                  <c:v>8.6075699507939998</c:v>
                </c:pt>
                <c:pt idx="10797">
                  <c:v>8.6074877936429992</c:v>
                </c:pt>
                <c:pt idx="10798">
                  <c:v>8.6074056307570004</c:v>
                </c:pt>
                <c:pt idx="10799">
                  <c:v>8.6073234621379999</c:v>
                </c:pt>
                <c:pt idx="10800">
                  <c:v>8.6072412877859996</c:v>
                </c:pt>
                <c:pt idx="10801">
                  <c:v>8.6071591077029996</c:v>
                </c:pt>
                <c:pt idx="10802">
                  <c:v>8.607076921889</c:v>
                </c:pt>
                <c:pt idx="10803">
                  <c:v>8.6069947303440006</c:v>
                </c:pt>
                <c:pt idx="10804">
                  <c:v>8.6069125330710001</c:v>
                </c:pt>
                <c:pt idx="10805">
                  <c:v>8.6068303300690001</c:v>
                </c:pt>
                <c:pt idx="10806">
                  <c:v>8.6067481213400008</c:v>
                </c:pt>
                <c:pt idx="10807">
                  <c:v>8.6066659068850004</c:v>
                </c:pt>
                <c:pt idx="10808">
                  <c:v>8.6065836867040009</c:v>
                </c:pt>
                <c:pt idx="10809">
                  <c:v>8.6065014607990005</c:v>
                </c:pt>
                <c:pt idx="10810">
                  <c:v>8.6064192291689992</c:v>
                </c:pt>
                <c:pt idx="10811">
                  <c:v>8.6063369918170007</c:v>
                </c:pt>
                <c:pt idx="10812">
                  <c:v>8.6062547487429999</c:v>
                </c:pt>
                <c:pt idx="10813">
                  <c:v>8.6061724999480003</c:v>
                </c:pt>
                <c:pt idx="10814">
                  <c:v>8.6060902454330002</c:v>
                </c:pt>
                <c:pt idx="10815">
                  <c:v>8.6060079851979996</c:v>
                </c:pt>
                <c:pt idx="10816">
                  <c:v>8.6059257192450005</c:v>
                </c:pt>
                <c:pt idx="10817">
                  <c:v>8.6058434475739993</c:v>
                </c:pt>
                <c:pt idx="10818">
                  <c:v>8.6057611701869998</c:v>
                </c:pt>
                <c:pt idx="10819">
                  <c:v>8.6056788870840002</c:v>
                </c:pt>
                <c:pt idx="10820">
                  <c:v>8.6055965982660005</c:v>
                </c:pt>
                <c:pt idx="10821">
                  <c:v>8.6055143037339992</c:v>
                </c:pt>
                <c:pt idx="10822">
                  <c:v>8.6054320034889997</c:v>
                </c:pt>
                <c:pt idx="10823">
                  <c:v>8.6053496975320005</c:v>
                </c:pt>
                <c:pt idx="10824">
                  <c:v>8.6052673858629998</c:v>
                </c:pt>
                <c:pt idx="10825">
                  <c:v>8.6051850684839994</c:v>
                </c:pt>
                <c:pt idx="10826">
                  <c:v>8.6051027453949995</c:v>
                </c:pt>
                <c:pt idx="10827">
                  <c:v>8.6050204165980002</c:v>
                </c:pt>
                <c:pt idx="10828">
                  <c:v>8.6049380820929997</c:v>
                </c:pt>
                <c:pt idx="10829">
                  <c:v>8.6048557418799998</c:v>
                </c:pt>
                <c:pt idx="10830">
                  <c:v>8.6047733959620007</c:v>
                </c:pt>
                <c:pt idx="10831">
                  <c:v>8.6046910443390008</c:v>
                </c:pt>
                <c:pt idx="10832">
                  <c:v>8.604608687012</c:v>
                </c:pt>
                <c:pt idx="10833">
                  <c:v>8.6045263239810001</c:v>
                </c:pt>
                <c:pt idx="10834">
                  <c:v>8.6044439552469996</c:v>
                </c:pt>
                <c:pt idx="10835">
                  <c:v>8.6043615808120002</c:v>
                </c:pt>
                <c:pt idx="10836">
                  <c:v>8.6042792006760003</c:v>
                </c:pt>
                <c:pt idx="10837">
                  <c:v>8.604196814841</c:v>
                </c:pt>
                <c:pt idx="10838">
                  <c:v>8.6041144233059992</c:v>
                </c:pt>
                <c:pt idx="10839">
                  <c:v>8.604032026074</c:v>
                </c:pt>
                <c:pt idx="10840">
                  <c:v>8.6039496231440005</c:v>
                </c:pt>
                <c:pt idx="10841">
                  <c:v>8.6038672145180008</c:v>
                </c:pt>
                <c:pt idx="10842">
                  <c:v>8.6037848001959993</c:v>
                </c:pt>
                <c:pt idx="10843">
                  <c:v>8.6037023801799997</c:v>
                </c:pt>
                <c:pt idx="10844">
                  <c:v>8.6036199544710001</c:v>
                </c:pt>
                <c:pt idx="10845">
                  <c:v>8.6035375230680007</c:v>
                </c:pt>
                <c:pt idx="10846">
                  <c:v>8.6034550859739998</c:v>
                </c:pt>
                <c:pt idx="10847">
                  <c:v>8.6033726431880009</c:v>
                </c:pt>
                <c:pt idx="10848">
                  <c:v>8.6032901947130007</c:v>
                </c:pt>
                <c:pt idx="10849">
                  <c:v>8.6032077405479992</c:v>
                </c:pt>
                <c:pt idx="10850">
                  <c:v>8.603125280695</c:v>
                </c:pt>
                <c:pt idx="10851">
                  <c:v>8.6030428151539997</c:v>
                </c:pt>
                <c:pt idx="10852">
                  <c:v>8.6029603439270002</c:v>
                </c:pt>
                <c:pt idx="10853">
                  <c:v>8.6028778670139996</c:v>
                </c:pt>
                <c:pt idx="10854">
                  <c:v>8.6027953844159999</c:v>
                </c:pt>
                <c:pt idx="10855">
                  <c:v>8.6027128961349995</c:v>
                </c:pt>
                <c:pt idx="10856">
                  <c:v>8.60263040217</c:v>
                </c:pt>
                <c:pt idx="10857">
                  <c:v>8.6025479025229998</c:v>
                </c:pt>
                <c:pt idx="10858">
                  <c:v>8.6024653971949991</c:v>
                </c:pt>
                <c:pt idx="10859">
                  <c:v>8.6023828861859997</c:v>
                </c:pt>
                <c:pt idx="10860">
                  <c:v>8.6023003694979998</c:v>
                </c:pt>
                <c:pt idx="10861">
                  <c:v>8.6022178471309996</c:v>
                </c:pt>
                <c:pt idx="10862">
                  <c:v>8.6021353190860008</c:v>
                </c:pt>
                <c:pt idx="10863">
                  <c:v>8.6020527853650002</c:v>
                </c:pt>
                <c:pt idx="10864">
                  <c:v>8.6019702459669993</c:v>
                </c:pt>
                <c:pt idx="10865">
                  <c:v>8.6018877008940002</c:v>
                </c:pt>
                <c:pt idx="10866">
                  <c:v>8.6018051501469994</c:v>
                </c:pt>
                <c:pt idx="10867">
                  <c:v>8.6017225937270005</c:v>
                </c:pt>
                <c:pt idx="10868">
                  <c:v>8.601640031634</c:v>
                </c:pt>
                <c:pt idx="10869">
                  <c:v>8.6015574638699999</c:v>
                </c:pt>
                <c:pt idx="10870">
                  <c:v>8.601474890435</c:v>
                </c:pt>
                <c:pt idx="10871">
                  <c:v>8.6013923113300006</c:v>
                </c:pt>
                <c:pt idx="10872">
                  <c:v>8.6013097265559999</c:v>
                </c:pt>
                <c:pt idx="10873">
                  <c:v>8.6012271361129997</c:v>
                </c:pt>
                <c:pt idx="10874">
                  <c:v>8.6011445400040003</c:v>
                </c:pt>
                <c:pt idx="10875">
                  <c:v>8.6010619382289999</c:v>
                </c:pt>
                <c:pt idx="10876">
                  <c:v>8.6009793307870002</c:v>
                </c:pt>
                <c:pt idx="10877">
                  <c:v>8.6008967176819997</c:v>
                </c:pt>
                <c:pt idx="10878">
                  <c:v>8.6008140989120001</c:v>
                </c:pt>
                <c:pt idx="10879">
                  <c:v>8.6007314744799999</c:v>
                </c:pt>
                <c:pt idx="10880">
                  <c:v>8.6006488443860007</c:v>
                </c:pt>
                <c:pt idx="10881">
                  <c:v>8.6005662086309993</c:v>
                </c:pt>
                <c:pt idx="10882">
                  <c:v>8.6004835672150008</c:v>
                </c:pt>
                <c:pt idx="10883">
                  <c:v>8.6004009201410003</c:v>
                </c:pt>
                <c:pt idx="10884">
                  <c:v>8.6003182674079994</c:v>
                </c:pt>
                <c:pt idx="10885">
                  <c:v>8.600235609017</c:v>
                </c:pt>
                <c:pt idx="10886">
                  <c:v>8.6001529449700005</c:v>
                </c:pt>
                <c:pt idx="10887">
                  <c:v>8.6000702752660008</c:v>
                </c:pt>
                <c:pt idx="10888">
                  <c:v>8.5999875999079993</c:v>
                </c:pt>
                <c:pt idx="10889">
                  <c:v>8.5999049188959997</c:v>
                </c:pt>
                <c:pt idx="10890">
                  <c:v>8.5998222322310003</c:v>
                </c:pt>
                <c:pt idx="10891">
                  <c:v>8.5997395399139993</c:v>
                </c:pt>
                <c:pt idx="10892">
                  <c:v>8.5996568419450004</c:v>
                </c:pt>
                <c:pt idx="10893">
                  <c:v>8.599574138325</c:v>
                </c:pt>
                <c:pt idx="10894">
                  <c:v>8.5994914290560001</c:v>
                </c:pt>
                <c:pt idx="10895">
                  <c:v>8.5994087141380007</c:v>
                </c:pt>
                <c:pt idx="10896">
                  <c:v>8.5993259935730002</c:v>
                </c:pt>
                <c:pt idx="10897">
                  <c:v>8.5992432673600003</c:v>
                </c:pt>
                <c:pt idx="10898">
                  <c:v>8.5991605355009995</c:v>
                </c:pt>
                <c:pt idx="10899">
                  <c:v>8.5990777979969995</c:v>
                </c:pt>
                <c:pt idx="10900">
                  <c:v>8.5989950548480003</c:v>
                </c:pt>
                <c:pt idx="10901">
                  <c:v>8.5989123060560004</c:v>
                </c:pt>
                <c:pt idx="10902">
                  <c:v>8.5988295516209998</c:v>
                </c:pt>
                <c:pt idx="10903">
                  <c:v>8.5987467915450004</c:v>
                </c:pt>
                <c:pt idx="10904">
                  <c:v>8.5986640258280005</c:v>
                </c:pt>
                <c:pt idx="10905">
                  <c:v>8.59858125447</c:v>
                </c:pt>
                <c:pt idx="10906">
                  <c:v>8.5984984774739992</c:v>
                </c:pt>
                <c:pt idx="10907">
                  <c:v>8.5984156948389998</c:v>
                </c:pt>
                <c:pt idx="10908">
                  <c:v>8.5983329065670002</c:v>
                </c:pt>
                <c:pt idx="10909">
                  <c:v>8.5982501126590005</c:v>
                </c:pt>
                <c:pt idx="10910">
                  <c:v>8.5981673131140006</c:v>
                </c:pt>
                <c:pt idx="10911">
                  <c:v>8.5980845079350008</c:v>
                </c:pt>
                <c:pt idx="10912">
                  <c:v>8.5980016971229993</c:v>
                </c:pt>
                <c:pt idx="10913">
                  <c:v>8.5979188806769997</c:v>
                </c:pt>
                <c:pt idx="10914">
                  <c:v>8.5978360585990004</c:v>
                </c:pt>
                <c:pt idx="10915">
                  <c:v>8.5977532308899995</c:v>
                </c:pt>
                <c:pt idx="10916">
                  <c:v>8.5976703975500008</c:v>
                </c:pt>
                <c:pt idx="10917">
                  <c:v>8.5975875585810009</c:v>
                </c:pt>
                <c:pt idx="10918">
                  <c:v>8.5975047139829996</c:v>
                </c:pt>
                <c:pt idx="10919">
                  <c:v>8.5974218637580009</c:v>
                </c:pt>
                <c:pt idx="10920">
                  <c:v>8.5973390079059993</c:v>
                </c:pt>
                <c:pt idx="10921">
                  <c:v>8.5972561464270001</c:v>
                </c:pt>
                <c:pt idx="10922">
                  <c:v>8.5971732793240001</c:v>
                </c:pt>
                <c:pt idx="10923">
                  <c:v>8.5970904065959992</c:v>
                </c:pt>
                <c:pt idx="10924">
                  <c:v>8.5970075282449994</c:v>
                </c:pt>
                <c:pt idx="10925">
                  <c:v>8.5969246442710006</c:v>
                </c:pt>
                <c:pt idx="10926">
                  <c:v>8.5968417546759994</c:v>
                </c:pt>
                <c:pt idx="10927">
                  <c:v>8.5967588594599995</c:v>
                </c:pt>
                <c:pt idx="10928">
                  <c:v>8.5966759586239991</c:v>
                </c:pt>
                <c:pt idx="10929">
                  <c:v>8.5965930521690002</c:v>
                </c:pt>
                <c:pt idx="10930">
                  <c:v>8.5965101400959991</c:v>
                </c:pt>
                <c:pt idx="10931">
                  <c:v>8.5964272224059997</c:v>
                </c:pt>
                <c:pt idx="10932">
                  <c:v>8.596344299099</c:v>
                </c:pt>
                <c:pt idx="10933">
                  <c:v>8.5962613701770003</c:v>
                </c:pt>
                <c:pt idx="10934">
                  <c:v>8.5961784356400006</c:v>
                </c:pt>
                <c:pt idx="10935">
                  <c:v>8.5960954954899993</c:v>
                </c:pt>
                <c:pt idx="10936">
                  <c:v>8.5960125497259998</c:v>
                </c:pt>
                <c:pt idx="10937">
                  <c:v>8.5959295983500006</c:v>
                </c:pt>
                <c:pt idx="10938">
                  <c:v>8.595846641364</c:v>
                </c:pt>
                <c:pt idx="10939">
                  <c:v>8.5957636787669998</c:v>
                </c:pt>
                <c:pt idx="10940">
                  <c:v>8.5956807105599999</c:v>
                </c:pt>
                <c:pt idx="10941">
                  <c:v>8.5955977367450007</c:v>
                </c:pt>
                <c:pt idx="10942">
                  <c:v>8.5955147573230004</c:v>
                </c:pt>
                <c:pt idx="10943">
                  <c:v>8.5954317722930007</c:v>
                </c:pt>
                <c:pt idx="10944">
                  <c:v>8.5953487816580001</c:v>
                </c:pt>
                <c:pt idx="10945">
                  <c:v>8.5952657854170003</c:v>
                </c:pt>
                <c:pt idx="10946">
                  <c:v>8.5951827835729997</c:v>
                </c:pt>
                <c:pt idx="10947">
                  <c:v>8.5950997761250001</c:v>
                </c:pt>
                <c:pt idx="10948">
                  <c:v>8.5950167630739998</c:v>
                </c:pt>
                <c:pt idx="10949">
                  <c:v>8.5949337444220006</c:v>
                </c:pt>
                <c:pt idx="10950">
                  <c:v>8.5948507201699993</c:v>
                </c:pt>
                <c:pt idx="10951">
                  <c:v>8.5947676903169992</c:v>
                </c:pt>
                <c:pt idx="10952">
                  <c:v>8.5946846548660005</c:v>
                </c:pt>
                <c:pt idx="10953">
                  <c:v>8.5946016138159997</c:v>
                </c:pt>
                <c:pt idx="10954">
                  <c:v>8.5945185671690005</c:v>
                </c:pt>
                <c:pt idx="10955">
                  <c:v>8.5944355149259994</c:v>
                </c:pt>
                <c:pt idx="10956">
                  <c:v>8.5943524570880001</c:v>
                </c:pt>
                <c:pt idx="10957">
                  <c:v>8.5942693936540007</c:v>
                </c:pt>
                <c:pt idx="10958">
                  <c:v>8.5941863246269996</c:v>
                </c:pt>
                <c:pt idx="10959">
                  <c:v>8.5941032500080006</c:v>
                </c:pt>
                <c:pt idx="10960">
                  <c:v>8.5940201697959999</c:v>
                </c:pt>
                <c:pt idx="10961">
                  <c:v>8.5939370839929996</c:v>
                </c:pt>
                <c:pt idx="10962">
                  <c:v>8.5938539925999997</c:v>
                </c:pt>
                <c:pt idx="10963">
                  <c:v>8.5937708956170002</c:v>
                </c:pt>
                <c:pt idx="10964">
                  <c:v>8.5936877930459996</c:v>
                </c:pt>
                <c:pt idx="10965">
                  <c:v>8.5936046848869996</c:v>
                </c:pt>
                <c:pt idx="10966">
                  <c:v>8.5935215711410002</c:v>
                </c:pt>
                <c:pt idx="10967">
                  <c:v>8.59343845181</c:v>
                </c:pt>
                <c:pt idx="10968">
                  <c:v>8.5933553268930005</c:v>
                </c:pt>
                <c:pt idx="10969">
                  <c:v>8.5932721963930003</c:v>
                </c:pt>
                <c:pt idx="10970">
                  <c:v>8.5931890603089993</c:v>
                </c:pt>
                <c:pt idx="10971">
                  <c:v>8.5931059186419994</c:v>
                </c:pt>
                <c:pt idx="10972">
                  <c:v>8.5930227713940006</c:v>
                </c:pt>
                <c:pt idx="10973">
                  <c:v>8.5929396185649995</c:v>
                </c:pt>
                <c:pt idx="10974">
                  <c:v>8.5928564601569999</c:v>
                </c:pt>
                <c:pt idx="10975">
                  <c:v>8.5927732961689998</c:v>
                </c:pt>
                <c:pt idx="10976">
                  <c:v>8.5926901266029994</c:v>
                </c:pt>
                <c:pt idx="10977">
                  <c:v>8.5926069514600005</c:v>
                </c:pt>
                <c:pt idx="10978">
                  <c:v>8.5925237707409998</c:v>
                </c:pt>
                <c:pt idx="10979">
                  <c:v>8.5924405844460008</c:v>
                </c:pt>
                <c:pt idx="10980">
                  <c:v>8.592357392577</c:v>
                </c:pt>
              </c:numCache>
            </c:numRef>
          </c:yVal>
          <c:smooth val="1"/>
          <c:extLst>
            <c:ext xmlns:c16="http://schemas.microsoft.com/office/drawing/2014/chart" uri="{C3380CC4-5D6E-409C-BE32-E72D297353CC}">
              <c16:uniqueId val="{00000003-B555-4CCF-AF68-A77517C588AC}"/>
            </c:ext>
          </c:extLst>
        </c:ser>
        <c:dLbls>
          <c:showLegendKey val="0"/>
          <c:showVal val="0"/>
          <c:showCatName val="0"/>
          <c:showSerName val="0"/>
          <c:showPercent val="0"/>
          <c:showBubbleSize val="0"/>
        </c:dLbls>
        <c:axId val="495064648"/>
        <c:axId val="495059072"/>
      </c:scatterChart>
      <c:valAx>
        <c:axId val="495064648"/>
        <c:scaling>
          <c:orientation val="minMax"/>
        </c:scaling>
        <c:delete val="0"/>
        <c:axPos val="b"/>
        <c:title>
          <c:tx>
            <c:rich>
              <a:bodyPr/>
              <a:lstStyle/>
              <a:p>
                <a:pPr>
                  <a:defRPr/>
                </a:pPr>
                <a:r>
                  <a:rPr lang="en-GB"/>
                  <a:t>Time (s)</a:t>
                </a:r>
              </a:p>
            </c:rich>
          </c:tx>
          <c:overlay val="0"/>
        </c:title>
        <c:numFmt formatCode="0.00E+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059072"/>
        <c:crosses val="autoZero"/>
        <c:crossBetween val="midCat"/>
      </c:valAx>
      <c:valAx>
        <c:axId val="495059072"/>
        <c:scaling>
          <c:orientation val="minMax"/>
        </c:scaling>
        <c:delete val="0"/>
        <c:axPos val="l"/>
        <c:majorGridlines>
          <c:spPr>
            <a:ln w="9525" cap="flat" cmpd="sng" algn="ctr">
              <a:solidFill>
                <a:schemeClr val="tx1">
                  <a:lumMod val="15000"/>
                  <a:lumOff val="85000"/>
                </a:schemeClr>
              </a:solidFill>
              <a:round/>
            </a:ln>
            <a:effectLst/>
          </c:spPr>
        </c:majorGridlines>
        <c:minorGridlines/>
        <c:title>
          <c:tx>
            <c:rich>
              <a:bodyPr/>
              <a:lstStyle/>
              <a:p>
                <a:pPr>
                  <a:defRPr/>
                </a:pPr>
                <a:r>
                  <a:rPr lang="en-GB"/>
                  <a:t>Temperature (°C)</a:t>
                </a:r>
              </a:p>
            </c:rich>
          </c:tx>
          <c:overlay val="0"/>
        </c:title>
        <c:numFmt formatCode="0.00E+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064648"/>
        <c:crosses val="autoZero"/>
        <c:crossBetween val="midCat"/>
      </c:valAx>
    </c:plotArea>
    <c:legend>
      <c:legendPos val="r"/>
      <c:layout>
        <c:manualLayout>
          <c:xMode val="edge"/>
          <c:yMode val="edge"/>
          <c:x val="0.79208416962585559"/>
          <c:y val="0.30354515881236283"/>
          <c:w val="0.19566092841336011"/>
          <c:h val="0.44504113817816465"/>
        </c:manualLayout>
      </c:layout>
      <c:overlay val="0"/>
    </c:legend>
    <c:plotVisOnly val="1"/>
    <c:dispBlanksAs val="gap"/>
    <c:showDLblsOverMax val="0"/>
  </c:chart>
  <c:txPr>
    <a:bodyPr/>
    <a:lstStyle/>
    <a:p>
      <a:pPr>
        <a:defRPr/>
      </a:pPr>
      <a:endParaRPr lang="en-US"/>
    </a:p>
  </c:txPr>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B5300-95D2-45FB-BDB9-A77D66005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7670</Words>
  <Characters>43719</Characters>
  <Application>Microsoft Office Word</Application>
  <DocSecurity>0</DocSecurity>
  <Lines>364</Lines>
  <Paragraphs>102</Paragraphs>
  <ScaleCrop>false</ScaleCrop>
  <HeadingPairs>
    <vt:vector size="6" baseType="variant">
      <vt:variant>
        <vt:lpstr>Title</vt:lpstr>
      </vt:variant>
      <vt:variant>
        <vt:i4>1</vt:i4>
      </vt:variant>
      <vt:variant>
        <vt:lpstr>Titre</vt:lpstr>
      </vt:variant>
      <vt:variant>
        <vt:i4>1</vt:i4>
      </vt:variant>
      <vt:variant>
        <vt:lpstr>Titres</vt:lpstr>
      </vt:variant>
      <vt:variant>
        <vt:i4>20</vt:i4>
      </vt:variant>
    </vt:vector>
  </HeadingPairs>
  <TitlesOfParts>
    <vt:vector size="22" baseType="lpstr">
      <vt:lpstr/>
      <vt:lpstr/>
      <vt:lpstr>Introduction</vt:lpstr>
      <vt:lpstr>Mathematical model</vt:lpstr>
      <vt:lpstr>    Borehole Heat Exchanger</vt:lpstr>
      <vt:lpstr>    Heat load</vt:lpstr>
      <vt:lpstr>    Heat recharge</vt:lpstr>
      <vt:lpstr>        Geothermal heat flux</vt:lpstr>
      <vt:lpstr>        Solar energy  </vt:lpstr>
      <vt:lpstr>        Lateral heat recharge</vt:lpstr>
      <vt:lpstr>Numerical model</vt:lpstr>
      <vt:lpstr>    One-Dimensional Model</vt:lpstr>
      <vt:lpstr>    Axial effects</vt:lpstr>
      <vt:lpstr>    3D model and lateral heat flux</vt:lpstr>
      <vt:lpstr>Results</vt:lpstr>
      <vt:lpstr>    Axial recharge</vt:lpstr>
      <vt:lpstr>    Three-dimensional study of lateral recharge</vt:lpstr>
      <vt:lpstr>    Solar variations effects</vt:lpstr>
      <vt:lpstr>Discussion</vt:lpstr>
      <vt:lpstr>    Heat balance analysis </vt:lpstr>
      <vt:lpstr>    Cyclical  production</vt:lpstr>
      <vt:lpstr>Conclusion</vt:lpstr>
    </vt:vector>
  </TitlesOfParts>
  <Company/>
  <LinksUpToDate>false</LinksUpToDate>
  <CharactersWithSpaces>51287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Mylène RECEVEUR</dc:creator>
  <cp:keywords/>
  <cp:lastModifiedBy>Mylène RECEVEUR</cp:lastModifiedBy>
  <cp:revision>2</cp:revision>
  <dcterms:created xsi:type="dcterms:W3CDTF">2020-09-16T17:54:00Z</dcterms:created>
  <dcterms:modified xsi:type="dcterms:W3CDTF">2020-09-16T17:54:00Z</dcterms:modified>
</cp:coreProperties>
</file>